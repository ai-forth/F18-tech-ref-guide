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F4599" w14:textId="77777777" w:rsidR="00D42F61" w:rsidRDefault="000F42EA" w:rsidP="00C90336">
      <w:pPr>
        <w:pStyle w:val="TitleCover"/>
        <w:jc w:val="left"/>
      </w:pPr>
      <w:r>
        <w:rPr>
          <w:noProof/>
          <w:kern w:val="0"/>
          <w:sz w:val="24"/>
          <w:szCs w:val="24"/>
        </w:rPr>
        <mc:AlternateContent>
          <mc:Choice Requires="wps">
            <w:drawing>
              <wp:anchor distT="0" distB="0" distL="114300" distR="114300" simplePos="0" relativeHeight="251653632" behindDoc="0" locked="0" layoutInCell="1" allowOverlap="1" wp14:anchorId="085EDC92" wp14:editId="3A408F20">
                <wp:simplePos x="0" y="0"/>
                <wp:positionH relativeFrom="column">
                  <wp:posOffset>849630</wp:posOffset>
                </wp:positionH>
                <wp:positionV relativeFrom="paragraph">
                  <wp:posOffset>583323</wp:posOffset>
                </wp:positionV>
                <wp:extent cx="5681783" cy="3902299"/>
                <wp:effectExtent l="0" t="0" r="0" b="3175"/>
                <wp:wrapNone/>
                <wp:docPr id="3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1783" cy="39022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073FA6" w14:textId="77777777" w:rsidR="00DC773F" w:rsidRPr="00CB1707" w:rsidRDefault="00DC773F" w:rsidP="00A731AC">
                            <w:pPr>
                              <w:pStyle w:val="TitleCover"/>
                              <w:spacing w:before="0" w:after="0"/>
                              <w:rPr>
                                <w:rFonts w:ascii="Calibri" w:hAnsi="Calibri" w:cs="Calibri"/>
                                <w:sz w:val="144"/>
                                <w:szCs w:val="144"/>
                              </w:rPr>
                            </w:pPr>
                            <w:r>
                              <w:rPr>
                                <w:rFonts w:ascii="Calibri" w:hAnsi="Calibri" w:cs="Calibri"/>
                                <w:sz w:val="120"/>
                                <w:szCs w:val="120"/>
                              </w:rPr>
                              <w:t>G144A12</w:t>
                            </w:r>
                          </w:p>
                          <w:p w14:paraId="2721AFA7" w14:textId="77777777" w:rsidR="00DC773F" w:rsidRDefault="00DC773F" w:rsidP="00A731AC">
                            <w:pPr>
                              <w:pStyle w:val="TitleCover"/>
                              <w:spacing w:before="0" w:after="0"/>
                              <w:rPr>
                                <w:rFonts w:ascii="Calibri" w:hAnsi="Calibri" w:cs="Calibri"/>
                                <w:sz w:val="120"/>
                                <w:szCs w:val="120"/>
                              </w:rPr>
                            </w:pPr>
                            <w:r>
                              <w:rPr>
                                <w:rFonts w:ascii="Calibri" w:hAnsi="Calibri" w:cs="Calibri"/>
                                <w:sz w:val="120"/>
                                <w:szCs w:val="120"/>
                              </w:rPr>
                              <w:t xml:space="preserve"> polyFORTH</w:t>
                            </w:r>
                            <w:r w:rsidRPr="000F42EA">
                              <w:rPr>
                                <w:rFonts w:ascii="Calibri" w:hAnsi="Calibri" w:cs="Calibri"/>
                                <w:sz w:val="120"/>
                                <w:szCs w:val="120"/>
                                <w:vertAlign w:val="superscript"/>
                              </w:rPr>
                              <w:t>®</w:t>
                            </w:r>
                          </w:p>
                          <w:p w14:paraId="525C6652" w14:textId="77777777" w:rsidR="00DC773F" w:rsidRDefault="00DC773F" w:rsidP="001820CB">
                            <w:pPr>
                              <w:pStyle w:val="TitleCover"/>
                              <w:spacing w:before="240" w:after="0"/>
                              <w:rPr>
                                <w:rFonts w:ascii="Calibri" w:hAnsi="Calibri" w:cs="Calibri"/>
                                <w:sz w:val="72"/>
                                <w:szCs w:val="72"/>
                              </w:rPr>
                            </w:pPr>
                            <w:r>
                              <w:rPr>
                                <w:rFonts w:ascii="Calibri" w:hAnsi="Calibri" w:cs="Calibri"/>
                                <w:sz w:val="72"/>
                                <w:szCs w:val="72"/>
                              </w:rPr>
                              <w:t xml:space="preserve">Supplement to </w:t>
                            </w:r>
                            <w:r w:rsidRPr="00E26E94">
                              <w:rPr>
                                <w:rFonts w:ascii="Calibri" w:hAnsi="Calibri" w:cs="Calibri"/>
                                <w:sz w:val="72"/>
                                <w:szCs w:val="72"/>
                              </w:rPr>
                              <w:t>DB005</w:t>
                            </w:r>
                          </w:p>
                          <w:p w14:paraId="3DCE2AA9" w14:textId="77777777" w:rsidR="00DC773F" w:rsidRDefault="00DC773F" w:rsidP="00C9485B">
                            <w:pPr>
                              <w:pStyle w:val="TitleCover"/>
                              <w:spacing w:before="0" w:after="0"/>
                              <w:rPr>
                                <w:rFonts w:ascii="Calibri" w:hAnsi="Calibri" w:cs="Calibri"/>
                                <w:i/>
                                <w:sz w:val="72"/>
                                <w:szCs w:val="72"/>
                              </w:rPr>
                            </w:pPr>
                            <w:r w:rsidRPr="001820CB">
                              <w:rPr>
                                <w:rFonts w:ascii="Calibri" w:hAnsi="Calibri" w:cs="Calibri"/>
                                <w:i/>
                                <w:sz w:val="72"/>
                                <w:szCs w:val="72"/>
                              </w:rPr>
                              <w:t>polyFORTH Reference</w:t>
                            </w:r>
                          </w:p>
                          <w:p w14:paraId="29476B30" w14:textId="45631BB7" w:rsidR="00DC773F" w:rsidRPr="001820CB" w:rsidRDefault="00DC773F" w:rsidP="001820CB">
                            <w:pPr>
                              <w:pStyle w:val="SubtitleCover"/>
                            </w:pPr>
                            <w:r>
                              <w:t>as of arrayForth</w:t>
                            </w:r>
                            <w:r w:rsidRPr="00C03CEE">
                              <w:rPr>
                                <w:rFonts w:cs="Arial"/>
                                <w:vertAlign w:val="superscript"/>
                              </w:rPr>
                              <w:t>®</w:t>
                            </w:r>
                            <w:r>
                              <w:t xml:space="preserve"> </w:t>
                            </w:r>
                            <w:proofErr w:type="gramStart"/>
                            <w:r>
                              <w:t>3  Rev</w:t>
                            </w:r>
                            <w:proofErr w:type="gramEnd"/>
                            <w:r>
                              <w:t xml:space="preserve"> </w:t>
                            </w:r>
                            <w:del w:id="0" w:author="Greg Bailey" w:date="2019-05-21T12:32:00Z">
                              <w:r w:rsidDel="0043511A">
                                <w:delText>03b1</w:delText>
                              </w:r>
                            </w:del>
                            <w:ins w:id="1" w:author="Greg Bailey" w:date="2019-05-21T12:32:00Z">
                              <w:r>
                                <w:t>03</w:t>
                              </w:r>
                            </w:ins>
                            <w:r w:rsidR="007719E0">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5EDC92" id="_x0000_t202" coordsize="21600,21600" o:spt="202" path="m,l,21600r21600,l21600,xe">
                <v:stroke joinstyle="miter"/>
                <v:path gradientshapeok="t" o:connecttype="rect"/>
              </v:shapetype>
              <v:shape id="Text Box 24" o:spid="_x0000_s1026" type="#_x0000_t202" style="position:absolute;margin-left:66.9pt;margin-top:45.95pt;width:447.4pt;height:307.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" stroked="f">
                <v:textbox>
                  <w:txbxContent>
                    <w:p w14:paraId="6E073FA6" w14:textId="77777777" w:rsidR="00DC773F" w:rsidRPr="00CB1707" w:rsidRDefault="00DC773F" w:rsidP="00A731AC">
                      <w:pPr>
                        <w:pStyle w:val="TitleCover"/>
                        <w:spacing w:before="0" w:after="0"/>
                        <w:rPr>
                          <w:rFonts w:ascii="Calibri" w:hAnsi="Calibri" w:cs="Calibri"/>
                          <w:sz w:val="144"/>
                          <w:szCs w:val="144"/>
                        </w:rPr>
                      </w:pPr>
                      <w:r>
                        <w:rPr>
                          <w:rFonts w:ascii="Calibri" w:hAnsi="Calibri" w:cs="Calibri"/>
                          <w:sz w:val="120"/>
                          <w:szCs w:val="120"/>
                        </w:rPr>
                        <w:t>G144A12</w:t>
                      </w:r>
                    </w:p>
                    <w:p w14:paraId="2721AFA7" w14:textId="77777777" w:rsidR="00DC773F" w:rsidRDefault="00DC773F" w:rsidP="00A731AC">
                      <w:pPr>
                        <w:pStyle w:val="TitleCover"/>
                        <w:spacing w:before="0" w:after="0"/>
                        <w:rPr>
                          <w:rFonts w:ascii="Calibri" w:hAnsi="Calibri" w:cs="Calibri"/>
                          <w:sz w:val="120"/>
                          <w:szCs w:val="120"/>
                        </w:rPr>
                      </w:pPr>
                      <w:r>
                        <w:rPr>
                          <w:rFonts w:ascii="Calibri" w:hAnsi="Calibri" w:cs="Calibri"/>
                          <w:sz w:val="120"/>
                          <w:szCs w:val="120"/>
                        </w:rPr>
                        <w:t xml:space="preserve"> polyFORTH</w:t>
                      </w:r>
                      <w:r w:rsidRPr="000F42EA">
                        <w:rPr>
                          <w:rFonts w:ascii="Calibri" w:hAnsi="Calibri" w:cs="Calibri"/>
                          <w:sz w:val="120"/>
                          <w:szCs w:val="120"/>
                          <w:vertAlign w:val="superscript"/>
                        </w:rPr>
                        <w:t>®</w:t>
                      </w:r>
                    </w:p>
                    <w:p w14:paraId="525C6652" w14:textId="77777777" w:rsidR="00DC773F" w:rsidRDefault="00DC773F" w:rsidP="001820CB">
                      <w:pPr>
                        <w:pStyle w:val="TitleCover"/>
                        <w:spacing w:before="240" w:after="0"/>
                        <w:rPr>
                          <w:rFonts w:ascii="Calibri" w:hAnsi="Calibri" w:cs="Calibri"/>
                          <w:sz w:val="72"/>
                          <w:szCs w:val="72"/>
                        </w:rPr>
                      </w:pPr>
                      <w:r>
                        <w:rPr>
                          <w:rFonts w:ascii="Calibri" w:hAnsi="Calibri" w:cs="Calibri"/>
                          <w:sz w:val="72"/>
                          <w:szCs w:val="72"/>
                        </w:rPr>
                        <w:t xml:space="preserve">Supplement to </w:t>
                      </w:r>
                      <w:r w:rsidRPr="00E26E94">
                        <w:rPr>
                          <w:rFonts w:ascii="Calibri" w:hAnsi="Calibri" w:cs="Calibri"/>
                          <w:sz w:val="72"/>
                          <w:szCs w:val="72"/>
                        </w:rPr>
                        <w:t>DB005</w:t>
                      </w:r>
                    </w:p>
                    <w:p w14:paraId="3DCE2AA9" w14:textId="77777777" w:rsidR="00DC773F" w:rsidRDefault="00DC773F" w:rsidP="00C9485B">
                      <w:pPr>
                        <w:pStyle w:val="TitleCover"/>
                        <w:spacing w:before="0" w:after="0"/>
                        <w:rPr>
                          <w:rFonts w:ascii="Calibri" w:hAnsi="Calibri" w:cs="Calibri"/>
                          <w:i/>
                          <w:sz w:val="72"/>
                          <w:szCs w:val="72"/>
                        </w:rPr>
                      </w:pPr>
                      <w:r w:rsidRPr="001820CB">
                        <w:rPr>
                          <w:rFonts w:ascii="Calibri" w:hAnsi="Calibri" w:cs="Calibri"/>
                          <w:i/>
                          <w:sz w:val="72"/>
                          <w:szCs w:val="72"/>
                        </w:rPr>
                        <w:t>polyFORTH Reference</w:t>
                      </w:r>
                    </w:p>
                    <w:p w14:paraId="29476B30" w14:textId="45631BB7" w:rsidR="00DC773F" w:rsidRPr="001820CB" w:rsidRDefault="00DC773F" w:rsidP="001820CB">
                      <w:pPr>
                        <w:pStyle w:val="SubtitleCover"/>
                      </w:pPr>
                      <w:r>
                        <w:t>as of arrayForth</w:t>
                      </w:r>
                      <w:r w:rsidRPr="00C03CEE">
                        <w:rPr>
                          <w:rFonts w:cs="Arial"/>
                          <w:vertAlign w:val="superscript"/>
                        </w:rPr>
                        <w:t>®</w:t>
                      </w:r>
                      <w:r>
                        <w:t xml:space="preserve"> </w:t>
                      </w:r>
                      <w:proofErr w:type="gramStart"/>
                      <w:r>
                        <w:t>3  Rev</w:t>
                      </w:r>
                      <w:proofErr w:type="gramEnd"/>
                      <w:r>
                        <w:t xml:space="preserve"> </w:t>
                      </w:r>
                      <w:del w:id="2" w:author="Greg Bailey" w:date="2019-05-21T12:32:00Z">
                        <w:r w:rsidDel="0043511A">
                          <w:delText>03b1</w:delText>
                        </w:r>
                      </w:del>
                      <w:ins w:id="3" w:author="Greg Bailey" w:date="2019-05-21T12:32:00Z">
                        <w:r>
                          <w:t>03</w:t>
                        </w:r>
                      </w:ins>
                      <w:r w:rsidR="007719E0">
                        <w:t>d</w:t>
                      </w:r>
                    </w:p>
                  </w:txbxContent>
                </v:textbox>
              </v:shape>
            </w:pict>
          </mc:Fallback>
        </mc:AlternateContent>
      </w:r>
      <w:r>
        <w:rPr>
          <w:noProof/>
          <w:sz w:val="24"/>
          <w:szCs w:val="24"/>
        </w:rPr>
        <mc:AlternateContent>
          <mc:Choice Requires="wps">
            <w:drawing>
              <wp:anchor distT="0" distB="0" distL="114300" distR="114300" simplePos="0" relativeHeight="251656704" behindDoc="0" locked="0" layoutInCell="1" allowOverlap="1" wp14:anchorId="59BFA068" wp14:editId="4EBDE97E">
                <wp:simplePos x="0" y="0"/>
                <wp:positionH relativeFrom="column">
                  <wp:posOffset>924399</wp:posOffset>
                </wp:positionH>
                <wp:positionV relativeFrom="paragraph">
                  <wp:posOffset>-810260</wp:posOffset>
                </wp:positionV>
                <wp:extent cx="5604510" cy="1023620"/>
                <wp:effectExtent l="0" t="0" r="0" b="5080"/>
                <wp:wrapNone/>
                <wp:docPr id="22" name="Text Box 22"/>
                <wp:cNvGraphicFramePr/>
                <a:graphic xmlns:a="http://schemas.openxmlformats.org/drawingml/2006/main">
                  <a:graphicData uri="http://schemas.microsoft.com/office/word/2010/wordprocessingShape">
                    <wps:wsp>
                      <wps:cNvSpPr txBox="1"/>
                      <wps:spPr>
                        <a:xfrm>
                          <a:off x="0" y="0"/>
                          <a:ext cx="5604510" cy="1023620"/>
                        </a:xfrm>
                        <a:prstGeom prst="rect">
                          <a:avLst/>
                        </a:prstGeom>
                        <a:noFill/>
                        <a:ln w="6350">
                          <a:noFill/>
                        </a:ln>
                        <a:effectLst/>
                      </wps:spPr>
                      <wps:txbx>
                        <w:txbxContent>
                          <w:p w14:paraId="62F3D8E3" w14:textId="77777777" w:rsidR="00DC773F" w:rsidRPr="00BA2F56" w:rsidRDefault="00DC773F" w:rsidP="000F42EA">
                            <w:pPr>
                              <w:jc w:val="right"/>
                              <w:rPr>
                                <w:rFonts w:cs="Calibr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sidRPr="00BA2F56">
                              <w:rPr>
                                <w:b/>
                                <w:color w:val="FFFFFF" w:themeColor="background1"/>
                                <w:sz w:val="64"/>
                                <w:szCs w:val="64"/>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GreenArrays</w:t>
                            </w:r>
                            <w:r>
                              <w:rPr>
                                <w:rFonts w:asciiTheme="majorHAnsi" w:hAnsiTheme="majorHAnsi" w:cstheme="majorHAns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w:t>
                            </w:r>
                          </w:p>
                          <w:p w14:paraId="3FD45CD3" w14:textId="50436F6D" w:rsidR="00DC773F" w:rsidRPr="00BA2F56" w:rsidRDefault="00DC773F" w:rsidP="000F42EA">
                            <w:pPr>
                              <w:jc w:val="right"/>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Product Data Book DB006 </w:t>
                            </w:r>
                            <w:r w:rsidRPr="00BA2F56">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Revised</w:t>
                            </w:r>
                            <w: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 </w:t>
                            </w:r>
                            <w:sdt>
                              <w:sdtP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alias w:val="Publish Date"/>
                                <w:tag w:val=""/>
                                <w:id w:val="1553577880"/>
                                <w:placeholder>
                                  <w:docPart w:val="B78A90A4B90141559FBABC8A7F153126"/>
                                </w:placeholder>
                                <w:dataBinding w:prefixMappings="xmlns:ns0='http://schemas.microsoft.com/office/2006/coverPageProps' " w:xpath="/ns0:CoverPageProperties[1]/ns0:PublishDate[1]" w:storeItemID="{55AF091B-3C7A-41E3-B477-F2FDAA23CFDA}"/>
                                <w:date w:fullDate="2022-11-12T00:00:00Z">
                                  <w:dateFormat w:val="M/dd/yy"/>
                                  <w:lid w:val="en-US"/>
                                  <w:storeMappedDataAs w:val="dateTime"/>
                                  <w:calendar w:val="gregorian"/>
                                </w:date>
                              </w:sdtPr>
                              <w:sdtContent>
                                <w:r w:rsidR="007719E0">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11/12/22</w:t>
                                </w:r>
                              </w:sdtContent>
                            </w:sdt>
                            <w: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 </w:t>
                            </w:r>
                          </w:p>
                          <w:p w14:paraId="50F9D4C1" w14:textId="77777777" w:rsidR="00DC773F" w:rsidRDefault="00DC773F" w:rsidP="000F42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FA068" id="Text Box 22" o:spid="_x0000_s1027" type="#_x0000_t202" style="position:absolute;margin-left:72.8pt;margin-top:-63.8pt;width:441.3pt;height:80.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" filled="f" stroked="f" strokeweight=".5pt">
                <v:textbox>
                  <w:txbxContent>
                    <w:p w14:paraId="62F3D8E3" w14:textId="77777777" w:rsidR="00DC773F" w:rsidRPr="00BA2F56" w:rsidRDefault="00DC773F" w:rsidP="000F42EA">
                      <w:pPr>
                        <w:jc w:val="right"/>
                        <w:rPr>
                          <w:rFonts w:cs="Calibr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sidRPr="00BA2F56">
                        <w:rPr>
                          <w:b/>
                          <w:color w:val="FFFFFF" w:themeColor="background1"/>
                          <w:sz w:val="64"/>
                          <w:szCs w:val="64"/>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GreenArrays</w:t>
                      </w:r>
                      <w:r>
                        <w:rPr>
                          <w:rFonts w:asciiTheme="majorHAnsi" w:hAnsiTheme="majorHAnsi" w:cstheme="majorHAns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w:t>
                      </w:r>
                    </w:p>
                    <w:p w14:paraId="3FD45CD3" w14:textId="50436F6D" w:rsidR="00DC773F" w:rsidRPr="00BA2F56" w:rsidRDefault="00DC773F" w:rsidP="000F42EA">
                      <w:pPr>
                        <w:jc w:val="right"/>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Product Data Book DB006 </w:t>
                      </w:r>
                      <w:r w:rsidRPr="00BA2F56">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Revised</w:t>
                      </w:r>
                      <w: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 </w:t>
                      </w:r>
                      <w:sdt>
                        <w:sdtP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alias w:val="Publish Date"/>
                          <w:tag w:val=""/>
                          <w:id w:val="1553577880"/>
                          <w:placeholder>
                            <w:docPart w:val="B78A90A4B90141559FBABC8A7F153126"/>
                          </w:placeholder>
                          <w:dataBinding w:prefixMappings="xmlns:ns0='http://schemas.microsoft.com/office/2006/coverPageProps' " w:xpath="/ns0:CoverPageProperties[1]/ns0:PublishDate[1]" w:storeItemID="{55AF091B-3C7A-41E3-B477-F2FDAA23CFDA}"/>
                          <w:date w:fullDate="2022-11-12T00:00:00Z">
                            <w:dateFormat w:val="M/dd/yy"/>
                            <w:lid w:val="en-US"/>
                            <w:storeMappedDataAs w:val="dateTime"/>
                            <w:calendar w:val="gregorian"/>
                          </w:date>
                        </w:sdtPr>
                        <w:sdtContent>
                          <w:r w:rsidR="007719E0">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11/12/22</w:t>
                          </w:r>
                        </w:sdtContent>
                      </w:sdt>
                      <w: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 </w:t>
                      </w:r>
                    </w:p>
                    <w:p w14:paraId="50F9D4C1" w14:textId="77777777" w:rsidR="00DC773F" w:rsidRDefault="00DC773F" w:rsidP="000F42EA"/>
                  </w:txbxContent>
                </v:textbox>
              </v:shape>
            </w:pict>
          </mc:Fallback>
        </mc:AlternateContent>
      </w:r>
      <w:r w:rsidRPr="00320BA5">
        <w:rPr>
          <w:noProof/>
          <w:sz w:val="24"/>
          <w:szCs w:val="24"/>
        </w:rPr>
        <mc:AlternateContent>
          <mc:Choice Requires="wps">
            <w:drawing>
              <wp:anchor distT="0" distB="0" distL="114300" distR="114300" simplePos="0" relativeHeight="251651584" behindDoc="0" locked="0" layoutInCell="1" allowOverlap="1" wp14:anchorId="7DC3F5B7" wp14:editId="66B365A1">
                <wp:simplePos x="0" y="0"/>
                <wp:positionH relativeFrom="column">
                  <wp:posOffset>365063</wp:posOffset>
                </wp:positionH>
                <wp:positionV relativeFrom="paragraph">
                  <wp:posOffset>-925437</wp:posOffset>
                </wp:positionV>
                <wp:extent cx="6519895" cy="1150620"/>
                <wp:effectExtent l="0" t="0" r="14605" b="11430"/>
                <wp:wrapNone/>
                <wp:docPr id="42" name="Rectangle 42"/>
                <wp:cNvGraphicFramePr/>
                <a:graphic xmlns:a="http://schemas.openxmlformats.org/drawingml/2006/main">
                  <a:graphicData uri="http://schemas.microsoft.com/office/word/2010/wordprocessingShape">
                    <wps:wsp>
                      <wps:cNvSpPr/>
                      <wps:spPr>
                        <a:xfrm>
                          <a:off x="0" y="0"/>
                          <a:ext cx="6519895" cy="1150620"/>
                        </a:xfrm>
                        <a:prstGeom prst="rect">
                          <a:avLst/>
                        </a:prstGeom>
                        <a:solidFill>
                          <a:srgbClr val="1D6717"/>
                        </a:solidFill>
                        <a:ln w="25400" cap="flat" cmpd="sng" algn="ctr">
                          <a:solidFill>
                            <a:srgbClr val="288D20">
                              <a:shade val="50000"/>
                            </a:srgbClr>
                          </a:solidFill>
                          <a:prstDash val="solid"/>
                        </a:ln>
                        <a:effectLst/>
                      </wps:spPr>
                      <wps:txbx>
                        <w:txbxContent>
                          <w:p w14:paraId="61F91CC3" w14:textId="77777777" w:rsidR="00DC773F" w:rsidRPr="00E94C28" w:rsidRDefault="00DC773F" w:rsidP="000F42EA">
                            <w:pPr>
                              <w:jc w:val="right"/>
                              <w:rPr>
                                <w:rFonts w:cs="Calibri"/>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3F5B7" id="Rectangle 42" o:spid="_x0000_s1028" style="position:absolute;margin-left:28.75pt;margin-top:-72.85pt;width:513.4pt;height:90.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" fillcolor="#1d6717" strokecolor="#1a6614" strokeweight="2pt">
                <v:textbox>
                  <w:txbxContent>
                    <w:p w14:paraId="61F91CC3" w14:textId="77777777" w:rsidR="00DC773F" w:rsidRPr="00E94C28" w:rsidRDefault="00DC773F" w:rsidP="000F42EA">
                      <w:pPr>
                        <w:jc w:val="right"/>
                        <w:rPr>
                          <w:rFonts w:cs="Calibri"/>
                          <w:sz w:val="48"/>
                          <w:szCs w:val="48"/>
                        </w:rPr>
                      </w:pPr>
                    </w:p>
                  </w:txbxContent>
                </v:textbox>
              </v:rect>
            </w:pict>
          </mc:Fallback>
        </mc:AlternateContent>
      </w:r>
      <w:r>
        <w:rPr>
          <w:noProof/>
          <w:sz w:val="24"/>
          <w:szCs w:val="24"/>
        </w:rPr>
        <w:drawing>
          <wp:anchor distT="36576" distB="36576" distL="36576" distR="36576" simplePos="0" relativeHeight="251655680" behindDoc="0" locked="0" layoutInCell="1" allowOverlap="1" wp14:anchorId="2D10D61D" wp14:editId="0B4ED00C">
            <wp:simplePos x="0" y="0"/>
            <wp:positionH relativeFrom="column">
              <wp:posOffset>-942340</wp:posOffset>
            </wp:positionH>
            <wp:positionV relativeFrom="paragraph">
              <wp:posOffset>-925195</wp:posOffset>
            </wp:positionV>
            <wp:extent cx="1371600" cy="10082530"/>
            <wp:effectExtent l="0" t="0" r="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r="48734"/>
                    <a:stretch/>
                  </pic:blipFill>
                  <pic:spPr bwMode="auto">
                    <a:xfrm>
                      <a:off x="0" y="0"/>
                      <a:ext cx="1371600" cy="1008253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EDE9F5" w14:textId="77777777" w:rsidR="0078382F" w:rsidRDefault="00C9485B" w:rsidP="00A66EC4">
      <w:pPr>
        <w:pStyle w:val="TitleCover"/>
        <w:ind w:left="3780"/>
        <w:jc w:val="left"/>
        <w:rPr>
          <w:b w:val="0"/>
          <w:color w:val="1D6717"/>
          <w:sz w:val="28"/>
          <w:szCs w:val="28"/>
        </w:rPr>
      </w:pPr>
      <w:r w:rsidRPr="00C9485B">
        <w:rPr>
          <w:rFonts w:ascii="Calibri" w:hAnsi="Calibri"/>
          <w:b w:val="0"/>
          <w:noProof/>
          <w:kern w:val="0"/>
          <w:sz w:val="20"/>
        </w:rPr>
        <mc:AlternateContent>
          <mc:Choice Requires="wps">
            <w:drawing>
              <wp:anchor distT="0" distB="0" distL="114300" distR="114300" simplePos="0" relativeHeight="251662848" behindDoc="0" locked="0" layoutInCell="1" allowOverlap="1" wp14:anchorId="78610004" wp14:editId="699007D1">
                <wp:simplePos x="0" y="0"/>
                <wp:positionH relativeFrom="column">
                  <wp:posOffset>923026</wp:posOffset>
                </wp:positionH>
                <wp:positionV relativeFrom="paragraph">
                  <wp:posOffset>3533285</wp:posOffset>
                </wp:positionV>
                <wp:extent cx="5427345" cy="4097990"/>
                <wp:effectExtent l="0" t="0" r="20955" b="17145"/>
                <wp:wrapNone/>
                <wp:docPr id="45" name="Text Box 45"/>
                <wp:cNvGraphicFramePr/>
                <a:graphic xmlns:a="http://schemas.openxmlformats.org/drawingml/2006/main">
                  <a:graphicData uri="http://schemas.microsoft.com/office/word/2010/wordprocessingShape">
                    <wps:wsp>
                      <wps:cNvSpPr txBox="1"/>
                      <wps:spPr>
                        <a:xfrm>
                          <a:off x="0" y="0"/>
                          <a:ext cx="5427345" cy="4097990"/>
                        </a:xfrm>
                        <a:prstGeom prst="rect">
                          <a:avLst/>
                        </a:prstGeom>
                        <a:solidFill>
                          <a:sysClr val="window" lastClr="FFFFFF"/>
                        </a:solidFill>
                        <a:ln w="6350">
                          <a:solidFill>
                            <a:prstClr val="black"/>
                          </a:solidFill>
                        </a:ln>
                        <a:effectLst/>
                      </wps:spPr>
                      <wps:txbx>
                        <w:txbxContent>
                          <w:p w14:paraId="7615E013" w14:textId="77777777" w:rsidR="00DC773F" w:rsidRDefault="00DC773F" w:rsidP="001D5B12">
                            <w:pPr>
                              <w:pStyle w:val="BodyText"/>
                            </w:pPr>
                            <w:r>
                              <w:t>polyFORTH</w:t>
                            </w:r>
                            <w:r>
                              <w:rPr>
                                <w:rFonts w:cs="Calibri"/>
                              </w:rPr>
                              <w:t>®</w:t>
                            </w:r>
                            <w:r>
                              <w:t xml:space="preserve"> is a programming environment that runs in memory external to an F18 computer array.  I</w:t>
                            </w:r>
                            <w:r w:rsidRPr="00DE4877">
                              <w:t xml:space="preserve">n the hierarchy of programming models for the GreenArrays architecture, </w:t>
                            </w:r>
                            <w:r>
                              <w:t>polyFORTH</w:t>
                            </w:r>
                            <w:r w:rsidRPr="00DE4877">
                              <w:t xml:space="preserve"> is an example of the sort of virtual machine </w:t>
                            </w:r>
                            <w:r>
                              <w:t xml:space="preserve">(VM) </w:t>
                            </w:r>
                            <w:r w:rsidRPr="00DE4877">
                              <w:t>environment which allows for the largest programs.</w:t>
                            </w:r>
                            <w:r>
                              <w:t xml:space="preserve">  Running slowly when compared with the internal speed of an F18, the speed is quite high enough for the parts of an application that are bulky but not time-critical.  Facilities are provided for tight communication with and control over application code running in </w:t>
                            </w:r>
                            <w:proofErr w:type="gramStart"/>
                            <w:r>
                              <w:t>high speed</w:t>
                            </w:r>
                            <w:proofErr w:type="gramEnd"/>
                            <w:r>
                              <w:t xml:space="preserve"> node clusters.</w:t>
                            </w:r>
                          </w:p>
                          <w:p w14:paraId="4042234D" w14:textId="77777777" w:rsidR="00DC773F" w:rsidRDefault="00DC773F" w:rsidP="001D5B12">
                            <w:pPr>
                              <w:pStyle w:val="BodyText"/>
                            </w:pPr>
                            <w:r>
                              <w:t>The virtual machine was derived from that developed by Bill Muench and John Rible for use by eForth.  The VM has been adapted to meet design goals for a different class of applications, and the programming system written for it has been derived from polyFORTH implementations on equipment with similar properties.  The VM consists entirely of RAM resident code running in any necessary number of nodes, while the operating system resides in memory external to the chip.  Roles and responsibilities of nodes are assigned dynamically by boot software, and application code may be written in high level Forth or in F18 node level "microcode" as appropriate.</w:t>
                            </w:r>
                          </w:p>
                          <w:p w14:paraId="4451181D" w14:textId="77777777" w:rsidR="00DC773F" w:rsidRDefault="00DC773F" w:rsidP="001D5B12">
                            <w:pPr>
                              <w:pStyle w:val="BodyText"/>
                            </w:pPr>
                            <w:r>
                              <w:t xml:space="preserve">This is a 16-bit, cell addressed system with extended addressing capability up to one megaword of memory when using the SRAM controller.  It is very similar architecturally to the polyFORTH system developed for the Novix NC4000P chips.  </w:t>
                            </w:r>
                            <w:proofErr w:type="gramStart"/>
                            <w:r>
                              <w:t>This manual supplements</w:t>
                            </w:r>
                            <w:proofErr w:type="gramEnd"/>
                            <w:r>
                              <w:t xml:space="preserve"> the polyFORTH Reference by documenting this system's departures beyond the model described by that Reference.</w:t>
                            </w:r>
                          </w:p>
                          <w:p w14:paraId="7616F3E3" w14:textId="77777777" w:rsidR="00DC773F" w:rsidRDefault="00DC773F" w:rsidP="001D5B12">
                            <w:pPr>
                              <w:pStyle w:val="BodyText"/>
                            </w:pPr>
                            <w:r>
                              <w:t xml:space="preserve">This book will familiarize you with the structure, organization, operation, maintenance and use of polyFORTH as provided for the G144A12 chips.  </w:t>
                            </w:r>
                          </w:p>
                          <w:p w14:paraId="6997461F" w14:textId="77777777" w:rsidR="00DC773F" w:rsidRPr="00705B3E" w:rsidRDefault="00DC773F" w:rsidP="00C9485B">
                            <w:pPr>
                              <w:pStyle w:val="BodyText"/>
                              <w:spacing w:after="120"/>
                            </w:pPr>
                            <w:r w:rsidRPr="005A4143">
                              <w:rPr>
                                <w:i/>
                              </w:rPr>
                              <w:t>Your satisfaction is very important to us!</w:t>
                            </w:r>
                            <w:r>
                              <w:t xml:space="preserve">  Please familiarize yourself with our Customer Support web page at </w:t>
                            </w:r>
                            <w:hyperlink r:id="rId10" w:history="1">
                              <w:r w:rsidRPr="0028506C">
                                <w:rPr>
                                  <w:rStyle w:val="Hyperlink"/>
                                </w:rPr>
                                <w:t>http://www.greenarraychips.com/home/support</w:t>
                              </w:r>
                            </w:hyperlink>
                            <w:r>
                              <w:t>.  This will lead you to the latest software and documentation as well as resources for solving problems and contact information for obtaining help or information in real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10004" id="Text Box 45" o:spid="_x0000_s1029" type="#_x0000_t202" style="position:absolute;left:0;text-align:left;margin-left:72.7pt;margin-top:278.2pt;width:427.35pt;height:322.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" fillcolor="window" strokeweight=".5pt">
                <v:textbox>
                  <w:txbxContent>
                    <w:p w14:paraId="7615E013" w14:textId="77777777" w:rsidR="00DC773F" w:rsidRDefault="00DC773F" w:rsidP="001D5B12">
                      <w:pPr>
                        <w:pStyle w:val="BodyText"/>
                      </w:pPr>
                      <w:r>
                        <w:t>polyFORTH</w:t>
                      </w:r>
                      <w:r>
                        <w:rPr>
                          <w:rFonts w:cs="Calibri"/>
                        </w:rPr>
                        <w:t>®</w:t>
                      </w:r>
                      <w:r>
                        <w:t xml:space="preserve"> is a programming environment that runs in memory external to an F18 computer array.  I</w:t>
                      </w:r>
                      <w:r w:rsidRPr="00DE4877">
                        <w:t xml:space="preserve">n the hierarchy of programming models for the GreenArrays architecture, </w:t>
                      </w:r>
                      <w:r>
                        <w:t>polyFORTH</w:t>
                      </w:r>
                      <w:r w:rsidRPr="00DE4877">
                        <w:t xml:space="preserve"> is an example of the sort of virtual machine </w:t>
                      </w:r>
                      <w:r>
                        <w:t xml:space="preserve">(VM) </w:t>
                      </w:r>
                      <w:r w:rsidRPr="00DE4877">
                        <w:t>environment which allows for the largest programs.</w:t>
                      </w:r>
                      <w:r>
                        <w:t xml:space="preserve">  Running slowly when compared with the internal speed of an F18, the speed is quite high enough for the parts of an application that are bulky but not time-critical.  Facilities are provided for tight communication with and control over application code running in </w:t>
                      </w:r>
                      <w:proofErr w:type="gramStart"/>
                      <w:r>
                        <w:t>high speed</w:t>
                      </w:r>
                      <w:proofErr w:type="gramEnd"/>
                      <w:r>
                        <w:t xml:space="preserve"> node clusters.</w:t>
                      </w:r>
                    </w:p>
                    <w:p w14:paraId="4042234D" w14:textId="77777777" w:rsidR="00DC773F" w:rsidRDefault="00DC773F" w:rsidP="001D5B12">
                      <w:pPr>
                        <w:pStyle w:val="BodyText"/>
                      </w:pPr>
                      <w:r>
                        <w:t>The virtual machine was derived from that developed by Bill Muench and John Rible for use by eForth.  The VM has been adapted to meet design goals for a different class of applications, and the programming system written for it has been derived from polyFORTH implementations on equipment with similar properties.  The VM consists entirely of RAM resident code running in any necessary number of nodes, while the operating system resides in memory external to the chip.  Roles and responsibilities of nodes are assigned dynamically by boot software, and application code may be written in high level Forth or in F18 node level "microcode" as appropriate.</w:t>
                      </w:r>
                    </w:p>
                    <w:p w14:paraId="4451181D" w14:textId="77777777" w:rsidR="00DC773F" w:rsidRDefault="00DC773F" w:rsidP="001D5B12">
                      <w:pPr>
                        <w:pStyle w:val="BodyText"/>
                      </w:pPr>
                      <w:r>
                        <w:t xml:space="preserve">This is a 16-bit, cell addressed system with extended addressing capability up to one megaword of memory when using the SRAM controller.  It is very similar architecturally to the polyFORTH system developed for the Novix NC4000P chips.  </w:t>
                      </w:r>
                      <w:proofErr w:type="gramStart"/>
                      <w:r>
                        <w:t>This manual supplements</w:t>
                      </w:r>
                      <w:proofErr w:type="gramEnd"/>
                      <w:r>
                        <w:t xml:space="preserve"> the polyFORTH Reference by documenting this system's departures beyond the model described by that Reference.</w:t>
                      </w:r>
                    </w:p>
                    <w:p w14:paraId="7616F3E3" w14:textId="77777777" w:rsidR="00DC773F" w:rsidRDefault="00DC773F" w:rsidP="001D5B12">
                      <w:pPr>
                        <w:pStyle w:val="BodyText"/>
                      </w:pPr>
                      <w:r>
                        <w:t xml:space="preserve">This book will familiarize you with the structure, organization, operation, maintenance and use of polyFORTH as provided for the G144A12 chips.  </w:t>
                      </w:r>
                    </w:p>
                    <w:p w14:paraId="6997461F" w14:textId="77777777" w:rsidR="00DC773F" w:rsidRPr="00705B3E" w:rsidRDefault="00DC773F" w:rsidP="00C9485B">
                      <w:pPr>
                        <w:pStyle w:val="BodyText"/>
                        <w:spacing w:after="120"/>
                      </w:pPr>
                      <w:r w:rsidRPr="005A4143">
                        <w:rPr>
                          <w:i/>
                        </w:rPr>
                        <w:t>Your satisfaction is very important to us!</w:t>
                      </w:r>
                      <w:r>
                        <w:t xml:space="preserve">  Please familiarize yourself with our Customer Support web page at </w:t>
                      </w:r>
                      <w:hyperlink r:id="rId11" w:history="1">
                        <w:r w:rsidRPr="0028506C">
                          <w:rPr>
                            <w:rStyle w:val="Hyperlink"/>
                          </w:rPr>
                          <w:t>http://www.greenarraychips.com/home/support</w:t>
                        </w:r>
                      </w:hyperlink>
                      <w:r>
                        <w:t>.  This will lead you to the latest software and documentation as well as resources for solving problems and contact information for obtaining help or information in real time.</w:t>
                      </w:r>
                    </w:p>
                  </w:txbxContent>
                </v:textbox>
              </v:shape>
            </w:pict>
          </mc:Fallback>
        </mc:AlternateContent>
      </w:r>
      <w:r w:rsidR="00C90336">
        <w:br w:type="page"/>
      </w:r>
    </w:p>
    <w:p w14:paraId="06351AB9" w14:textId="77777777" w:rsidR="0028348C" w:rsidRPr="004F13B7" w:rsidRDefault="0028348C" w:rsidP="00D0460B">
      <w:pPr>
        <w:pStyle w:val="TOCHeading"/>
        <w:spacing w:before="0"/>
        <w:rPr>
          <w:rFonts w:ascii="Calibri" w:hAnsi="Calibri"/>
          <w:color w:val="1D6717"/>
        </w:rPr>
      </w:pPr>
      <w:r w:rsidRPr="004F13B7">
        <w:rPr>
          <w:rFonts w:ascii="Calibri" w:hAnsi="Calibri"/>
          <w:color w:val="1D6717"/>
        </w:rPr>
        <w:lastRenderedPageBreak/>
        <w:t>Contents</w:t>
      </w:r>
    </w:p>
    <w:p w14:paraId="6083A08C" w14:textId="4D5FA87A" w:rsidR="00B85F92" w:rsidRDefault="00971BF5">
      <w:pPr>
        <w:pStyle w:val="TOC1"/>
        <w:tabs>
          <w:tab w:val="left" w:pos="2160"/>
        </w:tabs>
        <w:rPr>
          <w:rFonts w:asciiTheme="minorHAnsi" w:eastAsiaTheme="minorEastAsia" w:hAnsiTheme="minorHAnsi" w:cstheme="minorBidi"/>
          <w:b w:val="0"/>
          <w:noProof/>
          <w:color w:val="auto"/>
          <w:sz w:val="22"/>
          <w:szCs w:val="22"/>
        </w:rPr>
      </w:pPr>
      <w:r>
        <w:fldChar w:fldCharType="begin"/>
      </w:r>
      <w:r>
        <w:instrText xml:space="preserve"> TOC \o "1-3" \h \z \u </w:instrText>
      </w:r>
      <w:r>
        <w:fldChar w:fldCharType="separate"/>
      </w:r>
      <w:hyperlink w:anchor="_Toc119166774" w:history="1">
        <w:r w:rsidR="00B85F92" w:rsidRPr="0050367D">
          <w:rPr>
            <w:rStyle w:val="Hyperlink"/>
            <w:noProof/>
          </w:rPr>
          <w:t>1.</w:t>
        </w:r>
        <w:r w:rsidR="00B85F92">
          <w:rPr>
            <w:rFonts w:asciiTheme="minorHAnsi" w:eastAsiaTheme="minorEastAsia" w:hAnsiTheme="minorHAnsi" w:cstheme="minorBidi"/>
            <w:b w:val="0"/>
            <w:noProof/>
            <w:color w:val="auto"/>
            <w:sz w:val="22"/>
            <w:szCs w:val="22"/>
          </w:rPr>
          <w:tab/>
        </w:r>
        <w:r w:rsidR="00B85F92" w:rsidRPr="0050367D">
          <w:rPr>
            <w:rStyle w:val="Hyperlink"/>
            <w:noProof/>
          </w:rPr>
          <w:t>Introduction</w:t>
        </w:r>
        <w:r w:rsidR="00B85F92">
          <w:rPr>
            <w:noProof/>
            <w:webHidden/>
          </w:rPr>
          <w:tab/>
        </w:r>
        <w:r w:rsidR="00B85F92">
          <w:rPr>
            <w:noProof/>
            <w:webHidden/>
          </w:rPr>
          <w:fldChar w:fldCharType="begin"/>
        </w:r>
        <w:r w:rsidR="00B85F92">
          <w:rPr>
            <w:noProof/>
            <w:webHidden/>
          </w:rPr>
          <w:instrText xml:space="preserve"> PAGEREF _Toc119166774 \h </w:instrText>
        </w:r>
        <w:r w:rsidR="00B85F92">
          <w:rPr>
            <w:noProof/>
            <w:webHidden/>
          </w:rPr>
        </w:r>
        <w:r w:rsidR="00B85F92">
          <w:rPr>
            <w:noProof/>
            <w:webHidden/>
          </w:rPr>
          <w:fldChar w:fldCharType="separate"/>
        </w:r>
        <w:r w:rsidR="007808D1">
          <w:rPr>
            <w:noProof/>
            <w:webHidden/>
          </w:rPr>
          <w:t>5</w:t>
        </w:r>
        <w:r w:rsidR="00B85F92">
          <w:rPr>
            <w:noProof/>
            <w:webHidden/>
          </w:rPr>
          <w:fldChar w:fldCharType="end"/>
        </w:r>
      </w:hyperlink>
    </w:p>
    <w:p w14:paraId="34B30017" w14:textId="44493B59"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775" w:history="1">
        <w:r w:rsidR="00B85F92" w:rsidRPr="0050367D">
          <w:rPr>
            <w:rStyle w:val="Hyperlink"/>
            <w:noProof/>
          </w:rPr>
          <w:t>1.1</w:t>
        </w:r>
        <w:r w:rsidR="00B85F92">
          <w:rPr>
            <w:rFonts w:asciiTheme="minorHAnsi" w:eastAsiaTheme="minorEastAsia" w:hAnsiTheme="minorHAnsi" w:cstheme="minorBidi"/>
            <w:b w:val="0"/>
            <w:i w:val="0"/>
            <w:noProof/>
            <w:sz w:val="22"/>
            <w:szCs w:val="22"/>
          </w:rPr>
          <w:tab/>
        </w:r>
        <w:r w:rsidR="00B85F92" w:rsidRPr="0050367D">
          <w:rPr>
            <w:rStyle w:val="Hyperlink"/>
            <w:noProof/>
          </w:rPr>
          <w:t>Related Publications</w:t>
        </w:r>
        <w:r w:rsidR="00B85F92">
          <w:rPr>
            <w:noProof/>
            <w:webHidden/>
          </w:rPr>
          <w:tab/>
        </w:r>
        <w:r w:rsidR="00B85F92">
          <w:rPr>
            <w:noProof/>
            <w:webHidden/>
          </w:rPr>
          <w:fldChar w:fldCharType="begin"/>
        </w:r>
        <w:r w:rsidR="00B85F92">
          <w:rPr>
            <w:noProof/>
            <w:webHidden/>
          </w:rPr>
          <w:instrText xml:space="preserve"> PAGEREF _Toc119166775 \h </w:instrText>
        </w:r>
        <w:r w:rsidR="00B85F92">
          <w:rPr>
            <w:noProof/>
            <w:webHidden/>
          </w:rPr>
        </w:r>
        <w:r w:rsidR="00B85F92">
          <w:rPr>
            <w:noProof/>
            <w:webHidden/>
          </w:rPr>
          <w:fldChar w:fldCharType="separate"/>
        </w:r>
        <w:r w:rsidR="007808D1">
          <w:rPr>
            <w:noProof/>
            <w:webHidden/>
          </w:rPr>
          <w:t>5</w:t>
        </w:r>
        <w:r w:rsidR="00B85F92">
          <w:rPr>
            <w:noProof/>
            <w:webHidden/>
          </w:rPr>
          <w:fldChar w:fldCharType="end"/>
        </w:r>
      </w:hyperlink>
    </w:p>
    <w:p w14:paraId="5217350A" w14:textId="08217F8B"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776" w:history="1">
        <w:r w:rsidR="00B85F92" w:rsidRPr="0050367D">
          <w:rPr>
            <w:rStyle w:val="Hyperlink"/>
            <w:noProof/>
          </w:rPr>
          <w:t>1.2</w:t>
        </w:r>
        <w:r w:rsidR="00B85F92">
          <w:rPr>
            <w:rFonts w:asciiTheme="minorHAnsi" w:eastAsiaTheme="minorEastAsia" w:hAnsiTheme="minorHAnsi" w:cstheme="minorBidi"/>
            <w:b w:val="0"/>
            <w:i w:val="0"/>
            <w:noProof/>
            <w:sz w:val="22"/>
            <w:szCs w:val="22"/>
          </w:rPr>
          <w:tab/>
        </w:r>
        <w:r w:rsidR="00B85F92" w:rsidRPr="0050367D">
          <w:rPr>
            <w:rStyle w:val="Hyperlink"/>
            <w:noProof/>
          </w:rPr>
          <w:t>Status of Data Given</w:t>
        </w:r>
        <w:r w:rsidR="00B85F92">
          <w:rPr>
            <w:noProof/>
            <w:webHidden/>
          </w:rPr>
          <w:tab/>
        </w:r>
        <w:r w:rsidR="00B85F92">
          <w:rPr>
            <w:noProof/>
            <w:webHidden/>
          </w:rPr>
          <w:fldChar w:fldCharType="begin"/>
        </w:r>
        <w:r w:rsidR="00B85F92">
          <w:rPr>
            <w:noProof/>
            <w:webHidden/>
          </w:rPr>
          <w:instrText xml:space="preserve"> PAGEREF _Toc119166776 \h </w:instrText>
        </w:r>
        <w:r w:rsidR="00B85F92">
          <w:rPr>
            <w:noProof/>
            <w:webHidden/>
          </w:rPr>
        </w:r>
        <w:r w:rsidR="00B85F92">
          <w:rPr>
            <w:noProof/>
            <w:webHidden/>
          </w:rPr>
          <w:fldChar w:fldCharType="separate"/>
        </w:r>
        <w:r w:rsidR="007808D1">
          <w:rPr>
            <w:noProof/>
            <w:webHidden/>
          </w:rPr>
          <w:t>6</w:t>
        </w:r>
        <w:r w:rsidR="00B85F92">
          <w:rPr>
            <w:noProof/>
            <w:webHidden/>
          </w:rPr>
          <w:fldChar w:fldCharType="end"/>
        </w:r>
      </w:hyperlink>
    </w:p>
    <w:p w14:paraId="5F5AB3CC" w14:textId="4C96F9DB"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777" w:history="1">
        <w:r w:rsidR="00B85F92" w:rsidRPr="0050367D">
          <w:rPr>
            <w:rStyle w:val="Hyperlink"/>
            <w:noProof/>
          </w:rPr>
          <w:t>1.3</w:t>
        </w:r>
        <w:r w:rsidR="00B85F92">
          <w:rPr>
            <w:rFonts w:asciiTheme="minorHAnsi" w:eastAsiaTheme="minorEastAsia" w:hAnsiTheme="minorHAnsi" w:cstheme="minorBidi"/>
            <w:b w:val="0"/>
            <w:i w:val="0"/>
            <w:noProof/>
            <w:sz w:val="22"/>
            <w:szCs w:val="22"/>
          </w:rPr>
          <w:tab/>
        </w:r>
        <w:r w:rsidR="00B85F92" w:rsidRPr="0050367D">
          <w:rPr>
            <w:rStyle w:val="Hyperlink"/>
            <w:noProof/>
          </w:rPr>
          <w:t>Getting Started (Quick Setup)</w:t>
        </w:r>
        <w:r w:rsidR="00B85F92">
          <w:rPr>
            <w:noProof/>
            <w:webHidden/>
          </w:rPr>
          <w:tab/>
        </w:r>
        <w:r w:rsidR="00B85F92">
          <w:rPr>
            <w:noProof/>
            <w:webHidden/>
          </w:rPr>
          <w:fldChar w:fldCharType="begin"/>
        </w:r>
        <w:r w:rsidR="00B85F92">
          <w:rPr>
            <w:noProof/>
            <w:webHidden/>
          </w:rPr>
          <w:instrText xml:space="preserve"> PAGEREF _Toc119166777 \h </w:instrText>
        </w:r>
        <w:r w:rsidR="00B85F92">
          <w:rPr>
            <w:noProof/>
            <w:webHidden/>
          </w:rPr>
        </w:r>
        <w:r w:rsidR="00B85F92">
          <w:rPr>
            <w:noProof/>
            <w:webHidden/>
          </w:rPr>
          <w:fldChar w:fldCharType="separate"/>
        </w:r>
        <w:r w:rsidR="007808D1">
          <w:rPr>
            <w:noProof/>
            <w:webHidden/>
          </w:rPr>
          <w:t>6</w:t>
        </w:r>
        <w:r w:rsidR="00B85F92">
          <w:rPr>
            <w:noProof/>
            <w:webHidden/>
          </w:rPr>
          <w:fldChar w:fldCharType="end"/>
        </w:r>
      </w:hyperlink>
    </w:p>
    <w:p w14:paraId="35B079EB" w14:textId="21A77867"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778" w:history="1">
        <w:r w:rsidR="00B85F92" w:rsidRPr="0050367D">
          <w:rPr>
            <w:rStyle w:val="Hyperlink"/>
            <w:noProof/>
          </w:rPr>
          <w:t>1.4</w:t>
        </w:r>
        <w:r w:rsidR="00B85F92">
          <w:rPr>
            <w:rFonts w:asciiTheme="minorHAnsi" w:eastAsiaTheme="minorEastAsia" w:hAnsiTheme="minorHAnsi" w:cstheme="minorBidi"/>
            <w:b w:val="0"/>
            <w:i w:val="0"/>
            <w:noProof/>
            <w:sz w:val="22"/>
            <w:szCs w:val="22"/>
          </w:rPr>
          <w:tab/>
        </w:r>
        <w:r w:rsidR="00B85F92" w:rsidRPr="0050367D">
          <w:rPr>
            <w:rStyle w:val="Hyperlink"/>
            <w:noProof/>
          </w:rPr>
          <w:t>Documentation Conventions</w:t>
        </w:r>
        <w:r w:rsidR="00B85F92">
          <w:rPr>
            <w:noProof/>
            <w:webHidden/>
          </w:rPr>
          <w:tab/>
        </w:r>
        <w:r w:rsidR="00B85F92">
          <w:rPr>
            <w:noProof/>
            <w:webHidden/>
          </w:rPr>
          <w:fldChar w:fldCharType="begin"/>
        </w:r>
        <w:r w:rsidR="00B85F92">
          <w:rPr>
            <w:noProof/>
            <w:webHidden/>
          </w:rPr>
          <w:instrText xml:space="preserve"> PAGEREF _Toc119166778 \h </w:instrText>
        </w:r>
        <w:r w:rsidR="00B85F92">
          <w:rPr>
            <w:noProof/>
            <w:webHidden/>
          </w:rPr>
        </w:r>
        <w:r w:rsidR="00B85F92">
          <w:rPr>
            <w:noProof/>
            <w:webHidden/>
          </w:rPr>
          <w:fldChar w:fldCharType="separate"/>
        </w:r>
        <w:r w:rsidR="007808D1">
          <w:rPr>
            <w:noProof/>
            <w:webHidden/>
          </w:rPr>
          <w:t>7</w:t>
        </w:r>
        <w:r w:rsidR="00B85F92">
          <w:rPr>
            <w:noProof/>
            <w:webHidden/>
          </w:rPr>
          <w:fldChar w:fldCharType="end"/>
        </w:r>
      </w:hyperlink>
    </w:p>
    <w:p w14:paraId="4E41F9EC" w14:textId="39D9313E" w:rsidR="00B85F92" w:rsidRDefault="00000000">
      <w:pPr>
        <w:pStyle w:val="TOC3"/>
        <w:tabs>
          <w:tab w:val="left" w:pos="2160"/>
        </w:tabs>
        <w:rPr>
          <w:rFonts w:asciiTheme="minorHAnsi" w:eastAsiaTheme="minorEastAsia" w:hAnsiTheme="minorHAnsi" w:cstheme="minorBidi"/>
          <w:noProof/>
          <w:sz w:val="22"/>
          <w:szCs w:val="22"/>
        </w:rPr>
      </w:pPr>
      <w:hyperlink w:anchor="_Toc119166779" w:history="1">
        <w:r w:rsidR="00B85F92" w:rsidRPr="0050367D">
          <w:rPr>
            <w:rStyle w:val="Hyperlink"/>
            <w:noProof/>
          </w:rPr>
          <w:t>1.4.1</w:t>
        </w:r>
        <w:r w:rsidR="00B85F92">
          <w:rPr>
            <w:rFonts w:asciiTheme="minorHAnsi" w:eastAsiaTheme="minorEastAsia" w:hAnsiTheme="minorHAnsi" w:cstheme="minorBidi"/>
            <w:noProof/>
            <w:sz w:val="22"/>
            <w:szCs w:val="22"/>
          </w:rPr>
          <w:tab/>
        </w:r>
        <w:r w:rsidR="00B85F92" w:rsidRPr="0050367D">
          <w:rPr>
            <w:rStyle w:val="Hyperlink"/>
            <w:noProof/>
          </w:rPr>
          <w:t>Numbers</w:t>
        </w:r>
        <w:r w:rsidR="00B85F92">
          <w:rPr>
            <w:noProof/>
            <w:webHidden/>
          </w:rPr>
          <w:tab/>
        </w:r>
        <w:r w:rsidR="00B85F92">
          <w:rPr>
            <w:noProof/>
            <w:webHidden/>
          </w:rPr>
          <w:fldChar w:fldCharType="begin"/>
        </w:r>
        <w:r w:rsidR="00B85F92">
          <w:rPr>
            <w:noProof/>
            <w:webHidden/>
          </w:rPr>
          <w:instrText xml:space="preserve"> PAGEREF _Toc119166779 \h </w:instrText>
        </w:r>
        <w:r w:rsidR="00B85F92">
          <w:rPr>
            <w:noProof/>
            <w:webHidden/>
          </w:rPr>
        </w:r>
        <w:r w:rsidR="00B85F92">
          <w:rPr>
            <w:noProof/>
            <w:webHidden/>
          </w:rPr>
          <w:fldChar w:fldCharType="separate"/>
        </w:r>
        <w:r w:rsidR="007808D1">
          <w:rPr>
            <w:noProof/>
            <w:webHidden/>
          </w:rPr>
          <w:t>7</w:t>
        </w:r>
        <w:r w:rsidR="00B85F92">
          <w:rPr>
            <w:noProof/>
            <w:webHidden/>
          </w:rPr>
          <w:fldChar w:fldCharType="end"/>
        </w:r>
      </w:hyperlink>
    </w:p>
    <w:p w14:paraId="541DAC7F" w14:textId="0F158FC1" w:rsidR="00B85F92" w:rsidRDefault="00000000">
      <w:pPr>
        <w:pStyle w:val="TOC3"/>
        <w:tabs>
          <w:tab w:val="left" w:pos="2160"/>
        </w:tabs>
        <w:rPr>
          <w:rFonts w:asciiTheme="minorHAnsi" w:eastAsiaTheme="minorEastAsia" w:hAnsiTheme="minorHAnsi" w:cstheme="minorBidi"/>
          <w:noProof/>
          <w:sz w:val="22"/>
          <w:szCs w:val="22"/>
        </w:rPr>
      </w:pPr>
      <w:hyperlink w:anchor="_Toc119166780" w:history="1">
        <w:r w:rsidR="00B85F92" w:rsidRPr="0050367D">
          <w:rPr>
            <w:rStyle w:val="Hyperlink"/>
            <w:noProof/>
          </w:rPr>
          <w:t>1.4.2</w:t>
        </w:r>
        <w:r w:rsidR="00B85F92">
          <w:rPr>
            <w:rFonts w:asciiTheme="minorHAnsi" w:eastAsiaTheme="minorEastAsia" w:hAnsiTheme="minorHAnsi" w:cstheme="minorBidi"/>
            <w:noProof/>
            <w:sz w:val="22"/>
            <w:szCs w:val="22"/>
          </w:rPr>
          <w:tab/>
        </w:r>
        <w:r w:rsidR="00B85F92" w:rsidRPr="0050367D">
          <w:rPr>
            <w:rStyle w:val="Hyperlink"/>
            <w:noProof/>
          </w:rPr>
          <w:t>Node coordinates</w:t>
        </w:r>
        <w:r w:rsidR="00B85F92">
          <w:rPr>
            <w:noProof/>
            <w:webHidden/>
          </w:rPr>
          <w:tab/>
        </w:r>
        <w:r w:rsidR="00B85F92">
          <w:rPr>
            <w:noProof/>
            <w:webHidden/>
          </w:rPr>
          <w:fldChar w:fldCharType="begin"/>
        </w:r>
        <w:r w:rsidR="00B85F92">
          <w:rPr>
            <w:noProof/>
            <w:webHidden/>
          </w:rPr>
          <w:instrText xml:space="preserve"> PAGEREF _Toc119166780 \h </w:instrText>
        </w:r>
        <w:r w:rsidR="00B85F92">
          <w:rPr>
            <w:noProof/>
            <w:webHidden/>
          </w:rPr>
        </w:r>
        <w:r w:rsidR="00B85F92">
          <w:rPr>
            <w:noProof/>
            <w:webHidden/>
          </w:rPr>
          <w:fldChar w:fldCharType="separate"/>
        </w:r>
        <w:r w:rsidR="007808D1">
          <w:rPr>
            <w:noProof/>
            <w:webHidden/>
          </w:rPr>
          <w:t>7</w:t>
        </w:r>
        <w:r w:rsidR="00B85F92">
          <w:rPr>
            <w:noProof/>
            <w:webHidden/>
          </w:rPr>
          <w:fldChar w:fldCharType="end"/>
        </w:r>
      </w:hyperlink>
    </w:p>
    <w:p w14:paraId="116F7535" w14:textId="1AB87864" w:rsidR="00B85F92" w:rsidRDefault="00000000">
      <w:pPr>
        <w:pStyle w:val="TOC3"/>
        <w:tabs>
          <w:tab w:val="left" w:pos="2160"/>
        </w:tabs>
        <w:rPr>
          <w:rFonts w:asciiTheme="minorHAnsi" w:eastAsiaTheme="minorEastAsia" w:hAnsiTheme="minorHAnsi" w:cstheme="minorBidi"/>
          <w:noProof/>
          <w:sz w:val="22"/>
          <w:szCs w:val="22"/>
        </w:rPr>
      </w:pPr>
      <w:hyperlink w:anchor="_Toc119166781" w:history="1">
        <w:r w:rsidR="00B85F92" w:rsidRPr="0050367D">
          <w:rPr>
            <w:rStyle w:val="Hyperlink"/>
            <w:noProof/>
          </w:rPr>
          <w:t>1.4.3</w:t>
        </w:r>
        <w:r w:rsidR="00B85F92">
          <w:rPr>
            <w:rFonts w:asciiTheme="minorHAnsi" w:eastAsiaTheme="minorEastAsia" w:hAnsiTheme="minorHAnsi" w:cstheme="minorBidi"/>
            <w:noProof/>
            <w:sz w:val="22"/>
            <w:szCs w:val="22"/>
          </w:rPr>
          <w:tab/>
        </w:r>
        <w:r w:rsidR="00B85F92" w:rsidRPr="0050367D">
          <w:rPr>
            <w:rStyle w:val="Hyperlink"/>
            <w:noProof/>
          </w:rPr>
          <w:t>Cardinal directions</w:t>
        </w:r>
        <w:r w:rsidR="00B85F92">
          <w:rPr>
            <w:noProof/>
            <w:webHidden/>
          </w:rPr>
          <w:tab/>
        </w:r>
        <w:r w:rsidR="00B85F92">
          <w:rPr>
            <w:noProof/>
            <w:webHidden/>
          </w:rPr>
          <w:fldChar w:fldCharType="begin"/>
        </w:r>
        <w:r w:rsidR="00B85F92">
          <w:rPr>
            <w:noProof/>
            <w:webHidden/>
          </w:rPr>
          <w:instrText xml:space="preserve"> PAGEREF _Toc119166781 \h </w:instrText>
        </w:r>
        <w:r w:rsidR="00B85F92">
          <w:rPr>
            <w:noProof/>
            <w:webHidden/>
          </w:rPr>
        </w:r>
        <w:r w:rsidR="00B85F92">
          <w:rPr>
            <w:noProof/>
            <w:webHidden/>
          </w:rPr>
          <w:fldChar w:fldCharType="separate"/>
        </w:r>
        <w:r w:rsidR="007808D1">
          <w:rPr>
            <w:noProof/>
            <w:webHidden/>
          </w:rPr>
          <w:t>7</w:t>
        </w:r>
        <w:r w:rsidR="00B85F92">
          <w:rPr>
            <w:noProof/>
            <w:webHidden/>
          </w:rPr>
          <w:fldChar w:fldCharType="end"/>
        </w:r>
      </w:hyperlink>
    </w:p>
    <w:p w14:paraId="7BF02966" w14:textId="46CD170A" w:rsidR="00B85F92" w:rsidRDefault="00000000">
      <w:pPr>
        <w:pStyle w:val="TOC3"/>
        <w:tabs>
          <w:tab w:val="left" w:pos="2160"/>
        </w:tabs>
        <w:rPr>
          <w:rFonts w:asciiTheme="minorHAnsi" w:eastAsiaTheme="minorEastAsia" w:hAnsiTheme="minorHAnsi" w:cstheme="minorBidi"/>
          <w:noProof/>
          <w:sz w:val="22"/>
          <w:szCs w:val="22"/>
        </w:rPr>
      </w:pPr>
      <w:hyperlink w:anchor="_Toc119166782" w:history="1">
        <w:r w:rsidR="00B85F92" w:rsidRPr="0050367D">
          <w:rPr>
            <w:rStyle w:val="Hyperlink"/>
            <w:noProof/>
          </w:rPr>
          <w:t>1.4.4</w:t>
        </w:r>
        <w:r w:rsidR="00B85F92">
          <w:rPr>
            <w:rFonts w:asciiTheme="minorHAnsi" w:eastAsiaTheme="minorEastAsia" w:hAnsiTheme="minorHAnsi" w:cstheme="minorBidi"/>
            <w:noProof/>
            <w:sz w:val="22"/>
            <w:szCs w:val="22"/>
          </w:rPr>
          <w:tab/>
        </w:r>
        <w:r w:rsidR="00B85F92" w:rsidRPr="0050367D">
          <w:rPr>
            <w:rStyle w:val="Hyperlink"/>
            <w:noProof/>
          </w:rPr>
          <w:t>Register names</w:t>
        </w:r>
        <w:r w:rsidR="00B85F92">
          <w:rPr>
            <w:noProof/>
            <w:webHidden/>
          </w:rPr>
          <w:tab/>
        </w:r>
        <w:r w:rsidR="00B85F92">
          <w:rPr>
            <w:noProof/>
            <w:webHidden/>
          </w:rPr>
          <w:fldChar w:fldCharType="begin"/>
        </w:r>
        <w:r w:rsidR="00B85F92">
          <w:rPr>
            <w:noProof/>
            <w:webHidden/>
          </w:rPr>
          <w:instrText xml:space="preserve"> PAGEREF _Toc119166782 \h </w:instrText>
        </w:r>
        <w:r w:rsidR="00B85F92">
          <w:rPr>
            <w:noProof/>
            <w:webHidden/>
          </w:rPr>
        </w:r>
        <w:r w:rsidR="00B85F92">
          <w:rPr>
            <w:noProof/>
            <w:webHidden/>
          </w:rPr>
          <w:fldChar w:fldCharType="separate"/>
        </w:r>
        <w:r w:rsidR="007808D1">
          <w:rPr>
            <w:noProof/>
            <w:webHidden/>
          </w:rPr>
          <w:t>7</w:t>
        </w:r>
        <w:r w:rsidR="00B85F92">
          <w:rPr>
            <w:noProof/>
            <w:webHidden/>
          </w:rPr>
          <w:fldChar w:fldCharType="end"/>
        </w:r>
      </w:hyperlink>
    </w:p>
    <w:p w14:paraId="47712245" w14:textId="38CCEBCE" w:rsidR="00B85F92" w:rsidRDefault="00000000">
      <w:pPr>
        <w:pStyle w:val="TOC3"/>
        <w:tabs>
          <w:tab w:val="left" w:pos="2160"/>
        </w:tabs>
        <w:rPr>
          <w:rFonts w:asciiTheme="minorHAnsi" w:eastAsiaTheme="minorEastAsia" w:hAnsiTheme="minorHAnsi" w:cstheme="minorBidi"/>
          <w:noProof/>
          <w:sz w:val="22"/>
          <w:szCs w:val="22"/>
        </w:rPr>
      </w:pPr>
      <w:hyperlink w:anchor="_Toc119166783" w:history="1">
        <w:r w:rsidR="00B85F92" w:rsidRPr="0050367D">
          <w:rPr>
            <w:rStyle w:val="Hyperlink"/>
            <w:noProof/>
          </w:rPr>
          <w:t>1.4.5</w:t>
        </w:r>
        <w:r w:rsidR="00B85F92">
          <w:rPr>
            <w:rFonts w:asciiTheme="minorHAnsi" w:eastAsiaTheme="minorEastAsia" w:hAnsiTheme="minorHAnsi" w:cstheme="minorBidi"/>
            <w:noProof/>
            <w:sz w:val="22"/>
            <w:szCs w:val="22"/>
          </w:rPr>
          <w:tab/>
        </w:r>
        <w:r w:rsidR="00B85F92" w:rsidRPr="0050367D">
          <w:rPr>
            <w:rStyle w:val="Hyperlink"/>
            <w:noProof/>
          </w:rPr>
          <w:t>Bit Numbering</w:t>
        </w:r>
        <w:r w:rsidR="00B85F92">
          <w:rPr>
            <w:noProof/>
            <w:webHidden/>
          </w:rPr>
          <w:tab/>
        </w:r>
        <w:r w:rsidR="00B85F92">
          <w:rPr>
            <w:noProof/>
            <w:webHidden/>
          </w:rPr>
          <w:fldChar w:fldCharType="begin"/>
        </w:r>
        <w:r w:rsidR="00B85F92">
          <w:rPr>
            <w:noProof/>
            <w:webHidden/>
          </w:rPr>
          <w:instrText xml:space="preserve"> PAGEREF _Toc119166783 \h </w:instrText>
        </w:r>
        <w:r w:rsidR="00B85F92">
          <w:rPr>
            <w:noProof/>
            <w:webHidden/>
          </w:rPr>
        </w:r>
        <w:r w:rsidR="00B85F92">
          <w:rPr>
            <w:noProof/>
            <w:webHidden/>
          </w:rPr>
          <w:fldChar w:fldCharType="separate"/>
        </w:r>
        <w:r w:rsidR="007808D1">
          <w:rPr>
            <w:noProof/>
            <w:webHidden/>
          </w:rPr>
          <w:t>7</w:t>
        </w:r>
        <w:r w:rsidR="00B85F92">
          <w:rPr>
            <w:noProof/>
            <w:webHidden/>
          </w:rPr>
          <w:fldChar w:fldCharType="end"/>
        </w:r>
      </w:hyperlink>
    </w:p>
    <w:p w14:paraId="5A3C806A" w14:textId="2D466A55"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784" w:history="1">
        <w:r w:rsidR="00B85F92" w:rsidRPr="0050367D">
          <w:rPr>
            <w:rStyle w:val="Hyperlink"/>
            <w:noProof/>
          </w:rPr>
          <w:t>1.5</w:t>
        </w:r>
        <w:r w:rsidR="00B85F92">
          <w:rPr>
            <w:rFonts w:asciiTheme="minorHAnsi" w:eastAsiaTheme="minorEastAsia" w:hAnsiTheme="minorHAnsi" w:cstheme="minorBidi"/>
            <w:b w:val="0"/>
            <w:i w:val="0"/>
            <w:noProof/>
            <w:sz w:val="22"/>
            <w:szCs w:val="22"/>
          </w:rPr>
          <w:tab/>
        </w:r>
        <w:r w:rsidR="00B85F92" w:rsidRPr="0050367D">
          <w:rPr>
            <w:rStyle w:val="Hyperlink"/>
            <w:noProof/>
          </w:rPr>
          <w:t>Key Properties</w:t>
        </w:r>
        <w:r w:rsidR="00B85F92">
          <w:rPr>
            <w:noProof/>
            <w:webHidden/>
          </w:rPr>
          <w:tab/>
        </w:r>
        <w:r w:rsidR="00B85F92">
          <w:rPr>
            <w:noProof/>
            <w:webHidden/>
          </w:rPr>
          <w:fldChar w:fldCharType="begin"/>
        </w:r>
        <w:r w:rsidR="00B85F92">
          <w:rPr>
            <w:noProof/>
            <w:webHidden/>
          </w:rPr>
          <w:instrText xml:space="preserve"> PAGEREF _Toc119166784 \h </w:instrText>
        </w:r>
        <w:r w:rsidR="00B85F92">
          <w:rPr>
            <w:noProof/>
            <w:webHidden/>
          </w:rPr>
        </w:r>
        <w:r w:rsidR="00B85F92">
          <w:rPr>
            <w:noProof/>
            <w:webHidden/>
          </w:rPr>
          <w:fldChar w:fldCharType="separate"/>
        </w:r>
        <w:r w:rsidR="007808D1">
          <w:rPr>
            <w:noProof/>
            <w:webHidden/>
          </w:rPr>
          <w:t>8</w:t>
        </w:r>
        <w:r w:rsidR="00B85F92">
          <w:rPr>
            <w:noProof/>
            <w:webHidden/>
          </w:rPr>
          <w:fldChar w:fldCharType="end"/>
        </w:r>
      </w:hyperlink>
    </w:p>
    <w:p w14:paraId="5E174A0F" w14:textId="5DFE1F9E"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785" w:history="1">
        <w:r w:rsidR="00B85F92" w:rsidRPr="0050367D">
          <w:rPr>
            <w:rStyle w:val="Hyperlink"/>
            <w:noProof/>
          </w:rPr>
          <w:t>1.6</w:t>
        </w:r>
        <w:r w:rsidR="00B85F92">
          <w:rPr>
            <w:rFonts w:asciiTheme="minorHAnsi" w:eastAsiaTheme="minorEastAsia" w:hAnsiTheme="minorHAnsi" w:cstheme="minorBidi"/>
            <w:b w:val="0"/>
            <w:i w:val="0"/>
            <w:noProof/>
            <w:sz w:val="22"/>
            <w:szCs w:val="22"/>
          </w:rPr>
          <w:tab/>
        </w:r>
        <w:r w:rsidR="00B85F92" w:rsidRPr="0050367D">
          <w:rPr>
            <w:rStyle w:val="Hyperlink"/>
            <w:noProof/>
          </w:rPr>
          <w:t>Compliance with Standards</w:t>
        </w:r>
        <w:r w:rsidR="00B85F92">
          <w:rPr>
            <w:noProof/>
            <w:webHidden/>
          </w:rPr>
          <w:tab/>
        </w:r>
        <w:r w:rsidR="00B85F92">
          <w:rPr>
            <w:noProof/>
            <w:webHidden/>
          </w:rPr>
          <w:fldChar w:fldCharType="begin"/>
        </w:r>
        <w:r w:rsidR="00B85F92">
          <w:rPr>
            <w:noProof/>
            <w:webHidden/>
          </w:rPr>
          <w:instrText xml:space="preserve"> PAGEREF _Toc119166785 \h </w:instrText>
        </w:r>
        <w:r w:rsidR="00B85F92">
          <w:rPr>
            <w:noProof/>
            <w:webHidden/>
          </w:rPr>
        </w:r>
        <w:r w:rsidR="00B85F92">
          <w:rPr>
            <w:noProof/>
            <w:webHidden/>
          </w:rPr>
          <w:fldChar w:fldCharType="separate"/>
        </w:r>
        <w:r w:rsidR="007808D1">
          <w:rPr>
            <w:noProof/>
            <w:webHidden/>
          </w:rPr>
          <w:t>8</w:t>
        </w:r>
        <w:r w:rsidR="00B85F92">
          <w:rPr>
            <w:noProof/>
            <w:webHidden/>
          </w:rPr>
          <w:fldChar w:fldCharType="end"/>
        </w:r>
      </w:hyperlink>
    </w:p>
    <w:p w14:paraId="3E80FC56" w14:textId="710FFDCA" w:rsidR="00B85F92" w:rsidRDefault="00000000">
      <w:pPr>
        <w:pStyle w:val="TOC1"/>
        <w:tabs>
          <w:tab w:val="left" w:pos="2160"/>
        </w:tabs>
        <w:rPr>
          <w:rFonts w:asciiTheme="minorHAnsi" w:eastAsiaTheme="minorEastAsia" w:hAnsiTheme="minorHAnsi" w:cstheme="minorBidi"/>
          <w:b w:val="0"/>
          <w:noProof/>
          <w:color w:val="auto"/>
          <w:sz w:val="22"/>
          <w:szCs w:val="22"/>
        </w:rPr>
      </w:pPr>
      <w:hyperlink w:anchor="_Toc119166786" w:history="1">
        <w:r w:rsidR="00B85F92" w:rsidRPr="0050367D">
          <w:rPr>
            <w:rStyle w:val="Hyperlink"/>
            <w:noProof/>
          </w:rPr>
          <w:t>2.</w:t>
        </w:r>
        <w:r w:rsidR="00B85F92">
          <w:rPr>
            <w:rFonts w:asciiTheme="minorHAnsi" w:eastAsiaTheme="minorEastAsia" w:hAnsiTheme="minorHAnsi" w:cstheme="minorBidi"/>
            <w:b w:val="0"/>
            <w:noProof/>
            <w:color w:val="auto"/>
            <w:sz w:val="22"/>
            <w:szCs w:val="22"/>
          </w:rPr>
          <w:tab/>
        </w:r>
        <w:r w:rsidR="00B85F92" w:rsidRPr="0050367D">
          <w:rPr>
            <w:rStyle w:val="Hyperlink"/>
            <w:noProof/>
          </w:rPr>
          <w:t>The Virtual Machine</w:t>
        </w:r>
        <w:r w:rsidR="00B85F92">
          <w:rPr>
            <w:noProof/>
            <w:webHidden/>
          </w:rPr>
          <w:tab/>
        </w:r>
        <w:r w:rsidR="00B85F92">
          <w:rPr>
            <w:noProof/>
            <w:webHidden/>
          </w:rPr>
          <w:fldChar w:fldCharType="begin"/>
        </w:r>
        <w:r w:rsidR="00B85F92">
          <w:rPr>
            <w:noProof/>
            <w:webHidden/>
          </w:rPr>
          <w:instrText xml:space="preserve"> PAGEREF _Toc119166786 \h </w:instrText>
        </w:r>
        <w:r w:rsidR="00B85F92">
          <w:rPr>
            <w:noProof/>
            <w:webHidden/>
          </w:rPr>
        </w:r>
        <w:r w:rsidR="00B85F92">
          <w:rPr>
            <w:noProof/>
            <w:webHidden/>
          </w:rPr>
          <w:fldChar w:fldCharType="separate"/>
        </w:r>
        <w:r w:rsidR="007808D1">
          <w:rPr>
            <w:noProof/>
            <w:webHidden/>
          </w:rPr>
          <w:t>9</w:t>
        </w:r>
        <w:r w:rsidR="00B85F92">
          <w:rPr>
            <w:noProof/>
            <w:webHidden/>
          </w:rPr>
          <w:fldChar w:fldCharType="end"/>
        </w:r>
      </w:hyperlink>
    </w:p>
    <w:p w14:paraId="755D55BE" w14:textId="3A4DDAD0"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787" w:history="1">
        <w:r w:rsidR="00B85F92" w:rsidRPr="0050367D">
          <w:rPr>
            <w:rStyle w:val="Hyperlink"/>
            <w:noProof/>
          </w:rPr>
          <w:t>2.1</w:t>
        </w:r>
        <w:r w:rsidR="00B85F92">
          <w:rPr>
            <w:rFonts w:asciiTheme="minorHAnsi" w:eastAsiaTheme="minorEastAsia" w:hAnsiTheme="minorHAnsi" w:cstheme="minorBidi"/>
            <w:b w:val="0"/>
            <w:i w:val="0"/>
            <w:noProof/>
            <w:sz w:val="22"/>
            <w:szCs w:val="22"/>
          </w:rPr>
          <w:tab/>
        </w:r>
        <w:r w:rsidR="00B85F92" w:rsidRPr="0050367D">
          <w:rPr>
            <w:rStyle w:val="Hyperlink"/>
            <w:noProof/>
          </w:rPr>
          <w:t>Memory Model</w:t>
        </w:r>
        <w:r w:rsidR="00B85F92">
          <w:rPr>
            <w:noProof/>
            <w:webHidden/>
          </w:rPr>
          <w:tab/>
        </w:r>
        <w:r w:rsidR="00B85F92">
          <w:rPr>
            <w:noProof/>
            <w:webHidden/>
          </w:rPr>
          <w:fldChar w:fldCharType="begin"/>
        </w:r>
        <w:r w:rsidR="00B85F92">
          <w:rPr>
            <w:noProof/>
            <w:webHidden/>
          </w:rPr>
          <w:instrText xml:space="preserve"> PAGEREF _Toc119166787 \h </w:instrText>
        </w:r>
        <w:r w:rsidR="00B85F92">
          <w:rPr>
            <w:noProof/>
            <w:webHidden/>
          </w:rPr>
        </w:r>
        <w:r w:rsidR="00B85F92">
          <w:rPr>
            <w:noProof/>
            <w:webHidden/>
          </w:rPr>
          <w:fldChar w:fldCharType="separate"/>
        </w:r>
        <w:r w:rsidR="007808D1">
          <w:rPr>
            <w:noProof/>
            <w:webHidden/>
          </w:rPr>
          <w:t>10</w:t>
        </w:r>
        <w:r w:rsidR="00B85F92">
          <w:rPr>
            <w:noProof/>
            <w:webHidden/>
          </w:rPr>
          <w:fldChar w:fldCharType="end"/>
        </w:r>
      </w:hyperlink>
    </w:p>
    <w:p w14:paraId="18AF4673" w14:textId="678037E5"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788" w:history="1">
        <w:r w:rsidR="00B85F92" w:rsidRPr="0050367D">
          <w:rPr>
            <w:rStyle w:val="Hyperlink"/>
            <w:noProof/>
          </w:rPr>
          <w:t>2.2</w:t>
        </w:r>
        <w:r w:rsidR="00B85F92">
          <w:rPr>
            <w:rFonts w:asciiTheme="minorHAnsi" w:eastAsiaTheme="minorEastAsia" w:hAnsiTheme="minorHAnsi" w:cstheme="minorBidi"/>
            <w:b w:val="0"/>
            <w:i w:val="0"/>
            <w:noProof/>
            <w:sz w:val="22"/>
            <w:szCs w:val="22"/>
          </w:rPr>
          <w:tab/>
        </w:r>
        <w:r w:rsidR="00B85F92" w:rsidRPr="0050367D">
          <w:rPr>
            <w:rStyle w:val="Hyperlink"/>
            <w:noProof/>
          </w:rPr>
          <w:t>Execution Model</w:t>
        </w:r>
        <w:r w:rsidR="00B85F92">
          <w:rPr>
            <w:noProof/>
            <w:webHidden/>
          </w:rPr>
          <w:tab/>
        </w:r>
        <w:r w:rsidR="00B85F92">
          <w:rPr>
            <w:noProof/>
            <w:webHidden/>
          </w:rPr>
          <w:fldChar w:fldCharType="begin"/>
        </w:r>
        <w:r w:rsidR="00B85F92">
          <w:rPr>
            <w:noProof/>
            <w:webHidden/>
          </w:rPr>
          <w:instrText xml:space="preserve"> PAGEREF _Toc119166788 \h </w:instrText>
        </w:r>
        <w:r w:rsidR="00B85F92">
          <w:rPr>
            <w:noProof/>
            <w:webHidden/>
          </w:rPr>
        </w:r>
        <w:r w:rsidR="00B85F92">
          <w:rPr>
            <w:noProof/>
            <w:webHidden/>
          </w:rPr>
          <w:fldChar w:fldCharType="separate"/>
        </w:r>
        <w:r w:rsidR="007808D1">
          <w:rPr>
            <w:noProof/>
            <w:webHidden/>
          </w:rPr>
          <w:t>10</w:t>
        </w:r>
        <w:r w:rsidR="00B85F92">
          <w:rPr>
            <w:noProof/>
            <w:webHidden/>
          </w:rPr>
          <w:fldChar w:fldCharType="end"/>
        </w:r>
      </w:hyperlink>
    </w:p>
    <w:p w14:paraId="172E56F6" w14:textId="71546D04" w:rsidR="00B85F92" w:rsidRDefault="00000000">
      <w:pPr>
        <w:pStyle w:val="TOC3"/>
        <w:tabs>
          <w:tab w:val="left" w:pos="2160"/>
        </w:tabs>
        <w:rPr>
          <w:rFonts w:asciiTheme="minorHAnsi" w:eastAsiaTheme="minorEastAsia" w:hAnsiTheme="minorHAnsi" w:cstheme="minorBidi"/>
          <w:noProof/>
          <w:sz w:val="22"/>
          <w:szCs w:val="22"/>
        </w:rPr>
      </w:pPr>
      <w:hyperlink w:anchor="_Toc119166789" w:history="1">
        <w:r w:rsidR="00B85F92" w:rsidRPr="0050367D">
          <w:rPr>
            <w:rStyle w:val="Hyperlink"/>
            <w:noProof/>
          </w:rPr>
          <w:t>2.2.1</w:t>
        </w:r>
        <w:r w:rsidR="00B85F92">
          <w:rPr>
            <w:rFonts w:asciiTheme="minorHAnsi" w:eastAsiaTheme="minorEastAsia" w:hAnsiTheme="minorHAnsi" w:cstheme="minorBidi"/>
            <w:noProof/>
            <w:sz w:val="22"/>
            <w:szCs w:val="22"/>
          </w:rPr>
          <w:tab/>
        </w:r>
        <w:r w:rsidR="00B85F92" w:rsidRPr="0050367D">
          <w:rPr>
            <w:rStyle w:val="Hyperlink"/>
            <w:noProof/>
          </w:rPr>
          <w:t>Pseudo-registers</w:t>
        </w:r>
        <w:r w:rsidR="00B85F92">
          <w:rPr>
            <w:noProof/>
            <w:webHidden/>
          </w:rPr>
          <w:tab/>
        </w:r>
        <w:r w:rsidR="00B85F92">
          <w:rPr>
            <w:noProof/>
            <w:webHidden/>
          </w:rPr>
          <w:fldChar w:fldCharType="begin"/>
        </w:r>
        <w:r w:rsidR="00B85F92">
          <w:rPr>
            <w:noProof/>
            <w:webHidden/>
          </w:rPr>
          <w:instrText xml:space="preserve"> PAGEREF _Toc119166789 \h </w:instrText>
        </w:r>
        <w:r w:rsidR="00B85F92">
          <w:rPr>
            <w:noProof/>
            <w:webHidden/>
          </w:rPr>
        </w:r>
        <w:r w:rsidR="00B85F92">
          <w:rPr>
            <w:noProof/>
            <w:webHidden/>
          </w:rPr>
          <w:fldChar w:fldCharType="separate"/>
        </w:r>
        <w:r w:rsidR="007808D1">
          <w:rPr>
            <w:noProof/>
            <w:webHidden/>
          </w:rPr>
          <w:t>10</w:t>
        </w:r>
        <w:r w:rsidR="00B85F92">
          <w:rPr>
            <w:noProof/>
            <w:webHidden/>
          </w:rPr>
          <w:fldChar w:fldCharType="end"/>
        </w:r>
      </w:hyperlink>
    </w:p>
    <w:p w14:paraId="67CAE325" w14:textId="12EEB27A" w:rsidR="00B85F92" w:rsidRDefault="00000000">
      <w:pPr>
        <w:pStyle w:val="TOC3"/>
        <w:tabs>
          <w:tab w:val="left" w:pos="2160"/>
        </w:tabs>
        <w:rPr>
          <w:rFonts w:asciiTheme="minorHAnsi" w:eastAsiaTheme="minorEastAsia" w:hAnsiTheme="minorHAnsi" w:cstheme="minorBidi"/>
          <w:noProof/>
          <w:sz w:val="22"/>
          <w:szCs w:val="22"/>
        </w:rPr>
      </w:pPr>
      <w:hyperlink w:anchor="_Toc119166790" w:history="1">
        <w:r w:rsidR="00B85F92" w:rsidRPr="0050367D">
          <w:rPr>
            <w:rStyle w:val="Hyperlink"/>
            <w:noProof/>
          </w:rPr>
          <w:t>2.2.2</w:t>
        </w:r>
        <w:r w:rsidR="00B85F92">
          <w:rPr>
            <w:rFonts w:asciiTheme="minorHAnsi" w:eastAsiaTheme="minorEastAsia" w:hAnsiTheme="minorHAnsi" w:cstheme="minorBidi"/>
            <w:noProof/>
            <w:sz w:val="22"/>
            <w:szCs w:val="22"/>
          </w:rPr>
          <w:tab/>
        </w:r>
        <w:r w:rsidR="00B85F92" w:rsidRPr="0050367D">
          <w:rPr>
            <w:rStyle w:val="Hyperlink"/>
            <w:noProof/>
          </w:rPr>
          <w:t>Pseudo-Instructions</w:t>
        </w:r>
        <w:r w:rsidR="00B85F92">
          <w:rPr>
            <w:noProof/>
            <w:webHidden/>
          </w:rPr>
          <w:tab/>
        </w:r>
        <w:r w:rsidR="00B85F92">
          <w:rPr>
            <w:noProof/>
            <w:webHidden/>
          </w:rPr>
          <w:fldChar w:fldCharType="begin"/>
        </w:r>
        <w:r w:rsidR="00B85F92">
          <w:rPr>
            <w:noProof/>
            <w:webHidden/>
          </w:rPr>
          <w:instrText xml:space="preserve"> PAGEREF _Toc119166790 \h </w:instrText>
        </w:r>
        <w:r w:rsidR="00B85F92">
          <w:rPr>
            <w:noProof/>
            <w:webHidden/>
          </w:rPr>
        </w:r>
        <w:r w:rsidR="00B85F92">
          <w:rPr>
            <w:noProof/>
            <w:webHidden/>
          </w:rPr>
          <w:fldChar w:fldCharType="separate"/>
        </w:r>
        <w:r w:rsidR="007808D1">
          <w:rPr>
            <w:noProof/>
            <w:webHidden/>
          </w:rPr>
          <w:t>10</w:t>
        </w:r>
        <w:r w:rsidR="00B85F92">
          <w:rPr>
            <w:noProof/>
            <w:webHidden/>
          </w:rPr>
          <w:fldChar w:fldCharType="end"/>
        </w:r>
      </w:hyperlink>
    </w:p>
    <w:p w14:paraId="6D790317" w14:textId="77734763"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791" w:history="1">
        <w:r w:rsidR="00B85F92" w:rsidRPr="0050367D">
          <w:rPr>
            <w:rStyle w:val="Hyperlink"/>
            <w:noProof/>
          </w:rPr>
          <w:t>2.3</w:t>
        </w:r>
        <w:r w:rsidR="00B85F92">
          <w:rPr>
            <w:rFonts w:asciiTheme="minorHAnsi" w:eastAsiaTheme="minorEastAsia" w:hAnsiTheme="minorHAnsi" w:cstheme="minorBidi"/>
            <w:b w:val="0"/>
            <w:i w:val="0"/>
            <w:noProof/>
            <w:sz w:val="22"/>
            <w:szCs w:val="22"/>
          </w:rPr>
          <w:tab/>
        </w:r>
        <w:r w:rsidR="00B85F92" w:rsidRPr="0050367D">
          <w:rPr>
            <w:rStyle w:val="Hyperlink"/>
            <w:noProof/>
          </w:rPr>
          <w:t>Implementation</w:t>
        </w:r>
        <w:r w:rsidR="00B85F92">
          <w:rPr>
            <w:noProof/>
            <w:webHidden/>
          </w:rPr>
          <w:tab/>
        </w:r>
        <w:r w:rsidR="00B85F92">
          <w:rPr>
            <w:noProof/>
            <w:webHidden/>
          </w:rPr>
          <w:fldChar w:fldCharType="begin"/>
        </w:r>
        <w:r w:rsidR="00B85F92">
          <w:rPr>
            <w:noProof/>
            <w:webHidden/>
          </w:rPr>
          <w:instrText xml:space="preserve"> PAGEREF _Toc119166791 \h </w:instrText>
        </w:r>
        <w:r w:rsidR="00B85F92">
          <w:rPr>
            <w:noProof/>
            <w:webHidden/>
          </w:rPr>
        </w:r>
        <w:r w:rsidR="00B85F92">
          <w:rPr>
            <w:noProof/>
            <w:webHidden/>
          </w:rPr>
          <w:fldChar w:fldCharType="separate"/>
        </w:r>
        <w:r w:rsidR="007808D1">
          <w:rPr>
            <w:noProof/>
            <w:webHidden/>
          </w:rPr>
          <w:t>11</w:t>
        </w:r>
        <w:r w:rsidR="00B85F92">
          <w:rPr>
            <w:noProof/>
            <w:webHidden/>
          </w:rPr>
          <w:fldChar w:fldCharType="end"/>
        </w:r>
      </w:hyperlink>
    </w:p>
    <w:p w14:paraId="567884D6" w14:textId="6FC2CFC1" w:rsidR="00B85F92" w:rsidRDefault="00000000">
      <w:pPr>
        <w:pStyle w:val="TOC3"/>
        <w:tabs>
          <w:tab w:val="left" w:pos="2160"/>
        </w:tabs>
        <w:rPr>
          <w:rFonts w:asciiTheme="minorHAnsi" w:eastAsiaTheme="minorEastAsia" w:hAnsiTheme="minorHAnsi" w:cstheme="minorBidi"/>
          <w:noProof/>
          <w:sz w:val="22"/>
          <w:szCs w:val="22"/>
        </w:rPr>
      </w:pPr>
      <w:hyperlink w:anchor="_Toc119166792" w:history="1">
        <w:r w:rsidR="00B85F92" w:rsidRPr="0050367D">
          <w:rPr>
            <w:rStyle w:val="Hyperlink"/>
            <w:noProof/>
          </w:rPr>
          <w:t>2.3.1</w:t>
        </w:r>
        <w:r w:rsidR="00B85F92">
          <w:rPr>
            <w:rFonts w:asciiTheme="minorHAnsi" w:eastAsiaTheme="minorEastAsia" w:hAnsiTheme="minorHAnsi" w:cstheme="minorBidi"/>
            <w:noProof/>
            <w:sz w:val="22"/>
            <w:szCs w:val="22"/>
          </w:rPr>
          <w:tab/>
        </w:r>
        <w:r w:rsidR="00B85F92" w:rsidRPr="0050367D">
          <w:rPr>
            <w:rStyle w:val="Hyperlink"/>
            <w:noProof/>
          </w:rPr>
          <w:t>Interaction with RAM control</w:t>
        </w:r>
        <w:r w:rsidR="00B85F92">
          <w:rPr>
            <w:noProof/>
            <w:webHidden/>
          </w:rPr>
          <w:tab/>
        </w:r>
        <w:r w:rsidR="00B85F92">
          <w:rPr>
            <w:noProof/>
            <w:webHidden/>
          </w:rPr>
          <w:fldChar w:fldCharType="begin"/>
        </w:r>
        <w:r w:rsidR="00B85F92">
          <w:rPr>
            <w:noProof/>
            <w:webHidden/>
          </w:rPr>
          <w:instrText xml:space="preserve"> PAGEREF _Toc119166792 \h </w:instrText>
        </w:r>
        <w:r w:rsidR="00B85F92">
          <w:rPr>
            <w:noProof/>
            <w:webHidden/>
          </w:rPr>
        </w:r>
        <w:r w:rsidR="00B85F92">
          <w:rPr>
            <w:noProof/>
            <w:webHidden/>
          </w:rPr>
          <w:fldChar w:fldCharType="separate"/>
        </w:r>
        <w:r w:rsidR="007808D1">
          <w:rPr>
            <w:noProof/>
            <w:webHidden/>
          </w:rPr>
          <w:t>11</w:t>
        </w:r>
        <w:r w:rsidR="00B85F92">
          <w:rPr>
            <w:noProof/>
            <w:webHidden/>
          </w:rPr>
          <w:fldChar w:fldCharType="end"/>
        </w:r>
      </w:hyperlink>
    </w:p>
    <w:p w14:paraId="688CECC4" w14:textId="32C1FF2D" w:rsidR="00B85F92" w:rsidRDefault="00000000">
      <w:pPr>
        <w:pStyle w:val="TOC3"/>
        <w:tabs>
          <w:tab w:val="left" w:pos="2160"/>
        </w:tabs>
        <w:rPr>
          <w:rFonts w:asciiTheme="minorHAnsi" w:eastAsiaTheme="minorEastAsia" w:hAnsiTheme="minorHAnsi" w:cstheme="minorBidi"/>
          <w:noProof/>
          <w:sz w:val="22"/>
          <w:szCs w:val="22"/>
        </w:rPr>
      </w:pPr>
      <w:hyperlink w:anchor="_Toc119166793" w:history="1">
        <w:r w:rsidR="00B85F92" w:rsidRPr="0050367D">
          <w:rPr>
            <w:rStyle w:val="Hyperlink"/>
            <w:noProof/>
          </w:rPr>
          <w:t>2.3.2</w:t>
        </w:r>
        <w:r w:rsidR="00B85F92">
          <w:rPr>
            <w:rFonts w:asciiTheme="minorHAnsi" w:eastAsiaTheme="minorEastAsia" w:hAnsiTheme="minorHAnsi" w:cstheme="minorBidi"/>
            <w:noProof/>
            <w:sz w:val="22"/>
            <w:szCs w:val="22"/>
          </w:rPr>
          <w:tab/>
        </w:r>
        <w:r w:rsidR="00B85F92" w:rsidRPr="0050367D">
          <w:rPr>
            <w:rStyle w:val="Hyperlink"/>
            <w:noProof/>
          </w:rPr>
          <w:t>Interactions among VM nodes</w:t>
        </w:r>
        <w:r w:rsidR="00B85F92">
          <w:rPr>
            <w:noProof/>
            <w:webHidden/>
          </w:rPr>
          <w:tab/>
        </w:r>
        <w:r w:rsidR="00B85F92">
          <w:rPr>
            <w:noProof/>
            <w:webHidden/>
          </w:rPr>
          <w:fldChar w:fldCharType="begin"/>
        </w:r>
        <w:r w:rsidR="00B85F92">
          <w:rPr>
            <w:noProof/>
            <w:webHidden/>
          </w:rPr>
          <w:instrText xml:space="preserve"> PAGEREF _Toc119166793 \h </w:instrText>
        </w:r>
        <w:r w:rsidR="00B85F92">
          <w:rPr>
            <w:noProof/>
            <w:webHidden/>
          </w:rPr>
        </w:r>
        <w:r w:rsidR="00B85F92">
          <w:rPr>
            <w:noProof/>
            <w:webHidden/>
          </w:rPr>
          <w:fldChar w:fldCharType="separate"/>
        </w:r>
        <w:r w:rsidR="007808D1">
          <w:rPr>
            <w:noProof/>
            <w:webHidden/>
          </w:rPr>
          <w:t>11</w:t>
        </w:r>
        <w:r w:rsidR="00B85F92">
          <w:rPr>
            <w:noProof/>
            <w:webHidden/>
          </w:rPr>
          <w:fldChar w:fldCharType="end"/>
        </w:r>
      </w:hyperlink>
    </w:p>
    <w:p w14:paraId="0164120B" w14:textId="2C87A6EF" w:rsidR="00B85F92" w:rsidRDefault="00000000">
      <w:pPr>
        <w:pStyle w:val="TOC3"/>
        <w:tabs>
          <w:tab w:val="left" w:pos="2160"/>
        </w:tabs>
        <w:rPr>
          <w:rFonts w:asciiTheme="minorHAnsi" w:eastAsiaTheme="minorEastAsia" w:hAnsiTheme="minorHAnsi" w:cstheme="minorBidi"/>
          <w:noProof/>
          <w:sz w:val="22"/>
          <w:szCs w:val="22"/>
        </w:rPr>
      </w:pPr>
      <w:hyperlink w:anchor="_Toc119166794" w:history="1">
        <w:r w:rsidR="00B85F92" w:rsidRPr="0050367D">
          <w:rPr>
            <w:rStyle w:val="Hyperlink"/>
            <w:noProof/>
          </w:rPr>
          <w:t>2.3.3</w:t>
        </w:r>
        <w:r w:rsidR="00B85F92">
          <w:rPr>
            <w:rFonts w:asciiTheme="minorHAnsi" w:eastAsiaTheme="minorEastAsia" w:hAnsiTheme="minorHAnsi" w:cstheme="minorBidi"/>
            <w:noProof/>
            <w:sz w:val="22"/>
            <w:szCs w:val="22"/>
          </w:rPr>
          <w:tab/>
        </w:r>
        <w:r w:rsidR="00B85F92" w:rsidRPr="0050367D">
          <w:rPr>
            <w:rStyle w:val="Hyperlink"/>
            <w:noProof/>
          </w:rPr>
          <w:t>Bitsy Node (105)</w:t>
        </w:r>
        <w:r w:rsidR="00B85F92">
          <w:rPr>
            <w:noProof/>
            <w:webHidden/>
          </w:rPr>
          <w:tab/>
        </w:r>
        <w:r w:rsidR="00B85F92">
          <w:rPr>
            <w:noProof/>
            <w:webHidden/>
          </w:rPr>
          <w:fldChar w:fldCharType="begin"/>
        </w:r>
        <w:r w:rsidR="00B85F92">
          <w:rPr>
            <w:noProof/>
            <w:webHidden/>
          </w:rPr>
          <w:instrText xml:space="preserve"> PAGEREF _Toc119166794 \h </w:instrText>
        </w:r>
        <w:r w:rsidR="00B85F92">
          <w:rPr>
            <w:noProof/>
            <w:webHidden/>
          </w:rPr>
        </w:r>
        <w:r w:rsidR="00B85F92">
          <w:rPr>
            <w:noProof/>
            <w:webHidden/>
          </w:rPr>
          <w:fldChar w:fldCharType="separate"/>
        </w:r>
        <w:r w:rsidR="007808D1">
          <w:rPr>
            <w:noProof/>
            <w:webHidden/>
          </w:rPr>
          <w:t>12</w:t>
        </w:r>
        <w:r w:rsidR="00B85F92">
          <w:rPr>
            <w:noProof/>
            <w:webHidden/>
          </w:rPr>
          <w:fldChar w:fldCharType="end"/>
        </w:r>
      </w:hyperlink>
    </w:p>
    <w:p w14:paraId="7714E69E" w14:textId="270072E5" w:rsidR="00B85F92" w:rsidRDefault="00000000">
      <w:pPr>
        <w:pStyle w:val="TOC3"/>
        <w:tabs>
          <w:tab w:val="left" w:pos="2160"/>
        </w:tabs>
        <w:rPr>
          <w:rFonts w:asciiTheme="minorHAnsi" w:eastAsiaTheme="minorEastAsia" w:hAnsiTheme="minorHAnsi" w:cstheme="minorBidi"/>
          <w:noProof/>
          <w:sz w:val="22"/>
          <w:szCs w:val="22"/>
        </w:rPr>
      </w:pPr>
      <w:hyperlink w:anchor="_Toc119166795" w:history="1">
        <w:r w:rsidR="00B85F92" w:rsidRPr="0050367D">
          <w:rPr>
            <w:rStyle w:val="Hyperlink"/>
            <w:noProof/>
          </w:rPr>
          <w:t>2.3.4</w:t>
        </w:r>
        <w:r w:rsidR="00B85F92">
          <w:rPr>
            <w:rFonts w:asciiTheme="minorHAnsi" w:eastAsiaTheme="minorEastAsia" w:hAnsiTheme="minorHAnsi" w:cstheme="minorBidi"/>
            <w:noProof/>
            <w:sz w:val="22"/>
            <w:szCs w:val="22"/>
          </w:rPr>
          <w:tab/>
        </w:r>
        <w:r w:rsidR="00B85F92" w:rsidRPr="0050367D">
          <w:rPr>
            <w:rStyle w:val="Hyperlink"/>
            <w:noProof/>
          </w:rPr>
          <w:t>Bitsy Down Node (005)</w:t>
        </w:r>
        <w:r w:rsidR="00B85F92">
          <w:rPr>
            <w:noProof/>
            <w:webHidden/>
          </w:rPr>
          <w:tab/>
        </w:r>
        <w:r w:rsidR="00B85F92">
          <w:rPr>
            <w:noProof/>
            <w:webHidden/>
          </w:rPr>
          <w:fldChar w:fldCharType="begin"/>
        </w:r>
        <w:r w:rsidR="00B85F92">
          <w:rPr>
            <w:noProof/>
            <w:webHidden/>
          </w:rPr>
          <w:instrText xml:space="preserve"> PAGEREF _Toc119166795 \h </w:instrText>
        </w:r>
        <w:r w:rsidR="00B85F92">
          <w:rPr>
            <w:noProof/>
            <w:webHidden/>
          </w:rPr>
        </w:r>
        <w:r w:rsidR="00B85F92">
          <w:rPr>
            <w:noProof/>
            <w:webHidden/>
          </w:rPr>
          <w:fldChar w:fldCharType="separate"/>
        </w:r>
        <w:r w:rsidR="007808D1">
          <w:rPr>
            <w:noProof/>
            <w:webHidden/>
          </w:rPr>
          <w:t>13</w:t>
        </w:r>
        <w:r w:rsidR="00B85F92">
          <w:rPr>
            <w:noProof/>
            <w:webHidden/>
          </w:rPr>
          <w:fldChar w:fldCharType="end"/>
        </w:r>
      </w:hyperlink>
    </w:p>
    <w:p w14:paraId="77E02532" w14:textId="79B7CC5F" w:rsidR="00B85F92" w:rsidRDefault="00000000">
      <w:pPr>
        <w:pStyle w:val="TOC3"/>
        <w:tabs>
          <w:tab w:val="left" w:pos="2160"/>
        </w:tabs>
        <w:rPr>
          <w:rFonts w:asciiTheme="minorHAnsi" w:eastAsiaTheme="minorEastAsia" w:hAnsiTheme="minorHAnsi" w:cstheme="minorBidi"/>
          <w:noProof/>
          <w:sz w:val="22"/>
          <w:szCs w:val="22"/>
        </w:rPr>
      </w:pPr>
      <w:hyperlink w:anchor="_Toc119166796" w:history="1">
        <w:r w:rsidR="00B85F92" w:rsidRPr="0050367D">
          <w:rPr>
            <w:rStyle w:val="Hyperlink"/>
            <w:noProof/>
          </w:rPr>
          <w:t>2.3.5</w:t>
        </w:r>
        <w:r w:rsidR="00B85F92">
          <w:rPr>
            <w:rFonts w:asciiTheme="minorHAnsi" w:eastAsiaTheme="minorEastAsia" w:hAnsiTheme="minorHAnsi" w:cstheme="minorBidi"/>
            <w:noProof/>
            <w:sz w:val="22"/>
            <w:szCs w:val="22"/>
          </w:rPr>
          <w:tab/>
        </w:r>
        <w:r w:rsidR="00B85F92" w:rsidRPr="0050367D">
          <w:rPr>
            <w:rStyle w:val="Hyperlink"/>
            <w:noProof/>
          </w:rPr>
          <w:t>Bitsy Up Node (205)</w:t>
        </w:r>
        <w:r w:rsidR="00B85F92">
          <w:rPr>
            <w:noProof/>
            <w:webHidden/>
          </w:rPr>
          <w:tab/>
        </w:r>
        <w:r w:rsidR="00B85F92">
          <w:rPr>
            <w:noProof/>
            <w:webHidden/>
          </w:rPr>
          <w:fldChar w:fldCharType="begin"/>
        </w:r>
        <w:r w:rsidR="00B85F92">
          <w:rPr>
            <w:noProof/>
            <w:webHidden/>
          </w:rPr>
          <w:instrText xml:space="preserve"> PAGEREF _Toc119166796 \h </w:instrText>
        </w:r>
        <w:r w:rsidR="00B85F92">
          <w:rPr>
            <w:noProof/>
            <w:webHidden/>
          </w:rPr>
        </w:r>
        <w:r w:rsidR="00B85F92">
          <w:rPr>
            <w:noProof/>
            <w:webHidden/>
          </w:rPr>
          <w:fldChar w:fldCharType="separate"/>
        </w:r>
        <w:r w:rsidR="007808D1">
          <w:rPr>
            <w:noProof/>
            <w:webHidden/>
          </w:rPr>
          <w:t>13</w:t>
        </w:r>
        <w:r w:rsidR="00B85F92">
          <w:rPr>
            <w:noProof/>
            <w:webHidden/>
          </w:rPr>
          <w:fldChar w:fldCharType="end"/>
        </w:r>
      </w:hyperlink>
    </w:p>
    <w:p w14:paraId="6CFFE6D2" w14:textId="771C6800" w:rsidR="00B85F92" w:rsidRDefault="00000000">
      <w:pPr>
        <w:pStyle w:val="TOC3"/>
        <w:tabs>
          <w:tab w:val="left" w:pos="2160"/>
        </w:tabs>
        <w:rPr>
          <w:rFonts w:asciiTheme="minorHAnsi" w:eastAsiaTheme="minorEastAsia" w:hAnsiTheme="minorHAnsi" w:cstheme="minorBidi"/>
          <w:noProof/>
          <w:sz w:val="22"/>
          <w:szCs w:val="22"/>
        </w:rPr>
      </w:pPr>
      <w:hyperlink w:anchor="_Toc119166797" w:history="1">
        <w:r w:rsidR="00B85F92" w:rsidRPr="0050367D">
          <w:rPr>
            <w:rStyle w:val="Hyperlink"/>
            <w:noProof/>
          </w:rPr>
          <w:t>2.3.6</w:t>
        </w:r>
        <w:r w:rsidR="00B85F92">
          <w:rPr>
            <w:rFonts w:asciiTheme="minorHAnsi" w:eastAsiaTheme="minorEastAsia" w:hAnsiTheme="minorHAnsi" w:cstheme="minorBidi"/>
            <w:noProof/>
            <w:sz w:val="22"/>
            <w:szCs w:val="22"/>
          </w:rPr>
          <w:tab/>
        </w:r>
        <w:r w:rsidR="00B85F92" w:rsidRPr="0050367D">
          <w:rPr>
            <w:rStyle w:val="Hyperlink"/>
            <w:noProof/>
          </w:rPr>
          <w:t>Stack Node (106)</w:t>
        </w:r>
        <w:r w:rsidR="00B85F92">
          <w:rPr>
            <w:noProof/>
            <w:webHidden/>
          </w:rPr>
          <w:tab/>
        </w:r>
        <w:r w:rsidR="00B85F92">
          <w:rPr>
            <w:noProof/>
            <w:webHidden/>
          </w:rPr>
          <w:fldChar w:fldCharType="begin"/>
        </w:r>
        <w:r w:rsidR="00B85F92">
          <w:rPr>
            <w:noProof/>
            <w:webHidden/>
          </w:rPr>
          <w:instrText xml:space="preserve"> PAGEREF _Toc119166797 \h </w:instrText>
        </w:r>
        <w:r w:rsidR="00B85F92">
          <w:rPr>
            <w:noProof/>
            <w:webHidden/>
          </w:rPr>
        </w:r>
        <w:r w:rsidR="00B85F92">
          <w:rPr>
            <w:noProof/>
            <w:webHidden/>
          </w:rPr>
          <w:fldChar w:fldCharType="separate"/>
        </w:r>
        <w:r w:rsidR="007808D1">
          <w:rPr>
            <w:noProof/>
            <w:webHidden/>
          </w:rPr>
          <w:t>14</w:t>
        </w:r>
        <w:r w:rsidR="00B85F92">
          <w:rPr>
            <w:noProof/>
            <w:webHidden/>
          </w:rPr>
          <w:fldChar w:fldCharType="end"/>
        </w:r>
      </w:hyperlink>
    </w:p>
    <w:p w14:paraId="304709A4" w14:textId="6F2BCF5E" w:rsidR="00B85F92" w:rsidRDefault="00000000">
      <w:pPr>
        <w:pStyle w:val="TOC3"/>
        <w:tabs>
          <w:tab w:val="left" w:pos="2160"/>
        </w:tabs>
        <w:rPr>
          <w:rFonts w:asciiTheme="minorHAnsi" w:eastAsiaTheme="minorEastAsia" w:hAnsiTheme="minorHAnsi" w:cstheme="minorBidi"/>
          <w:noProof/>
          <w:sz w:val="22"/>
          <w:szCs w:val="22"/>
        </w:rPr>
      </w:pPr>
      <w:hyperlink w:anchor="_Toc119166798" w:history="1">
        <w:r w:rsidR="00B85F92" w:rsidRPr="0050367D">
          <w:rPr>
            <w:rStyle w:val="Hyperlink"/>
            <w:noProof/>
          </w:rPr>
          <w:t>2.3.7</w:t>
        </w:r>
        <w:r w:rsidR="00B85F92">
          <w:rPr>
            <w:rFonts w:asciiTheme="minorHAnsi" w:eastAsiaTheme="minorEastAsia" w:hAnsiTheme="minorHAnsi" w:cstheme="minorBidi"/>
            <w:noProof/>
            <w:sz w:val="22"/>
            <w:szCs w:val="22"/>
          </w:rPr>
          <w:tab/>
        </w:r>
        <w:r w:rsidR="00B85F92" w:rsidRPr="0050367D">
          <w:rPr>
            <w:rStyle w:val="Hyperlink"/>
            <w:noProof/>
          </w:rPr>
          <w:t>Stack Down Node (006)</w:t>
        </w:r>
        <w:r w:rsidR="00B85F92">
          <w:rPr>
            <w:noProof/>
            <w:webHidden/>
          </w:rPr>
          <w:tab/>
        </w:r>
        <w:r w:rsidR="00B85F92">
          <w:rPr>
            <w:noProof/>
            <w:webHidden/>
          </w:rPr>
          <w:fldChar w:fldCharType="begin"/>
        </w:r>
        <w:r w:rsidR="00B85F92">
          <w:rPr>
            <w:noProof/>
            <w:webHidden/>
          </w:rPr>
          <w:instrText xml:space="preserve"> PAGEREF _Toc119166798 \h </w:instrText>
        </w:r>
        <w:r w:rsidR="00B85F92">
          <w:rPr>
            <w:noProof/>
            <w:webHidden/>
          </w:rPr>
        </w:r>
        <w:r w:rsidR="00B85F92">
          <w:rPr>
            <w:noProof/>
            <w:webHidden/>
          </w:rPr>
          <w:fldChar w:fldCharType="separate"/>
        </w:r>
        <w:r w:rsidR="007808D1">
          <w:rPr>
            <w:noProof/>
            <w:webHidden/>
          </w:rPr>
          <w:t>15</w:t>
        </w:r>
        <w:r w:rsidR="00B85F92">
          <w:rPr>
            <w:noProof/>
            <w:webHidden/>
          </w:rPr>
          <w:fldChar w:fldCharType="end"/>
        </w:r>
      </w:hyperlink>
    </w:p>
    <w:p w14:paraId="30499C17" w14:textId="08D011A7" w:rsidR="00B85F92" w:rsidRDefault="00000000">
      <w:pPr>
        <w:pStyle w:val="TOC3"/>
        <w:tabs>
          <w:tab w:val="left" w:pos="2160"/>
        </w:tabs>
        <w:rPr>
          <w:rFonts w:asciiTheme="minorHAnsi" w:eastAsiaTheme="minorEastAsia" w:hAnsiTheme="minorHAnsi" w:cstheme="minorBidi"/>
          <w:noProof/>
          <w:sz w:val="22"/>
          <w:szCs w:val="22"/>
        </w:rPr>
      </w:pPr>
      <w:hyperlink w:anchor="_Toc119166799" w:history="1">
        <w:r w:rsidR="00B85F92" w:rsidRPr="0050367D">
          <w:rPr>
            <w:rStyle w:val="Hyperlink"/>
            <w:noProof/>
          </w:rPr>
          <w:t>2.3.8</w:t>
        </w:r>
        <w:r w:rsidR="00B85F92">
          <w:rPr>
            <w:rFonts w:asciiTheme="minorHAnsi" w:eastAsiaTheme="minorEastAsia" w:hAnsiTheme="minorHAnsi" w:cstheme="minorBidi"/>
            <w:noProof/>
            <w:sz w:val="22"/>
            <w:szCs w:val="22"/>
          </w:rPr>
          <w:tab/>
        </w:r>
        <w:r w:rsidR="00B85F92" w:rsidRPr="0050367D">
          <w:rPr>
            <w:rStyle w:val="Hyperlink"/>
            <w:noProof/>
          </w:rPr>
          <w:t>Stack Up Node (206)</w:t>
        </w:r>
        <w:r w:rsidR="00B85F92">
          <w:rPr>
            <w:noProof/>
            <w:webHidden/>
          </w:rPr>
          <w:tab/>
        </w:r>
        <w:r w:rsidR="00B85F92">
          <w:rPr>
            <w:noProof/>
            <w:webHidden/>
          </w:rPr>
          <w:fldChar w:fldCharType="begin"/>
        </w:r>
        <w:r w:rsidR="00B85F92">
          <w:rPr>
            <w:noProof/>
            <w:webHidden/>
          </w:rPr>
          <w:instrText xml:space="preserve"> PAGEREF _Toc119166799 \h </w:instrText>
        </w:r>
        <w:r w:rsidR="00B85F92">
          <w:rPr>
            <w:noProof/>
            <w:webHidden/>
          </w:rPr>
        </w:r>
        <w:r w:rsidR="00B85F92">
          <w:rPr>
            <w:noProof/>
            <w:webHidden/>
          </w:rPr>
          <w:fldChar w:fldCharType="separate"/>
        </w:r>
        <w:r w:rsidR="007808D1">
          <w:rPr>
            <w:noProof/>
            <w:webHidden/>
          </w:rPr>
          <w:t>15</w:t>
        </w:r>
        <w:r w:rsidR="00B85F92">
          <w:rPr>
            <w:noProof/>
            <w:webHidden/>
          </w:rPr>
          <w:fldChar w:fldCharType="end"/>
        </w:r>
      </w:hyperlink>
    </w:p>
    <w:p w14:paraId="12F5EB16" w14:textId="4A80AEC4" w:rsidR="00B85F92" w:rsidRDefault="00000000">
      <w:pPr>
        <w:pStyle w:val="TOC1"/>
        <w:tabs>
          <w:tab w:val="left" w:pos="2160"/>
        </w:tabs>
        <w:rPr>
          <w:rFonts w:asciiTheme="minorHAnsi" w:eastAsiaTheme="minorEastAsia" w:hAnsiTheme="minorHAnsi" w:cstheme="minorBidi"/>
          <w:b w:val="0"/>
          <w:noProof/>
          <w:color w:val="auto"/>
          <w:sz w:val="22"/>
          <w:szCs w:val="22"/>
        </w:rPr>
      </w:pPr>
      <w:hyperlink w:anchor="_Toc119166800" w:history="1">
        <w:r w:rsidR="00B85F92" w:rsidRPr="0050367D">
          <w:rPr>
            <w:rStyle w:val="Hyperlink"/>
            <w:noProof/>
          </w:rPr>
          <w:t>3.</w:t>
        </w:r>
        <w:r w:rsidR="00B85F92">
          <w:rPr>
            <w:rFonts w:asciiTheme="minorHAnsi" w:eastAsiaTheme="minorEastAsia" w:hAnsiTheme="minorHAnsi" w:cstheme="minorBidi"/>
            <w:b w:val="0"/>
            <w:noProof/>
            <w:color w:val="auto"/>
            <w:sz w:val="22"/>
            <w:szCs w:val="22"/>
          </w:rPr>
          <w:tab/>
        </w:r>
        <w:r w:rsidR="00B85F92" w:rsidRPr="0050367D">
          <w:rPr>
            <w:rStyle w:val="Hyperlink"/>
            <w:noProof/>
          </w:rPr>
          <w:t>polyFORTH Model Differences</w:t>
        </w:r>
        <w:r w:rsidR="00B85F92">
          <w:rPr>
            <w:noProof/>
            <w:webHidden/>
          </w:rPr>
          <w:tab/>
        </w:r>
        <w:r w:rsidR="00B85F92">
          <w:rPr>
            <w:noProof/>
            <w:webHidden/>
          </w:rPr>
          <w:fldChar w:fldCharType="begin"/>
        </w:r>
        <w:r w:rsidR="00B85F92">
          <w:rPr>
            <w:noProof/>
            <w:webHidden/>
          </w:rPr>
          <w:instrText xml:space="preserve"> PAGEREF _Toc119166800 \h </w:instrText>
        </w:r>
        <w:r w:rsidR="00B85F92">
          <w:rPr>
            <w:noProof/>
            <w:webHidden/>
          </w:rPr>
        </w:r>
        <w:r w:rsidR="00B85F92">
          <w:rPr>
            <w:noProof/>
            <w:webHidden/>
          </w:rPr>
          <w:fldChar w:fldCharType="separate"/>
        </w:r>
        <w:r w:rsidR="007808D1">
          <w:rPr>
            <w:noProof/>
            <w:webHidden/>
          </w:rPr>
          <w:t>17</w:t>
        </w:r>
        <w:r w:rsidR="00B85F92">
          <w:rPr>
            <w:noProof/>
            <w:webHidden/>
          </w:rPr>
          <w:fldChar w:fldCharType="end"/>
        </w:r>
      </w:hyperlink>
    </w:p>
    <w:p w14:paraId="7F485E77" w14:textId="0EF80F11"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01" w:history="1">
        <w:r w:rsidR="00B85F92" w:rsidRPr="0050367D">
          <w:rPr>
            <w:rStyle w:val="Hyperlink"/>
            <w:noProof/>
          </w:rPr>
          <w:t>3.1</w:t>
        </w:r>
        <w:r w:rsidR="00B85F92">
          <w:rPr>
            <w:rFonts w:asciiTheme="minorHAnsi" w:eastAsiaTheme="minorEastAsia" w:hAnsiTheme="minorHAnsi" w:cstheme="minorBidi"/>
            <w:b w:val="0"/>
            <w:i w:val="0"/>
            <w:noProof/>
            <w:sz w:val="22"/>
            <w:szCs w:val="22"/>
          </w:rPr>
          <w:tab/>
        </w:r>
        <w:r w:rsidR="00B85F92" w:rsidRPr="0050367D">
          <w:rPr>
            <w:rStyle w:val="Hyperlink"/>
            <w:noProof/>
          </w:rPr>
          <w:t>Chapter 1:  Introduction</w:t>
        </w:r>
        <w:r w:rsidR="00B85F92">
          <w:rPr>
            <w:noProof/>
            <w:webHidden/>
          </w:rPr>
          <w:tab/>
        </w:r>
        <w:r w:rsidR="00B85F92">
          <w:rPr>
            <w:noProof/>
            <w:webHidden/>
          </w:rPr>
          <w:fldChar w:fldCharType="begin"/>
        </w:r>
        <w:r w:rsidR="00B85F92">
          <w:rPr>
            <w:noProof/>
            <w:webHidden/>
          </w:rPr>
          <w:instrText xml:space="preserve"> PAGEREF _Toc119166801 \h </w:instrText>
        </w:r>
        <w:r w:rsidR="00B85F92">
          <w:rPr>
            <w:noProof/>
            <w:webHidden/>
          </w:rPr>
        </w:r>
        <w:r w:rsidR="00B85F92">
          <w:rPr>
            <w:noProof/>
            <w:webHidden/>
          </w:rPr>
          <w:fldChar w:fldCharType="separate"/>
        </w:r>
        <w:r w:rsidR="007808D1">
          <w:rPr>
            <w:noProof/>
            <w:webHidden/>
          </w:rPr>
          <w:t>17</w:t>
        </w:r>
        <w:r w:rsidR="00B85F92">
          <w:rPr>
            <w:noProof/>
            <w:webHidden/>
          </w:rPr>
          <w:fldChar w:fldCharType="end"/>
        </w:r>
      </w:hyperlink>
    </w:p>
    <w:p w14:paraId="165CF345" w14:textId="4B8F57EC" w:rsidR="00B85F92" w:rsidRDefault="00000000">
      <w:pPr>
        <w:pStyle w:val="TOC3"/>
        <w:tabs>
          <w:tab w:val="left" w:pos="2160"/>
        </w:tabs>
        <w:rPr>
          <w:rFonts w:asciiTheme="minorHAnsi" w:eastAsiaTheme="minorEastAsia" w:hAnsiTheme="minorHAnsi" w:cstheme="minorBidi"/>
          <w:noProof/>
          <w:sz w:val="22"/>
          <w:szCs w:val="22"/>
        </w:rPr>
      </w:pPr>
      <w:hyperlink w:anchor="_Toc119166802" w:history="1">
        <w:r w:rsidR="00B85F92" w:rsidRPr="0050367D">
          <w:rPr>
            <w:rStyle w:val="Hyperlink"/>
            <w:noProof/>
          </w:rPr>
          <w:t>3.1.1</w:t>
        </w:r>
        <w:r w:rsidR="00B85F92">
          <w:rPr>
            <w:rFonts w:asciiTheme="minorHAnsi" w:eastAsiaTheme="minorEastAsia" w:hAnsiTheme="minorHAnsi" w:cstheme="minorBidi"/>
            <w:noProof/>
            <w:sz w:val="22"/>
            <w:szCs w:val="22"/>
          </w:rPr>
          <w:tab/>
        </w:r>
        <w:r w:rsidR="00B85F92" w:rsidRPr="0050367D">
          <w:rPr>
            <w:rStyle w:val="Hyperlink"/>
            <w:noProof/>
          </w:rPr>
          <w:t>Forth Language Features</w:t>
        </w:r>
        <w:r w:rsidR="00B85F92">
          <w:rPr>
            <w:noProof/>
            <w:webHidden/>
          </w:rPr>
          <w:tab/>
        </w:r>
        <w:r w:rsidR="00B85F92">
          <w:rPr>
            <w:noProof/>
            <w:webHidden/>
          </w:rPr>
          <w:fldChar w:fldCharType="begin"/>
        </w:r>
        <w:r w:rsidR="00B85F92">
          <w:rPr>
            <w:noProof/>
            <w:webHidden/>
          </w:rPr>
          <w:instrText xml:space="preserve"> PAGEREF _Toc119166802 \h </w:instrText>
        </w:r>
        <w:r w:rsidR="00B85F92">
          <w:rPr>
            <w:noProof/>
            <w:webHidden/>
          </w:rPr>
        </w:r>
        <w:r w:rsidR="00B85F92">
          <w:rPr>
            <w:noProof/>
            <w:webHidden/>
          </w:rPr>
          <w:fldChar w:fldCharType="separate"/>
        </w:r>
        <w:r w:rsidR="007808D1">
          <w:rPr>
            <w:noProof/>
            <w:webHidden/>
          </w:rPr>
          <w:t>17</w:t>
        </w:r>
        <w:r w:rsidR="00B85F92">
          <w:rPr>
            <w:noProof/>
            <w:webHidden/>
          </w:rPr>
          <w:fldChar w:fldCharType="end"/>
        </w:r>
      </w:hyperlink>
    </w:p>
    <w:p w14:paraId="06ED513F" w14:textId="322CF35F" w:rsidR="00B85F92" w:rsidRDefault="00000000">
      <w:pPr>
        <w:pStyle w:val="TOC3"/>
        <w:tabs>
          <w:tab w:val="left" w:pos="2160"/>
        </w:tabs>
        <w:rPr>
          <w:rFonts w:asciiTheme="minorHAnsi" w:eastAsiaTheme="minorEastAsia" w:hAnsiTheme="minorHAnsi" w:cstheme="minorBidi"/>
          <w:noProof/>
          <w:sz w:val="22"/>
          <w:szCs w:val="22"/>
        </w:rPr>
      </w:pPr>
      <w:hyperlink w:anchor="_Toc119166803" w:history="1">
        <w:r w:rsidR="00B85F92" w:rsidRPr="0050367D">
          <w:rPr>
            <w:rStyle w:val="Hyperlink"/>
            <w:noProof/>
          </w:rPr>
          <w:t>3.1.2</w:t>
        </w:r>
        <w:r w:rsidR="00B85F92">
          <w:rPr>
            <w:rFonts w:asciiTheme="minorHAnsi" w:eastAsiaTheme="minorEastAsia" w:hAnsiTheme="minorHAnsi" w:cstheme="minorBidi"/>
            <w:noProof/>
            <w:sz w:val="22"/>
            <w:szCs w:val="22"/>
          </w:rPr>
          <w:tab/>
        </w:r>
        <w:r w:rsidR="00B85F92" w:rsidRPr="0050367D">
          <w:rPr>
            <w:rStyle w:val="Hyperlink"/>
            <w:noProof/>
          </w:rPr>
          <w:t>polyFORTH Operating System Features</w:t>
        </w:r>
        <w:r w:rsidR="00B85F92">
          <w:rPr>
            <w:noProof/>
            <w:webHidden/>
          </w:rPr>
          <w:tab/>
        </w:r>
        <w:r w:rsidR="00B85F92">
          <w:rPr>
            <w:noProof/>
            <w:webHidden/>
          </w:rPr>
          <w:fldChar w:fldCharType="begin"/>
        </w:r>
        <w:r w:rsidR="00B85F92">
          <w:rPr>
            <w:noProof/>
            <w:webHidden/>
          </w:rPr>
          <w:instrText xml:space="preserve"> PAGEREF _Toc119166803 \h </w:instrText>
        </w:r>
        <w:r w:rsidR="00B85F92">
          <w:rPr>
            <w:noProof/>
            <w:webHidden/>
          </w:rPr>
        </w:r>
        <w:r w:rsidR="00B85F92">
          <w:rPr>
            <w:noProof/>
            <w:webHidden/>
          </w:rPr>
          <w:fldChar w:fldCharType="separate"/>
        </w:r>
        <w:r w:rsidR="007808D1">
          <w:rPr>
            <w:noProof/>
            <w:webHidden/>
          </w:rPr>
          <w:t>17</w:t>
        </w:r>
        <w:r w:rsidR="00B85F92">
          <w:rPr>
            <w:noProof/>
            <w:webHidden/>
          </w:rPr>
          <w:fldChar w:fldCharType="end"/>
        </w:r>
      </w:hyperlink>
    </w:p>
    <w:p w14:paraId="595293AF" w14:textId="5829B6EC" w:rsidR="00B85F92" w:rsidRDefault="00000000">
      <w:pPr>
        <w:pStyle w:val="TOC3"/>
        <w:tabs>
          <w:tab w:val="left" w:pos="2160"/>
        </w:tabs>
        <w:rPr>
          <w:rFonts w:asciiTheme="minorHAnsi" w:eastAsiaTheme="minorEastAsia" w:hAnsiTheme="minorHAnsi" w:cstheme="minorBidi"/>
          <w:noProof/>
          <w:sz w:val="22"/>
          <w:szCs w:val="22"/>
        </w:rPr>
      </w:pPr>
      <w:hyperlink w:anchor="_Toc119166804" w:history="1">
        <w:r w:rsidR="00B85F92" w:rsidRPr="0050367D">
          <w:rPr>
            <w:rStyle w:val="Hyperlink"/>
            <w:noProof/>
          </w:rPr>
          <w:t>3.1.3</w:t>
        </w:r>
        <w:r w:rsidR="00B85F92">
          <w:rPr>
            <w:rFonts w:asciiTheme="minorHAnsi" w:eastAsiaTheme="minorEastAsia" w:hAnsiTheme="minorHAnsi" w:cstheme="minorBidi"/>
            <w:noProof/>
            <w:sz w:val="22"/>
            <w:szCs w:val="22"/>
          </w:rPr>
          <w:tab/>
        </w:r>
        <w:r w:rsidR="00B85F92" w:rsidRPr="0050367D">
          <w:rPr>
            <w:rStyle w:val="Hyperlink"/>
            <w:noProof/>
          </w:rPr>
          <w:t>The polyFORTH Assembler</w:t>
        </w:r>
        <w:r w:rsidR="00B85F92">
          <w:rPr>
            <w:noProof/>
            <w:webHidden/>
          </w:rPr>
          <w:tab/>
        </w:r>
        <w:r w:rsidR="00B85F92">
          <w:rPr>
            <w:noProof/>
            <w:webHidden/>
          </w:rPr>
          <w:fldChar w:fldCharType="begin"/>
        </w:r>
        <w:r w:rsidR="00B85F92">
          <w:rPr>
            <w:noProof/>
            <w:webHidden/>
          </w:rPr>
          <w:instrText xml:space="preserve"> PAGEREF _Toc119166804 \h </w:instrText>
        </w:r>
        <w:r w:rsidR="00B85F92">
          <w:rPr>
            <w:noProof/>
            <w:webHidden/>
          </w:rPr>
        </w:r>
        <w:r w:rsidR="00B85F92">
          <w:rPr>
            <w:noProof/>
            <w:webHidden/>
          </w:rPr>
          <w:fldChar w:fldCharType="separate"/>
        </w:r>
        <w:r w:rsidR="007808D1">
          <w:rPr>
            <w:noProof/>
            <w:webHidden/>
          </w:rPr>
          <w:t>18</w:t>
        </w:r>
        <w:r w:rsidR="00B85F92">
          <w:rPr>
            <w:noProof/>
            <w:webHidden/>
          </w:rPr>
          <w:fldChar w:fldCharType="end"/>
        </w:r>
      </w:hyperlink>
    </w:p>
    <w:p w14:paraId="4FF88A72" w14:textId="7313F858" w:rsidR="00B85F92" w:rsidRDefault="00000000">
      <w:pPr>
        <w:pStyle w:val="TOC3"/>
        <w:tabs>
          <w:tab w:val="left" w:pos="2160"/>
        </w:tabs>
        <w:rPr>
          <w:rFonts w:asciiTheme="minorHAnsi" w:eastAsiaTheme="minorEastAsia" w:hAnsiTheme="minorHAnsi" w:cstheme="minorBidi"/>
          <w:noProof/>
          <w:sz w:val="22"/>
          <w:szCs w:val="22"/>
        </w:rPr>
      </w:pPr>
      <w:hyperlink w:anchor="_Toc119166805" w:history="1">
        <w:r w:rsidR="00B85F92" w:rsidRPr="0050367D">
          <w:rPr>
            <w:rStyle w:val="Hyperlink"/>
            <w:noProof/>
          </w:rPr>
          <w:t>3.1.4</w:t>
        </w:r>
        <w:r w:rsidR="00B85F92">
          <w:rPr>
            <w:rFonts w:asciiTheme="minorHAnsi" w:eastAsiaTheme="minorEastAsia" w:hAnsiTheme="minorHAnsi" w:cstheme="minorBidi"/>
            <w:noProof/>
            <w:sz w:val="22"/>
            <w:szCs w:val="22"/>
          </w:rPr>
          <w:tab/>
        </w:r>
        <w:r w:rsidR="00B85F92" w:rsidRPr="0050367D">
          <w:rPr>
            <w:rStyle w:val="Hyperlink"/>
            <w:noProof/>
          </w:rPr>
          <w:t>System Configuration and Electives</w:t>
        </w:r>
        <w:r w:rsidR="00B85F92">
          <w:rPr>
            <w:noProof/>
            <w:webHidden/>
          </w:rPr>
          <w:tab/>
        </w:r>
        <w:r w:rsidR="00B85F92">
          <w:rPr>
            <w:noProof/>
            <w:webHidden/>
          </w:rPr>
          <w:fldChar w:fldCharType="begin"/>
        </w:r>
        <w:r w:rsidR="00B85F92">
          <w:rPr>
            <w:noProof/>
            <w:webHidden/>
          </w:rPr>
          <w:instrText xml:space="preserve"> PAGEREF _Toc119166805 \h </w:instrText>
        </w:r>
        <w:r w:rsidR="00B85F92">
          <w:rPr>
            <w:noProof/>
            <w:webHidden/>
          </w:rPr>
        </w:r>
        <w:r w:rsidR="00B85F92">
          <w:rPr>
            <w:noProof/>
            <w:webHidden/>
          </w:rPr>
          <w:fldChar w:fldCharType="separate"/>
        </w:r>
        <w:r w:rsidR="007808D1">
          <w:rPr>
            <w:noProof/>
            <w:webHidden/>
          </w:rPr>
          <w:t>18</w:t>
        </w:r>
        <w:r w:rsidR="00B85F92">
          <w:rPr>
            <w:noProof/>
            <w:webHidden/>
          </w:rPr>
          <w:fldChar w:fldCharType="end"/>
        </w:r>
      </w:hyperlink>
    </w:p>
    <w:p w14:paraId="0CE42A82" w14:textId="7676FD6C" w:rsidR="00B85F92" w:rsidRDefault="00000000">
      <w:pPr>
        <w:pStyle w:val="TOC3"/>
        <w:tabs>
          <w:tab w:val="left" w:pos="2160"/>
        </w:tabs>
        <w:rPr>
          <w:rFonts w:asciiTheme="minorHAnsi" w:eastAsiaTheme="minorEastAsia" w:hAnsiTheme="minorHAnsi" w:cstheme="minorBidi"/>
          <w:noProof/>
          <w:sz w:val="22"/>
          <w:szCs w:val="22"/>
        </w:rPr>
      </w:pPr>
      <w:hyperlink w:anchor="_Toc119166806" w:history="1">
        <w:r w:rsidR="00B85F92" w:rsidRPr="0050367D">
          <w:rPr>
            <w:rStyle w:val="Hyperlink"/>
            <w:noProof/>
          </w:rPr>
          <w:t>3.1.5</w:t>
        </w:r>
        <w:r w:rsidR="00B85F92">
          <w:rPr>
            <w:rFonts w:asciiTheme="minorHAnsi" w:eastAsiaTheme="minorEastAsia" w:hAnsiTheme="minorHAnsi" w:cstheme="minorBidi"/>
            <w:noProof/>
            <w:sz w:val="22"/>
            <w:szCs w:val="22"/>
          </w:rPr>
          <w:tab/>
        </w:r>
        <w:r w:rsidR="00B85F92" w:rsidRPr="0050367D">
          <w:rPr>
            <w:rStyle w:val="Hyperlink"/>
            <w:noProof/>
          </w:rPr>
          <w:t>Documentation and Source Management Facilities</w:t>
        </w:r>
        <w:r w:rsidR="00B85F92">
          <w:rPr>
            <w:noProof/>
            <w:webHidden/>
          </w:rPr>
          <w:tab/>
        </w:r>
        <w:r w:rsidR="00B85F92">
          <w:rPr>
            <w:noProof/>
            <w:webHidden/>
          </w:rPr>
          <w:fldChar w:fldCharType="begin"/>
        </w:r>
        <w:r w:rsidR="00B85F92">
          <w:rPr>
            <w:noProof/>
            <w:webHidden/>
          </w:rPr>
          <w:instrText xml:space="preserve"> PAGEREF _Toc119166806 \h </w:instrText>
        </w:r>
        <w:r w:rsidR="00B85F92">
          <w:rPr>
            <w:noProof/>
            <w:webHidden/>
          </w:rPr>
        </w:r>
        <w:r w:rsidR="00B85F92">
          <w:rPr>
            <w:noProof/>
            <w:webHidden/>
          </w:rPr>
          <w:fldChar w:fldCharType="separate"/>
        </w:r>
        <w:r w:rsidR="007808D1">
          <w:rPr>
            <w:noProof/>
            <w:webHidden/>
          </w:rPr>
          <w:t>18</w:t>
        </w:r>
        <w:r w:rsidR="00B85F92">
          <w:rPr>
            <w:noProof/>
            <w:webHidden/>
          </w:rPr>
          <w:fldChar w:fldCharType="end"/>
        </w:r>
      </w:hyperlink>
    </w:p>
    <w:p w14:paraId="283F70B4" w14:textId="678B8228"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07" w:history="1">
        <w:r w:rsidR="00B85F92" w:rsidRPr="0050367D">
          <w:rPr>
            <w:rStyle w:val="Hyperlink"/>
            <w:noProof/>
          </w:rPr>
          <w:t>3.2</w:t>
        </w:r>
        <w:r w:rsidR="00B85F92">
          <w:rPr>
            <w:rFonts w:asciiTheme="minorHAnsi" w:eastAsiaTheme="minorEastAsia" w:hAnsiTheme="minorHAnsi" w:cstheme="minorBidi"/>
            <w:b w:val="0"/>
            <w:i w:val="0"/>
            <w:noProof/>
            <w:sz w:val="22"/>
            <w:szCs w:val="22"/>
          </w:rPr>
          <w:tab/>
        </w:r>
        <w:r w:rsidR="00B85F92" w:rsidRPr="0050367D">
          <w:rPr>
            <w:rStyle w:val="Hyperlink"/>
            <w:noProof/>
          </w:rPr>
          <w:t>Chapter 2:  Basic Forth Vocabulary</w:t>
        </w:r>
        <w:r w:rsidR="00B85F92">
          <w:rPr>
            <w:noProof/>
            <w:webHidden/>
          </w:rPr>
          <w:tab/>
        </w:r>
        <w:r w:rsidR="00B85F92">
          <w:rPr>
            <w:noProof/>
            <w:webHidden/>
          </w:rPr>
          <w:fldChar w:fldCharType="begin"/>
        </w:r>
        <w:r w:rsidR="00B85F92">
          <w:rPr>
            <w:noProof/>
            <w:webHidden/>
          </w:rPr>
          <w:instrText xml:space="preserve"> PAGEREF _Toc119166807 \h </w:instrText>
        </w:r>
        <w:r w:rsidR="00B85F92">
          <w:rPr>
            <w:noProof/>
            <w:webHidden/>
          </w:rPr>
        </w:r>
        <w:r w:rsidR="00B85F92">
          <w:rPr>
            <w:noProof/>
            <w:webHidden/>
          </w:rPr>
          <w:fldChar w:fldCharType="separate"/>
        </w:r>
        <w:r w:rsidR="007808D1">
          <w:rPr>
            <w:noProof/>
            <w:webHidden/>
          </w:rPr>
          <w:t>19</w:t>
        </w:r>
        <w:r w:rsidR="00B85F92">
          <w:rPr>
            <w:noProof/>
            <w:webHidden/>
          </w:rPr>
          <w:fldChar w:fldCharType="end"/>
        </w:r>
      </w:hyperlink>
    </w:p>
    <w:p w14:paraId="24D37B10" w14:textId="0889210A" w:rsidR="00B85F92" w:rsidRDefault="00000000">
      <w:pPr>
        <w:pStyle w:val="TOC3"/>
        <w:tabs>
          <w:tab w:val="left" w:pos="2160"/>
        </w:tabs>
        <w:rPr>
          <w:rFonts w:asciiTheme="minorHAnsi" w:eastAsiaTheme="minorEastAsia" w:hAnsiTheme="minorHAnsi" w:cstheme="minorBidi"/>
          <w:noProof/>
          <w:sz w:val="22"/>
          <w:szCs w:val="22"/>
        </w:rPr>
      </w:pPr>
      <w:hyperlink w:anchor="_Toc119166808" w:history="1">
        <w:r w:rsidR="00B85F92" w:rsidRPr="0050367D">
          <w:rPr>
            <w:rStyle w:val="Hyperlink"/>
            <w:noProof/>
          </w:rPr>
          <w:t>3.2.1</w:t>
        </w:r>
        <w:r w:rsidR="00B85F92">
          <w:rPr>
            <w:rFonts w:asciiTheme="minorHAnsi" w:eastAsiaTheme="minorEastAsia" w:hAnsiTheme="minorHAnsi" w:cstheme="minorBidi"/>
            <w:noProof/>
            <w:sz w:val="22"/>
            <w:szCs w:val="22"/>
          </w:rPr>
          <w:tab/>
        </w:r>
        <w:r w:rsidR="00B85F92" w:rsidRPr="0050367D">
          <w:rPr>
            <w:rStyle w:val="Hyperlink"/>
            <w:noProof/>
          </w:rPr>
          <w:t>Stack Operations</w:t>
        </w:r>
        <w:r w:rsidR="00B85F92">
          <w:rPr>
            <w:noProof/>
            <w:webHidden/>
          </w:rPr>
          <w:tab/>
        </w:r>
        <w:r w:rsidR="00B85F92">
          <w:rPr>
            <w:noProof/>
            <w:webHidden/>
          </w:rPr>
          <w:fldChar w:fldCharType="begin"/>
        </w:r>
        <w:r w:rsidR="00B85F92">
          <w:rPr>
            <w:noProof/>
            <w:webHidden/>
          </w:rPr>
          <w:instrText xml:space="preserve"> PAGEREF _Toc119166808 \h </w:instrText>
        </w:r>
        <w:r w:rsidR="00B85F92">
          <w:rPr>
            <w:noProof/>
            <w:webHidden/>
          </w:rPr>
        </w:r>
        <w:r w:rsidR="00B85F92">
          <w:rPr>
            <w:noProof/>
            <w:webHidden/>
          </w:rPr>
          <w:fldChar w:fldCharType="separate"/>
        </w:r>
        <w:r w:rsidR="007808D1">
          <w:rPr>
            <w:noProof/>
            <w:webHidden/>
          </w:rPr>
          <w:t>19</w:t>
        </w:r>
        <w:r w:rsidR="00B85F92">
          <w:rPr>
            <w:noProof/>
            <w:webHidden/>
          </w:rPr>
          <w:fldChar w:fldCharType="end"/>
        </w:r>
      </w:hyperlink>
    </w:p>
    <w:p w14:paraId="6024EE33" w14:textId="1974C3A0" w:rsidR="00B85F92" w:rsidRDefault="00000000">
      <w:pPr>
        <w:pStyle w:val="TOC3"/>
        <w:tabs>
          <w:tab w:val="left" w:pos="2160"/>
        </w:tabs>
        <w:rPr>
          <w:rFonts w:asciiTheme="minorHAnsi" w:eastAsiaTheme="minorEastAsia" w:hAnsiTheme="minorHAnsi" w:cstheme="minorBidi"/>
          <w:noProof/>
          <w:sz w:val="22"/>
          <w:szCs w:val="22"/>
        </w:rPr>
      </w:pPr>
      <w:hyperlink w:anchor="_Toc119166809" w:history="1">
        <w:r w:rsidR="00B85F92" w:rsidRPr="0050367D">
          <w:rPr>
            <w:rStyle w:val="Hyperlink"/>
            <w:noProof/>
          </w:rPr>
          <w:t>3.2.2</w:t>
        </w:r>
        <w:r w:rsidR="00B85F92">
          <w:rPr>
            <w:rFonts w:asciiTheme="minorHAnsi" w:eastAsiaTheme="minorEastAsia" w:hAnsiTheme="minorHAnsi" w:cstheme="minorBidi"/>
            <w:noProof/>
            <w:sz w:val="22"/>
            <w:szCs w:val="22"/>
          </w:rPr>
          <w:tab/>
        </w:r>
        <w:r w:rsidR="00B85F92" w:rsidRPr="0050367D">
          <w:rPr>
            <w:rStyle w:val="Hyperlink"/>
            <w:noProof/>
          </w:rPr>
          <w:t>Arithmetic and Logical Operations</w:t>
        </w:r>
        <w:r w:rsidR="00B85F92">
          <w:rPr>
            <w:noProof/>
            <w:webHidden/>
          </w:rPr>
          <w:tab/>
        </w:r>
        <w:r w:rsidR="00B85F92">
          <w:rPr>
            <w:noProof/>
            <w:webHidden/>
          </w:rPr>
          <w:fldChar w:fldCharType="begin"/>
        </w:r>
        <w:r w:rsidR="00B85F92">
          <w:rPr>
            <w:noProof/>
            <w:webHidden/>
          </w:rPr>
          <w:instrText xml:space="preserve"> PAGEREF _Toc119166809 \h </w:instrText>
        </w:r>
        <w:r w:rsidR="00B85F92">
          <w:rPr>
            <w:noProof/>
            <w:webHidden/>
          </w:rPr>
        </w:r>
        <w:r w:rsidR="00B85F92">
          <w:rPr>
            <w:noProof/>
            <w:webHidden/>
          </w:rPr>
          <w:fldChar w:fldCharType="separate"/>
        </w:r>
        <w:r w:rsidR="007808D1">
          <w:rPr>
            <w:noProof/>
            <w:webHidden/>
          </w:rPr>
          <w:t>19</w:t>
        </w:r>
        <w:r w:rsidR="00B85F92">
          <w:rPr>
            <w:noProof/>
            <w:webHidden/>
          </w:rPr>
          <w:fldChar w:fldCharType="end"/>
        </w:r>
      </w:hyperlink>
    </w:p>
    <w:p w14:paraId="03D30F1F" w14:textId="1752D36A" w:rsidR="00B85F92" w:rsidRDefault="00000000">
      <w:pPr>
        <w:pStyle w:val="TOC3"/>
        <w:tabs>
          <w:tab w:val="left" w:pos="2160"/>
        </w:tabs>
        <w:rPr>
          <w:rFonts w:asciiTheme="minorHAnsi" w:eastAsiaTheme="minorEastAsia" w:hAnsiTheme="minorHAnsi" w:cstheme="minorBidi"/>
          <w:noProof/>
          <w:sz w:val="22"/>
          <w:szCs w:val="22"/>
        </w:rPr>
      </w:pPr>
      <w:hyperlink w:anchor="_Toc119166810" w:history="1">
        <w:r w:rsidR="00B85F92" w:rsidRPr="0050367D">
          <w:rPr>
            <w:rStyle w:val="Hyperlink"/>
            <w:noProof/>
          </w:rPr>
          <w:t>3.2.3</w:t>
        </w:r>
        <w:r w:rsidR="00B85F92">
          <w:rPr>
            <w:rFonts w:asciiTheme="minorHAnsi" w:eastAsiaTheme="minorEastAsia" w:hAnsiTheme="minorHAnsi" w:cstheme="minorBidi"/>
            <w:noProof/>
            <w:sz w:val="22"/>
            <w:szCs w:val="22"/>
          </w:rPr>
          <w:tab/>
        </w:r>
        <w:r w:rsidR="00B85F92" w:rsidRPr="0050367D">
          <w:rPr>
            <w:rStyle w:val="Hyperlink"/>
            <w:noProof/>
          </w:rPr>
          <w:t>Character and String Operations</w:t>
        </w:r>
        <w:r w:rsidR="00B85F92">
          <w:rPr>
            <w:noProof/>
            <w:webHidden/>
          </w:rPr>
          <w:tab/>
        </w:r>
        <w:r w:rsidR="00B85F92">
          <w:rPr>
            <w:noProof/>
            <w:webHidden/>
          </w:rPr>
          <w:fldChar w:fldCharType="begin"/>
        </w:r>
        <w:r w:rsidR="00B85F92">
          <w:rPr>
            <w:noProof/>
            <w:webHidden/>
          </w:rPr>
          <w:instrText xml:space="preserve"> PAGEREF _Toc119166810 \h </w:instrText>
        </w:r>
        <w:r w:rsidR="00B85F92">
          <w:rPr>
            <w:noProof/>
            <w:webHidden/>
          </w:rPr>
        </w:r>
        <w:r w:rsidR="00B85F92">
          <w:rPr>
            <w:noProof/>
            <w:webHidden/>
          </w:rPr>
          <w:fldChar w:fldCharType="separate"/>
        </w:r>
        <w:r w:rsidR="007808D1">
          <w:rPr>
            <w:noProof/>
            <w:webHidden/>
          </w:rPr>
          <w:t>19</w:t>
        </w:r>
        <w:r w:rsidR="00B85F92">
          <w:rPr>
            <w:noProof/>
            <w:webHidden/>
          </w:rPr>
          <w:fldChar w:fldCharType="end"/>
        </w:r>
      </w:hyperlink>
    </w:p>
    <w:p w14:paraId="52F7BDA6" w14:textId="148A2C58" w:rsidR="00B85F92" w:rsidRDefault="00000000">
      <w:pPr>
        <w:pStyle w:val="TOC3"/>
        <w:tabs>
          <w:tab w:val="left" w:pos="2160"/>
        </w:tabs>
        <w:rPr>
          <w:rFonts w:asciiTheme="minorHAnsi" w:eastAsiaTheme="minorEastAsia" w:hAnsiTheme="minorHAnsi" w:cstheme="minorBidi"/>
          <w:noProof/>
          <w:sz w:val="22"/>
          <w:szCs w:val="22"/>
        </w:rPr>
      </w:pPr>
      <w:hyperlink w:anchor="_Toc119166811" w:history="1">
        <w:r w:rsidR="00B85F92" w:rsidRPr="0050367D">
          <w:rPr>
            <w:rStyle w:val="Hyperlink"/>
            <w:noProof/>
          </w:rPr>
          <w:t>3.2.4</w:t>
        </w:r>
        <w:r w:rsidR="00B85F92">
          <w:rPr>
            <w:rFonts w:asciiTheme="minorHAnsi" w:eastAsiaTheme="minorEastAsia" w:hAnsiTheme="minorHAnsi" w:cstheme="minorBidi"/>
            <w:noProof/>
            <w:sz w:val="22"/>
            <w:szCs w:val="22"/>
          </w:rPr>
          <w:tab/>
        </w:r>
        <w:r w:rsidR="00B85F92" w:rsidRPr="0050367D">
          <w:rPr>
            <w:rStyle w:val="Hyperlink"/>
            <w:noProof/>
          </w:rPr>
          <w:t>Program Structures</w:t>
        </w:r>
        <w:r w:rsidR="00B85F92">
          <w:rPr>
            <w:noProof/>
            <w:webHidden/>
          </w:rPr>
          <w:tab/>
        </w:r>
        <w:r w:rsidR="00B85F92">
          <w:rPr>
            <w:noProof/>
            <w:webHidden/>
          </w:rPr>
          <w:fldChar w:fldCharType="begin"/>
        </w:r>
        <w:r w:rsidR="00B85F92">
          <w:rPr>
            <w:noProof/>
            <w:webHidden/>
          </w:rPr>
          <w:instrText xml:space="preserve"> PAGEREF _Toc119166811 \h </w:instrText>
        </w:r>
        <w:r w:rsidR="00B85F92">
          <w:rPr>
            <w:noProof/>
            <w:webHidden/>
          </w:rPr>
        </w:r>
        <w:r w:rsidR="00B85F92">
          <w:rPr>
            <w:noProof/>
            <w:webHidden/>
          </w:rPr>
          <w:fldChar w:fldCharType="separate"/>
        </w:r>
        <w:r w:rsidR="007808D1">
          <w:rPr>
            <w:noProof/>
            <w:webHidden/>
          </w:rPr>
          <w:t>19</w:t>
        </w:r>
        <w:r w:rsidR="00B85F92">
          <w:rPr>
            <w:noProof/>
            <w:webHidden/>
          </w:rPr>
          <w:fldChar w:fldCharType="end"/>
        </w:r>
      </w:hyperlink>
    </w:p>
    <w:p w14:paraId="05337BA6" w14:textId="437D5B16" w:rsidR="00B85F92" w:rsidRDefault="00000000">
      <w:pPr>
        <w:pStyle w:val="TOC3"/>
        <w:tabs>
          <w:tab w:val="left" w:pos="2160"/>
        </w:tabs>
        <w:rPr>
          <w:rFonts w:asciiTheme="minorHAnsi" w:eastAsiaTheme="minorEastAsia" w:hAnsiTheme="minorHAnsi" w:cstheme="minorBidi"/>
          <w:noProof/>
          <w:sz w:val="22"/>
          <w:szCs w:val="22"/>
        </w:rPr>
      </w:pPr>
      <w:hyperlink w:anchor="_Toc119166812" w:history="1">
        <w:r w:rsidR="00B85F92" w:rsidRPr="0050367D">
          <w:rPr>
            <w:rStyle w:val="Hyperlink"/>
            <w:noProof/>
          </w:rPr>
          <w:t>3.2.5</w:t>
        </w:r>
        <w:r w:rsidR="00B85F92">
          <w:rPr>
            <w:rFonts w:asciiTheme="minorHAnsi" w:eastAsiaTheme="minorEastAsia" w:hAnsiTheme="minorHAnsi" w:cstheme="minorBidi"/>
            <w:noProof/>
            <w:sz w:val="22"/>
            <w:szCs w:val="22"/>
          </w:rPr>
          <w:tab/>
        </w:r>
        <w:r w:rsidR="00B85F92" w:rsidRPr="0050367D">
          <w:rPr>
            <w:rStyle w:val="Hyperlink"/>
            <w:noProof/>
          </w:rPr>
          <w:t>Interpreter and Compiler Details</w:t>
        </w:r>
        <w:r w:rsidR="00B85F92">
          <w:rPr>
            <w:noProof/>
            <w:webHidden/>
          </w:rPr>
          <w:tab/>
        </w:r>
        <w:r w:rsidR="00B85F92">
          <w:rPr>
            <w:noProof/>
            <w:webHidden/>
          </w:rPr>
          <w:fldChar w:fldCharType="begin"/>
        </w:r>
        <w:r w:rsidR="00B85F92">
          <w:rPr>
            <w:noProof/>
            <w:webHidden/>
          </w:rPr>
          <w:instrText xml:space="preserve"> PAGEREF _Toc119166812 \h </w:instrText>
        </w:r>
        <w:r w:rsidR="00B85F92">
          <w:rPr>
            <w:noProof/>
            <w:webHidden/>
          </w:rPr>
        </w:r>
        <w:r w:rsidR="00B85F92">
          <w:rPr>
            <w:noProof/>
            <w:webHidden/>
          </w:rPr>
          <w:fldChar w:fldCharType="separate"/>
        </w:r>
        <w:r w:rsidR="007808D1">
          <w:rPr>
            <w:noProof/>
            <w:webHidden/>
          </w:rPr>
          <w:t>20</w:t>
        </w:r>
        <w:r w:rsidR="00B85F92">
          <w:rPr>
            <w:noProof/>
            <w:webHidden/>
          </w:rPr>
          <w:fldChar w:fldCharType="end"/>
        </w:r>
      </w:hyperlink>
    </w:p>
    <w:p w14:paraId="231B49D3" w14:textId="416C0059" w:rsidR="00B85F92" w:rsidRDefault="00000000">
      <w:pPr>
        <w:pStyle w:val="TOC3"/>
        <w:tabs>
          <w:tab w:val="left" w:pos="2160"/>
        </w:tabs>
        <w:rPr>
          <w:rFonts w:asciiTheme="minorHAnsi" w:eastAsiaTheme="minorEastAsia" w:hAnsiTheme="minorHAnsi" w:cstheme="minorBidi"/>
          <w:noProof/>
          <w:sz w:val="22"/>
          <w:szCs w:val="22"/>
        </w:rPr>
      </w:pPr>
      <w:hyperlink w:anchor="_Toc119166813" w:history="1">
        <w:r w:rsidR="00B85F92" w:rsidRPr="0050367D">
          <w:rPr>
            <w:rStyle w:val="Hyperlink"/>
            <w:noProof/>
          </w:rPr>
          <w:t>3.2.6</w:t>
        </w:r>
        <w:r w:rsidR="00B85F92">
          <w:rPr>
            <w:rFonts w:asciiTheme="minorHAnsi" w:eastAsiaTheme="minorEastAsia" w:hAnsiTheme="minorHAnsi" w:cstheme="minorBidi"/>
            <w:noProof/>
            <w:sz w:val="22"/>
            <w:szCs w:val="22"/>
          </w:rPr>
          <w:tab/>
        </w:r>
        <w:r w:rsidR="00B85F92" w:rsidRPr="0050367D">
          <w:rPr>
            <w:rStyle w:val="Hyperlink"/>
            <w:noProof/>
          </w:rPr>
          <w:t>Capsules</w:t>
        </w:r>
        <w:r w:rsidR="00B85F92">
          <w:rPr>
            <w:noProof/>
            <w:webHidden/>
          </w:rPr>
          <w:tab/>
        </w:r>
        <w:r w:rsidR="00B85F92">
          <w:rPr>
            <w:noProof/>
            <w:webHidden/>
          </w:rPr>
          <w:fldChar w:fldCharType="begin"/>
        </w:r>
        <w:r w:rsidR="00B85F92">
          <w:rPr>
            <w:noProof/>
            <w:webHidden/>
          </w:rPr>
          <w:instrText xml:space="preserve"> PAGEREF _Toc119166813 \h </w:instrText>
        </w:r>
        <w:r w:rsidR="00B85F92">
          <w:rPr>
            <w:noProof/>
            <w:webHidden/>
          </w:rPr>
        </w:r>
        <w:r w:rsidR="00B85F92">
          <w:rPr>
            <w:noProof/>
            <w:webHidden/>
          </w:rPr>
          <w:fldChar w:fldCharType="separate"/>
        </w:r>
        <w:r w:rsidR="007808D1">
          <w:rPr>
            <w:noProof/>
            <w:webHidden/>
          </w:rPr>
          <w:t>20</w:t>
        </w:r>
        <w:r w:rsidR="00B85F92">
          <w:rPr>
            <w:noProof/>
            <w:webHidden/>
          </w:rPr>
          <w:fldChar w:fldCharType="end"/>
        </w:r>
      </w:hyperlink>
    </w:p>
    <w:p w14:paraId="68EBF82B" w14:textId="706BDAB0"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14" w:history="1">
        <w:r w:rsidR="00B85F92" w:rsidRPr="0050367D">
          <w:rPr>
            <w:rStyle w:val="Hyperlink"/>
            <w:noProof/>
          </w:rPr>
          <w:t>3.3</w:t>
        </w:r>
        <w:r w:rsidR="00B85F92">
          <w:rPr>
            <w:rFonts w:asciiTheme="minorHAnsi" w:eastAsiaTheme="minorEastAsia" w:hAnsiTheme="minorHAnsi" w:cstheme="minorBidi"/>
            <w:b w:val="0"/>
            <w:i w:val="0"/>
            <w:noProof/>
            <w:sz w:val="22"/>
            <w:szCs w:val="22"/>
          </w:rPr>
          <w:tab/>
        </w:r>
        <w:r w:rsidR="00B85F92" w:rsidRPr="0050367D">
          <w:rPr>
            <w:rStyle w:val="Hyperlink"/>
            <w:noProof/>
          </w:rPr>
          <w:t>Chapter 3:  System Functions</w:t>
        </w:r>
        <w:r w:rsidR="00B85F92">
          <w:rPr>
            <w:noProof/>
            <w:webHidden/>
          </w:rPr>
          <w:tab/>
        </w:r>
        <w:r w:rsidR="00B85F92">
          <w:rPr>
            <w:noProof/>
            <w:webHidden/>
          </w:rPr>
          <w:fldChar w:fldCharType="begin"/>
        </w:r>
        <w:r w:rsidR="00B85F92">
          <w:rPr>
            <w:noProof/>
            <w:webHidden/>
          </w:rPr>
          <w:instrText xml:space="preserve"> PAGEREF _Toc119166814 \h </w:instrText>
        </w:r>
        <w:r w:rsidR="00B85F92">
          <w:rPr>
            <w:noProof/>
            <w:webHidden/>
          </w:rPr>
        </w:r>
        <w:r w:rsidR="00B85F92">
          <w:rPr>
            <w:noProof/>
            <w:webHidden/>
          </w:rPr>
          <w:fldChar w:fldCharType="separate"/>
        </w:r>
        <w:r w:rsidR="007808D1">
          <w:rPr>
            <w:noProof/>
            <w:webHidden/>
          </w:rPr>
          <w:t>20</w:t>
        </w:r>
        <w:r w:rsidR="00B85F92">
          <w:rPr>
            <w:noProof/>
            <w:webHidden/>
          </w:rPr>
          <w:fldChar w:fldCharType="end"/>
        </w:r>
      </w:hyperlink>
    </w:p>
    <w:p w14:paraId="3F9C85A1" w14:textId="5A600AE9" w:rsidR="00B85F92" w:rsidRDefault="00000000">
      <w:pPr>
        <w:pStyle w:val="TOC3"/>
        <w:tabs>
          <w:tab w:val="left" w:pos="2160"/>
        </w:tabs>
        <w:rPr>
          <w:rFonts w:asciiTheme="minorHAnsi" w:eastAsiaTheme="minorEastAsia" w:hAnsiTheme="minorHAnsi" w:cstheme="minorBidi"/>
          <w:noProof/>
          <w:sz w:val="22"/>
          <w:szCs w:val="22"/>
        </w:rPr>
      </w:pPr>
      <w:hyperlink w:anchor="_Toc119166815" w:history="1">
        <w:r w:rsidR="00B85F92" w:rsidRPr="0050367D">
          <w:rPr>
            <w:rStyle w:val="Hyperlink"/>
            <w:noProof/>
          </w:rPr>
          <w:t>3.3.1</w:t>
        </w:r>
        <w:r w:rsidR="00B85F92">
          <w:rPr>
            <w:rFonts w:asciiTheme="minorHAnsi" w:eastAsiaTheme="minorEastAsia" w:hAnsiTheme="minorHAnsi" w:cstheme="minorBidi"/>
            <w:noProof/>
            <w:sz w:val="22"/>
            <w:szCs w:val="22"/>
          </w:rPr>
          <w:tab/>
        </w:r>
        <w:r w:rsidR="00B85F92" w:rsidRPr="0050367D">
          <w:rPr>
            <w:rStyle w:val="Hyperlink"/>
            <w:noProof/>
          </w:rPr>
          <w:t>Conveniences</w:t>
        </w:r>
        <w:r w:rsidR="00B85F92">
          <w:rPr>
            <w:noProof/>
            <w:webHidden/>
          </w:rPr>
          <w:tab/>
        </w:r>
        <w:r w:rsidR="00B85F92">
          <w:rPr>
            <w:noProof/>
            <w:webHidden/>
          </w:rPr>
          <w:fldChar w:fldCharType="begin"/>
        </w:r>
        <w:r w:rsidR="00B85F92">
          <w:rPr>
            <w:noProof/>
            <w:webHidden/>
          </w:rPr>
          <w:instrText xml:space="preserve"> PAGEREF _Toc119166815 \h </w:instrText>
        </w:r>
        <w:r w:rsidR="00B85F92">
          <w:rPr>
            <w:noProof/>
            <w:webHidden/>
          </w:rPr>
        </w:r>
        <w:r w:rsidR="00B85F92">
          <w:rPr>
            <w:noProof/>
            <w:webHidden/>
          </w:rPr>
          <w:fldChar w:fldCharType="separate"/>
        </w:r>
        <w:r w:rsidR="007808D1">
          <w:rPr>
            <w:noProof/>
            <w:webHidden/>
          </w:rPr>
          <w:t>20</w:t>
        </w:r>
        <w:r w:rsidR="00B85F92">
          <w:rPr>
            <w:noProof/>
            <w:webHidden/>
          </w:rPr>
          <w:fldChar w:fldCharType="end"/>
        </w:r>
      </w:hyperlink>
    </w:p>
    <w:p w14:paraId="72BF3C90" w14:textId="6886103F" w:rsidR="00B85F92" w:rsidRDefault="00000000">
      <w:pPr>
        <w:pStyle w:val="TOC3"/>
        <w:tabs>
          <w:tab w:val="left" w:pos="2160"/>
        </w:tabs>
        <w:rPr>
          <w:rFonts w:asciiTheme="minorHAnsi" w:eastAsiaTheme="minorEastAsia" w:hAnsiTheme="minorHAnsi" w:cstheme="minorBidi"/>
          <w:noProof/>
          <w:sz w:val="22"/>
          <w:szCs w:val="22"/>
        </w:rPr>
      </w:pPr>
      <w:hyperlink w:anchor="_Toc119166816" w:history="1">
        <w:r w:rsidR="00B85F92" w:rsidRPr="0050367D">
          <w:rPr>
            <w:rStyle w:val="Hyperlink"/>
            <w:noProof/>
          </w:rPr>
          <w:t>3.3.2</w:t>
        </w:r>
        <w:r w:rsidR="00B85F92">
          <w:rPr>
            <w:rFonts w:asciiTheme="minorHAnsi" w:eastAsiaTheme="minorEastAsia" w:hAnsiTheme="minorHAnsi" w:cstheme="minorBidi"/>
            <w:noProof/>
            <w:sz w:val="22"/>
            <w:szCs w:val="22"/>
          </w:rPr>
          <w:tab/>
        </w:r>
        <w:r w:rsidR="00B85F92" w:rsidRPr="0050367D">
          <w:rPr>
            <w:rStyle w:val="Hyperlink"/>
            <w:noProof/>
          </w:rPr>
          <w:t>Hex Numbers ("xNUMBER")</w:t>
        </w:r>
        <w:r w:rsidR="00B85F92">
          <w:rPr>
            <w:noProof/>
            <w:webHidden/>
          </w:rPr>
          <w:tab/>
        </w:r>
        <w:r w:rsidR="00B85F92">
          <w:rPr>
            <w:noProof/>
            <w:webHidden/>
          </w:rPr>
          <w:fldChar w:fldCharType="begin"/>
        </w:r>
        <w:r w:rsidR="00B85F92">
          <w:rPr>
            <w:noProof/>
            <w:webHidden/>
          </w:rPr>
          <w:instrText xml:space="preserve"> PAGEREF _Toc119166816 \h </w:instrText>
        </w:r>
        <w:r w:rsidR="00B85F92">
          <w:rPr>
            <w:noProof/>
            <w:webHidden/>
          </w:rPr>
        </w:r>
        <w:r w:rsidR="00B85F92">
          <w:rPr>
            <w:noProof/>
            <w:webHidden/>
          </w:rPr>
          <w:fldChar w:fldCharType="separate"/>
        </w:r>
        <w:r w:rsidR="007808D1">
          <w:rPr>
            <w:noProof/>
            <w:webHidden/>
          </w:rPr>
          <w:t>20</w:t>
        </w:r>
        <w:r w:rsidR="00B85F92">
          <w:rPr>
            <w:noProof/>
            <w:webHidden/>
          </w:rPr>
          <w:fldChar w:fldCharType="end"/>
        </w:r>
      </w:hyperlink>
    </w:p>
    <w:p w14:paraId="2D8360AB" w14:textId="404F7534" w:rsidR="00B85F92" w:rsidRDefault="00000000">
      <w:pPr>
        <w:pStyle w:val="TOC3"/>
        <w:tabs>
          <w:tab w:val="left" w:pos="2160"/>
        </w:tabs>
        <w:rPr>
          <w:rFonts w:asciiTheme="minorHAnsi" w:eastAsiaTheme="minorEastAsia" w:hAnsiTheme="minorHAnsi" w:cstheme="minorBidi"/>
          <w:noProof/>
          <w:sz w:val="22"/>
          <w:szCs w:val="22"/>
        </w:rPr>
      </w:pPr>
      <w:hyperlink w:anchor="_Toc119166817" w:history="1">
        <w:r w:rsidR="00B85F92" w:rsidRPr="0050367D">
          <w:rPr>
            <w:rStyle w:val="Hyperlink"/>
            <w:noProof/>
          </w:rPr>
          <w:t>3.3.3</w:t>
        </w:r>
        <w:r w:rsidR="00B85F92">
          <w:rPr>
            <w:rFonts w:asciiTheme="minorHAnsi" w:eastAsiaTheme="minorEastAsia" w:hAnsiTheme="minorHAnsi" w:cstheme="minorBidi"/>
            <w:noProof/>
            <w:sz w:val="22"/>
            <w:szCs w:val="22"/>
          </w:rPr>
          <w:tab/>
        </w:r>
        <w:r w:rsidR="00B85F92" w:rsidRPr="0050367D">
          <w:rPr>
            <w:rStyle w:val="Hyperlink"/>
            <w:noProof/>
          </w:rPr>
          <w:t>Vectored Routines</w:t>
        </w:r>
        <w:r w:rsidR="00B85F92">
          <w:rPr>
            <w:noProof/>
            <w:webHidden/>
          </w:rPr>
          <w:tab/>
        </w:r>
        <w:r w:rsidR="00B85F92">
          <w:rPr>
            <w:noProof/>
            <w:webHidden/>
          </w:rPr>
          <w:fldChar w:fldCharType="begin"/>
        </w:r>
        <w:r w:rsidR="00B85F92">
          <w:rPr>
            <w:noProof/>
            <w:webHidden/>
          </w:rPr>
          <w:instrText xml:space="preserve"> PAGEREF _Toc119166817 \h </w:instrText>
        </w:r>
        <w:r w:rsidR="00B85F92">
          <w:rPr>
            <w:noProof/>
            <w:webHidden/>
          </w:rPr>
        </w:r>
        <w:r w:rsidR="00B85F92">
          <w:rPr>
            <w:noProof/>
            <w:webHidden/>
          </w:rPr>
          <w:fldChar w:fldCharType="separate"/>
        </w:r>
        <w:r w:rsidR="007808D1">
          <w:rPr>
            <w:noProof/>
            <w:webHidden/>
          </w:rPr>
          <w:t>21</w:t>
        </w:r>
        <w:r w:rsidR="00B85F92">
          <w:rPr>
            <w:noProof/>
            <w:webHidden/>
          </w:rPr>
          <w:fldChar w:fldCharType="end"/>
        </w:r>
      </w:hyperlink>
    </w:p>
    <w:p w14:paraId="24203971" w14:textId="73545928" w:rsidR="00B85F92" w:rsidRDefault="00000000">
      <w:pPr>
        <w:pStyle w:val="TOC3"/>
        <w:tabs>
          <w:tab w:val="left" w:pos="2160"/>
        </w:tabs>
        <w:rPr>
          <w:rFonts w:asciiTheme="minorHAnsi" w:eastAsiaTheme="minorEastAsia" w:hAnsiTheme="minorHAnsi" w:cstheme="minorBidi"/>
          <w:noProof/>
          <w:sz w:val="22"/>
          <w:szCs w:val="22"/>
        </w:rPr>
      </w:pPr>
      <w:hyperlink w:anchor="_Toc119166818" w:history="1">
        <w:r w:rsidR="00B85F92" w:rsidRPr="0050367D">
          <w:rPr>
            <w:rStyle w:val="Hyperlink"/>
            <w:noProof/>
          </w:rPr>
          <w:t>3.3.4</w:t>
        </w:r>
        <w:r w:rsidR="00B85F92">
          <w:rPr>
            <w:rFonts w:asciiTheme="minorHAnsi" w:eastAsiaTheme="minorEastAsia" w:hAnsiTheme="minorHAnsi" w:cstheme="minorBidi"/>
            <w:noProof/>
            <w:sz w:val="22"/>
            <w:szCs w:val="22"/>
          </w:rPr>
          <w:tab/>
        </w:r>
        <w:r w:rsidR="00B85F92" w:rsidRPr="0050367D">
          <w:rPr>
            <w:rStyle w:val="Hyperlink"/>
            <w:noProof/>
          </w:rPr>
          <w:t>Disk Driver</w:t>
        </w:r>
        <w:r w:rsidR="00B85F92">
          <w:rPr>
            <w:noProof/>
            <w:webHidden/>
          </w:rPr>
          <w:tab/>
        </w:r>
        <w:r w:rsidR="00B85F92">
          <w:rPr>
            <w:noProof/>
            <w:webHidden/>
          </w:rPr>
          <w:fldChar w:fldCharType="begin"/>
        </w:r>
        <w:r w:rsidR="00B85F92">
          <w:rPr>
            <w:noProof/>
            <w:webHidden/>
          </w:rPr>
          <w:instrText xml:space="preserve"> PAGEREF _Toc119166818 \h </w:instrText>
        </w:r>
        <w:r w:rsidR="00B85F92">
          <w:rPr>
            <w:noProof/>
            <w:webHidden/>
          </w:rPr>
        </w:r>
        <w:r w:rsidR="00B85F92">
          <w:rPr>
            <w:noProof/>
            <w:webHidden/>
          </w:rPr>
          <w:fldChar w:fldCharType="separate"/>
        </w:r>
        <w:r w:rsidR="007808D1">
          <w:rPr>
            <w:noProof/>
            <w:webHidden/>
          </w:rPr>
          <w:t>21</w:t>
        </w:r>
        <w:r w:rsidR="00B85F92">
          <w:rPr>
            <w:noProof/>
            <w:webHidden/>
          </w:rPr>
          <w:fldChar w:fldCharType="end"/>
        </w:r>
      </w:hyperlink>
    </w:p>
    <w:p w14:paraId="03487C2C" w14:textId="7B30F65F" w:rsidR="00B85F92" w:rsidRDefault="00000000">
      <w:pPr>
        <w:pStyle w:val="TOC3"/>
        <w:tabs>
          <w:tab w:val="left" w:pos="2160"/>
        </w:tabs>
        <w:rPr>
          <w:rFonts w:asciiTheme="minorHAnsi" w:eastAsiaTheme="minorEastAsia" w:hAnsiTheme="minorHAnsi" w:cstheme="minorBidi"/>
          <w:noProof/>
          <w:sz w:val="22"/>
          <w:szCs w:val="22"/>
        </w:rPr>
      </w:pPr>
      <w:hyperlink w:anchor="_Toc119166819" w:history="1">
        <w:r w:rsidR="00B85F92" w:rsidRPr="0050367D">
          <w:rPr>
            <w:rStyle w:val="Hyperlink"/>
            <w:noProof/>
          </w:rPr>
          <w:t>3.3.5</w:t>
        </w:r>
        <w:r w:rsidR="00B85F92">
          <w:rPr>
            <w:rFonts w:asciiTheme="minorHAnsi" w:eastAsiaTheme="minorEastAsia" w:hAnsiTheme="minorHAnsi" w:cstheme="minorBidi"/>
            <w:noProof/>
            <w:sz w:val="22"/>
            <w:szCs w:val="22"/>
          </w:rPr>
          <w:tab/>
        </w:r>
        <w:r w:rsidR="00B85F92" w:rsidRPr="0050367D">
          <w:rPr>
            <w:rStyle w:val="Hyperlink"/>
            <w:noProof/>
          </w:rPr>
          <w:t>Loading Source Blocks</w:t>
        </w:r>
        <w:r w:rsidR="00B85F92">
          <w:rPr>
            <w:noProof/>
            <w:webHidden/>
          </w:rPr>
          <w:tab/>
        </w:r>
        <w:r w:rsidR="00B85F92">
          <w:rPr>
            <w:noProof/>
            <w:webHidden/>
          </w:rPr>
          <w:fldChar w:fldCharType="begin"/>
        </w:r>
        <w:r w:rsidR="00B85F92">
          <w:rPr>
            <w:noProof/>
            <w:webHidden/>
          </w:rPr>
          <w:instrText xml:space="preserve"> PAGEREF _Toc119166819 \h </w:instrText>
        </w:r>
        <w:r w:rsidR="00B85F92">
          <w:rPr>
            <w:noProof/>
            <w:webHidden/>
          </w:rPr>
        </w:r>
        <w:r w:rsidR="00B85F92">
          <w:rPr>
            <w:noProof/>
            <w:webHidden/>
          </w:rPr>
          <w:fldChar w:fldCharType="separate"/>
        </w:r>
        <w:r w:rsidR="007808D1">
          <w:rPr>
            <w:noProof/>
            <w:webHidden/>
          </w:rPr>
          <w:t>21</w:t>
        </w:r>
        <w:r w:rsidR="00B85F92">
          <w:rPr>
            <w:noProof/>
            <w:webHidden/>
          </w:rPr>
          <w:fldChar w:fldCharType="end"/>
        </w:r>
      </w:hyperlink>
    </w:p>
    <w:p w14:paraId="0ED0487A" w14:textId="65832CFD" w:rsidR="00B85F92" w:rsidRDefault="00000000">
      <w:pPr>
        <w:pStyle w:val="TOC3"/>
        <w:tabs>
          <w:tab w:val="left" w:pos="2160"/>
        </w:tabs>
        <w:rPr>
          <w:rFonts w:asciiTheme="minorHAnsi" w:eastAsiaTheme="minorEastAsia" w:hAnsiTheme="minorHAnsi" w:cstheme="minorBidi"/>
          <w:noProof/>
          <w:sz w:val="22"/>
          <w:szCs w:val="22"/>
        </w:rPr>
      </w:pPr>
      <w:hyperlink w:anchor="_Toc119166820" w:history="1">
        <w:r w:rsidR="00B85F92" w:rsidRPr="0050367D">
          <w:rPr>
            <w:rStyle w:val="Hyperlink"/>
            <w:noProof/>
          </w:rPr>
          <w:t>3.3.6</w:t>
        </w:r>
        <w:r w:rsidR="00B85F92">
          <w:rPr>
            <w:rFonts w:asciiTheme="minorHAnsi" w:eastAsiaTheme="minorEastAsia" w:hAnsiTheme="minorHAnsi" w:cstheme="minorBidi"/>
            <w:noProof/>
            <w:sz w:val="22"/>
            <w:szCs w:val="22"/>
          </w:rPr>
          <w:tab/>
        </w:r>
        <w:r w:rsidR="00B85F92" w:rsidRPr="0050367D">
          <w:rPr>
            <w:rStyle w:val="Hyperlink"/>
            <w:noProof/>
          </w:rPr>
          <w:t>Vocabularies</w:t>
        </w:r>
        <w:r w:rsidR="00B85F92">
          <w:rPr>
            <w:noProof/>
            <w:webHidden/>
          </w:rPr>
          <w:tab/>
        </w:r>
        <w:r w:rsidR="00B85F92">
          <w:rPr>
            <w:noProof/>
            <w:webHidden/>
          </w:rPr>
          <w:fldChar w:fldCharType="begin"/>
        </w:r>
        <w:r w:rsidR="00B85F92">
          <w:rPr>
            <w:noProof/>
            <w:webHidden/>
          </w:rPr>
          <w:instrText xml:space="preserve"> PAGEREF _Toc119166820 \h </w:instrText>
        </w:r>
        <w:r w:rsidR="00B85F92">
          <w:rPr>
            <w:noProof/>
            <w:webHidden/>
          </w:rPr>
        </w:r>
        <w:r w:rsidR="00B85F92">
          <w:rPr>
            <w:noProof/>
            <w:webHidden/>
          </w:rPr>
          <w:fldChar w:fldCharType="separate"/>
        </w:r>
        <w:r w:rsidR="007808D1">
          <w:rPr>
            <w:noProof/>
            <w:webHidden/>
          </w:rPr>
          <w:t>21</w:t>
        </w:r>
        <w:r w:rsidR="00B85F92">
          <w:rPr>
            <w:noProof/>
            <w:webHidden/>
          </w:rPr>
          <w:fldChar w:fldCharType="end"/>
        </w:r>
      </w:hyperlink>
    </w:p>
    <w:p w14:paraId="67793568" w14:textId="6A725BF5" w:rsidR="00B85F92" w:rsidRDefault="00000000">
      <w:pPr>
        <w:pStyle w:val="TOC3"/>
        <w:tabs>
          <w:tab w:val="left" w:pos="2160"/>
        </w:tabs>
        <w:rPr>
          <w:rFonts w:asciiTheme="minorHAnsi" w:eastAsiaTheme="minorEastAsia" w:hAnsiTheme="minorHAnsi" w:cstheme="minorBidi"/>
          <w:noProof/>
          <w:sz w:val="22"/>
          <w:szCs w:val="22"/>
        </w:rPr>
      </w:pPr>
      <w:hyperlink w:anchor="_Toc119166821" w:history="1">
        <w:r w:rsidR="00B85F92" w:rsidRPr="0050367D">
          <w:rPr>
            <w:rStyle w:val="Hyperlink"/>
            <w:noProof/>
          </w:rPr>
          <w:t>3.3.7</w:t>
        </w:r>
        <w:r w:rsidR="00B85F92">
          <w:rPr>
            <w:rFonts w:asciiTheme="minorHAnsi" w:eastAsiaTheme="minorEastAsia" w:hAnsiTheme="minorHAnsi" w:cstheme="minorBidi"/>
            <w:noProof/>
            <w:sz w:val="22"/>
            <w:szCs w:val="22"/>
          </w:rPr>
          <w:tab/>
        </w:r>
        <w:r w:rsidR="00B85F92" w:rsidRPr="0050367D">
          <w:rPr>
            <w:rStyle w:val="Hyperlink"/>
            <w:noProof/>
          </w:rPr>
          <w:t>Calendar Support</w:t>
        </w:r>
        <w:r w:rsidR="00B85F92">
          <w:rPr>
            <w:noProof/>
            <w:webHidden/>
          </w:rPr>
          <w:tab/>
        </w:r>
        <w:r w:rsidR="00B85F92">
          <w:rPr>
            <w:noProof/>
            <w:webHidden/>
          </w:rPr>
          <w:fldChar w:fldCharType="begin"/>
        </w:r>
        <w:r w:rsidR="00B85F92">
          <w:rPr>
            <w:noProof/>
            <w:webHidden/>
          </w:rPr>
          <w:instrText xml:space="preserve"> PAGEREF _Toc119166821 \h </w:instrText>
        </w:r>
        <w:r w:rsidR="00B85F92">
          <w:rPr>
            <w:noProof/>
            <w:webHidden/>
          </w:rPr>
        </w:r>
        <w:r w:rsidR="00B85F92">
          <w:rPr>
            <w:noProof/>
            <w:webHidden/>
          </w:rPr>
          <w:fldChar w:fldCharType="separate"/>
        </w:r>
        <w:r w:rsidR="007808D1">
          <w:rPr>
            <w:noProof/>
            <w:webHidden/>
          </w:rPr>
          <w:t>21</w:t>
        </w:r>
        <w:r w:rsidR="00B85F92">
          <w:rPr>
            <w:noProof/>
            <w:webHidden/>
          </w:rPr>
          <w:fldChar w:fldCharType="end"/>
        </w:r>
      </w:hyperlink>
    </w:p>
    <w:p w14:paraId="3002B365" w14:textId="3E222C28" w:rsidR="00B85F92" w:rsidRDefault="00000000">
      <w:pPr>
        <w:pStyle w:val="TOC3"/>
        <w:tabs>
          <w:tab w:val="left" w:pos="2160"/>
        </w:tabs>
        <w:rPr>
          <w:rFonts w:asciiTheme="minorHAnsi" w:eastAsiaTheme="minorEastAsia" w:hAnsiTheme="minorHAnsi" w:cstheme="minorBidi"/>
          <w:noProof/>
          <w:sz w:val="22"/>
          <w:szCs w:val="22"/>
        </w:rPr>
      </w:pPr>
      <w:hyperlink w:anchor="_Toc119166822" w:history="1">
        <w:r w:rsidR="00B85F92" w:rsidRPr="0050367D">
          <w:rPr>
            <w:rStyle w:val="Hyperlink"/>
            <w:noProof/>
          </w:rPr>
          <w:t>3.3.8</w:t>
        </w:r>
        <w:r w:rsidR="00B85F92">
          <w:rPr>
            <w:rFonts w:asciiTheme="minorHAnsi" w:eastAsiaTheme="minorEastAsia" w:hAnsiTheme="minorHAnsi" w:cstheme="minorBidi"/>
            <w:noProof/>
            <w:sz w:val="22"/>
            <w:szCs w:val="22"/>
          </w:rPr>
          <w:tab/>
        </w:r>
        <w:r w:rsidR="00B85F92" w:rsidRPr="0050367D">
          <w:rPr>
            <w:rStyle w:val="Hyperlink"/>
            <w:noProof/>
          </w:rPr>
          <w:t>Clock Support</w:t>
        </w:r>
        <w:r w:rsidR="00B85F92">
          <w:rPr>
            <w:noProof/>
            <w:webHidden/>
          </w:rPr>
          <w:tab/>
        </w:r>
        <w:r w:rsidR="00B85F92">
          <w:rPr>
            <w:noProof/>
            <w:webHidden/>
          </w:rPr>
          <w:fldChar w:fldCharType="begin"/>
        </w:r>
        <w:r w:rsidR="00B85F92">
          <w:rPr>
            <w:noProof/>
            <w:webHidden/>
          </w:rPr>
          <w:instrText xml:space="preserve"> PAGEREF _Toc119166822 \h </w:instrText>
        </w:r>
        <w:r w:rsidR="00B85F92">
          <w:rPr>
            <w:noProof/>
            <w:webHidden/>
          </w:rPr>
        </w:r>
        <w:r w:rsidR="00B85F92">
          <w:rPr>
            <w:noProof/>
            <w:webHidden/>
          </w:rPr>
          <w:fldChar w:fldCharType="separate"/>
        </w:r>
        <w:r w:rsidR="007808D1">
          <w:rPr>
            <w:noProof/>
            <w:webHidden/>
          </w:rPr>
          <w:t>21</w:t>
        </w:r>
        <w:r w:rsidR="00B85F92">
          <w:rPr>
            <w:noProof/>
            <w:webHidden/>
          </w:rPr>
          <w:fldChar w:fldCharType="end"/>
        </w:r>
      </w:hyperlink>
    </w:p>
    <w:p w14:paraId="72A8F0A5" w14:textId="156805C5" w:rsidR="00B85F92" w:rsidRDefault="00000000">
      <w:pPr>
        <w:pStyle w:val="TOC3"/>
        <w:tabs>
          <w:tab w:val="left" w:pos="2160"/>
        </w:tabs>
        <w:rPr>
          <w:rFonts w:asciiTheme="minorHAnsi" w:eastAsiaTheme="minorEastAsia" w:hAnsiTheme="minorHAnsi" w:cstheme="minorBidi"/>
          <w:noProof/>
          <w:sz w:val="22"/>
          <w:szCs w:val="22"/>
        </w:rPr>
      </w:pPr>
      <w:hyperlink w:anchor="_Toc119166823" w:history="1">
        <w:r w:rsidR="00B85F92" w:rsidRPr="0050367D">
          <w:rPr>
            <w:rStyle w:val="Hyperlink"/>
            <w:noProof/>
          </w:rPr>
          <w:t>3.3.9</w:t>
        </w:r>
        <w:r w:rsidR="00B85F92">
          <w:rPr>
            <w:rFonts w:asciiTheme="minorHAnsi" w:eastAsiaTheme="minorEastAsia" w:hAnsiTheme="minorHAnsi" w:cstheme="minorBidi"/>
            <w:noProof/>
            <w:sz w:val="22"/>
            <w:szCs w:val="22"/>
          </w:rPr>
          <w:tab/>
        </w:r>
        <w:r w:rsidR="00B85F92" w:rsidRPr="0050367D">
          <w:rPr>
            <w:rStyle w:val="Hyperlink"/>
            <w:noProof/>
          </w:rPr>
          <w:t>Terminal Driver</w:t>
        </w:r>
        <w:r w:rsidR="00B85F92">
          <w:rPr>
            <w:noProof/>
            <w:webHidden/>
          </w:rPr>
          <w:tab/>
        </w:r>
        <w:r w:rsidR="00B85F92">
          <w:rPr>
            <w:noProof/>
            <w:webHidden/>
          </w:rPr>
          <w:fldChar w:fldCharType="begin"/>
        </w:r>
        <w:r w:rsidR="00B85F92">
          <w:rPr>
            <w:noProof/>
            <w:webHidden/>
          </w:rPr>
          <w:instrText xml:space="preserve"> PAGEREF _Toc119166823 \h </w:instrText>
        </w:r>
        <w:r w:rsidR="00B85F92">
          <w:rPr>
            <w:noProof/>
            <w:webHidden/>
          </w:rPr>
        </w:r>
        <w:r w:rsidR="00B85F92">
          <w:rPr>
            <w:noProof/>
            <w:webHidden/>
          </w:rPr>
          <w:fldChar w:fldCharType="separate"/>
        </w:r>
        <w:r w:rsidR="007808D1">
          <w:rPr>
            <w:noProof/>
            <w:webHidden/>
          </w:rPr>
          <w:t>21</w:t>
        </w:r>
        <w:r w:rsidR="00B85F92">
          <w:rPr>
            <w:noProof/>
            <w:webHidden/>
          </w:rPr>
          <w:fldChar w:fldCharType="end"/>
        </w:r>
      </w:hyperlink>
    </w:p>
    <w:p w14:paraId="5624EAAB" w14:textId="171AACED" w:rsidR="00B85F92" w:rsidRDefault="00000000">
      <w:pPr>
        <w:pStyle w:val="TOC3"/>
        <w:tabs>
          <w:tab w:val="left" w:pos="2160"/>
        </w:tabs>
        <w:rPr>
          <w:rFonts w:asciiTheme="minorHAnsi" w:eastAsiaTheme="minorEastAsia" w:hAnsiTheme="minorHAnsi" w:cstheme="minorBidi"/>
          <w:noProof/>
          <w:sz w:val="22"/>
          <w:szCs w:val="22"/>
        </w:rPr>
      </w:pPr>
      <w:hyperlink w:anchor="_Toc119166824" w:history="1">
        <w:r w:rsidR="00B85F92" w:rsidRPr="0050367D">
          <w:rPr>
            <w:rStyle w:val="Hyperlink"/>
            <w:noProof/>
          </w:rPr>
          <w:t>3.3.10</w:t>
        </w:r>
        <w:r w:rsidR="00B85F92">
          <w:rPr>
            <w:rFonts w:asciiTheme="minorHAnsi" w:eastAsiaTheme="minorEastAsia" w:hAnsiTheme="minorHAnsi" w:cstheme="minorBidi"/>
            <w:noProof/>
            <w:sz w:val="22"/>
            <w:szCs w:val="22"/>
          </w:rPr>
          <w:tab/>
        </w:r>
        <w:r w:rsidR="00B85F92" w:rsidRPr="0050367D">
          <w:rPr>
            <w:rStyle w:val="Hyperlink"/>
            <w:noProof/>
          </w:rPr>
          <w:t>Forth Bootstrap</w:t>
        </w:r>
        <w:r w:rsidR="00B85F92">
          <w:rPr>
            <w:noProof/>
            <w:webHidden/>
          </w:rPr>
          <w:tab/>
        </w:r>
        <w:r w:rsidR="00B85F92">
          <w:rPr>
            <w:noProof/>
            <w:webHidden/>
          </w:rPr>
          <w:fldChar w:fldCharType="begin"/>
        </w:r>
        <w:r w:rsidR="00B85F92">
          <w:rPr>
            <w:noProof/>
            <w:webHidden/>
          </w:rPr>
          <w:instrText xml:space="preserve"> PAGEREF _Toc119166824 \h </w:instrText>
        </w:r>
        <w:r w:rsidR="00B85F92">
          <w:rPr>
            <w:noProof/>
            <w:webHidden/>
          </w:rPr>
        </w:r>
        <w:r w:rsidR="00B85F92">
          <w:rPr>
            <w:noProof/>
            <w:webHidden/>
          </w:rPr>
          <w:fldChar w:fldCharType="separate"/>
        </w:r>
        <w:r w:rsidR="007808D1">
          <w:rPr>
            <w:noProof/>
            <w:webHidden/>
          </w:rPr>
          <w:t>21</w:t>
        </w:r>
        <w:r w:rsidR="00B85F92">
          <w:rPr>
            <w:noProof/>
            <w:webHidden/>
          </w:rPr>
          <w:fldChar w:fldCharType="end"/>
        </w:r>
      </w:hyperlink>
    </w:p>
    <w:p w14:paraId="614B7E5B" w14:textId="4BB56BF9"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25" w:history="1">
        <w:r w:rsidR="00B85F92" w:rsidRPr="0050367D">
          <w:rPr>
            <w:rStyle w:val="Hyperlink"/>
            <w:noProof/>
          </w:rPr>
          <w:t>3.4</w:t>
        </w:r>
        <w:r w:rsidR="00B85F92">
          <w:rPr>
            <w:rFonts w:asciiTheme="minorHAnsi" w:eastAsiaTheme="minorEastAsia" w:hAnsiTheme="minorHAnsi" w:cstheme="minorBidi"/>
            <w:b w:val="0"/>
            <w:i w:val="0"/>
            <w:noProof/>
            <w:sz w:val="22"/>
            <w:szCs w:val="22"/>
          </w:rPr>
          <w:tab/>
        </w:r>
        <w:r w:rsidR="00B85F92" w:rsidRPr="0050367D">
          <w:rPr>
            <w:rStyle w:val="Hyperlink"/>
            <w:noProof/>
          </w:rPr>
          <w:t>Chapter 4:  Multitasking</w:t>
        </w:r>
        <w:r w:rsidR="00B85F92">
          <w:rPr>
            <w:noProof/>
            <w:webHidden/>
          </w:rPr>
          <w:tab/>
        </w:r>
        <w:r w:rsidR="00B85F92">
          <w:rPr>
            <w:noProof/>
            <w:webHidden/>
          </w:rPr>
          <w:fldChar w:fldCharType="begin"/>
        </w:r>
        <w:r w:rsidR="00B85F92">
          <w:rPr>
            <w:noProof/>
            <w:webHidden/>
          </w:rPr>
          <w:instrText xml:space="preserve"> PAGEREF _Toc119166825 \h </w:instrText>
        </w:r>
        <w:r w:rsidR="00B85F92">
          <w:rPr>
            <w:noProof/>
            <w:webHidden/>
          </w:rPr>
        </w:r>
        <w:r w:rsidR="00B85F92">
          <w:rPr>
            <w:noProof/>
            <w:webHidden/>
          </w:rPr>
          <w:fldChar w:fldCharType="separate"/>
        </w:r>
        <w:r w:rsidR="007808D1">
          <w:rPr>
            <w:noProof/>
            <w:webHidden/>
          </w:rPr>
          <w:t>21</w:t>
        </w:r>
        <w:r w:rsidR="00B85F92">
          <w:rPr>
            <w:noProof/>
            <w:webHidden/>
          </w:rPr>
          <w:fldChar w:fldCharType="end"/>
        </w:r>
      </w:hyperlink>
    </w:p>
    <w:p w14:paraId="283B59E7" w14:textId="2445828F"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26" w:history="1">
        <w:r w:rsidR="00B85F92" w:rsidRPr="0050367D">
          <w:rPr>
            <w:rStyle w:val="Hyperlink"/>
            <w:noProof/>
          </w:rPr>
          <w:t>3.5</w:t>
        </w:r>
        <w:r w:rsidR="00B85F92">
          <w:rPr>
            <w:rFonts w:asciiTheme="minorHAnsi" w:eastAsiaTheme="minorEastAsia" w:hAnsiTheme="minorHAnsi" w:cstheme="minorBidi"/>
            <w:b w:val="0"/>
            <w:i w:val="0"/>
            <w:noProof/>
            <w:sz w:val="22"/>
            <w:szCs w:val="22"/>
          </w:rPr>
          <w:tab/>
        </w:r>
        <w:r w:rsidR="00B85F92" w:rsidRPr="0050367D">
          <w:rPr>
            <w:rStyle w:val="Hyperlink"/>
            <w:noProof/>
          </w:rPr>
          <w:t>Chapter 5:  Utility Functions</w:t>
        </w:r>
        <w:r w:rsidR="00B85F92">
          <w:rPr>
            <w:noProof/>
            <w:webHidden/>
          </w:rPr>
          <w:tab/>
        </w:r>
        <w:r w:rsidR="00B85F92">
          <w:rPr>
            <w:noProof/>
            <w:webHidden/>
          </w:rPr>
          <w:fldChar w:fldCharType="begin"/>
        </w:r>
        <w:r w:rsidR="00B85F92">
          <w:rPr>
            <w:noProof/>
            <w:webHidden/>
          </w:rPr>
          <w:instrText xml:space="preserve"> PAGEREF _Toc119166826 \h </w:instrText>
        </w:r>
        <w:r w:rsidR="00B85F92">
          <w:rPr>
            <w:noProof/>
            <w:webHidden/>
          </w:rPr>
        </w:r>
        <w:r w:rsidR="00B85F92">
          <w:rPr>
            <w:noProof/>
            <w:webHidden/>
          </w:rPr>
          <w:fldChar w:fldCharType="separate"/>
        </w:r>
        <w:r w:rsidR="007808D1">
          <w:rPr>
            <w:noProof/>
            <w:webHidden/>
          </w:rPr>
          <w:t>22</w:t>
        </w:r>
        <w:r w:rsidR="00B85F92">
          <w:rPr>
            <w:noProof/>
            <w:webHidden/>
          </w:rPr>
          <w:fldChar w:fldCharType="end"/>
        </w:r>
      </w:hyperlink>
    </w:p>
    <w:p w14:paraId="07F4BB87" w14:textId="55ECBD1B" w:rsidR="00B85F92" w:rsidRDefault="00000000">
      <w:pPr>
        <w:pStyle w:val="TOC3"/>
        <w:tabs>
          <w:tab w:val="left" w:pos="2160"/>
        </w:tabs>
        <w:rPr>
          <w:rFonts w:asciiTheme="minorHAnsi" w:eastAsiaTheme="minorEastAsia" w:hAnsiTheme="minorHAnsi" w:cstheme="minorBidi"/>
          <w:noProof/>
          <w:sz w:val="22"/>
          <w:szCs w:val="22"/>
        </w:rPr>
      </w:pPr>
      <w:hyperlink w:anchor="_Toc119166827" w:history="1">
        <w:r w:rsidR="00B85F92" w:rsidRPr="0050367D">
          <w:rPr>
            <w:rStyle w:val="Hyperlink"/>
            <w:noProof/>
          </w:rPr>
          <w:t>3.5.1</w:t>
        </w:r>
        <w:r w:rsidR="00B85F92">
          <w:rPr>
            <w:rFonts w:asciiTheme="minorHAnsi" w:eastAsiaTheme="minorEastAsia" w:hAnsiTheme="minorHAnsi" w:cstheme="minorBidi"/>
            <w:noProof/>
            <w:sz w:val="22"/>
            <w:szCs w:val="22"/>
          </w:rPr>
          <w:tab/>
        </w:r>
        <w:r w:rsidR="00B85F92" w:rsidRPr="0050367D">
          <w:rPr>
            <w:rStyle w:val="Hyperlink"/>
            <w:noProof/>
          </w:rPr>
          <w:t>The Editor</w:t>
        </w:r>
        <w:r w:rsidR="00B85F92">
          <w:rPr>
            <w:noProof/>
            <w:webHidden/>
          </w:rPr>
          <w:tab/>
        </w:r>
        <w:r w:rsidR="00B85F92">
          <w:rPr>
            <w:noProof/>
            <w:webHidden/>
          </w:rPr>
          <w:fldChar w:fldCharType="begin"/>
        </w:r>
        <w:r w:rsidR="00B85F92">
          <w:rPr>
            <w:noProof/>
            <w:webHidden/>
          </w:rPr>
          <w:instrText xml:space="preserve"> PAGEREF _Toc119166827 \h </w:instrText>
        </w:r>
        <w:r w:rsidR="00B85F92">
          <w:rPr>
            <w:noProof/>
            <w:webHidden/>
          </w:rPr>
        </w:r>
        <w:r w:rsidR="00B85F92">
          <w:rPr>
            <w:noProof/>
            <w:webHidden/>
          </w:rPr>
          <w:fldChar w:fldCharType="separate"/>
        </w:r>
        <w:r w:rsidR="007808D1">
          <w:rPr>
            <w:noProof/>
            <w:webHidden/>
          </w:rPr>
          <w:t>22</w:t>
        </w:r>
        <w:r w:rsidR="00B85F92">
          <w:rPr>
            <w:noProof/>
            <w:webHidden/>
          </w:rPr>
          <w:fldChar w:fldCharType="end"/>
        </w:r>
      </w:hyperlink>
    </w:p>
    <w:p w14:paraId="52CADDE4" w14:textId="369BA65A" w:rsidR="00B85F92" w:rsidRDefault="00000000">
      <w:pPr>
        <w:pStyle w:val="TOC3"/>
        <w:tabs>
          <w:tab w:val="left" w:pos="2160"/>
        </w:tabs>
        <w:rPr>
          <w:rFonts w:asciiTheme="minorHAnsi" w:eastAsiaTheme="minorEastAsia" w:hAnsiTheme="minorHAnsi" w:cstheme="minorBidi"/>
          <w:noProof/>
          <w:sz w:val="22"/>
          <w:szCs w:val="22"/>
        </w:rPr>
      </w:pPr>
      <w:hyperlink w:anchor="_Toc119166828" w:history="1">
        <w:r w:rsidR="00B85F92" w:rsidRPr="0050367D">
          <w:rPr>
            <w:rStyle w:val="Hyperlink"/>
            <w:noProof/>
          </w:rPr>
          <w:t>3.5.2</w:t>
        </w:r>
        <w:r w:rsidR="00B85F92">
          <w:rPr>
            <w:rFonts w:asciiTheme="minorHAnsi" w:eastAsiaTheme="minorEastAsia" w:hAnsiTheme="minorHAnsi" w:cstheme="minorBidi"/>
            <w:noProof/>
            <w:sz w:val="22"/>
            <w:szCs w:val="22"/>
          </w:rPr>
          <w:tab/>
        </w:r>
        <w:r w:rsidR="00B85F92" w:rsidRPr="0050367D">
          <w:rPr>
            <w:rStyle w:val="Hyperlink"/>
            <w:noProof/>
          </w:rPr>
          <w:t>Program Listing Utility</w:t>
        </w:r>
        <w:r w:rsidR="00B85F92">
          <w:rPr>
            <w:noProof/>
            <w:webHidden/>
          </w:rPr>
          <w:tab/>
        </w:r>
        <w:r w:rsidR="00B85F92">
          <w:rPr>
            <w:noProof/>
            <w:webHidden/>
          </w:rPr>
          <w:fldChar w:fldCharType="begin"/>
        </w:r>
        <w:r w:rsidR="00B85F92">
          <w:rPr>
            <w:noProof/>
            <w:webHidden/>
          </w:rPr>
          <w:instrText xml:space="preserve"> PAGEREF _Toc119166828 \h </w:instrText>
        </w:r>
        <w:r w:rsidR="00B85F92">
          <w:rPr>
            <w:noProof/>
            <w:webHidden/>
          </w:rPr>
        </w:r>
        <w:r w:rsidR="00B85F92">
          <w:rPr>
            <w:noProof/>
            <w:webHidden/>
          </w:rPr>
          <w:fldChar w:fldCharType="separate"/>
        </w:r>
        <w:r w:rsidR="007808D1">
          <w:rPr>
            <w:noProof/>
            <w:webHidden/>
          </w:rPr>
          <w:t>22</w:t>
        </w:r>
        <w:r w:rsidR="00B85F92">
          <w:rPr>
            <w:noProof/>
            <w:webHidden/>
          </w:rPr>
          <w:fldChar w:fldCharType="end"/>
        </w:r>
      </w:hyperlink>
    </w:p>
    <w:p w14:paraId="4BAF6857" w14:textId="0095E94F" w:rsidR="00B85F92" w:rsidRDefault="00000000">
      <w:pPr>
        <w:pStyle w:val="TOC3"/>
        <w:tabs>
          <w:tab w:val="left" w:pos="2160"/>
        </w:tabs>
        <w:rPr>
          <w:rFonts w:asciiTheme="minorHAnsi" w:eastAsiaTheme="minorEastAsia" w:hAnsiTheme="minorHAnsi" w:cstheme="minorBidi"/>
          <w:noProof/>
          <w:sz w:val="22"/>
          <w:szCs w:val="22"/>
        </w:rPr>
      </w:pPr>
      <w:hyperlink w:anchor="_Toc119166829" w:history="1">
        <w:r w:rsidR="00B85F92" w:rsidRPr="0050367D">
          <w:rPr>
            <w:rStyle w:val="Hyperlink"/>
            <w:noProof/>
          </w:rPr>
          <w:t>3.5.3</w:t>
        </w:r>
        <w:r w:rsidR="00B85F92">
          <w:rPr>
            <w:rFonts w:asciiTheme="minorHAnsi" w:eastAsiaTheme="minorEastAsia" w:hAnsiTheme="minorHAnsi" w:cstheme="minorBidi"/>
            <w:noProof/>
            <w:sz w:val="22"/>
            <w:szCs w:val="22"/>
          </w:rPr>
          <w:tab/>
        </w:r>
        <w:r w:rsidR="00B85F92" w:rsidRPr="0050367D">
          <w:rPr>
            <w:rStyle w:val="Hyperlink"/>
            <w:noProof/>
          </w:rPr>
          <w:t>DISKING and BULK Utilities</w:t>
        </w:r>
        <w:r w:rsidR="00B85F92">
          <w:rPr>
            <w:noProof/>
            <w:webHidden/>
          </w:rPr>
          <w:tab/>
        </w:r>
        <w:r w:rsidR="00B85F92">
          <w:rPr>
            <w:noProof/>
            <w:webHidden/>
          </w:rPr>
          <w:fldChar w:fldCharType="begin"/>
        </w:r>
        <w:r w:rsidR="00B85F92">
          <w:rPr>
            <w:noProof/>
            <w:webHidden/>
          </w:rPr>
          <w:instrText xml:space="preserve"> PAGEREF _Toc119166829 \h </w:instrText>
        </w:r>
        <w:r w:rsidR="00B85F92">
          <w:rPr>
            <w:noProof/>
            <w:webHidden/>
          </w:rPr>
        </w:r>
        <w:r w:rsidR="00B85F92">
          <w:rPr>
            <w:noProof/>
            <w:webHidden/>
          </w:rPr>
          <w:fldChar w:fldCharType="separate"/>
        </w:r>
        <w:r w:rsidR="007808D1">
          <w:rPr>
            <w:noProof/>
            <w:webHidden/>
          </w:rPr>
          <w:t>22</w:t>
        </w:r>
        <w:r w:rsidR="00B85F92">
          <w:rPr>
            <w:noProof/>
            <w:webHidden/>
          </w:rPr>
          <w:fldChar w:fldCharType="end"/>
        </w:r>
      </w:hyperlink>
    </w:p>
    <w:p w14:paraId="2342BCC1" w14:textId="0E9D80C5" w:rsidR="00B85F92" w:rsidRDefault="00000000">
      <w:pPr>
        <w:pStyle w:val="TOC3"/>
        <w:tabs>
          <w:tab w:val="left" w:pos="2160"/>
        </w:tabs>
        <w:rPr>
          <w:rFonts w:asciiTheme="minorHAnsi" w:eastAsiaTheme="minorEastAsia" w:hAnsiTheme="minorHAnsi" w:cstheme="minorBidi"/>
          <w:noProof/>
          <w:sz w:val="22"/>
          <w:szCs w:val="22"/>
        </w:rPr>
      </w:pPr>
      <w:hyperlink w:anchor="_Toc119166830" w:history="1">
        <w:r w:rsidR="00B85F92" w:rsidRPr="0050367D">
          <w:rPr>
            <w:rStyle w:val="Hyperlink"/>
            <w:noProof/>
          </w:rPr>
          <w:t>3.5.4</w:t>
        </w:r>
        <w:r w:rsidR="00B85F92">
          <w:rPr>
            <w:rFonts w:asciiTheme="minorHAnsi" w:eastAsiaTheme="minorEastAsia" w:hAnsiTheme="minorHAnsi" w:cstheme="minorBidi"/>
            <w:noProof/>
            <w:sz w:val="22"/>
            <w:szCs w:val="22"/>
          </w:rPr>
          <w:tab/>
        </w:r>
        <w:r w:rsidR="00B85F92" w:rsidRPr="0050367D">
          <w:rPr>
            <w:rStyle w:val="Hyperlink"/>
            <w:noProof/>
          </w:rPr>
          <w:t>Other Utilities</w:t>
        </w:r>
        <w:r w:rsidR="00B85F92">
          <w:rPr>
            <w:noProof/>
            <w:webHidden/>
          </w:rPr>
          <w:tab/>
        </w:r>
        <w:r w:rsidR="00B85F92">
          <w:rPr>
            <w:noProof/>
            <w:webHidden/>
          </w:rPr>
          <w:fldChar w:fldCharType="begin"/>
        </w:r>
        <w:r w:rsidR="00B85F92">
          <w:rPr>
            <w:noProof/>
            <w:webHidden/>
          </w:rPr>
          <w:instrText xml:space="preserve"> PAGEREF _Toc119166830 \h </w:instrText>
        </w:r>
        <w:r w:rsidR="00B85F92">
          <w:rPr>
            <w:noProof/>
            <w:webHidden/>
          </w:rPr>
        </w:r>
        <w:r w:rsidR="00B85F92">
          <w:rPr>
            <w:noProof/>
            <w:webHidden/>
          </w:rPr>
          <w:fldChar w:fldCharType="separate"/>
        </w:r>
        <w:r w:rsidR="007808D1">
          <w:rPr>
            <w:noProof/>
            <w:webHidden/>
          </w:rPr>
          <w:t>22</w:t>
        </w:r>
        <w:r w:rsidR="00B85F92">
          <w:rPr>
            <w:noProof/>
            <w:webHidden/>
          </w:rPr>
          <w:fldChar w:fldCharType="end"/>
        </w:r>
      </w:hyperlink>
    </w:p>
    <w:p w14:paraId="52500836" w14:textId="7EFD7CFD"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31" w:history="1">
        <w:r w:rsidR="00B85F92" w:rsidRPr="0050367D">
          <w:rPr>
            <w:rStyle w:val="Hyperlink"/>
            <w:noProof/>
          </w:rPr>
          <w:t>3.6</w:t>
        </w:r>
        <w:r w:rsidR="00B85F92">
          <w:rPr>
            <w:rFonts w:asciiTheme="minorHAnsi" w:eastAsiaTheme="minorEastAsia" w:hAnsiTheme="minorHAnsi" w:cstheme="minorBidi"/>
            <w:b w:val="0"/>
            <w:i w:val="0"/>
            <w:noProof/>
            <w:sz w:val="22"/>
            <w:szCs w:val="22"/>
          </w:rPr>
          <w:tab/>
        </w:r>
        <w:r w:rsidR="00B85F92" w:rsidRPr="0050367D">
          <w:rPr>
            <w:rStyle w:val="Hyperlink"/>
            <w:noProof/>
          </w:rPr>
          <w:t>The Assembler</w:t>
        </w:r>
        <w:r w:rsidR="00B85F92">
          <w:rPr>
            <w:noProof/>
            <w:webHidden/>
          </w:rPr>
          <w:tab/>
        </w:r>
        <w:r w:rsidR="00B85F92">
          <w:rPr>
            <w:noProof/>
            <w:webHidden/>
          </w:rPr>
          <w:fldChar w:fldCharType="begin"/>
        </w:r>
        <w:r w:rsidR="00B85F92">
          <w:rPr>
            <w:noProof/>
            <w:webHidden/>
          </w:rPr>
          <w:instrText xml:space="preserve"> PAGEREF _Toc119166831 \h </w:instrText>
        </w:r>
        <w:r w:rsidR="00B85F92">
          <w:rPr>
            <w:noProof/>
            <w:webHidden/>
          </w:rPr>
        </w:r>
        <w:r w:rsidR="00B85F92">
          <w:rPr>
            <w:noProof/>
            <w:webHidden/>
          </w:rPr>
          <w:fldChar w:fldCharType="separate"/>
        </w:r>
        <w:r w:rsidR="007808D1">
          <w:rPr>
            <w:noProof/>
            <w:webHidden/>
          </w:rPr>
          <w:t>22</w:t>
        </w:r>
        <w:r w:rsidR="00B85F92">
          <w:rPr>
            <w:noProof/>
            <w:webHidden/>
          </w:rPr>
          <w:fldChar w:fldCharType="end"/>
        </w:r>
      </w:hyperlink>
    </w:p>
    <w:p w14:paraId="6357E01F" w14:textId="67773885"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32" w:history="1">
        <w:r w:rsidR="00B85F92" w:rsidRPr="0050367D">
          <w:rPr>
            <w:rStyle w:val="Hyperlink"/>
            <w:noProof/>
          </w:rPr>
          <w:t>3.7</w:t>
        </w:r>
        <w:r w:rsidR="00B85F92">
          <w:rPr>
            <w:rFonts w:asciiTheme="minorHAnsi" w:eastAsiaTheme="minorEastAsia" w:hAnsiTheme="minorHAnsi" w:cstheme="minorBidi"/>
            <w:b w:val="0"/>
            <w:i w:val="0"/>
            <w:noProof/>
            <w:sz w:val="22"/>
            <w:szCs w:val="22"/>
          </w:rPr>
          <w:tab/>
        </w:r>
        <w:r w:rsidR="00B85F92" w:rsidRPr="0050367D">
          <w:rPr>
            <w:rStyle w:val="Hyperlink"/>
            <w:noProof/>
          </w:rPr>
          <w:t>Target Compilation</w:t>
        </w:r>
        <w:r w:rsidR="00B85F92">
          <w:rPr>
            <w:noProof/>
            <w:webHidden/>
          </w:rPr>
          <w:tab/>
        </w:r>
        <w:r w:rsidR="00B85F92">
          <w:rPr>
            <w:noProof/>
            <w:webHidden/>
          </w:rPr>
          <w:fldChar w:fldCharType="begin"/>
        </w:r>
        <w:r w:rsidR="00B85F92">
          <w:rPr>
            <w:noProof/>
            <w:webHidden/>
          </w:rPr>
          <w:instrText xml:space="preserve"> PAGEREF _Toc119166832 \h </w:instrText>
        </w:r>
        <w:r w:rsidR="00B85F92">
          <w:rPr>
            <w:noProof/>
            <w:webHidden/>
          </w:rPr>
        </w:r>
        <w:r w:rsidR="00B85F92">
          <w:rPr>
            <w:noProof/>
            <w:webHidden/>
          </w:rPr>
          <w:fldChar w:fldCharType="separate"/>
        </w:r>
        <w:r w:rsidR="007808D1">
          <w:rPr>
            <w:noProof/>
            <w:webHidden/>
          </w:rPr>
          <w:t>22</w:t>
        </w:r>
        <w:r w:rsidR="00B85F92">
          <w:rPr>
            <w:noProof/>
            <w:webHidden/>
          </w:rPr>
          <w:fldChar w:fldCharType="end"/>
        </w:r>
      </w:hyperlink>
    </w:p>
    <w:p w14:paraId="3D3E03AB" w14:textId="61195C9A"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33" w:history="1">
        <w:r w:rsidR="00B85F92" w:rsidRPr="0050367D">
          <w:rPr>
            <w:rStyle w:val="Hyperlink"/>
            <w:noProof/>
          </w:rPr>
          <w:t>3.8</w:t>
        </w:r>
        <w:r w:rsidR="00B85F92">
          <w:rPr>
            <w:rFonts w:asciiTheme="minorHAnsi" w:eastAsiaTheme="minorEastAsia" w:hAnsiTheme="minorHAnsi" w:cstheme="minorBidi"/>
            <w:b w:val="0"/>
            <w:i w:val="0"/>
            <w:noProof/>
            <w:sz w:val="22"/>
            <w:szCs w:val="22"/>
          </w:rPr>
          <w:tab/>
        </w:r>
        <w:r w:rsidR="00B85F92" w:rsidRPr="0050367D">
          <w:rPr>
            <w:rStyle w:val="Hyperlink"/>
            <w:noProof/>
          </w:rPr>
          <w:t>Data Base Support</w:t>
        </w:r>
        <w:r w:rsidR="00B85F92">
          <w:rPr>
            <w:noProof/>
            <w:webHidden/>
          </w:rPr>
          <w:tab/>
        </w:r>
        <w:r w:rsidR="00B85F92">
          <w:rPr>
            <w:noProof/>
            <w:webHidden/>
          </w:rPr>
          <w:fldChar w:fldCharType="begin"/>
        </w:r>
        <w:r w:rsidR="00B85F92">
          <w:rPr>
            <w:noProof/>
            <w:webHidden/>
          </w:rPr>
          <w:instrText xml:space="preserve"> PAGEREF _Toc119166833 \h </w:instrText>
        </w:r>
        <w:r w:rsidR="00B85F92">
          <w:rPr>
            <w:noProof/>
            <w:webHidden/>
          </w:rPr>
        </w:r>
        <w:r w:rsidR="00B85F92">
          <w:rPr>
            <w:noProof/>
            <w:webHidden/>
          </w:rPr>
          <w:fldChar w:fldCharType="separate"/>
        </w:r>
        <w:r w:rsidR="007808D1">
          <w:rPr>
            <w:noProof/>
            <w:webHidden/>
          </w:rPr>
          <w:t>22</w:t>
        </w:r>
        <w:r w:rsidR="00B85F92">
          <w:rPr>
            <w:noProof/>
            <w:webHidden/>
          </w:rPr>
          <w:fldChar w:fldCharType="end"/>
        </w:r>
      </w:hyperlink>
    </w:p>
    <w:p w14:paraId="0F1F7B02" w14:textId="66F61D48" w:rsidR="00B85F92" w:rsidRDefault="00000000">
      <w:pPr>
        <w:pStyle w:val="TOC1"/>
        <w:tabs>
          <w:tab w:val="left" w:pos="2160"/>
        </w:tabs>
        <w:rPr>
          <w:rFonts w:asciiTheme="minorHAnsi" w:eastAsiaTheme="minorEastAsia" w:hAnsiTheme="minorHAnsi" w:cstheme="minorBidi"/>
          <w:b w:val="0"/>
          <w:noProof/>
          <w:color w:val="auto"/>
          <w:sz w:val="22"/>
          <w:szCs w:val="22"/>
        </w:rPr>
      </w:pPr>
      <w:hyperlink w:anchor="_Toc119166834" w:history="1">
        <w:r w:rsidR="00B85F92" w:rsidRPr="0050367D">
          <w:rPr>
            <w:rStyle w:val="Hyperlink"/>
            <w:noProof/>
          </w:rPr>
          <w:t>4.</w:t>
        </w:r>
        <w:r w:rsidR="00B85F92">
          <w:rPr>
            <w:rFonts w:asciiTheme="minorHAnsi" w:eastAsiaTheme="minorEastAsia" w:hAnsiTheme="minorHAnsi" w:cstheme="minorBidi"/>
            <w:b w:val="0"/>
            <w:noProof/>
            <w:color w:val="auto"/>
            <w:sz w:val="22"/>
            <w:szCs w:val="22"/>
          </w:rPr>
          <w:tab/>
        </w:r>
        <w:r w:rsidR="00B85F92" w:rsidRPr="0050367D">
          <w:rPr>
            <w:rStyle w:val="Hyperlink"/>
            <w:noProof/>
          </w:rPr>
          <w:t>System Features</w:t>
        </w:r>
        <w:r w:rsidR="00B85F92">
          <w:rPr>
            <w:noProof/>
            <w:webHidden/>
          </w:rPr>
          <w:tab/>
        </w:r>
        <w:r w:rsidR="00B85F92">
          <w:rPr>
            <w:noProof/>
            <w:webHidden/>
          </w:rPr>
          <w:fldChar w:fldCharType="begin"/>
        </w:r>
        <w:r w:rsidR="00B85F92">
          <w:rPr>
            <w:noProof/>
            <w:webHidden/>
          </w:rPr>
          <w:instrText xml:space="preserve"> PAGEREF _Toc119166834 \h </w:instrText>
        </w:r>
        <w:r w:rsidR="00B85F92">
          <w:rPr>
            <w:noProof/>
            <w:webHidden/>
          </w:rPr>
        </w:r>
        <w:r w:rsidR="00B85F92">
          <w:rPr>
            <w:noProof/>
            <w:webHidden/>
          </w:rPr>
          <w:fldChar w:fldCharType="separate"/>
        </w:r>
        <w:r w:rsidR="007808D1">
          <w:rPr>
            <w:noProof/>
            <w:webHidden/>
          </w:rPr>
          <w:t>23</w:t>
        </w:r>
        <w:r w:rsidR="00B85F92">
          <w:rPr>
            <w:noProof/>
            <w:webHidden/>
          </w:rPr>
          <w:fldChar w:fldCharType="end"/>
        </w:r>
      </w:hyperlink>
    </w:p>
    <w:p w14:paraId="45BEC4EE" w14:textId="286961B5"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35" w:history="1">
        <w:r w:rsidR="00B85F92" w:rsidRPr="0050367D">
          <w:rPr>
            <w:rStyle w:val="Hyperlink"/>
            <w:noProof/>
          </w:rPr>
          <w:t>4.1</w:t>
        </w:r>
        <w:r w:rsidR="00B85F92">
          <w:rPr>
            <w:rFonts w:asciiTheme="minorHAnsi" w:eastAsiaTheme="minorEastAsia" w:hAnsiTheme="minorHAnsi" w:cstheme="minorBidi"/>
            <w:b w:val="0"/>
            <w:i w:val="0"/>
            <w:noProof/>
            <w:sz w:val="22"/>
            <w:szCs w:val="22"/>
          </w:rPr>
          <w:tab/>
        </w:r>
        <w:r w:rsidR="00B85F92" w:rsidRPr="0050367D">
          <w:rPr>
            <w:rStyle w:val="Hyperlink"/>
            <w:noProof/>
          </w:rPr>
          <w:t>Addresses, Data and Arithmetic</w:t>
        </w:r>
        <w:r w:rsidR="00B85F92">
          <w:rPr>
            <w:noProof/>
            <w:webHidden/>
          </w:rPr>
          <w:tab/>
        </w:r>
        <w:r w:rsidR="00B85F92">
          <w:rPr>
            <w:noProof/>
            <w:webHidden/>
          </w:rPr>
          <w:fldChar w:fldCharType="begin"/>
        </w:r>
        <w:r w:rsidR="00B85F92">
          <w:rPr>
            <w:noProof/>
            <w:webHidden/>
          </w:rPr>
          <w:instrText xml:space="preserve"> PAGEREF _Toc119166835 \h </w:instrText>
        </w:r>
        <w:r w:rsidR="00B85F92">
          <w:rPr>
            <w:noProof/>
            <w:webHidden/>
          </w:rPr>
        </w:r>
        <w:r w:rsidR="00B85F92">
          <w:rPr>
            <w:noProof/>
            <w:webHidden/>
          </w:rPr>
          <w:fldChar w:fldCharType="separate"/>
        </w:r>
        <w:r w:rsidR="007808D1">
          <w:rPr>
            <w:noProof/>
            <w:webHidden/>
          </w:rPr>
          <w:t>23</w:t>
        </w:r>
        <w:r w:rsidR="00B85F92">
          <w:rPr>
            <w:noProof/>
            <w:webHidden/>
          </w:rPr>
          <w:fldChar w:fldCharType="end"/>
        </w:r>
      </w:hyperlink>
    </w:p>
    <w:p w14:paraId="4295CA0F" w14:textId="4C0DAD01"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36" w:history="1">
        <w:r w:rsidR="00B85F92" w:rsidRPr="0050367D">
          <w:rPr>
            <w:rStyle w:val="Hyperlink"/>
            <w:noProof/>
          </w:rPr>
          <w:t>4.2</w:t>
        </w:r>
        <w:r w:rsidR="00B85F92">
          <w:rPr>
            <w:rFonts w:asciiTheme="minorHAnsi" w:eastAsiaTheme="minorEastAsia" w:hAnsiTheme="minorHAnsi" w:cstheme="minorBidi"/>
            <w:b w:val="0"/>
            <w:i w:val="0"/>
            <w:noProof/>
            <w:sz w:val="22"/>
            <w:szCs w:val="22"/>
          </w:rPr>
          <w:tab/>
        </w:r>
        <w:r w:rsidR="00B85F92" w:rsidRPr="0050367D">
          <w:rPr>
            <w:rStyle w:val="Hyperlink"/>
            <w:noProof/>
          </w:rPr>
          <w:t>Using Memory</w:t>
        </w:r>
        <w:r w:rsidR="00B85F92">
          <w:rPr>
            <w:noProof/>
            <w:webHidden/>
          </w:rPr>
          <w:tab/>
        </w:r>
        <w:r w:rsidR="00B85F92">
          <w:rPr>
            <w:noProof/>
            <w:webHidden/>
          </w:rPr>
          <w:fldChar w:fldCharType="begin"/>
        </w:r>
        <w:r w:rsidR="00B85F92">
          <w:rPr>
            <w:noProof/>
            <w:webHidden/>
          </w:rPr>
          <w:instrText xml:space="preserve"> PAGEREF _Toc119166836 \h </w:instrText>
        </w:r>
        <w:r w:rsidR="00B85F92">
          <w:rPr>
            <w:noProof/>
            <w:webHidden/>
          </w:rPr>
        </w:r>
        <w:r w:rsidR="00B85F92">
          <w:rPr>
            <w:noProof/>
            <w:webHidden/>
          </w:rPr>
          <w:fldChar w:fldCharType="separate"/>
        </w:r>
        <w:r w:rsidR="007808D1">
          <w:rPr>
            <w:noProof/>
            <w:webHidden/>
          </w:rPr>
          <w:t>23</w:t>
        </w:r>
        <w:r w:rsidR="00B85F92">
          <w:rPr>
            <w:noProof/>
            <w:webHidden/>
          </w:rPr>
          <w:fldChar w:fldCharType="end"/>
        </w:r>
      </w:hyperlink>
    </w:p>
    <w:p w14:paraId="077574FF" w14:textId="415459C4" w:rsidR="00B85F92" w:rsidRDefault="00000000">
      <w:pPr>
        <w:pStyle w:val="TOC3"/>
        <w:tabs>
          <w:tab w:val="left" w:pos="2160"/>
        </w:tabs>
        <w:rPr>
          <w:rFonts w:asciiTheme="minorHAnsi" w:eastAsiaTheme="minorEastAsia" w:hAnsiTheme="minorHAnsi" w:cstheme="minorBidi"/>
          <w:noProof/>
          <w:sz w:val="22"/>
          <w:szCs w:val="22"/>
        </w:rPr>
      </w:pPr>
      <w:hyperlink w:anchor="_Toc119166837" w:history="1">
        <w:r w:rsidR="00B85F92" w:rsidRPr="0050367D">
          <w:rPr>
            <w:rStyle w:val="Hyperlink"/>
            <w:noProof/>
          </w:rPr>
          <w:t>4.2.1</w:t>
        </w:r>
        <w:r w:rsidR="00B85F92">
          <w:rPr>
            <w:rFonts w:asciiTheme="minorHAnsi" w:eastAsiaTheme="minorEastAsia" w:hAnsiTheme="minorHAnsi" w:cstheme="minorBidi"/>
            <w:noProof/>
            <w:sz w:val="22"/>
            <w:szCs w:val="22"/>
          </w:rPr>
          <w:tab/>
        </w:r>
        <w:r w:rsidR="00B85F92" w:rsidRPr="0050367D">
          <w:rPr>
            <w:rStyle w:val="Hyperlink"/>
            <w:noProof/>
          </w:rPr>
          <w:t>Using High Memory</w:t>
        </w:r>
        <w:r w:rsidR="00B85F92">
          <w:rPr>
            <w:noProof/>
            <w:webHidden/>
          </w:rPr>
          <w:tab/>
        </w:r>
        <w:r w:rsidR="00B85F92">
          <w:rPr>
            <w:noProof/>
            <w:webHidden/>
          </w:rPr>
          <w:fldChar w:fldCharType="begin"/>
        </w:r>
        <w:r w:rsidR="00B85F92">
          <w:rPr>
            <w:noProof/>
            <w:webHidden/>
          </w:rPr>
          <w:instrText xml:space="preserve"> PAGEREF _Toc119166837 \h </w:instrText>
        </w:r>
        <w:r w:rsidR="00B85F92">
          <w:rPr>
            <w:noProof/>
            <w:webHidden/>
          </w:rPr>
        </w:r>
        <w:r w:rsidR="00B85F92">
          <w:rPr>
            <w:noProof/>
            <w:webHidden/>
          </w:rPr>
          <w:fldChar w:fldCharType="separate"/>
        </w:r>
        <w:r w:rsidR="007808D1">
          <w:rPr>
            <w:noProof/>
            <w:webHidden/>
          </w:rPr>
          <w:t>24</w:t>
        </w:r>
        <w:r w:rsidR="00B85F92">
          <w:rPr>
            <w:noProof/>
            <w:webHidden/>
          </w:rPr>
          <w:fldChar w:fldCharType="end"/>
        </w:r>
      </w:hyperlink>
    </w:p>
    <w:p w14:paraId="4016226B" w14:textId="3711BEED" w:rsidR="00B85F92" w:rsidRDefault="00000000">
      <w:pPr>
        <w:pStyle w:val="TOC3"/>
        <w:tabs>
          <w:tab w:val="left" w:pos="2160"/>
        </w:tabs>
        <w:rPr>
          <w:rFonts w:asciiTheme="minorHAnsi" w:eastAsiaTheme="minorEastAsia" w:hAnsiTheme="minorHAnsi" w:cstheme="minorBidi"/>
          <w:noProof/>
          <w:sz w:val="22"/>
          <w:szCs w:val="22"/>
        </w:rPr>
      </w:pPr>
      <w:hyperlink w:anchor="_Toc119166838" w:history="1">
        <w:r w:rsidR="00B85F92" w:rsidRPr="0050367D">
          <w:rPr>
            <w:rStyle w:val="Hyperlink"/>
            <w:noProof/>
          </w:rPr>
          <w:t>4.2.2</w:t>
        </w:r>
        <w:r w:rsidR="00B85F92">
          <w:rPr>
            <w:rFonts w:asciiTheme="minorHAnsi" w:eastAsiaTheme="minorEastAsia" w:hAnsiTheme="minorHAnsi" w:cstheme="minorBidi"/>
            <w:noProof/>
            <w:sz w:val="22"/>
            <w:szCs w:val="22"/>
          </w:rPr>
          <w:tab/>
        </w:r>
        <w:r w:rsidR="00B85F92" w:rsidRPr="0050367D">
          <w:rPr>
            <w:rStyle w:val="Hyperlink"/>
            <w:noProof/>
          </w:rPr>
          <w:t>Using Extended Memory</w:t>
        </w:r>
        <w:r w:rsidR="00B85F92">
          <w:rPr>
            <w:noProof/>
            <w:webHidden/>
          </w:rPr>
          <w:tab/>
        </w:r>
        <w:r w:rsidR="00B85F92">
          <w:rPr>
            <w:noProof/>
            <w:webHidden/>
          </w:rPr>
          <w:fldChar w:fldCharType="begin"/>
        </w:r>
        <w:r w:rsidR="00B85F92">
          <w:rPr>
            <w:noProof/>
            <w:webHidden/>
          </w:rPr>
          <w:instrText xml:space="preserve"> PAGEREF _Toc119166838 \h </w:instrText>
        </w:r>
        <w:r w:rsidR="00B85F92">
          <w:rPr>
            <w:noProof/>
            <w:webHidden/>
          </w:rPr>
        </w:r>
        <w:r w:rsidR="00B85F92">
          <w:rPr>
            <w:noProof/>
            <w:webHidden/>
          </w:rPr>
          <w:fldChar w:fldCharType="separate"/>
        </w:r>
        <w:r w:rsidR="007808D1">
          <w:rPr>
            <w:noProof/>
            <w:webHidden/>
          </w:rPr>
          <w:t>24</w:t>
        </w:r>
        <w:r w:rsidR="00B85F92">
          <w:rPr>
            <w:noProof/>
            <w:webHidden/>
          </w:rPr>
          <w:fldChar w:fldCharType="end"/>
        </w:r>
      </w:hyperlink>
    </w:p>
    <w:p w14:paraId="2C333D29" w14:textId="404950EE" w:rsidR="00B85F92" w:rsidRDefault="00000000">
      <w:pPr>
        <w:pStyle w:val="TOC3"/>
        <w:tabs>
          <w:tab w:val="left" w:pos="2160"/>
        </w:tabs>
        <w:rPr>
          <w:rFonts w:asciiTheme="minorHAnsi" w:eastAsiaTheme="minorEastAsia" w:hAnsiTheme="minorHAnsi" w:cstheme="minorBidi"/>
          <w:noProof/>
          <w:sz w:val="22"/>
          <w:szCs w:val="22"/>
        </w:rPr>
      </w:pPr>
      <w:hyperlink w:anchor="_Toc119166839" w:history="1">
        <w:r w:rsidR="00B85F92" w:rsidRPr="0050367D">
          <w:rPr>
            <w:rStyle w:val="Hyperlink"/>
            <w:noProof/>
          </w:rPr>
          <w:t>4.2.3</w:t>
        </w:r>
        <w:r w:rsidR="00B85F92">
          <w:rPr>
            <w:rFonts w:asciiTheme="minorHAnsi" w:eastAsiaTheme="minorEastAsia" w:hAnsiTheme="minorHAnsi" w:cstheme="minorBidi"/>
            <w:noProof/>
            <w:sz w:val="22"/>
            <w:szCs w:val="22"/>
          </w:rPr>
          <w:tab/>
        </w:r>
        <w:r w:rsidR="00B85F92" w:rsidRPr="0050367D">
          <w:rPr>
            <w:rStyle w:val="Hyperlink"/>
            <w:noProof/>
          </w:rPr>
          <w:t>Character Operations</w:t>
        </w:r>
        <w:r w:rsidR="00B85F92">
          <w:rPr>
            <w:noProof/>
            <w:webHidden/>
          </w:rPr>
          <w:tab/>
        </w:r>
        <w:r w:rsidR="00B85F92">
          <w:rPr>
            <w:noProof/>
            <w:webHidden/>
          </w:rPr>
          <w:fldChar w:fldCharType="begin"/>
        </w:r>
        <w:r w:rsidR="00B85F92">
          <w:rPr>
            <w:noProof/>
            <w:webHidden/>
          </w:rPr>
          <w:instrText xml:space="preserve"> PAGEREF _Toc119166839 \h </w:instrText>
        </w:r>
        <w:r w:rsidR="00B85F92">
          <w:rPr>
            <w:noProof/>
            <w:webHidden/>
          </w:rPr>
        </w:r>
        <w:r w:rsidR="00B85F92">
          <w:rPr>
            <w:noProof/>
            <w:webHidden/>
          </w:rPr>
          <w:fldChar w:fldCharType="separate"/>
        </w:r>
        <w:r w:rsidR="007808D1">
          <w:rPr>
            <w:noProof/>
            <w:webHidden/>
          </w:rPr>
          <w:t>25</w:t>
        </w:r>
        <w:r w:rsidR="00B85F92">
          <w:rPr>
            <w:noProof/>
            <w:webHidden/>
          </w:rPr>
          <w:fldChar w:fldCharType="end"/>
        </w:r>
      </w:hyperlink>
    </w:p>
    <w:p w14:paraId="44BE2303" w14:textId="79E75485"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40" w:history="1">
        <w:r w:rsidR="00B85F92" w:rsidRPr="0050367D">
          <w:rPr>
            <w:rStyle w:val="Hyperlink"/>
            <w:noProof/>
          </w:rPr>
          <w:t>4.3</w:t>
        </w:r>
        <w:r w:rsidR="00B85F92">
          <w:rPr>
            <w:rFonts w:asciiTheme="minorHAnsi" w:eastAsiaTheme="minorEastAsia" w:hAnsiTheme="minorHAnsi" w:cstheme="minorBidi"/>
            <w:b w:val="0"/>
            <w:i w:val="0"/>
            <w:noProof/>
            <w:sz w:val="22"/>
            <w:szCs w:val="22"/>
          </w:rPr>
          <w:tab/>
        </w:r>
        <w:r w:rsidR="00B85F92" w:rsidRPr="0050367D">
          <w:rPr>
            <w:rStyle w:val="Hyperlink"/>
            <w:noProof/>
          </w:rPr>
          <w:t>Using the Active Compiler</w:t>
        </w:r>
        <w:r w:rsidR="00B85F92">
          <w:rPr>
            <w:noProof/>
            <w:webHidden/>
          </w:rPr>
          <w:tab/>
        </w:r>
        <w:r w:rsidR="00B85F92">
          <w:rPr>
            <w:noProof/>
            <w:webHidden/>
          </w:rPr>
          <w:fldChar w:fldCharType="begin"/>
        </w:r>
        <w:r w:rsidR="00B85F92">
          <w:rPr>
            <w:noProof/>
            <w:webHidden/>
          </w:rPr>
          <w:instrText xml:space="preserve"> PAGEREF _Toc119166840 \h </w:instrText>
        </w:r>
        <w:r w:rsidR="00B85F92">
          <w:rPr>
            <w:noProof/>
            <w:webHidden/>
          </w:rPr>
        </w:r>
        <w:r w:rsidR="00B85F92">
          <w:rPr>
            <w:noProof/>
            <w:webHidden/>
          </w:rPr>
          <w:fldChar w:fldCharType="separate"/>
        </w:r>
        <w:r w:rsidR="007808D1">
          <w:rPr>
            <w:noProof/>
            <w:webHidden/>
          </w:rPr>
          <w:t>26</w:t>
        </w:r>
        <w:r w:rsidR="00B85F92">
          <w:rPr>
            <w:noProof/>
            <w:webHidden/>
          </w:rPr>
          <w:fldChar w:fldCharType="end"/>
        </w:r>
      </w:hyperlink>
    </w:p>
    <w:p w14:paraId="4D52111E" w14:textId="03A03A9F" w:rsidR="00B85F92" w:rsidRDefault="00000000">
      <w:pPr>
        <w:pStyle w:val="TOC3"/>
        <w:tabs>
          <w:tab w:val="left" w:pos="2160"/>
        </w:tabs>
        <w:rPr>
          <w:rFonts w:asciiTheme="minorHAnsi" w:eastAsiaTheme="minorEastAsia" w:hAnsiTheme="minorHAnsi" w:cstheme="minorBidi"/>
          <w:noProof/>
          <w:sz w:val="22"/>
          <w:szCs w:val="22"/>
        </w:rPr>
      </w:pPr>
      <w:hyperlink w:anchor="_Toc119166841" w:history="1">
        <w:r w:rsidR="00B85F92" w:rsidRPr="0050367D">
          <w:rPr>
            <w:rStyle w:val="Hyperlink"/>
            <w:noProof/>
          </w:rPr>
          <w:t>4.3.1</w:t>
        </w:r>
        <w:r w:rsidR="00B85F92">
          <w:rPr>
            <w:rFonts w:asciiTheme="minorHAnsi" w:eastAsiaTheme="minorEastAsia" w:hAnsiTheme="minorHAnsi" w:cstheme="minorBidi"/>
            <w:noProof/>
            <w:sz w:val="22"/>
            <w:szCs w:val="22"/>
          </w:rPr>
          <w:tab/>
        </w:r>
        <w:r w:rsidR="00B85F92" w:rsidRPr="0050367D">
          <w:rPr>
            <w:rStyle w:val="Hyperlink"/>
            <w:noProof/>
          </w:rPr>
          <w:t>Dictionary Structure</w:t>
        </w:r>
        <w:r w:rsidR="00B85F92">
          <w:rPr>
            <w:noProof/>
            <w:webHidden/>
          </w:rPr>
          <w:tab/>
        </w:r>
        <w:r w:rsidR="00B85F92">
          <w:rPr>
            <w:noProof/>
            <w:webHidden/>
          </w:rPr>
          <w:fldChar w:fldCharType="begin"/>
        </w:r>
        <w:r w:rsidR="00B85F92">
          <w:rPr>
            <w:noProof/>
            <w:webHidden/>
          </w:rPr>
          <w:instrText xml:space="preserve"> PAGEREF _Toc119166841 \h </w:instrText>
        </w:r>
        <w:r w:rsidR="00B85F92">
          <w:rPr>
            <w:noProof/>
            <w:webHidden/>
          </w:rPr>
        </w:r>
        <w:r w:rsidR="00B85F92">
          <w:rPr>
            <w:noProof/>
            <w:webHidden/>
          </w:rPr>
          <w:fldChar w:fldCharType="separate"/>
        </w:r>
        <w:r w:rsidR="007808D1">
          <w:rPr>
            <w:noProof/>
            <w:webHidden/>
          </w:rPr>
          <w:t>26</w:t>
        </w:r>
        <w:r w:rsidR="00B85F92">
          <w:rPr>
            <w:noProof/>
            <w:webHidden/>
          </w:rPr>
          <w:fldChar w:fldCharType="end"/>
        </w:r>
      </w:hyperlink>
    </w:p>
    <w:p w14:paraId="60677C5F" w14:textId="4C8EB022" w:rsidR="00B85F92" w:rsidRDefault="00000000">
      <w:pPr>
        <w:pStyle w:val="TOC3"/>
        <w:tabs>
          <w:tab w:val="left" w:pos="2160"/>
        </w:tabs>
        <w:rPr>
          <w:rFonts w:asciiTheme="minorHAnsi" w:eastAsiaTheme="minorEastAsia" w:hAnsiTheme="minorHAnsi" w:cstheme="minorBidi"/>
          <w:noProof/>
          <w:sz w:val="22"/>
          <w:szCs w:val="22"/>
        </w:rPr>
      </w:pPr>
      <w:hyperlink w:anchor="_Toc119166842" w:history="1">
        <w:r w:rsidR="00B85F92" w:rsidRPr="0050367D">
          <w:rPr>
            <w:rStyle w:val="Hyperlink"/>
            <w:noProof/>
          </w:rPr>
          <w:t>4.3.2</w:t>
        </w:r>
        <w:r w:rsidR="00B85F92">
          <w:rPr>
            <w:rFonts w:asciiTheme="minorHAnsi" w:eastAsiaTheme="minorEastAsia" w:hAnsiTheme="minorHAnsi" w:cstheme="minorBidi"/>
            <w:noProof/>
            <w:sz w:val="22"/>
            <w:szCs w:val="22"/>
          </w:rPr>
          <w:tab/>
        </w:r>
        <w:r w:rsidR="00B85F92" w:rsidRPr="0050367D">
          <w:rPr>
            <w:rStyle w:val="Hyperlink"/>
            <w:noProof/>
          </w:rPr>
          <w:t>Vocabularies</w:t>
        </w:r>
        <w:r w:rsidR="00B85F92">
          <w:rPr>
            <w:noProof/>
            <w:webHidden/>
          </w:rPr>
          <w:tab/>
        </w:r>
        <w:r w:rsidR="00B85F92">
          <w:rPr>
            <w:noProof/>
            <w:webHidden/>
          </w:rPr>
          <w:fldChar w:fldCharType="begin"/>
        </w:r>
        <w:r w:rsidR="00B85F92">
          <w:rPr>
            <w:noProof/>
            <w:webHidden/>
          </w:rPr>
          <w:instrText xml:space="preserve"> PAGEREF _Toc119166842 \h </w:instrText>
        </w:r>
        <w:r w:rsidR="00B85F92">
          <w:rPr>
            <w:noProof/>
            <w:webHidden/>
          </w:rPr>
        </w:r>
        <w:r w:rsidR="00B85F92">
          <w:rPr>
            <w:noProof/>
            <w:webHidden/>
          </w:rPr>
          <w:fldChar w:fldCharType="separate"/>
        </w:r>
        <w:r w:rsidR="007808D1">
          <w:rPr>
            <w:noProof/>
            <w:webHidden/>
          </w:rPr>
          <w:t>27</w:t>
        </w:r>
        <w:r w:rsidR="00B85F92">
          <w:rPr>
            <w:noProof/>
            <w:webHidden/>
          </w:rPr>
          <w:fldChar w:fldCharType="end"/>
        </w:r>
      </w:hyperlink>
    </w:p>
    <w:p w14:paraId="7D1B257F" w14:textId="60BF097A" w:rsidR="00B85F92" w:rsidRDefault="00000000">
      <w:pPr>
        <w:pStyle w:val="TOC3"/>
        <w:tabs>
          <w:tab w:val="left" w:pos="2160"/>
        </w:tabs>
        <w:rPr>
          <w:rFonts w:asciiTheme="minorHAnsi" w:eastAsiaTheme="minorEastAsia" w:hAnsiTheme="minorHAnsi" w:cstheme="minorBidi"/>
          <w:noProof/>
          <w:sz w:val="22"/>
          <w:szCs w:val="22"/>
        </w:rPr>
      </w:pPr>
      <w:hyperlink w:anchor="_Toc119166843" w:history="1">
        <w:r w:rsidR="00B85F92" w:rsidRPr="0050367D">
          <w:rPr>
            <w:rStyle w:val="Hyperlink"/>
            <w:noProof/>
          </w:rPr>
          <w:t>4.3.3</w:t>
        </w:r>
        <w:r w:rsidR="00B85F92">
          <w:rPr>
            <w:rFonts w:asciiTheme="minorHAnsi" w:eastAsiaTheme="minorEastAsia" w:hAnsiTheme="minorHAnsi" w:cstheme="minorBidi"/>
            <w:noProof/>
            <w:sz w:val="22"/>
            <w:szCs w:val="22"/>
          </w:rPr>
          <w:tab/>
        </w:r>
        <w:r w:rsidR="00B85F92" w:rsidRPr="0050367D">
          <w:rPr>
            <w:rStyle w:val="Hyperlink"/>
            <w:noProof/>
          </w:rPr>
          <w:t>Program Structure</w:t>
        </w:r>
        <w:r w:rsidR="00B85F92">
          <w:rPr>
            <w:noProof/>
            <w:webHidden/>
          </w:rPr>
          <w:tab/>
        </w:r>
        <w:r w:rsidR="00B85F92">
          <w:rPr>
            <w:noProof/>
            <w:webHidden/>
          </w:rPr>
          <w:fldChar w:fldCharType="begin"/>
        </w:r>
        <w:r w:rsidR="00B85F92">
          <w:rPr>
            <w:noProof/>
            <w:webHidden/>
          </w:rPr>
          <w:instrText xml:space="preserve"> PAGEREF _Toc119166843 \h </w:instrText>
        </w:r>
        <w:r w:rsidR="00B85F92">
          <w:rPr>
            <w:noProof/>
            <w:webHidden/>
          </w:rPr>
        </w:r>
        <w:r w:rsidR="00B85F92">
          <w:rPr>
            <w:noProof/>
            <w:webHidden/>
          </w:rPr>
          <w:fldChar w:fldCharType="separate"/>
        </w:r>
        <w:r w:rsidR="007808D1">
          <w:rPr>
            <w:noProof/>
            <w:webHidden/>
          </w:rPr>
          <w:t>27</w:t>
        </w:r>
        <w:r w:rsidR="00B85F92">
          <w:rPr>
            <w:noProof/>
            <w:webHidden/>
          </w:rPr>
          <w:fldChar w:fldCharType="end"/>
        </w:r>
      </w:hyperlink>
    </w:p>
    <w:p w14:paraId="157A62F0" w14:textId="4D58E750" w:rsidR="00B85F92" w:rsidRDefault="00000000">
      <w:pPr>
        <w:pStyle w:val="TOC3"/>
        <w:tabs>
          <w:tab w:val="left" w:pos="2160"/>
        </w:tabs>
        <w:rPr>
          <w:rFonts w:asciiTheme="minorHAnsi" w:eastAsiaTheme="minorEastAsia" w:hAnsiTheme="minorHAnsi" w:cstheme="minorBidi"/>
          <w:noProof/>
          <w:sz w:val="22"/>
          <w:szCs w:val="22"/>
        </w:rPr>
      </w:pPr>
      <w:hyperlink w:anchor="_Toc119166844" w:history="1">
        <w:r w:rsidR="00B85F92" w:rsidRPr="0050367D">
          <w:rPr>
            <w:rStyle w:val="Hyperlink"/>
            <w:noProof/>
          </w:rPr>
          <w:t>4.3.4</w:t>
        </w:r>
        <w:r w:rsidR="00B85F92">
          <w:rPr>
            <w:rFonts w:asciiTheme="minorHAnsi" w:eastAsiaTheme="minorEastAsia" w:hAnsiTheme="minorHAnsi" w:cstheme="minorBidi"/>
            <w:noProof/>
            <w:sz w:val="22"/>
            <w:szCs w:val="22"/>
          </w:rPr>
          <w:tab/>
        </w:r>
        <w:r w:rsidR="00B85F92" w:rsidRPr="0050367D">
          <w:rPr>
            <w:rStyle w:val="Hyperlink"/>
            <w:noProof/>
          </w:rPr>
          <w:t>Compiler Internals</w:t>
        </w:r>
        <w:r w:rsidR="00B85F92">
          <w:rPr>
            <w:noProof/>
            <w:webHidden/>
          </w:rPr>
          <w:tab/>
        </w:r>
        <w:r w:rsidR="00B85F92">
          <w:rPr>
            <w:noProof/>
            <w:webHidden/>
          </w:rPr>
          <w:fldChar w:fldCharType="begin"/>
        </w:r>
        <w:r w:rsidR="00B85F92">
          <w:rPr>
            <w:noProof/>
            <w:webHidden/>
          </w:rPr>
          <w:instrText xml:space="preserve"> PAGEREF _Toc119166844 \h </w:instrText>
        </w:r>
        <w:r w:rsidR="00B85F92">
          <w:rPr>
            <w:noProof/>
            <w:webHidden/>
          </w:rPr>
        </w:r>
        <w:r w:rsidR="00B85F92">
          <w:rPr>
            <w:noProof/>
            <w:webHidden/>
          </w:rPr>
          <w:fldChar w:fldCharType="separate"/>
        </w:r>
        <w:r w:rsidR="007808D1">
          <w:rPr>
            <w:noProof/>
            <w:webHidden/>
          </w:rPr>
          <w:t>28</w:t>
        </w:r>
        <w:r w:rsidR="00B85F92">
          <w:rPr>
            <w:noProof/>
            <w:webHidden/>
          </w:rPr>
          <w:fldChar w:fldCharType="end"/>
        </w:r>
      </w:hyperlink>
    </w:p>
    <w:p w14:paraId="133256F3" w14:textId="5A5CE090" w:rsidR="00B85F92" w:rsidRDefault="00000000">
      <w:pPr>
        <w:pStyle w:val="TOC3"/>
        <w:tabs>
          <w:tab w:val="left" w:pos="2160"/>
        </w:tabs>
        <w:rPr>
          <w:rFonts w:asciiTheme="minorHAnsi" w:eastAsiaTheme="minorEastAsia" w:hAnsiTheme="minorHAnsi" w:cstheme="minorBidi"/>
          <w:noProof/>
          <w:sz w:val="22"/>
          <w:szCs w:val="22"/>
        </w:rPr>
      </w:pPr>
      <w:hyperlink w:anchor="_Toc119166846" w:history="1">
        <w:r w:rsidR="00B85F92" w:rsidRPr="0050367D">
          <w:rPr>
            <w:rStyle w:val="Hyperlink"/>
            <w:noProof/>
          </w:rPr>
          <w:t>4.3.5</w:t>
        </w:r>
        <w:r w:rsidR="00B85F92">
          <w:rPr>
            <w:rFonts w:asciiTheme="minorHAnsi" w:eastAsiaTheme="minorEastAsia" w:hAnsiTheme="minorHAnsi" w:cstheme="minorBidi"/>
            <w:noProof/>
            <w:sz w:val="22"/>
            <w:szCs w:val="22"/>
          </w:rPr>
          <w:tab/>
        </w:r>
        <w:r w:rsidR="00B85F92" w:rsidRPr="0050367D">
          <w:rPr>
            <w:rStyle w:val="Hyperlink"/>
            <w:noProof/>
          </w:rPr>
          <w:t>Missing Interpretables</w:t>
        </w:r>
        <w:r w:rsidR="00B85F92">
          <w:rPr>
            <w:noProof/>
            <w:webHidden/>
          </w:rPr>
          <w:tab/>
        </w:r>
        <w:r w:rsidR="00B85F92">
          <w:rPr>
            <w:noProof/>
            <w:webHidden/>
          </w:rPr>
          <w:fldChar w:fldCharType="begin"/>
        </w:r>
        <w:r w:rsidR="00B85F92">
          <w:rPr>
            <w:noProof/>
            <w:webHidden/>
          </w:rPr>
          <w:instrText xml:space="preserve"> PAGEREF _Toc119166846 \h </w:instrText>
        </w:r>
        <w:r w:rsidR="00B85F92">
          <w:rPr>
            <w:noProof/>
            <w:webHidden/>
          </w:rPr>
        </w:r>
        <w:r w:rsidR="00B85F92">
          <w:rPr>
            <w:noProof/>
            <w:webHidden/>
          </w:rPr>
          <w:fldChar w:fldCharType="separate"/>
        </w:r>
        <w:r w:rsidR="007808D1">
          <w:rPr>
            <w:noProof/>
            <w:webHidden/>
          </w:rPr>
          <w:t>28</w:t>
        </w:r>
        <w:r w:rsidR="00B85F92">
          <w:rPr>
            <w:noProof/>
            <w:webHidden/>
          </w:rPr>
          <w:fldChar w:fldCharType="end"/>
        </w:r>
      </w:hyperlink>
    </w:p>
    <w:p w14:paraId="0D3E5FE1" w14:textId="37319FF8"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47" w:history="1">
        <w:r w:rsidR="00B85F92" w:rsidRPr="0050367D">
          <w:rPr>
            <w:rStyle w:val="Hyperlink"/>
            <w:noProof/>
          </w:rPr>
          <w:t>4.4</w:t>
        </w:r>
        <w:r w:rsidR="00B85F92">
          <w:rPr>
            <w:rFonts w:asciiTheme="minorHAnsi" w:eastAsiaTheme="minorEastAsia" w:hAnsiTheme="minorHAnsi" w:cstheme="minorBidi"/>
            <w:b w:val="0"/>
            <w:i w:val="0"/>
            <w:noProof/>
            <w:sz w:val="22"/>
            <w:szCs w:val="22"/>
          </w:rPr>
          <w:tab/>
        </w:r>
        <w:r w:rsidR="00B85F92" w:rsidRPr="0050367D">
          <w:rPr>
            <w:rStyle w:val="Hyperlink"/>
            <w:noProof/>
          </w:rPr>
          <w:t>Using the Multiprogrammer</w:t>
        </w:r>
        <w:r w:rsidR="00B85F92">
          <w:rPr>
            <w:noProof/>
            <w:webHidden/>
          </w:rPr>
          <w:tab/>
        </w:r>
        <w:r w:rsidR="00B85F92">
          <w:rPr>
            <w:noProof/>
            <w:webHidden/>
          </w:rPr>
          <w:fldChar w:fldCharType="begin"/>
        </w:r>
        <w:r w:rsidR="00B85F92">
          <w:rPr>
            <w:noProof/>
            <w:webHidden/>
          </w:rPr>
          <w:instrText xml:space="preserve"> PAGEREF _Toc119166847 \h </w:instrText>
        </w:r>
        <w:r w:rsidR="00B85F92">
          <w:rPr>
            <w:noProof/>
            <w:webHidden/>
          </w:rPr>
        </w:r>
        <w:r w:rsidR="00B85F92">
          <w:rPr>
            <w:noProof/>
            <w:webHidden/>
          </w:rPr>
          <w:fldChar w:fldCharType="separate"/>
        </w:r>
        <w:r w:rsidR="007808D1">
          <w:rPr>
            <w:noProof/>
            <w:webHidden/>
          </w:rPr>
          <w:t>29</w:t>
        </w:r>
        <w:r w:rsidR="00B85F92">
          <w:rPr>
            <w:noProof/>
            <w:webHidden/>
          </w:rPr>
          <w:fldChar w:fldCharType="end"/>
        </w:r>
      </w:hyperlink>
    </w:p>
    <w:p w14:paraId="2CF0E5AC" w14:textId="02B36A2A" w:rsidR="00B85F92" w:rsidRDefault="00000000">
      <w:pPr>
        <w:pStyle w:val="TOC3"/>
        <w:tabs>
          <w:tab w:val="left" w:pos="2160"/>
        </w:tabs>
        <w:rPr>
          <w:rFonts w:asciiTheme="minorHAnsi" w:eastAsiaTheme="minorEastAsia" w:hAnsiTheme="minorHAnsi" w:cstheme="minorBidi"/>
          <w:noProof/>
          <w:sz w:val="22"/>
          <w:szCs w:val="22"/>
        </w:rPr>
      </w:pPr>
      <w:hyperlink w:anchor="_Toc119166848" w:history="1">
        <w:r w:rsidR="00B85F92" w:rsidRPr="0050367D">
          <w:rPr>
            <w:rStyle w:val="Hyperlink"/>
            <w:noProof/>
          </w:rPr>
          <w:t>4.4.1</w:t>
        </w:r>
        <w:r w:rsidR="00B85F92">
          <w:rPr>
            <w:rFonts w:asciiTheme="minorHAnsi" w:eastAsiaTheme="minorEastAsia" w:hAnsiTheme="minorHAnsi" w:cstheme="minorBidi"/>
            <w:noProof/>
            <w:sz w:val="22"/>
            <w:szCs w:val="22"/>
          </w:rPr>
          <w:tab/>
        </w:r>
        <w:r w:rsidR="00B85F92" w:rsidRPr="0050367D">
          <w:rPr>
            <w:rStyle w:val="Hyperlink"/>
            <w:noProof/>
          </w:rPr>
          <w:t>The USER Area</w:t>
        </w:r>
        <w:r w:rsidR="00B85F92">
          <w:rPr>
            <w:noProof/>
            <w:webHidden/>
          </w:rPr>
          <w:tab/>
        </w:r>
        <w:r w:rsidR="00B85F92">
          <w:rPr>
            <w:noProof/>
            <w:webHidden/>
          </w:rPr>
          <w:fldChar w:fldCharType="begin"/>
        </w:r>
        <w:r w:rsidR="00B85F92">
          <w:rPr>
            <w:noProof/>
            <w:webHidden/>
          </w:rPr>
          <w:instrText xml:space="preserve"> PAGEREF _Toc119166848 \h </w:instrText>
        </w:r>
        <w:r w:rsidR="00B85F92">
          <w:rPr>
            <w:noProof/>
            <w:webHidden/>
          </w:rPr>
        </w:r>
        <w:r w:rsidR="00B85F92">
          <w:rPr>
            <w:noProof/>
            <w:webHidden/>
          </w:rPr>
          <w:fldChar w:fldCharType="separate"/>
        </w:r>
        <w:r w:rsidR="007808D1">
          <w:rPr>
            <w:noProof/>
            <w:webHidden/>
          </w:rPr>
          <w:t>29</w:t>
        </w:r>
        <w:r w:rsidR="00B85F92">
          <w:rPr>
            <w:noProof/>
            <w:webHidden/>
          </w:rPr>
          <w:fldChar w:fldCharType="end"/>
        </w:r>
      </w:hyperlink>
    </w:p>
    <w:p w14:paraId="30A7D466" w14:textId="6B4E3034" w:rsidR="00B85F92" w:rsidRDefault="00000000">
      <w:pPr>
        <w:pStyle w:val="TOC3"/>
        <w:tabs>
          <w:tab w:val="left" w:pos="2160"/>
        </w:tabs>
        <w:rPr>
          <w:rFonts w:asciiTheme="minorHAnsi" w:eastAsiaTheme="minorEastAsia" w:hAnsiTheme="minorHAnsi" w:cstheme="minorBidi"/>
          <w:noProof/>
          <w:sz w:val="22"/>
          <w:szCs w:val="22"/>
        </w:rPr>
      </w:pPr>
      <w:hyperlink w:anchor="_Toc119166849" w:history="1">
        <w:r w:rsidR="00B85F92" w:rsidRPr="0050367D">
          <w:rPr>
            <w:rStyle w:val="Hyperlink"/>
            <w:noProof/>
          </w:rPr>
          <w:t>4.4.2</w:t>
        </w:r>
        <w:r w:rsidR="00B85F92">
          <w:rPr>
            <w:rFonts w:asciiTheme="minorHAnsi" w:eastAsiaTheme="minorEastAsia" w:hAnsiTheme="minorHAnsi" w:cstheme="minorBidi"/>
            <w:noProof/>
            <w:sz w:val="22"/>
            <w:szCs w:val="22"/>
          </w:rPr>
          <w:tab/>
        </w:r>
        <w:r w:rsidR="00B85F92" w:rsidRPr="0050367D">
          <w:rPr>
            <w:rStyle w:val="Hyperlink"/>
            <w:noProof/>
          </w:rPr>
          <w:t>Creating and Managing BACKGROUND tasks</w:t>
        </w:r>
        <w:r w:rsidR="00B85F92">
          <w:rPr>
            <w:noProof/>
            <w:webHidden/>
          </w:rPr>
          <w:tab/>
        </w:r>
        <w:r w:rsidR="00B85F92">
          <w:rPr>
            <w:noProof/>
            <w:webHidden/>
          </w:rPr>
          <w:fldChar w:fldCharType="begin"/>
        </w:r>
        <w:r w:rsidR="00B85F92">
          <w:rPr>
            <w:noProof/>
            <w:webHidden/>
          </w:rPr>
          <w:instrText xml:space="preserve"> PAGEREF _Toc119166849 \h </w:instrText>
        </w:r>
        <w:r w:rsidR="00B85F92">
          <w:rPr>
            <w:noProof/>
            <w:webHidden/>
          </w:rPr>
        </w:r>
        <w:r w:rsidR="00B85F92">
          <w:rPr>
            <w:noProof/>
            <w:webHidden/>
          </w:rPr>
          <w:fldChar w:fldCharType="separate"/>
        </w:r>
        <w:r w:rsidR="007808D1">
          <w:rPr>
            <w:noProof/>
            <w:webHidden/>
          </w:rPr>
          <w:t>29</w:t>
        </w:r>
        <w:r w:rsidR="00B85F92">
          <w:rPr>
            <w:noProof/>
            <w:webHidden/>
          </w:rPr>
          <w:fldChar w:fldCharType="end"/>
        </w:r>
      </w:hyperlink>
    </w:p>
    <w:p w14:paraId="318C0986" w14:textId="500CEB0E" w:rsidR="00B85F92" w:rsidRDefault="00000000">
      <w:pPr>
        <w:pStyle w:val="TOC3"/>
        <w:tabs>
          <w:tab w:val="left" w:pos="2160"/>
        </w:tabs>
        <w:rPr>
          <w:rFonts w:asciiTheme="minorHAnsi" w:eastAsiaTheme="minorEastAsia" w:hAnsiTheme="minorHAnsi" w:cstheme="minorBidi"/>
          <w:noProof/>
          <w:sz w:val="22"/>
          <w:szCs w:val="22"/>
        </w:rPr>
      </w:pPr>
      <w:hyperlink w:anchor="_Toc119166850" w:history="1">
        <w:r w:rsidR="00B85F92" w:rsidRPr="0050367D">
          <w:rPr>
            <w:rStyle w:val="Hyperlink"/>
            <w:noProof/>
          </w:rPr>
          <w:t>4.4.3</w:t>
        </w:r>
        <w:r w:rsidR="00B85F92">
          <w:rPr>
            <w:rFonts w:asciiTheme="minorHAnsi" w:eastAsiaTheme="minorEastAsia" w:hAnsiTheme="minorHAnsi" w:cstheme="minorBidi"/>
            <w:noProof/>
            <w:sz w:val="22"/>
            <w:szCs w:val="22"/>
          </w:rPr>
          <w:tab/>
        </w:r>
        <w:r w:rsidR="00B85F92" w:rsidRPr="0050367D">
          <w:rPr>
            <w:rStyle w:val="Hyperlink"/>
            <w:noProof/>
          </w:rPr>
          <w:t>Creating and Managing TERMINAL tasks</w:t>
        </w:r>
        <w:r w:rsidR="00B85F92">
          <w:rPr>
            <w:noProof/>
            <w:webHidden/>
          </w:rPr>
          <w:tab/>
        </w:r>
        <w:r w:rsidR="00B85F92">
          <w:rPr>
            <w:noProof/>
            <w:webHidden/>
          </w:rPr>
          <w:fldChar w:fldCharType="begin"/>
        </w:r>
        <w:r w:rsidR="00B85F92">
          <w:rPr>
            <w:noProof/>
            <w:webHidden/>
          </w:rPr>
          <w:instrText xml:space="preserve"> PAGEREF _Toc119166850 \h </w:instrText>
        </w:r>
        <w:r w:rsidR="00B85F92">
          <w:rPr>
            <w:noProof/>
            <w:webHidden/>
          </w:rPr>
        </w:r>
        <w:r w:rsidR="00B85F92">
          <w:rPr>
            <w:noProof/>
            <w:webHidden/>
          </w:rPr>
          <w:fldChar w:fldCharType="separate"/>
        </w:r>
        <w:r w:rsidR="007808D1">
          <w:rPr>
            <w:noProof/>
            <w:webHidden/>
          </w:rPr>
          <w:t>29</w:t>
        </w:r>
        <w:r w:rsidR="00B85F92">
          <w:rPr>
            <w:noProof/>
            <w:webHidden/>
          </w:rPr>
          <w:fldChar w:fldCharType="end"/>
        </w:r>
      </w:hyperlink>
    </w:p>
    <w:p w14:paraId="6456238F" w14:textId="5EE8F162"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51" w:history="1">
        <w:r w:rsidR="00B85F92" w:rsidRPr="0050367D">
          <w:rPr>
            <w:rStyle w:val="Hyperlink"/>
            <w:noProof/>
          </w:rPr>
          <w:t>4.5</w:t>
        </w:r>
        <w:r w:rsidR="00B85F92">
          <w:rPr>
            <w:rFonts w:asciiTheme="minorHAnsi" w:eastAsiaTheme="minorEastAsia" w:hAnsiTheme="minorHAnsi" w:cstheme="minorBidi"/>
            <w:b w:val="0"/>
            <w:i w:val="0"/>
            <w:noProof/>
            <w:sz w:val="22"/>
            <w:szCs w:val="22"/>
          </w:rPr>
          <w:tab/>
        </w:r>
        <w:r w:rsidR="00B85F92" w:rsidRPr="0050367D">
          <w:rPr>
            <w:rStyle w:val="Hyperlink"/>
            <w:noProof/>
          </w:rPr>
          <w:t>Additional Entitlements</w:t>
        </w:r>
        <w:r w:rsidR="00B85F92">
          <w:rPr>
            <w:noProof/>
            <w:webHidden/>
          </w:rPr>
          <w:tab/>
        </w:r>
        <w:r w:rsidR="00B85F92">
          <w:rPr>
            <w:noProof/>
            <w:webHidden/>
          </w:rPr>
          <w:fldChar w:fldCharType="begin"/>
        </w:r>
        <w:r w:rsidR="00B85F92">
          <w:rPr>
            <w:noProof/>
            <w:webHidden/>
          </w:rPr>
          <w:instrText xml:space="preserve"> PAGEREF _Toc119166851 \h </w:instrText>
        </w:r>
        <w:r w:rsidR="00B85F92">
          <w:rPr>
            <w:noProof/>
            <w:webHidden/>
          </w:rPr>
        </w:r>
        <w:r w:rsidR="00B85F92">
          <w:rPr>
            <w:noProof/>
            <w:webHidden/>
          </w:rPr>
          <w:fldChar w:fldCharType="separate"/>
        </w:r>
        <w:r w:rsidR="007808D1">
          <w:rPr>
            <w:noProof/>
            <w:webHidden/>
          </w:rPr>
          <w:t>30</w:t>
        </w:r>
        <w:r w:rsidR="00B85F92">
          <w:rPr>
            <w:noProof/>
            <w:webHidden/>
          </w:rPr>
          <w:fldChar w:fldCharType="end"/>
        </w:r>
      </w:hyperlink>
    </w:p>
    <w:p w14:paraId="579F0289" w14:textId="59019651" w:rsidR="00B85F92" w:rsidRDefault="00000000">
      <w:pPr>
        <w:pStyle w:val="TOC3"/>
        <w:tabs>
          <w:tab w:val="left" w:pos="2160"/>
        </w:tabs>
        <w:rPr>
          <w:rFonts w:asciiTheme="minorHAnsi" w:eastAsiaTheme="minorEastAsia" w:hAnsiTheme="minorHAnsi" w:cstheme="minorBidi"/>
          <w:noProof/>
          <w:sz w:val="22"/>
          <w:szCs w:val="22"/>
        </w:rPr>
      </w:pPr>
      <w:hyperlink w:anchor="_Toc119166852" w:history="1">
        <w:r w:rsidR="00B85F92" w:rsidRPr="0050367D">
          <w:rPr>
            <w:rStyle w:val="Hyperlink"/>
            <w:noProof/>
          </w:rPr>
          <w:t>4.5.1</w:t>
        </w:r>
        <w:r w:rsidR="00B85F92">
          <w:rPr>
            <w:rFonts w:asciiTheme="minorHAnsi" w:eastAsiaTheme="minorEastAsia" w:hAnsiTheme="minorHAnsi" w:cstheme="minorBidi"/>
            <w:noProof/>
            <w:sz w:val="22"/>
            <w:szCs w:val="22"/>
          </w:rPr>
          <w:tab/>
        </w:r>
        <w:r w:rsidR="00B85F92" w:rsidRPr="0050367D">
          <w:rPr>
            <w:rStyle w:val="Hyperlink"/>
            <w:noProof/>
          </w:rPr>
          <w:t>Basic Forth Vocabulary</w:t>
        </w:r>
        <w:r w:rsidR="00B85F92">
          <w:rPr>
            <w:noProof/>
            <w:webHidden/>
          </w:rPr>
          <w:tab/>
        </w:r>
        <w:r w:rsidR="00B85F92">
          <w:rPr>
            <w:noProof/>
            <w:webHidden/>
          </w:rPr>
          <w:fldChar w:fldCharType="begin"/>
        </w:r>
        <w:r w:rsidR="00B85F92">
          <w:rPr>
            <w:noProof/>
            <w:webHidden/>
          </w:rPr>
          <w:instrText xml:space="preserve"> PAGEREF _Toc119166852 \h </w:instrText>
        </w:r>
        <w:r w:rsidR="00B85F92">
          <w:rPr>
            <w:noProof/>
            <w:webHidden/>
          </w:rPr>
        </w:r>
        <w:r w:rsidR="00B85F92">
          <w:rPr>
            <w:noProof/>
            <w:webHidden/>
          </w:rPr>
          <w:fldChar w:fldCharType="separate"/>
        </w:r>
        <w:r w:rsidR="007808D1">
          <w:rPr>
            <w:noProof/>
            <w:webHidden/>
          </w:rPr>
          <w:t>30</w:t>
        </w:r>
        <w:r w:rsidR="00B85F92">
          <w:rPr>
            <w:noProof/>
            <w:webHidden/>
          </w:rPr>
          <w:fldChar w:fldCharType="end"/>
        </w:r>
      </w:hyperlink>
    </w:p>
    <w:p w14:paraId="0A311698" w14:textId="20BE50FD" w:rsidR="00B85F92" w:rsidRDefault="00000000">
      <w:pPr>
        <w:pStyle w:val="TOC3"/>
        <w:tabs>
          <w:tab w:val="left" w:pos="2160"/>
        </w:tabs>
        <w:rPr>
          <w:rFonts w:asciiTheme="minorHAnsi" w:eastAsiaTheme="minorEastAsia" w:hAnsiTheme="minorHAnsi" w:cstheme="minorBidi"/>
          <w:noProof/>
          <w:sz w:val="22"/>
          <w:szCs w:val="22"/>
        </w:rPr>
      </w:pPr>
      <w:hyperlink w:anchor="_Toc119166853" w:history="1">
        <w:r w:rsidR="00B85F92" w:rsidRPr="0050367D">
          <w:rPr>
            <w:rStyle w:val="Hyperlink"/>
            <w:noProof/>
          </w:rPr>
          <w:t>4.5.2</w:t>
        </w:r>
        <w:r w:rsidR="00B85F92">
          <w:rPr>
            <w:rFonts w:asciiTheme="minorHAnsi" w:eastAsiaTheme="minorEastAsia" w:hAnsiTheme="minorHAnsi" w:cstheme="minorBidi"/>
            <w:noProof/>
            <w:sz w:val="22"/>
            <w:szCs w:val="22"/>
          </w:rPr>
          <w:tab/>
        </w:r>
        <w:r w:rsidR="00B85F92" w:rsidRPr="0050367D">
          <w:rPr>
            <w:rStyle w:val="Hyperlink"/>
            <w:noProof/>
          </w:rPr>
          <w:t>Exception Handling</w:t>
        </w:r>
        <w:r w:rsidR="00B85F92">
          <w:rPr>
            <w:noProof/>
            <w:webHidden/>
          </w:rPr>
          <w:tab/>
        </w:r>
        <w:r w:rsidR="00B85F92">
          <w:rPr>
            <w:noProof/>
            <w:webHidden/>
          </w:rPr>
          <w:fldChar w:fldCharType="begin"/>
        </w:r>
        <w:r w:rsidR="00B85F92">
          <w:rPr>
            <w:noProof/>
            <w:webHidden/>
          </w:rPr>
          <w:instrText xml:space="preserve"> PAGEREF _Toc119166853 \h </w:instrText>
        </w:r>
        <w:r w:rsidR="00B85F92">
          <w:rPr>
            <w:noProof/>
            <w:webHidden/>
          </w:rPr>
        </w:r>
        <w:r w:rsidR="00B85F92">
          <w:rPr>
            <w:noProof/>
            <w:webHidden/>
          </w:rPr>
          <w:fldChar w:fldCharType="separate"/>
        </w:r>
        <w:r w:rsidR="007808D1">
          <w:rPr>
            <w:noProof/>
            <w:webHidden/>
          </w:rPr>
          <w:t>31</w:t>
        </w:r>
        <w:r w:rsidR="00B85F92">
          <w:rPr>
            <w:noProof/>
            <w:webHidden/>
          </w:rPr>
          <w:fldChar w:fldCharType="end"/>
        </w:r>
      </w:hyperlink>
    </w:p>
    <w:p w14:paraId="183C6A03" w14:textId="6A1DB489"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54" w:history="1">
        <w:r w:rsidR="00B85F92" w:rsidRPr="0050367D">
          <w:rPr>
            <w:rStyle w:val="Hyperlink"/>
            <w:noProof/>
          </w:rPr>
          <w:t>4.6</w:t>
        </w:r>
        <w:r w:rsidR="00B85F92">
          <w:rPr>
            <w:rFonts w:asciiTheme="minorHAnsi" w:eastAsiaTheme="minorEastAsia" w:hAnsiTheme="minorHAnsi" w:cstheme="minorBidi"/>
            <w:b w:val="0"/>
            <w:i w:val="0"/>
            <w:noProof/>
            <w:sz w:val="22"/>
            <w:szCs w:val="22"/>
          </w:rPr>
          <w:tab/>
        </w:r>
        <w:r w:rsidR="00B85F92" w:rsidRPr="0050367D">
          <w:rPr>
            <w:rStyle w:val="Hyperlink"/>
            <w:noProof/>
          </w:rPr>
          <w:t>Source Code Management</w:t>
        </w:r>
        <w:r w:rsidR="00B85F92">
          <w:rPr>
            <w:noProof/>
            <w:webHidden/>
          </w:rPr>
          <w:tab/>
        </w:r>
        <w:r w:rsidR="00B85F92">
          <w:rPr>
            <w:noProof/>
            <w:webHidden/>
          </w:rPr>
          <w:fldChar w:fldCharType="begin"/>
        </w:r>
        <w:r w:rsidR="00B85F92">
          <w:rPr>
            <w:noProof/>
            <w:webHidden/>
          </w:rPr>
          <w:instrText xml:space="preserve"> PAGEREF _Toc119166854 \h </w:instrText>
        </w:r>
        <w:r w:rsidR="00B85F92">
          <w:rPr>
            <w:noProof/>
            <w:webHidden/>
          </w:rPr>
        </w:r>
        <w:r w:rsidR="00B85F92">
          <w:rPr>
            <w:noProof/>
            <w:webHidden/>
          </w:rPr>
          <w:fldChar w:fldCharType="separate"/>
        </w:r>
        <w:r w:rsidR="007808D1">
          <w:rPr>
            <w:noProof/>
            <w:webHidden/>
          </w:rPr>
          <w:t>32</w:t>
        </w:r>
        <w:r w:rsidR="00B85F92">
          <w:rPr>
            <w:noProof/>
            <w:webHidden/>
          </w:rPr>
          <w:fldChar w:fldCharType="end"/>
        </w:r>
      </w:hyperlink>
    </w:p>
    <w:p w14:paraId="60BBAFAF" w14:textId="77EECBAD" w:rsidR="00B85F92" w:rsidRDefault="00000000">
      <w:pPr>
        <w:pStyle w:val="TOC3"/>
        <w:tabs>
          <w:tab w:val="left" w:pos="2160"/>
        </w:tabs>
        <w:rPr>
          <w:rFonts w:asciiTheme="minorHAnsi" w:eastAsiaTheme="minorEastAsia" w:hAnsiTheme="minorHAnsi" w:cstheme="minorBidi"/>
          <w:noProof/>
          <w:sz w:val="22"/>
          <w:szCs w:val="22"/>
        </w:rPr>
      </w:pPr>
      <w:hyperlink w:anchor="_Toc119166855" w:history="1">
        <w:r w:rsidR="00B85F92" w:rsidRPr="0050367D">
          <w:rPr>
            <w:rStyle w:val="Hyperlink"/>
            <w:noProof/>
          </w:rPr>
          <w:t>4.6.1</w:t>
        </w:r>
        <w:r w:rsidR="00B85F92">
          <w:rPr>
            <w:rFonts w:asciiTheme="minorHAnsi" w:eastAsiaTheme="minorEastAsia" w:hAnsiTheme="minorHAnsi" w:cstheme="minorBidi"/>
            <w:noProof/>
            <w:sz w:val="22"/>
            <w:szCs w:val="22"/>
          </w:rPr>
          <w:tab/>
        </w:r>
        <w:r w:rsidR="00B85F92" w:rsidRPr="0050367D">
          <w:rPr>
            <w:rStyle w:val="Hyperlink"/>
            <w:noProof/>
          </w:rPr>
          <w:t>Source Code Organization</w:t>
        </w:r>
        <w:r w:rsidR="00B85F92">
          <w:rPr>
            <w:noProof/>
            <w:webHidden/>
          </w:rPr>
          <w:tab/>
        </w:r>
        <w:r w:rsidR="00B85F92">
          <w:rPr>
            <w:noProof/>
            <w:webHidden/>
          </w:rPr>
          <w:fldChar w:fldCharType="begin"/>
        </w:r>
        <w:r w:rsidR="00B85F92">
          <w:rPr>
            <w:noProof/>
            <w:webHidden/>
          </w:rPr>
          <w:instrText xml:space="preserve"> PAGEREF _Toc119166855 \h </w:instrText>
        </w:r>
        <w:r w:rsidR="00B85F92">
          <w:rPr>
            <w:noProof/>
            <w:webHidden/>
          </w:rPr>
        </w:r>
        <w:r w:rsidR="00B85F92">
          <w:rPr>
            <w:noProof/>
            <w:webHidden/>
          </w:rPr>
          <w:fldChar w:fldCharType="separate"/>
        </w:r>
        <w:r w:rsidR="007808D1">
          <w:rPr>
            <w:noProof/>
            <w:webHidden/>
          </w:rPr>
          <w:t>32</w:t>
        </w:r>
        <w:r w:rsidR="00B85F92">
          <w:rPr>
            <w:noProof/>
            <w:webHidden/>
          </w:rPr>
          <w:fldChar w:fldCharType="end"/>
        </w:r>
      </w:hyperlink>
    </w:p>
    <w:p w14:paraId="1B4FA810" w14:textId="26E34CC1" w:rsidR="00B85F92" w:rsidRDefault="00000000">
      <w:pPr>
        <w:pStyle w:val="TOC3"/>
        <w:tabs>
          <w:tab w:val="left" w:pos="2160"/>
        </w:tabs>
        <w:rPr>
          <w:rFonts w:asciiTheme="minorHAnsi" w:eastAsiaTheme="minorEastAsia" w:hAnsiTheme="minorHAnsi" w:cstheme="minorBidi"/>
          <w:noProof/>
          <w:sz w:val="22"/>
          <w:szCs w:val="22"/>
        </w:rPr>
      </w:pPr>
      <w:hyperlink w:anchor="_Toc119166856" w:history="1">
        <w:r w:rsidR="00B85F92" w:rsidRPr="0050367D">
          <w:rPr>
            <w:rStyle w:val="Hyperlink"/>
            <w:noProof/>
          </w:rPr>
          <w:t>4.6.2</w:t>
        </w:r>
        <w:r w:rsidR="00B85F92">
          <w:rPr>
            <w:rFonts w:asciiTheme="minorHAnsi" w:eastAsiaTheme="minorEastAsia" w:hAnsiTheme="minorHAnsi" w:cstheme="minorBidi"/>
            <w:noProof/>
            <w:sz w:val="22"/>
            <w:szCs w:val="22"/>
          </w:rPr>
          <w:tab/>
        </w:r>
        <w:r w:rsidR="00B85F92" w:rsidRPr="0050367D">
          <w:rPr>
            <w:rStyle w:val="Hyperlink"/>
            <w:noProof/>
          </w:rPr>
          <w:t>Editor</w:t>
        </w:r>
        <w:r w:rsidR="00B85F92">
          <w:rPr>
            <w:noProof/>
            <w:webHidden/>
          </w:rPr>
          <w:tab/>
        </w:r>
        <w:r w:rsidR="00B85F92">
          <w:rPr>
            <w:noProof/>
            <w:webHidden/>
          </w:rPr>
          <w:fldChar w:fldCharType="begin"/>
        </w:r>
        <w:r w:rsidR="00B85F92">
          <w:rPr>
            <w:noProof/>
            <w:webHidden/>
          </w:rPr>
          <w:instrText xml:space="preserve"> PAGEREF _Toc119166856 \h </w:instrText>
        </w:r>
        <w:r w:rsidR="00B85F92">
          <w:rPr>
            <w:noProof/>
            <w:webHidden/>
          </w:rPr>
        </w:r>
        <w:r w:rsidR="00B85F92">
          <w:rPr>
            <w:noProof/>
            <w:webHidden/>
          </w:rPr>
          <w:fldChar w:fldCharType="separate"/>
        </w:r>
        <w:r w:rsidR="007808D1">
          <w:rPr>
            <w:noProof/>
            <w:webHidden/>
          </w:rPr>
          <w:t>33</w:t>
        </w:r>
        <w:r w:rsidR="00B85F92">
          <w:rPr>
            <w:noProof/>
            <w:webHidden/>
          </w:rPr>
          <w:fldChar w:fldCharType="end"/>
        </w:r>
      </w:hyperlink>
    </w:p>
    <w:p w14:paraId="59EF3F55" w14:textId="373A4A4E" w:rsidR="00B85F92" w:rsidRDefault="00000000">
      <w:pPr>
        <w:pStyle w:val="TOC3"/>
        <w:tabs>
          <w:tab w:val="left" w:pos="2160"/>
        </w:tabs>
        <w:rPr>
          <w:rFonts w:asciiTheme="minorHAnsi" w:eastAsiaTheme="minorEastAsia" w:hAnsiTheme="minorHAnsi" w:cstheme="minorBidi"/>
          <w:noProof/>
          <w:sz w:val="22"/>
          <w:szCs w:val="22"/>
        </w:rPr>
      </w:pPr>
      <w:hyperlink w:anchor="_Toc119166857" w:history="1">
        <w:r w:rsidR="00B85F92" w:rsidRPr="0050367D">
          <w:rPr>
            <w:rStyle w:val="Hyperlink"/>
            <w:noProof/>
          </w:rPr>
          <w:t>4.6.3</w:t>
        </w:r>
        <w:r w:rsidR="00B85F92">
          <w:rPr>
            <w:rFonts w:asciiTheme="minorHAnsi" w:eastAsiaTheme="minorEastAsia" w:hAnsiTheme="minorHAnsi" w:cstheme="minorBidi"/>
            <w:noProof/>
            <w:sz w:val="22"/>
            <w:szCs w:val="22"/>
          </w:rPr>
          <w:tab/>
        </w:r>
        <w:r w:rsidR="00B85F92" w:rsidRPr="0050367D">
          <w:rPr>
            <w:rStyle w:val="Hyperlink"/>
            <w:noProof/>
          </w:rPr>
          <w:t>DISKING Utility</w:t>
        </w:r>
        <w:r w:rsidR="00B85F92">
          <w:rPr>
            <w:noProof/>
            <w:webHidden/>
          </w:rPr>
          <w:tab/>
        </w:r>
        <w:r w:rsidR="00B85F92">
          <w:rPr>
            <w:noProof/>
            <w:webHidden/>
          </w:rPr>
          <w:fldChar w:fldCharType="begin"/>
        </w:r>
        <w:r w:rsidR="00B85F92">
          <w:rPr>
            <w:noProof/>
            <w:webHidden/>
          </w:rPr>
          <w:instrText xml:space="preserve"> PAGEREF _Toc119166857 \h </w:instrText>
        </w:r>
        <w:r w:rsidR="00B85F92">
          <w:rPr>
            <w:noProof/>
            <w:webHidden/>
          </w:rPr>
        </w:r>
        <w:r w:rsidR="00B85F92">
          <w:rPr>
            <w:noProof/>
            <w:webHidden/>
          </w:rPr>
          <w:fldChar w:fldCharType="separate"/>
        </w:r>
        <w:r w:rsidR="007808D1">
          <w:rPr>
            <w:noProof/>
            <w:webHidden/>
          </w:rPr>
          <w:t>33</w:t>
        </w:r>
        <w:r w:rsidR="00B85F92">
          <w:rPr>
            <w:noProof/>
            <w:webHidden/>
          </w:rPr>
          <w:fldChar w:fldCharType="end"/>
        </w:r>
      </w:hyperlink>
    </w:p>
    <w:p w14:paraId="4A5D91B2" w14:textId="33920401" w:rsidR="00B85F92" w:rsidRDefault="00000000">
      <w:pPr>
        <w:pStyle w:val="TOC3"/>
        <w:tabs>
          <w:tab w:val="left" w:pos="2160"/>
        </w:tabs>
        <w:rPr>
          <w:rFonts w:asciiTheme="minorHAnsi" w:eastAsiaTheme="minorEastAsia" w:hAnsiTheme="minorHAnsi" w:cstheme="minorBidi"/>
          <w:noProof/>
          <w:sz w:val="22"/>
          <w:szCs w:val="22"/>
        </w:rPr>
      </w:pPr>
      <w:hyperlink w:anchor="_Toc119166858" w:history="1">
        <w:r w:rsidR="00B85F92" w:rsidRPr="0050367D">
          <w:rPr>
            <w:rStyle w:val="Hyperlink"/>
            <w:noProof/>
          </w:rPr>
          <w:t>4.6.4</w:t>
        </w:r>
        <w:r w:rsidR="00B85F92">
          <w:rPr>
            <w:rFonts w:asciiTheme="minorHAnsi" w:eastAsiaTheme="minorEastAsia" w:hAnsiTheme="minorHAnsi" w:cstheme="minorBidi"/>
            <w:noProof/>
            <w:sz w:val="22"/>
            <w:szCs w:val="22"/>
          </w:rPr>
          <w:tab/>
        </w:r>
        <w:r w:rsidR="00B85F92" w:rsidRPr="0050367D">
          <w:rPr>
            <w:rStyle w:val="Hyperlink"/>
            <w:noProof/>
          </w:rPr>
          <w:t>BULK Utility</w:t>
        </w:r>
        <w:r w:rsidR="00B85F92">
          <w:rPr>
            <w:noProof/>
            <w:webHidden/>
          </w:rPr>
          <w:tab/>
        </w:r>
        <w:r w:rsidR="00B85F92">
          <w:rPr>
            <w:noProof/>
            <w:webHidden/>
          </w:rPr>
          <w:fldChar w:fldCharType="begin"/>
        </w:r>
        <w:r w:rsidR="00B85F92">
          <w:rPr>
            <w:noProof/>
            <w:webHidden/>
          </w:rPr>
          <w:instrText xml:space="preserve"> PAGEREF _Toc119166858 \h </w:instrText>
        </w:r>
        <w:r w:rsidR="00B85F92">
          <w:rPr>
            <w:noProof/>
            <w:webHidden/>
          </w:rPr>
        </w:r>
        <w:r w:rsidR="00B85F92">
          <w:rPr>
            <w:noProof/>
            <w:webHidden/>
          </w:rPr>
          <w:fldChar w:fldCharType="separate"/>
        </w:r>
        <w:r w:rsidR="007808D1">
          <w:rPr>
            <w:noProof/>
            <w:webHidden/>
          </w:rPr>
          <w:t>34</w:t>
        </w:r>
        <w:r w:rsidR="00B85F92">
          <w:rPr>
            <w:noProof/>
            <w:webHidden/>
          </w:rPr>
          <w:fldChar w:fldCharType="end"/>
        </w:r>
      </w:hyperlink>
    </w:p>
    <w:p w14:paraId="02AB3023" w14:textId="1F89ED0E"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59" w:history="1">
        <w:r w:rsidR="00B85F92" w:rsidRPr="0050367D">
          <w:rPr>
            <w:rStyle w:val="Hyperlink"/>
            <w:noProof/>
          </w:rPr>
          <w:t>4.7</w:t>
        </w:r>
        <w:r w:rsidR="00B85F92">
          <w:rPr>
            <w:rFonts w:asciiTheme="minorHAnsi" w:eastAsiaTheme="minorEastAsia" w:hAnsiTheme="minorHAnsi" w:cstheme="minorBidi"/>
            <w:b w:val="0"/>
            <w:i w:val="0"/>
            <w:noProof/>
            <w:sz w:val="22"/>
            <w:szCs w:val="22"/>
          </w:rPr>
          <w:tab/>
        </w:r>
        <w:r w:rsidR="00B85F92" w:rsidRPr="0050367D">
          <w:rPr>
            <w:rStyle w:val="Hyperlink"/>
            <w:noProof/>
          </w:rPr>
          <w:t>I/O</w:t>
        </w:r>
        <w:r w:rsidR="00B85F92">
          <w:rPr>
            <w:noProof/>
            <w:webHidden/>
          </w:rPr>
          <w:tab/>
        </w:r>
        <w:r w:rsidR="00B85F92">
          <w:rPr>
            <w:noProof/>
            <w:webHidden/>
          </w:rPr>
          <w:fldChar w:fldCharType="begin"/>
        </w:r>
        <w:r w:rsidR="00B85F92">
          <w:rPr>
            <w:noProof/>
            <w:webHidden/>
          </w:rPr>
          <w:instrText xml:space="preserve"> PAGEREF _Toc119166859 \h </w:instrText>
        </w:r>
        <w:r w:rsidR="00B85F92">
          <w:rPr>
            <w:noProof/>
            <w:webHidden/>
          </w:rPr>
        </w:r>
        <w:r w:rsidR="00B85F92">
          <w:rPr>
            <w:noProof/>
            <w:webHidden/>
          </w:rPr>
          <w:fldChar w:fldCharType="separate"/>
        </w:r>
        <w:r w:rsidR="007808D1">
          <w:rPr>
            <w:noProof/>
            <w:webHidden/>
          </w:rPr>
          <w:t>35</w:t>
        </w:r>
        <w:r w:rsidR="00B85F92">
          <w:rPr>
            <w:noProof/>
            <w:webHidden/>
          </w:rPr>
          <w:fldChar w:fldCharType="end"/>
        </w:r>
      </w:hyperlink>
    </w:p>
    <w:p w14:paraId="7C62535A" w14:textId="0BB85ADE" w:rsidR="00B85F92" w:rsidRDefault="00000000">
      <w:pPr>
        <w:pStyle w:val="TOC3"/>
        <w:tabs>
          <w:tab w:val="left" w:pos="2160"/>
        </w:tabs>
        <w:rPr>
          <w:rFonts w:asciiTheme="minorHAnsi" w:eastAsiaTheme="minorEastAsia" w:hAnsiTheme="minorHAnsi" w:cstheme="minorBidi"/>
          <w:noProof/>
          <w:sz w:val="22"/>
          <w:szCs w:val="22"/>
        </w:rPr>
      </w:pPr>
      <w:hyperlink w:anchor="_Toc119166860" w:history="1">
        <w:r w:rsidR="00B85F92" w:rsidRPr="0050367D">
          <w:rPr>
            <w:rStyle w:val="Hyperlink"/>
            <w:noProof/>
          </w:rPr>
          <w:t>4.7.1</w:t>
        </w:r>
        <w:r w:rsidR="00B85F92">
          <w:rPr>
            <w:rFonts w:asciiTheme="minorHAnsi" w:eastAsiaTheme="minorEastAsia" w:hAnsiTheme="minorHAnsi" w:cstheme="minorBidi"/>
            <w:noProof/>
            <w:sz w:val="22"/>
            <w:szCs w:val="22"/>
          </w:rPr>
          <w:tab/>
        </w:r>
        <w:r w:rsidR="00B85F92" w:rsidRPr="0050367D">
          <w:rPr>
            <w:rStyle w:val="Hyperlink"/>
            <w:noProof/>
          </w:rPr>
          <w:t>Mass storage</w:t>
        </w:r>
        <w:r w:rsidR="00B85F92">
          <w:rPr>
            <w:noProof/>
            <w:webHidden/>
          </w:rPr>
          <w:tab/>
        </w:r>
        <w:r w:rsidR="00B85F92">
          <w:rPr>
            <w:noProof/>
            <w:webHidden/>
          </w:rPr>
          <w:fldChar w:fldCharType="begin"/>
        </w:r>
        <w:r w:rsidR="00B85F92">
          <w:rPr>
            <w:noProof/>
            <w:webHidden/>
          </w:rPr>
          <w:instrText xml:space="preserve"> PAGEREF _Toc119166860 \h </w:instrText>
        </w:r>
        <w:r w:rsidR="00B85F92">
          <w:rPr>
            <w:noProof/>
            <w:webHidden/>
          </w:rPr>
        </w:r>
        <w:r w:rsidR="00B85F92">
          <w:rPr>
            <w:noProof/>
            <w:webHidden/>
          </w:rPr>
          <w:fldChar w:fldCharType="separate"/>
        </w:r>
        <w:r w:rsidR="007808D1">
          <w:rPr>
            <w:noProof/>
            <w:webHidden/>
          </w:rPr>
          <w:t>35</w:t>
        </w:r>
        <w:r w:rsidR="00B85F92">
          <w:rPr>
            <w:noProof/>
            <w:webHidden/>
          </w:rPr>
          <w:fldChar w:fldCharType="end"/>
        </w:r>
      </w:hyperlink>
    </w:p>
    <w:p w14:paraId="63249D14" w14:textId="42FBD154" w:rsidR="00B85F92" w:rsidRDefault="00000000">
      <w:pPr>
        <w:pStyle w:val="TOC3"/>
        <w:tabs>
          <w:tab w:val="left" w:pos="2160"/>
        </w:tabs>
        <w:rPr>
          <w:rFonts w:asciiTheme="minorHAnsi" w:eastAsiaTheme="minorEastAsia" w:hAnsiTheme="minorHAnsi" w:cstheme="minorBidi"/>
          <w:noProof/>
          <w:sz w:val="22"/>
          <w:szCs w:val="22"/>
        </w:rPr>
      </w:pPr>
      <w:hyperlink w:anchor="_Toc119166861" w:history="1">
        <w:r w:rsidR="00B85F92" w:rsidRPr="0050367D">
          <w:rPr>
            <w:rStyle w:val="Hyperlink"/>
            <w:noProof/>
          </w:rPr>
          <w:t>4.7.2</w:t>
        </w:r>
        <w:r w:rsidR="00B85F92">
          <w:rPr>
            <w:rFonts w:asciiTheme="minorHAnsi" w:eastAsiaTheme="minorEastAsia" w:hAnsiTheme="minorHAnsi" w:cstheme="minorBidi"/>
            <w:noProof/>
            <w:sz w:val="22"/>
            <w:szCs w:val="22"/>
          </w:rPr>
          <w:tab/>
        </w:r>
        <w:r w:rsidR="00B85F92" w:rsidRPr="0050367D">
          <w:rPr>
            <w:rStyle w:val="Hyperlink"/>
            <w:noProof/>
          </w:rPr>
          <w:t>Terminal I/O</w:t>
        </w:r>
        <w:r w:rsidR="00B85F92">
          <w:rPr>
            <w:noProof/>
            <w:webHidden/>
          </w:rPr>
          <w:tab/>
        </w:r>
        <w:r w:rsidR="00B85F92">
          <w:rPr>
            <w:noProof/>
            <w:webHidden/>
          </w:rPr>
          <w:fldChar w:fldCharType="begin"/>
        </w:r>
        <w:r w:rsidR="00B85F92">
          <w:rPr>
            <w:noProof/>
            <w:webHidden/>
          </w:rPr>
          <w:instrText xml:space="preserve"> PAGEREF _Toc119166861 \h </w:instrText>
        </w:r>
        <w:r w:rsidR="00B85F92">
          <w:rPr>
            <w:noProof/>
            <w:webHidden/>
          </w:rPr>
        </w:r>
        <w:r w:rsidR="00B85F92">
          <w:rPr>
            <w:noProof/>
            <w:webHidden/>
          </w:rPr>
          <w:fldChar w:fldCharType="separate"/>
        </w:r>
        <w:r w:rsidR="007808D1">
          <w:rPr>
            <w:noProof/>
            <w:webHidden/>
          </w:rPr>
          <w:t>36</w:t>
        </w:r>
        <w:r w:rsidR="00B85F92">
          <w:rPr>
            <w:noProof/>
            <w:webHidden/>
          </w:rPr>
          <w:fldChar w:fldCharType="end"/>
        </w:r>
      </w:hyperlink>
    </w:p>
    <w:p w14:paraId="0EAB0314" w14:textId="2C356420" w:rsidR="00B85F92" w:rsidRDefault="00000000">
      <w:pPr>
        <w:pStyle w:val="TOC3"/>
        <w:tabs>
          <w:tab w:val="left" w:pos="2160"/>
        </w:tabs>
        <w:rPr>
          <w:rFonts w:asciiTheme="minorHAnsi" w:eastAsiaTheme="minorEastAsia" w:hAnsiTheme="minorHAnsi" w:cstheme="minorBidi"/>
          <w:noProof/>
          <w:sz w:val="22"/>
          <w:szCs w:val="22"/>
        </w:rPr>
      </w:pPr>
      <w:hyperlink w:anchor="_Toc119166862" w:history="1">
        <w:r w:rsidR="00B85F92" w:rsidRPr="0050367D">
          <w:rPr>
            <w:rStyle w:val="Hyperlink"/>
            <w:noProof/>
          </w:rPr>
          <w:t>4.7.3</w:t>
        </w:r>
        <w:r w:rsidR="00B85F92">
          <w:rPr>
            <w:rFonts w:asciiTheme="minorHAnsi" w:eastAsiaTheme="minorEastAsia" w:hAnsiTheme="minorHAnsi" w:cstheme="minorBidi"/>
            <w:noProof/>
            <w:sz w:val="22"/>
            <w:szCs w:val="22"/>
          </w:rPr>
          <w:tab/>
        </w:r>
        <w:r w:rsidR="00B85F92" w:rsidRPr="0050367D">
          <w:rPr>
            <w:rStyle w:val="Hyperlink"/>
            <w:noProof/>
          </w:rPr>
          <w:t>Choice of Terminal Emulators</w:t>
        </w:r>
        <w:r w:rsidR="00B85F92">
          <w:rPr>
            <w:noProof/>
            <w:webHidden/>
          </w:rPr>
          <w:tab/>
        </w:r>
        <w:r w:rsidR="00B85F92">
          <w:rPr>
            <w:noProof/>
            <w:webHidden/>
          </w:rPr>
          <w:fldChar w:fldCharType="begin"/>
        </w:r>
        <w:r w:rsidR="00B85F92">
          <w:rPr>
            <w:noProof/>
            <w:webHidden/>
          </w:rPr>
          <w:instrText xml:space="preserve"> PAGEREF _Toc119166862 \h </w:instrText>
        </w:r>
        <w:r w:rsidR="00B85F92">
          <w:rPr>
            <w:noProof/>
            <w:webHidden/>
          </w:rPr>
        </w:r>
        <w:r w:rsidR="00B85F92">
          <w:rPr>
            <w:noProof/>
            <w:webHidden/>
          </w:rPr>
          <w:fldChar w:fldCharType="separate"/>
        </w:r>
        <w:r w:rsidR="007808D1">
          <w:rPr>
            <w:noProof/>
            <w:webHidden/>
          </w:rPr>
          <w:t>37</w:t>
        </w:r>
        <w:r w:rsidR="00B85F92">
          <w:rPr>
            <w:noProof/>
            <w:webHidden/>
          </w:rPr>
          <w:fldChar w:fldCharType="end"/>
        </w:r>
      </w:hyperlink>
    </w:p>
    <w:p w14:paraId="51A1BE94" w14:textId="4A272E86" w:rsidR="00B85F92" w:rsidRDefault="00000000">
      <w:pPr>
        <w:pStyle w:val="TOC3"/>
        <w:tabs>
          <w:tab w:val="left" w:pos="2160"/>
        </w:tabs>
        <w:rPr>
          <w:rFonts w:asciiTheme="minorHAnsi" w:eastAsiaTheme="minorEastAsia" w:hAnsiTheme="minorHAnsi" w:cstheme="minorBidi"/>
          <w:noProof/>
          <w:sz w:val="22"/>
          <w:szCs w:val="22"/>
        </w:rPr>
      </w:pPr>
      <w:hyperlink w:anchor="_Toc119166863" w:history="1">
        <w:r w:rsidR="00B85F92" w:rsidRPr="0050367D">
          <w:rPr>
            <w:rStyle w:val="Hyperlink"/>
            <w:noProof/>
          </w:rPr>
          <w:t>4.7.4</w:t>
        </w:r>
        <w:r w:rsidR="00B85F92">
          <w:rPr>
            <w:rFonts w:asciiTheme="minorHAnsi" w:eastAsiaTheme="minorEastAsia" w:hAnsiTheme="minorHAnsi" w:cstheme="minorBidi"/>
            <w:noProof/>
            <w:sz w:val="22"/>
            <w:szCs w:val="22"/>
          </w:rPr>
          <w:tab/>
        </w:r>
        <w:r w:rsidR="00B85F92" w:rsidRPr="0050367D">
          <w:rPr>
            <w:rStyle w:val="Hyperlink"/>
            <w:noProof/>
          </w:rPr>
          <w:t>The Snorkel and Ganglia</w:t>
        </w:r>
        <w:r w:rsidR="00B85F92">
          <w:rPr>
            <w:noProof/>
            <w:webHidden/>
          </w:rPr>
          <w:tab/>
        </w:r>
        <w:r w:rsidR="00B85F92">
          <w:rPr>
            <w:noProof/>
            <w:webHidden/>
          </w:rPr>
          <w:fldChar w:fldCharType="begin"/>
        </w:r>
        <w:r w:rsidR="00B85F92">
          <w:rPr>
            <w:noProof/>
            <w:webHidden/>
          </w:rPr>
          <w:instrText xml:space="preserve"> PAGEREF _Toc119166863 \h </w:instrText>
        </w:r>
        <w:r w:rsidR="00B85F92">
          <w:rPr>
            <w:noProof/>
            <w:webHidden/>
          </w:rPr>
        </w:r>
        <w:r w:rsidR="00B85F92">
          <w:rPr>
            <w:noProof/>
            <w:webHidden/>
          </w:rPr>
          <w:fldChar w:fldCharType="separate"/>
        </w:r>
        <w:r w:rsidR="007808D1">
          <w:rPr>
            <w:noProof/>
            <w:webHidden/>
          </w:rPr>
          <w:t>37</w:t>
        </w:r>
        <w:r w:rsidR="00B85F92">
          <w:rPr>
            <w:noProof/>
            <w:webHidden/>
          </w:rPr>
          <w:fldChar w:fldCharType="end"/>
        </w:r>
      </w:hyperlink>
    </w:p>
    <w:p w14:paraId="451902F7" w14:textId="53C4F5BA"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64" w:history="1">
        <w:r w:rsidR="00B85F92" w:rsidRPr="0050367D">
          <w:rPr>
            <w:rStyle w:val="Hyperlink"/>
            <w:noProof/>
          </w:rPr>
          <w:t>4.8</w:t>
        </w:r>
        <w:r w:rsidR="00B85F92">
          <w:rPr>
            <w:rFonts w:asciiTheme="minorHAnsi" w:eastAsiaTheme="minorEastAsia" w:hAnsiTheme="minorHAnsi" w:cstheme="minorBidi"/>
            <w:b w:val="0"/>
            <w:i w:val="0"/>
            <w:noProof/>
            <w:sz w:val="22"/>
            <w:szCs w:val="22"/>
          </w:rPr>
          <w:tab/>
        </w:r>
        <w:r w:rsidR="00B85F92" w:rsidRPr="0050367D">
          <w:rPr>
            <w:rStyle w:val="Hyperlink"/>
            <w:noProof/>
          </w:rPr>
          <w:t>Clock and Calendar</w:t>
        </w:r>
        <w:r w:rsidR="00B85F92">
          <w:rPr>
            <w:noProof/>
            <w:webHidden/>
          </w:rPr>
          <w:tab/>
        </w:r>
        <w:r w:rsidR="00B85F92">
          <w:rPr>
            <w:noProof/>
            <w:webHidden/>
          </w:rPr>
          <w:fldChar w:fldCharType="begin"/>
        </w:r>
        <w:r w:rsidR="00B85F92">
          <w:rPr>
            <w:noProof/>
            <w:webHidden/>
          </w:rPr>
          <w:instrText xml:space="preserve"> PAGEREF _Toc119166864 \h </w:instrText>
        </w:r>
        <w:r w:rsidR="00B85F92">
          <w:rPr>
            <w:noProof/>
            <w:webHidden/>
          </w:rPr>
        </w:r>
        <w:r w:rsidR="00B85F92">
          <w:rPr>
            <w:noProof/>
            <w:webHidden/>
          </w:rPr>
          <w:fldChar w:fldCharType="separate"/>
        </w:r>
        <w:r w:rsidR="007808D1">
          <w:rPr>
            <w:noProof/>
            <w:webHidden/>
          </w:rPr>
          <w:t>37</w:t>
        </w:r>
        <w:r w:rsidR="00B85F92">
          <w:rPr>
            <w:noProof/>
            <w:webHidden/>
          </w:rPr>
          <w:fldChar w:fldCharType="end"/>
        </w:r>
      </w:hyperlink>
    </w:p>
    <w:p w14:paraId="6B939758" w14:textId="7D08A9A4" w:rsidR="00B85F92" w:rsidRDefault="00000000">
      <w:pPr>
        <w:pStyle w:val="TOC3"/>
        <w:tabs>
          <w:tab w:val="left" w:pos="2160"/>
        </w:tabs>
        <w:rPr>
          <w:rFonts w:asciiTheme="minorHAnsi" w:eastAsiaTheme="minorEastAsia" w:hAnsiTheme="minorHAnsi" w:cstheme="minorBidi"/>
          <w:noProof/>
          <w:sz w:val="22"/>
          <w:szCs w:val="22"/>
        </w:rPr>
      </w:pPr>
      <w:hyperlink w:anchor="_Toc119166865" w:history="1">
        <w:r w:rsidR="00B85F92" w:rsidRPr="0050367D">
          <w:rPr>
            <w:rStyle w:val="Hyperlink"/>
            <w:noProof/>
          </w:rPr>
          <w:t>4.8.1</w:t>
        </w:r>
        <w:r w:rsidR="00B85F92">
          <w:rPr>
            <w:rFonts w:asciiTheme="minorHAnsi" w:eastAsiaTheme="minorEastAsia" w:hAnsiTheme="minorHAnsi" w:cstheme="minorBidi"/>
            <w:noProof/>
            <w:sz w:val="22"/>
            <w:szCs w:val="22"/>
          </w:rPr>
          <w:tab/>
        </w:r>
        <w:r w:rsidR="00B85F92" w:rsidRPr="0050367D">
          <w:rPr>
            <w:rStyle w:val="Hyperlink"/>
            <w:noProof/>
          </w:rPr>
          <w:t>Serial Clock</w:t>
        </w:r>
        <w:r w:rsidR="00B85F92">
          <w:rPr>
            <w:noProof/>
            <w:webHidden/>
          </w:rPr>
          <w:tab/>
        </w:r>
        <w:r w:rsidR="00B85F92">
          <w:rPr>
            <w:noProof/>
            <w:webHidden/>
          </w:rPr>
          <w:fldChar w:fldCharType="begin"/>
        </w:r>
        <w:r w:rsidR="00B85F92">
          <w:rPr>
            <w:noProof/>
            <w:webHidden/>
          </w:rPr>
          <w:instrText xml:space="preserve"> PAGEREF _Toc119166865 \h </w:instrText>
        </w:r>
        <w:r w:rsidR="00B85F92">
          <w:rPr>
            <w:noProof/>
            <w:webHidden/>
          </w:rPr>
        </w:r>
        <w:r w:rsidR="00B85F92">
          <w:rPr>
            <w:noProof/>
            <w:webHidden/>
          </w:rPr>
          <w:fldChar w:fldCharType="separate"/>
        </w:r>
        <w:r w:rsidR="007808D1">
          <w:rPr>
            <w:noProof/>
            <w:webHidden/>
          </w:rPr>
          <w:t>38</w:t>
        </w:r>
        <w:r w:rsidR="00B85F92">
          <w:rPr>
            <w:noProof/>
            <w:webHidden/>
          </w:rPr>
          <w:fldChar w:fldCharType="end"/>
        </w:r>
      </w:hyperlink>
    </w:p>
    <w:p w14:paraId="1821EE1A" w14:textId="34151851" w:rsidR="00B85F92" w:rsidRDefault="00000000">
      <w:pPr>
        <w:pStyle w:val="TOC3"/>
        <w:tabs>
          <w:tab w:val="left" w:pos="2160"/>
        </w:tabs>
        <w:rPr>
          <w:rFonts w:asciiTheme="minorHAnsi" w:eastAsiaTheme="minorEastAsia" w:hAnsiTheme="minorHAnsi" w:cstheme="minorBidi"/>
          <w:noProof/>
          <w:sz w:val="22"/>
          <w:szCs w:val="22"/>
        </w:rPr>
      </w:pPr>
      <w:hyperlink w:anchor="_Toc119166866" w:history="1">
        <w:r w:rsidR="00B85F92" w:rsidRPr="0050367D">
          <w:rPr>
            <w:rStyle w:val="Hyperlink"/>
            <w:noProof/>
          </w:rPr>
          <w:t>4.8.2</w:t>
        </w:r>
        <w:r w:rsidR="00B85F92">
          <w:rPr>
            <w:rFonts w:asciiTheme="minorHAnsi" w:eastAsiaTheme="minorEastAsia" w:hAnsiTheme="minorHAnsi" w:cstheme="minorBidi"/>
            <w:noProof/>
            <w:sz w:val="22"/>
            <w:szCs w:val="22"/>
          </w:rPr>
          <w:tab/>
        </w:r>
        <w:r w:rsidR="00B85F92" w:rsidRPr="0050367D">
          <w:rPr>
            <w:rStyle w:val="Hyperlink"/>
            <w:noProof/>
          </w:rPr>
          <w:t>FTDI Clock</w:t>
        </w:r>
        <w:r w:rsidR="00B85F92">
          <w:rPr>
            <w:noProof/>
            <w:webHidden/>
          </w:rPr>
          <w:tab/>
        </w:r>
        <w:r w:rsidR="00B85F92">
          <w:rPr>
            <w:noProof/>
            <w:webHidden/>
          </w:rPr>
          <w:fldChar w:fldCharType="begin"/>
        </w:r>
        <w:r w:rsidR="00B85F92">
          <w:rPr>
            <w:noProof/>
            <w:webHidden/>
          </w:rPr>
          <w:instrText xml:space="preserve"> PAGEREF _Toc119166866 \h </w:instrText>
        </w:r>
        <w:r w:rsidR="00B85F92">
          <w:rPr>
            <w:noProof/>
            <w:webHidden/>
          </w:rPr>
        </w:r>
        <w:r w:rsidR="00B85F92">
          <w:rPr>
            <w:noProof/>
            <w:webHidden/>
          </w:rPr>
          <w:fldChar w:fldCharType="separate"/>
        </w:r>
        <w:r w:rsidR="007808D1">
          <w:rPr>
            <w:noProof/>
            <w:webHidden/>
          </w:rPr>
          <w:t>38</w:t>
        </w:r>
        <w:r w:rsidR="00B85F92">
          <w:rPr>
            <w:noProof/>
            <w:webHidden/>
          </w:rPr>
          <w:fldChar w:fldCharType="end"/>
        </w:r>
      </w:hyperlink>
    </w:p>
    <w:p w14:paraId="68B81AE8" w14:textId="06CD3137" w:rsidR="00B85F92" w:rsidRDefault="00000000">
      <w:pPr>
        <w:pStyle w:val="TOC3"/>
        <w:tabs>
          <w:tab w:val="left" w:pos="2160"/>
        </w:tabs>
        <w:rPr>
          <w:rFonts w:asciiTheme="minorHAnsi" w:eastAsiaTheme="minorEastAsia" w:hAnsiTheme="minorHAnsi" w:cstheme="minorBidi"/>
          <w:noProof/>
          <w:sz w:val="22"/>
          <w:szCs w:val="22"/>
        </w:rPr>
      </w:pPr>
      <w:hyperlink w:anchor="_Toc119166867" w:history="1">
        <w:r w:rsidR="00B85F92" w:rsidRPr="0050367D">
          <w:rPr>
            <w:rStyle w:val="Hyperlink"/>
            <w:noProof/>
          </w:rPr>
          <w:t>4.8.3</w:t>
        </w:r>
        <w:r w:rsidR="00B85F92">
          <w:rPr>
            <w:rFonts w:asciiTheme="minorHAnsi" w:eastAsiaTheme="minorEastAsia" w:hAnsiTheme="minorHAnsi" w:cstheme="minorBidi"/>
            <w:noProof/>
            <w:sz w:val="22"/>
            <w:szCs w:val="22"/>
          </w:rPr>
          <w:tab/>
        </w:r>
        <w:r w:rsidR="00B85F92" w:rsidRPr="0050367D">
          <w:rPr>
            <w:rStyle w:val="Hyperlink"/>
            <w:noProof/>
          </w:rPr>
          <w:t>10 MHz Clock</w:t>
        </w:r>
        <w:r w:rsidR="00B85F92">
          <w:rPr>
            <w:noProof/>
            <w:webHidden/>
          </w:rPr>
          <w:tab/>
        </w:r>
        <w:r w:rsidR="00B85F92">
          <w:rPr>
            <w:noProof/>
            <w:webHidden/>
          </w:rPr>
          <w:fldChar w:fldCharType="begin"/>
        </w:r>
        <w:r w:rsidR="00B85F92">
          <w:rPr>
            <w:noProof/>
            <w:webHidden/>
          </w:rPr>
          <w:instrText xml:space="preserve"> PAGEREF _Toc119166867 \h </w:instrText>
        </w:r>
        <w:r w:rsidR="00B85F92">
          <w:rPr>
            <w:noProof/>
            <w:webHidden/>
          </w:rPr>
        </w:r>
        <w:r w:rsidR="00B85F92">
          <w:rPr>
            <w:noProof/>
            <w:webHidden/>
          </w:rPr>
          <w:fldChar w:fldCharType="separate"/>
        </w:r>
        <w:r w:rsidR="007808D1">
          <w:rPr>
            <w:noProof/>
            <w:webHidden/>
          </w:rPr>
          <w:t>39</w:t>
        </w:r>
        <w:r w:rsidR="00B85F92">
          <w:rPr>
            <w:noProof/>
            <w:webHidden/>
          </w:rPr>
          <w:fldChar w:fldCharType="end"/>
        </w:r>
      </w:hyperlink>
    </w:p>
    <w:p w14:paraId="79ED30B6" w14:textId="738E603B"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68" w:history="1">
        <w:r w:rsidR="00B85F92" w:rsidRPr="0050367D">
          <w:rPr>
            <w:rStyle w:val="Hyperlink"/>
            <w:noProof/>
          </w:rPr>
          <w:t>4.9</w:t>
        </w:r>
        <w:r w:rsidR="00B85F92">
          <w:rPr>
            <w:rFonts w:asciiTheme="minorHAnsi" w:eastAsiaTheme="minorEastAsia" w:hAnsiTheme="minorHAnsi" w:cstheme="minorBidi"/>
            <w:b w:val="0"/>
            <w:i w:val="0"/>
            <w:noProof/>
            <w:sz w:val="22"/>
            <w:szCs w:val="22"/>
          </w:rPr>
          <w:tab/>
        </w:r>
        <w:r w:rsidR="00B85F92" w:rsidRPr="0050367D">
          <w:rPr>
            <w:rStyle w:val="Hyperlink"/>
            <w:noProof/>
          </w:rPr>
          <w:t>More Optional Entitlements</w:t>
        </w:r>
        <w:r w:rsidR="00B85F92">
          <w:rPr>
            <w:noProof/>
            <w:webHidden/>
          </w:rPr>
          <w:tab/>
        </w:r>
        <w:r w:rsidR="00B85F92">
          <w:rPr>
            <w:noProof/>
            <w:webHidden/>
          </w:rPr>
          <w:fldChar w:fldCharType="begin"/>
        </w:r>
        <w:r w:rsidR="00B85F92">
          <w:rPr>
            <w:noProof/>
            <w:webHidden/>
          </w:rPr>
          <w:instrText xml:space="preserve"> PAGEREF _Toc119166868 \h </w:instrText>
        </w:r>
        <w:r w:rsidR="00B85F92">
          <w:rPr>
            <w:noProof/>
            <w:webHidden/>
          </w:rPr>
        </w:r>
        <w:r w:rsidR="00B85F92">
          <w:rPr>
            <w:noProof/>
            <w:webHidden/>
          </w:rPr>
          <w:fldChar w:fldCharType="separate"/>
        </w:r>
        <w:r w:rsidR="007808D1">
          <w:rPr>
            <w:noProof/>
            <w:webHidden/>
          </w:rPr>
          <w:t>39</w:t>
        </w:r>
        <w:r w:rsidR="00B85F92">
          <w:rPr>
            <w:noProof/>
            <w:webHidden/>
          </w:rPr>
          <w:fldChar w:fldCharType="end"/>
        </w:r>
      </w:hyperlink>
    </w:p>
    <w:p w14:paraId="1B72AEAE" w14:textId="2485BDF8" w:rsidR="00B85F92" w:rsidRDefault="00000000">
      <w:pPr>
        <w:pStyle w:val="TOC3"/>
        <w:tabs>
          <w:tab w:val="left" w:pos="2160"/>
        </w:tabs>
        <w:rPr>
          <w:rFonts w:asciiTheme="minorHAnsi" w:eastAsiaTheme="minorEastAsia" w:hAnsiTheme="minorHAnsi" w:cstheme="minorBidi"/>
          <w:noProof/>
          <w:sz w:val="22"/>
          <w:szCs w:val="22"/>
        </w:rPr>
      </w:pPr>
      <w:hyperlink w:anchor="_Toc119166869" w:history="1">
        <w:r w:rsidR="00B85F92" w:rsidRPr="0050367D">
          <w:rPr>
            <w:rStyle w:val="Hyperlink"/>
            <w:noProof/>
          </w:rPr>
          <w:t>4.9.1</w:t>
        </w:r>
        <w:r w:rsidR="00B85F92">
          <w:rPr>
            <w:rFonts w:asciiTheme="minorHAnsi" w:eastAsiaTheme="minorEastAsia" w:hAnsiTheme="minorHAnsi" w:cstheme="minorBidi"/>
            <w:noProof/>
            <w:sz w:val="22"/>
            <w:szCs w:val="22"/>
          </w:rPr>
          <w:tab/>
        </w:r>
        <w:r w:rsidR="00B85F92" w:rsidRPr="0050367D">
          <w:rPr>
            <w:rStyle w:val="Hyperlink"/>
            <w:noProof/>
          </w:rPr>
          <w:t>String Arrays</w:t>
        </w:r>
        <w:r w:rsidR="00B85F92">
          <w:rPr>
            <w:noProof/>
            <w:webHidden/>
          </w:rPr>
          <w:tab/>
        </w:r>
        <w:r w:rsidR="00B85F92">
          <w:rPr>
            <w:noProof/>
            <w:webHidden/>
          </w:rPr>
          <w:fldChar w:fldCharType="begin"/>
        </w:r>
        <w:r w:rsidR="00B85F92">
          <w:rPr>
            <w:noProof/>
            <w:webHidden/>
          </w:rPr>
          <w:instrText xml:space="preserve"> PAGEREF _Toc119166869 \h </w:instrText>
        </w:r>
        <w:r w:rsidR="00B85F92">
          <w:rPr>
            <w:noProof/>
            <w:webHidden/>
          </w:rPr>
        </w:r>
        <w:r w:rsidR="00B85F92">
          <w:rPr>
            <w:noProof/>
            <w:webHidden/>
          </w:rPr>
          <w:fldChar w:fldCharType="separate"/>
        </w:r>
        <w:r w:rsidR="007808D1">
          <w:rPr>
            <w:noProof/>
            <w:webHidden/>
          </w:rPr>
          <w:t>39</w:t>
        </w:r>
        <w:r w:rsidR="00B85F92">
          <w:rPr>
            <w:noProof/>
            <w:webHidden/>
          </w:rPr>
          <w:fldChar w:fldCharType="end"/>
        </w:r>
      </w:hyperlink>
    </w:p>
    <w:p w14:paraId="19A406BB" w14:textId="551BC136" w:rsidR="00B85F92" w:rsidRDefault="00000000">
      <w:pPr>
        <w:pStyle w:val="TOC3"/>
        <w:tabs>
          <w:tab w:val="left" w:pos="2160"/>
        </w:tabs>
        <w:rPr>
          <w:rFonts w:asciiTheme="minorHAnsi" w:eastAsiaTheme="minorEastAsia" w:hAnsiTheme="minorHAnsi" w:cstheme="minorBidi"/>
          <w:noProof/>
          <w:sz w:val="22"/>
          <w:szCs w:val="22"/>
        </w:rPr>
      </w:pPr>
      <w:hyperlink w:anchor="_Toc119166870" w:history="1">
        <w:r w:rsidR="00B85F92" w:rsidRPr="0050367D">
          <w:rPr>
            <w:rStyle w:val="Hyperlink"/>
            <w:noProof/>
          </w:rPr>
          <w:t>4.9.2</w:t>
        </w:r>
        <w:r w:rsidR="00B85F92">
          <w:rPr>
            <w:rFonts w:asciiTheme="minorHAnsi" w:eastAsiaTheme="minorEastAsia" w:hAnsiTheme="minorHAnsi" w:cstheme="minorBidi"/>
            <w:noProof/>
            <w:sz w:val="22"/>
            <w:szCs w:val="22"/>
          </w:rPr>
          <w:tab/>
        </w:r>
        <w:r w:rsidR="00B85F92" w:rsidRPr="0050367D">
          <w:rPr>
            <w:rStyle w:val="Hyperlink"/>
            <w:noProof/>
          </w:rPr>
          <w:t>Exception Handling</w:t>
        </w:r>
        <w:r w:rsidR="00B85F92">
          <w:rPr>
            <w:noProof/>
            <w:webHidden/>
          </w:rPr>
          <w:tab/>
        </w:r>
        <w:r w:rsidR="00B85F92">
          <w:rPr>
            <w:noProof/>
            <w:webHidden/>
          </w:rPr>
          <w:fldChar w:fldCharType="begin"/>
        </w:r>
        <w:r w:rsidR="00B85F92">
          <w:rPr>
            <w:noProof/>
            <w:webHidden/>
          </w:rPr>
          <w:instrText xml:space="preserve"> PAGEREF _Toc119166870 \h </w:instrText>
        </w:r>
        <w:r w:rsidR="00B85F92">
          <w:rPr>
            <w:noProof/>
            <w:webHidden/>
          </w:rPr>
        </w:r>
        <w:r w:rsidR="00B85F92">
          <w:rPr>
            <w:noProof/>
            <w:webHidden/>
          </w:rPr>
          <w:fldChar w:fldCharType="separate"/>
        </w:r>
        <w:r w:rsidR="007808D1">
          <w:rPr>
            <w:noProof/>
            <w:webHidden/>
          </w:rPr>
          <w:t>40</w:t>
        </w:r>
        <w:r w:rsidR="00B85F92">
          <w:rPr>
            <w:noProof/>
            <w:webHidden/>
          </w:rPr>
          <w:fldChar w:fldCharType="end"/>
        </w:r>
      </w:hyperlink>
    </w:p>
    <w:p w14:paraId="44A2EC48" w14:textId="5E2EC002" w:rsidR="00B85F92" w:rsidRDefault="00000000">
      <w:pPr>
        <w:pStyle w:val="TOC3"/>
        <w:tabs>
          <w:tab w:val="left" w:pos="2160"/>
        </w:tabs>
        <w:rPr>
          <w:rFonts w:asciiTheme="minorHAnsi" w:eastAsiaTheme="minorEastAsia" w:hAnsiTheme="minorHAnsi" w:cstheme="minorBidi"/>
          <w:noProof/>
          <w:sz w:val="22"/>
          <w:szCs w:val="22"/>
        </w:rPr>
      </w:pPr>
      <w:hyperlink w:anchor="_Toc119166871" w:history="1">
        <w:r w:rsidR="00B85F92" w:rsidRPr="0050367D">
          <w:rPr>
            <w:rStyle w:val="Hyperlink"/>
            <w:noProof/>
          </w:rPr>
          <w:t>4.9.3</w:t>
        </w:r>
        <w:r w:rsidR="00B85F92">
          <w:rPr>
            <w:rFonts w:asciiTheme="minorHAnsi" w:eastAsiaTheme="minorEastAsia" w:hAnsiTheme="minorHAnsi" w:cstheme="minorBidi"/>
            <w:noProof/>
            <w:sz w:val="22"/>
            <w:szCs w:val="22"/>
          </w:rPr>
          <w:tab/>
        </w:r>
        <w:r w:rsidR="00B85F92" w:rsidRPr="0050367D">
          <w:rPr>
            <w:rStyle w:val="Hyperlink"/>
            <w:noProof/>
          </w:rPr>
          <w:t>Unix Time Stamps</w:t>
        </w:r>
        <w:r w:rsidR="00B85F92">
          <w:rPr>
            <w:noProof/>
            <w:webHidden/>
          </w:rPr>
          <w:tab/>
        </w:r>
        <w:r w:rsidR="00B85F92">
          <w:rPr>
            <w:noProof/>
            <w:webHidden/>
          </w:rPr>
          <w:fldChar w:fldCharType="begin"/>
        </w:r>
        <w:r w:rsidR="00B85F92">
          <w:rPr>
            <w:noProof/>
            <w:webHidden/>
          </w:rPr>
          <w:instrText xml:space="preserve"> PAGEREF _Toc119166871 \h </w:instrText>
        </w:r>
        <w:r w:rsidR="00B85F92">
          <w:rPr>
            <w:noProof/>
            <w:webHidden/>
          </w:rPr>
        </w:r>
        <w:r w:rsidR="00B85F92">
          <w:rPr>
            <w:noProof/>
            <w:webHidden/>
          </w:rPr>
          <w:fldChar w:fldCharType="separate"/>
        </w:r>
        <w:r w:rsidR="007808D1">
          <w:rPr>
            <w:noProof/>
            <w:webHidden/>
          </w:rPr>
          <w:t>40</w:t>
        </w:r>
        <w:r w:rsidR="00B85F92">
          <w:rPr>
            <w:noProof/>
            <w:webHidden/>
          </w:rPr>
          <w:fldChar w:fldCharType="end"/>
        </w:r>
      </w:hyperlink>
    </w:p>
    <w:p w14:paraId="394F5069" w14:textId="1C3B153C" w:rsidR="00B85F92" w:rsidRDefault="00000000">
      <w:pPr>
        <w:pStyle w:val="TOC1"/>
        <w:tabs>
          <w:tab w:val="left" w:pos="2160"/>
        </w:tabs>
        <w:rPr>
          <w:rFonts w:asciiTheme="minorHAnsi" w:eastAsiaTheme="minorEastAsia" w:hAnsiTheme="minorHAnsi" w:cstheme="minorBidi"/>
          <w:b w:val="0"/>
          <w:noProof/>
          <w:color w:val="auto"/>
          <w:sz w:val="22"/>
          <w:szCs w:val="22"/>
        </w:rPr>
      </w:pPr>
      <w:hyperlink w:anchor="_Toc119166872" w:history="1">
        <w:r w:rsidR="00B85F92" w:rsidRPr="0050367D">
          <w:rPr>
            <w:rStyle w:val="Hyperlink"/>
            <w:noProof/>
          </w:rPr>
          <w:t>5.</w:t>
        </w:r>
        <w:r w:rsidR="00B85F92">
          <w:rPr>
            <w:rFonts w:asciiTheme="minorHAnsi" w:eastAsiaTheme="minorEastAsia" w:hAnsiTheme="minorHAnsi" w:cstheme="minorBidi"/>
            <w:b w:val="0"/>
            <w:noProof/>
            <w:color w:val="auto"/>
            <w:sz w:val="22"/>
            <w:szCs w:val="22"/>
          </w:rPr>
          <w:tab/>
        </w:r>
        <w:r w:rsidR="00B85F92" w:rsidRPr="0050367D">
          <w:rPr>
            <w:rStyle w:val="Hyperlink"/>
            <w:noProof/>
          </w:rPr>
          <w:t>Operation and Maintenance</w:t>
        </w:r>
        <w:r w:rsidR="00B85F92">
          <w:rPr>
            <w:noProof/>
            <w:webHidden/>
          </w:rPr>
          <w:tab/>
        </w:r>
        <w:r w:rsidR="00B85F92">
          <w:rPr>
            <w:noProof/>
            <w:webHidden/>
          </w:rPr>
          <w:fldChar w:fldCharType="begin"/>
        </w:r>
        <w:r w:rsidR="00B85F92">
          <w:rPr>
            <w:noProof/>
            <w:webHidden/>
          </w:rPr>
          <w:instrText xml:space="preserve"> PAGEREF _Toc119166872 \h </w:instrText>
        </w:r>
        <w:r w:rsidR="00B85F92">
          <w:rPr>
            <w:noProof/>
            <w:webHidden/>
          </w:rPr>
        </w:r>
        <w:r w:rsidR="00B85F92">
          <w:rPr>
            <w:noProof/>
            <w:webHidden/>
          </w:rPr>
          <w:fldChar w:fldCharType="separate"/>
        </w:r>
        <w:r w:rsidR="007808D1">
          <w:rPr>
            <w:noProof/>
            <w:webHidden/>
          </w:rPr>
          <w:t>41</w:t>
        </w:r>
        <w:r w:rsidR="00B85F92">
          <w:rPr>
            <w:noProof/>
            <w:webHidden/>
          </w:rPr>
          <w:fldChar w:fldCharType="end"/>
        </w:r>
      </w:hyperlink>
    </w:p>
    <w:p w14:paraId="32CCA636" w14:textId="1F0BEEA1"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73" w:history="1">
        <w:r w:rsidR="00B85F92" w:rsidRPr="0050367D">
          <w:rPr>
            <w:rStyle w:val="Hyperlink"/>
            <w:noProof/>
          </w:rPr>
          <w:t>5.1</w:t>
        </w:r>
        <w:r w:rsidR="00B85F92">
          <w:rPr>
            <w:rFonts w:asciiTheme="minorHAnsi" w:eastAsiaTheme="minorEastAsia" w:hAnsiTheme="minorHAnsi" w:cstheme="minorBidi"/>
            <w:b w:val="0"/>
            <w:i w:val="0"/>
            <w:noProof/>
            <w:sz w:val="22"/>
            <w:szCs w:val="22"/>
          </w:rPr>
          <w:tab/>
        </w:r>
        <w:r w:rsidR="00B85F92" w:rsidRPr="0050367D">
          <w:rPr>
            <w:rStyle w:val="Hyperlink"/>
            <w:noProof/>
          </w:rPr>
          <w:t>Basic Operation</w:t>
        </w:r>
        <w:r w:rsidR="00B85F92">
          <w:rPr>
            <w:noProof/>
            <w:webHidden/>
          </w:rPr>
          <w:tab/>
        </w:r>
        <w:r w:rsidR="00B85F92">
          <w:rPr>
            <w:noProof/>
            <w:webHidden/>
          </w:rPr>
          <w:fldChar w:fldCharType="begin"/>
        </w:r>
        <w:r w:rsidR="00B85F92">
          <w:rPr>
            <w:noProof/>
            <w:webHidden/>
          </w:rPr>
          <w:instrText xml:space="preserve"> PAGEREF _Toc119166873 \h </w:instrText>
        </w:r>
        <w:r w:rsidR="00B85F92">
          <w:rPr>
            <w:noProof/>
            <w:webHidden/>
          </w:rPr>
        </w:r>
        <w:r w:rsidR="00B85F92">
          <w:rPr>
            <w:noProof/>
            <w:webHidden/>
          </w:rPr>
          <w:fldChar w:fldCharType="separate"/>
        </w:r>
        <w:r w:rsidR="007808D1">
          <w:rPr>
            <w:noProof/>
            <w:webHidden/>
          </w:rPr>
          <w:t>41</w:t>
        </w:r>
        <w:r w:rsidR="00B85F92">
          <w:rPr>
            <w:noProof/>
            <w:webHidden/>
          </w:rPr>
          <w:fldChar w:fldCharType="end"/>
        </w:r>
      </w:hyperlink>
    </w:p>
    <w:p w14:paraId="701125D4" w14:textId="319EE765"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74" w:history="1">
        <w:r w:rsidR="00B85F92" w:rsidRPr="0050367D">
          <w:rPr>
            <w:rStyle w:val="Hyperlink"/>
            <w:noProof/>
          </w:rPr>
          <w:t>5.2</w:t>
        </w:r>
        <w:r w:rsidR="00B85F92">
          <w:rPr>
            <w:rFonts w:asciiTheme="minorHAnsi" w:eastAsiaTheme="minorEastAsia" w:hAnsiTheme="minorHAnsi" w:cstheme="minorBidi"/>
            <w:b w:val="0"/>
            <w:i w:val="0"/>
            <w:noProof/>
            <w:sz w:val="22"/>
            <w:szCs w:val="22"/>
          </w:rPr>
          <w:tab/>
        </w:r>
        <w:r w:rsidR="00B85F92" w:rsidRPr="0050367D">
          <w:rPr>
            <w:rStyle w:val="Hyperlink"/>
            <w:noProof/>
          </w:rPr>
          <w:t>Installation Procedures</w:t>
        </w:r>
        <w:r w:rsidR="00B85F92">
          <w:rPr>
            <w:noProof/>
            <w:webHidden/>
          </w:rPr>
          <w:tab/>
        </w:r>
        <w:r w:rsidR="00B85F92">
          <w:rPr>
            <w:noProof/>
            <w:webHidden/>
          </w:rPr>
          <w:fldChar w:fldCharType="begin"/>
        </w:r>
        <w:r w:rsidR="00B85F92">
          <w:rPr>
            <w:noProof/>
            <w:webHidden/>
          </w:rPr>
          <w:instrText xml:space="preserve"> PAGEREF _Toc119166874 \h </w:instrText>
        </w:r>
        <w:r w:rsidR="00B85F92">
          <w:rPr>
            <w:noProof/>
            <w:webHidden/>
          </w:rPr>
        </w:r>
        <w:r w:rsidR="00B85F92">
          <w:rPr>
            <w:noProof/>
            <w:webHidden/>
          </w:rPr>
          <w:fldChar w:fldCharType="separate"/>
        </w:r>
        <w:r w:rsidR="007808D1">
          <w:rPr>
            <w:noProof/>
            <w:webHidden/>
          </w:rPr>
          <w:t>41</w:t>
        </w:r>
        <w:r w:rsidR="00B85F92">
          <w:rPr>
            <w:noProof/>
            <w:webHidden/>
          </w:rPr>
          <w:fldChar w:fldCharType="end"/>
        </w:r>
      </w:hyperlink>
    </w:p>
    <w:p w14:paraId="5CE52967" w14:textId="3664B33B" w:rsidR="00B85F92" w:rsidRDefault="00000000">
      <w:pPr>
        <w:pStyle w:val="TOC3"/>
        <w:tabs>
          <w:tab w:val="left" w:pos="2160"/>
        </w:tabs>
        <w:rPr>
          <w:rFonts w:asciiTheme="minorHAnsi" w:eastAsiaTheme="minorEastAsia" w:hAnsiTheme="minorHAnsi" w:cstheme="minorBidi"/>
          <w:noProof/>
          <w:sz w:val="22"/>
          <w:szCs w:val="22"/>
        </w:rPr>
      </w:pPr>
      <w:hyperlink w:anchor="_Toc119166875" w:history="1">
        <w:r w:rsidR="00B85F92" w:rsidRPr="0050367D">
          <w:rPr>
            <w:rStyle w:val="Hyperlink"/>
            <w:noProof/>
          </w:rPr>
          <w:t>5.2.1</w:t>
        </w:r>
        <w:r w:rsidR="00B85F92">
          <w:rPr>
            <w:rFonts w:asciiTheme="minorHAnsi" w:eastAsiaTheme="minorEastAsia" w:hAnsiTheme="minorHAnsi" w:cstheme="minorBidi"/>
            <w:noProof/>
            <w:sz w:val="22"/>
            <w:szCs w:val="22"/>
          </w:rPr>
          <w:tab/>
        </w:r>
        <w:r w:rsidR="00B85F92" w:rsidRPr="0050367D">
          <w:rPr>
            <w:rStyle w:val="Hyperlink"/>
            <w:noProof/>
          </w:rPr>
          <w:t>Customizing the VM using arrayForth</w:t>
        </w:r>
        <w:r w:rsidR="00B85F92">
          <w:rPr>
            <w:noProof/>
            <w:webHidden/>
          </w:rPr>
          <w:tab/>
        </w:r>
        <w:r w:rsidR="00B85F92">
          <w:rPr>
            <w:noProof/>
            <w:webHidden/>
          </w:rPr>
          <w:fldChar w:fldCharType="begin"/>
        </w:r>
        <w:r w:rsidR="00B85F92">
          <w:rPr>
            <w:noProof/>
            <w:webHidden/>
          </w:rPr>
          <w:instrText xml:space="preserve"> PAGEREF _Toc119166875 \h </w:instrText>
        </w:r>
        <w:r w:rsidR="00B85F92">
          <w:rPr>
            <w:noProof/>
            <w:webHidden/>
          </w:rPr>
        </w:r>
        <w:r w:rsidR="00B85F92">
          <w:rPr>
            <w:noProof/>
            <w:webHidden/>
          </w:rPr>
          <w:fldChar w:fldCharType="separate"/>
        </w:r>
        <w:r w:rsidR="007808D1">
          <w:rPr>
            <w:noProof/>
            <w:webHidden/>
          </w:rPr>
          <w:t>41</w:t>
        </w:r>
        <w:r w:rsidR="00B85F92">
          <w:rPr>
            <w:noProof/>
            <w:webHidden/>
          </w:rPr>
          <w:fldChar w:fldCharType="end"/>
        </w:r>
      </w:hyperlink>
    </w:p>
    <w:p w14:paraId="5E724A21" w14:textId="45423DEB" w:rsidR="00B85F92" w:rsidRDefault="00000000">
      <w:pPr>
        <w:pStyle w:val="TOC3"/>
        <w:tabs>
          <w:tab w:val="left" w:pos="2160"/>
        </w:tabs>
        <w:rPr>
          <w:rFonts w:asciiTheme="minorHAnsi" w:eastAsiaTheme="minorEastAsia" w:hAnsiTheme="minorHAnsi" w:cstheme="minorBidi"/>
          <w:noProof/>
          <w:sz w:val="22"/>
          <w:szCs w:val="22"/>
        </w:rPr>
      </w:pPr>
      <w:hyperlink w:anchor="_Toc119166876" w:history="1">
        <w:r w:rsidR="00B85F92" w:rsidRPr="0050367D">
          <w:rPr>
            <w:rStyle w:val="Hyperlink"/>
            <w:noProof/>
          </w:rPr>
          <w:t>5.2.2</w:t>
        </w:r>
        <w:r w:rsidR="00B85F92">
          <w:rPr>
            <w:rFonts w:asciiTheme="minorHAnsi" w:eastAsiaTheme="minorEastAsia" w:hAnsiTheme="minorHAnsi" w:cstheme="minorBidi"/>
            <w:noProof/>
            <w:sz w:val="22"/>
            <w:szCs w:val="22"/>
          </w:rPr>
          <w:tab/>
        </w:r>
        <w:r w:rsidR="00B85F92" w:rsidRPr="0050367D">
          <w:rPr>
            <w:rStyle w:val="Hyperlink"/>
            <w:noProof/>
          </w:rPr>
          <w:t>Loading or Installing polyFORTH</w:t>
        </w:r>
        <w:r w:rsidR="00B85F92">
          <w:rPr>
            <w:noProof/>
            <w:webHidden/>
          </w:rPr>
          <w:tab/>
        </w:r>
        <w:r w:rsidR="00B85F92">
          <w:rPr>
            <w:noProof/>
            <w:webHidden/>
          </w:rPr>
          <w:fldChar w:fldCharType="begin"/>
        </w:r>
        <w:r w:rsidR="00B85F92">
          <w:rPr>
            <w:noProof/>
            <w:webHidden/>
          </w:rPr>
          <w:instrText xml:space="preserve"> PAGEREF _Toc119166876 \h </w:instrText>
        </w:r>
        <w:r w:rsidR="00B85F92">
          <w:rPr>
            <w:noProof/>
            <w:webHidden/>
          </w:rPr>
        </w:r>
        <w:r w:rsidR="00B85F92">
          <w:rPr>
            <w:noProof/>
            <w:webHidden/>
          </w:rPr>
          <w:fldChar w:fldCharType="separate"/>
        </w:r>
        <w:r w:rsidR="007808D1">
          <w:rPr>
            <w:noProof/>
            <w:webHidden/>
          </w:rPr>
          <w:t>42</w:t>
        </w:r>
        <w:r w:rsidR="00B85F92">
          <w:rPr>
            <w:noProof/>
            <w:webHidden/>
          </w:rPr>
          <w:fldChar w:fldCharType="end"/>
        </w:r>
      </w:hyperlink>
    </w:p>
    <w:p w14:paraId="6192BB8A" w14:textId="6B2FC35D" w:rsidR="00B85F92" w:rsidRDefault="00000000">
      <w:pPr>
        <w:pStyle w:val="TOC3"/>
        <w:tabs>
          <w:tab w:val="left" w:pos="2160"/>
        </w:tabs>
        <w:rPr>
          <w:rFonts w:asciiTheme="minorHAnsi" w:eastAsiaTheme="minorEastAsia" w:hAnsiTheme="minorHAnsi" w:cstheme="minorBidi"/>
          <w:noProof/>
          <w:sz w:val="22"/>
          <w:szCs w:val="22"/>
        </w:rPr>
      </w:pPr>
      <w:hyperlink w:anchor="_Toc119166877" w:history="1">
        <w:r w:rsidR="00B85F92" w:rsidRPr="0050367D">
          <w:rPr>
            <w:rStyle w:val="Hyperlink"/>
            <w:noProof/>
          </w:rPr>
          <w:t>5.2.3</w:t>
        </w:r>
        <w:r w:rsidR="00B85F92">
          <w:rPr>
            <w:rFonts w:asciiTheme="minorHAnsi" w:eastAsiaTheme="minorEastAsia" w:hAnsiTheme="minorHAnsi" w:cstheme="minorBidi"/>
            <w:noProof/>
            <w:sz w:val="22"/>
            <w:szCs w:val="22"/>
          </w:rPr>
          <w:tab/>
        </w:r>
        <w:r w:rsidR="00B85F92" w:rsidRPr="0050367D">
          <w:rPr>
            <w:rStyle w:val="Hyperlink"/>
            <w:noProof/>
          </w:rPr>
          <w:t>RESET Boot Procedure from SPI Flash</w:t>
        </w:r>
        <w:r w:rsidR="00B85F92">
          <w:rPr>
            <w:noProof/>
            <w:webHidden/>
          </w:rPr>
          <w:tab/>
        </w:r>
        <w:r w:rsidR="00B85F92">
          <w:rPr>
            <w:noProof/>
            <w:webHidden/>
          </w:rPr>
          <w:fldChar w:fldCharType="begin"/>
        </w:r>
        <w:r w:rsidR="00B85F92">
          <w:rPr>
            <w:noProof/>
            <w:webHidden/>
          </w:rPr>
          <w:instrText xml:space="preserve"> PAGEREF _Toc119166877 \h </w:instrText>
        </w:r>
        <w:r w:rsidR="00B85F92">
          <w:rPr>
            <w:noProof/>
            <w:webHidden/>
          </w:rPr>
        </w:r>
        <w:r w:rsidR="00B85F92">
          <w:rPr>
            <w:noProof/>
            <w:webHidden/>
          </w:rPr>
          <w:fldChar w:fldCharType="separate"/>
        </w:r>
        <w:r w:rsidR="007808D1">
          <w:rPr>
            <w:noProof/>
            <w:webHidden/>
          </w:rPr>
          <w:t>43</w:t>
        </w:r>
        <w:r w:rsidR="00B85F92">
          <w:rPr>
            <w:noProof/>
            <w:webHidden/>
          </w:rPr>
          <w:fldChar w:fldCharType="end"/>
        </w:r>
      </w:hyperlink>
    </w:p>
    <w:p w14:paraId="55317805" w14:textId="56D68451" w:rsidR="00B85F92" w:rsidRDefault="00000000">
      <w:pPr>
        <w:pStyle w:val="TOC3"/>
        <w:tabs>
          <w:tab w:val="left" w:pos="2160"/>
        </w:tabs>
        <w:rPr>
          <w:rFonts w:asciiTheme="minorHAnsi" w:eastAsiaTheme="minorEastAsia" w:hAnsiTheme="minorHAnsi" w:cstheme="minorBidi"/>
          <w:noProof/>
          <w:sz w:val="22"/>
          <w:szCs w:val="22"/>
        </w:rPr>
      </w:pPr>
      <w:hyperlink w:anchor="_Toc119166878" w:history="1">
        <w:r w:rsidR="00B85F92" w:rsidRPr="0050367D">
          <w:rPr>
            <w:rStyle w:val="Hyperlink"/>
            <w:noProof/>
          </w:rPr>
          <w:t>5.2.4</w:t>
        </w:r>
        <w:r w:rsidR="00B85F92">
          <w:rPr>
            <w:rFonts w:asciiTheme="minorHAnsi" w:eastAsiaTheme="minorEastAsia" w:hAnsiTheme="minorHAnsi" w:cstheme="minorBidi"/>
            <w:noProof/>
            <w:sz w:val="22"/>
            <w:szCs w:val="22"/>
          </w:rPr>
          <w:tab/>
        </w:r>
        <w:r w:rsidR="00B85F92" w:rsidRPr="0050367D">
          <w:rPr>
            <w:rStyle w:val="Hyperlink"/>
            <w:noProof/>
          </w:rPr>
          <w:t>Tethered v Operation</w:t>
        </w:r>
        <w:r w:rsidR="00B85F92">
          <w:rPr>
            <w:noProof/>
            <w:webHidden/>
          </w:rPr>
          <w:tab/>
        </w:r>
        <w:r w:rsidR="00B85F92">
          <w:rPr>
            <w:noProof/>
            <w:webHidden/>
          </w:rPr>
          <w:fldChar w:fldCharType="begin"/>
        </w:r>
        <w:r w:rsidR="00B85F92">
          <w:rPr>
            <w:noProof/>
            <w:webHidden/>
          </w:rPr>
          <w:instrText xml:space="preserve"> PAGEREF _Toc119166878 \h </w:instrText>
        </w:r>
        <w:r w:rsidR="00B85F92">
          <w:rPr>
            <w:noProof/>
            <w:webHidden/>
          </w:rPr>
        </w:r>
        <w:r w:rsidR="00B85F92">
          <w:rPr>
            <w:noProof/>
            <w:webHidden/>
          </w:rPr>
          <w:fldChar w:fldCharType="separate"/>
        </w:r>
        <w:r w:rsidR="007808D1">
          <w:rPr>
            <w:noProof/>
            <w:webHidden/>
          </w:rPr>
          <w:t>44</w:t>
        </w:r>
        <w:r w:rsidR="00B85F92">
          <w:rPr>
            <w:noProof/>
            <w:webHidden/>
          </w:rPr>
          <w:fldChar w:fldCharType="end"/>
        </w:r>
      </w:hyperlink>
    </w:p>
    <w:p w14:paraId="65D63E51" w14:textId="32AEAE79" w:rsidR="00B85F92" w:rsidRDefault="00000000">
      <w:pPr>
        <w:pStyle w:val="TOC3"/>
        <w:tabs>
          <w:tab w:val="left" w:pos="2160"/>
        </w:tabs>
        <w:rPr>
          <w:rFonts w:asciiTheme="minorHAnsi" w:eastAsiaTheme="minorEastAsia" w:hAnsiTheme="minorHAnsi" w:cstheme="minorBidi"/>
          <w:noProof/>
          <w:sz w:val="22"/>
          <w:szCs w:val="22"/>
        </w:rPr>
      </w:pPr>
      <w:hyperlink w:anchor="_Toc119166879" w:history="1">
        <w:r w:rsidR="00B85F92" w:rsidRPr="0050367D">
          <w:rPr>
            <w:rStyle w:val="Hyperlink"/>
            <w:noProof/>
          </w:rPr>
          <w:t>5.2.5</w:t>
        </w:r>
        <w:r w:rsidR="00B85F92">
          <w:rPr>
            <w:rFonts w:asciiTheme="minorHAnsi" w:eastAsiaTheme="minorEastAsia" w:hAnsiTheme="minorHAnsi" w:cstheme="minorBidi"/>
            <w:noProof/>
            <w:sz w:val="22"/>
            <w:szCs w:val="22"/>
          </w:rPr>
          <w:tab/>
        </w:r>
        <w:r w:rsidR="00B85F92" w:rsidRPr="0050367D">
          <w:rPr>
            <w:rStyle w:val="Hyperlink"/>
            <w:noProof/>
          </w:rPr>
          <w:t>Stand-Alone Operation</w:t>
        </w:r>
        <w:r w:rsidR="00B85F92">
          <w:rPr>
            <w:noProof/>
            <w:webHidden/>
          </w:rPr>
          <w:tab/>
        </w:r>
        <w:r w:rsidR="00B85F92">
          <w:rPr>
            <w:noProof/>
            <w:webHidden/>
          </w:rPr>
          <w:fldChar w:fldCharType="begin"/>
        </w:r>
        <w:r w:rsidR="00B85F92">
          <w:rPr>
            <w:noProof/>
            <w:webHidden/>
          </w:rPr>
          <w:instrText xml:space="preserve"> PAGEREF _Toc119166879 \h </w:instrText>
        </w:r>
        <w:r w:rsidR="00B85F92">
          <w:rPr>
            <w:noProof/>
            <w:webHidden/>
          </w:rPr>
        </w:r>
        <w:r w:rsidR="00B85F92">
          <w:rPr>
            <w:noProof/>
            <w:webHidden/>
          </w:rPr>
          <w:fldChar w:fldCharType="separate"/>
        </w:r>
        <w:r w:rsidR="007808D1">
          <w:rPr>
            <w:noProof/>
            <w:webHidden/>
          </w:rPr>
          <w:t>44</w:t>
        </w:r>
        <w:r w:rsidR="00B85F92">
          <w:rPr>
            <w:noProof/>
            <w:webHidden/>
          </w:rPr>
          <w:fldChar w:fldCharType="end"/>
        </w:r>
      </w:hyperlink>
    </w:p>
    <w:p w14:paraId="672195D8" w14:textId="1DEA2339"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80" w:history="1">
        <w:r w:rsidR="00B85F92" w:rsidRPr="0050367D">
          <w:rPr>
            <w:rStyle w:val="Hyperlink"/>
            <w:noProof/>
          </w:rPr>
          <w:t>5.3</w:t>
        </w:r>
        <w:r w:rsidR="00B85F92">
          <w:rPr>
            <w:rFonts w:asciiTheme="minorHAnsi" w:eastAsiaTheme="minorEastAsia" w:hAnsiTheme="minorHAnsi" w:cstheme="minorBidi"/>
            <w:b w:val="0"/>
            <w:i w:val="0"/>
            <w:noProof/>
            <w:sz w:val="22"/>
            <w:szCs w:val="22"/>
          </w:rPr>
          <w:tab/>
        </w:r>
        <w:r w:rsidR="00B85F92" w:rsidRPr="0050367D">
          <w:rPr>
            <w:rStyle w:val="Hyperlink"/>
            <w:noProof/>
          </w:rPr>
          <w:t>Maintaining the Virtual Machine</w:t>
        </w:r>
        <w:r w:rsidR="00B85F92">
          <w:rPr>
            <w:noProof/>
            <w:webHidden/>
          </w:rPr>
          <w:tab/>
        </w:r>
        <w:r w:rsidR="00B85F92">
          <w:rPr>
            <w:noProof/>
            <w:webHidden/>
          </w:rPr>
          <w:fldChar w:fldCharType="begin"/>
        </w:r>
        <w:r w:rsidR="00B85F92">
          <w:rPr>
            <w:noProof/>
            <w:webHidden/>
          </w:rPr>
          <w:instrText xml:space="preserve"> PAGEREF _Toc119166880 \h </w:instrText>
        </w:r>
        <w:r w:rsidR="00B85F92">
          <w:rPr>
            <w:noProof/>
            <w:webHidden/>
          </w:rPr>
        </w:r>
        <w:r w:rsidR="00B85F92">
          <w:rPr>
            <w:noProof/>
            <w:webHidden/>
          </w:rPr>
          <w:fldChar w:fldCharType="separate"/>
        </w:r>
        <w:r w:rsidR="007808D1">
          <w:rPr>
            <w:noProof/>
            <w:webHidden/>
          </w:rPr>
          <w:t>47</w:t>
        </w:r>
        <w:r w:rsidR="00B85F92">
          <w:rPr>
            <w:noProof/>
            <w:webHidden/>
          </w:rPr>
          <w:fldChar w:fldCharType="end"/>
        </w:r>
      </w:hyperlink>
    </w:p>
    <w:p w14:paraId="0E7E794E" w14:textId="0DFF6582" w:rsidR="00B85F92" w:rsidRDefault="00000000">
      <w:pPr>
        <w:pStyle w:val="TOC3"/>
        <w:tabs>
          <w:tab w:val="left" w:pos="2160"/>
        </w:tabs>
        <w:rPr>
          <w:rFonts w:asciiTheme="minorHAnsi" w:eastAsiaTheme="minorEastAsia" w:hAnsiTheme="minorHAnsi" w:cstheme="minorBidi"/>
          <w:noProof/>
          <w:sz w:val="22"/>
          <w:szCs w:val="22"/>
        </w:rPr>
      </w:pPr>
      <w:hyperlink w:anchor="_Toc119166881" w:history="1">
        <w:r w:rsidR="00B85F92" w:rsidRPr="0050367D">
          <w:rPr>
            <w:rStyle w:val="Hyperlink"/>
            <w:noProof/>
          </w:rPr>
          <w:t>5.3.1</w:t>
        </w:r>
        <w:r w:rsidR="00B85F92">
          <w:rPr>
            <w:rFonts w:asciiTheme="minorHAnsi" w:eastAsiaTheme="minorEastAsia" w:hAnsiTheme="minorHAnsi" w:cstheme="minorBidi"/>
            <w:noProof/>
            <w:sz w:val="22"/>
            <w:szCs w:val="22"/>
          </w:rPr>
          <w:tab/>
        </w:r>
        <w:r w:rsidR="00B85F92" w:rsidRPr="0050367D">
          <w:rPr>
            <w:rStyle w:val="Hyperlink"/>
            <w:noProof/>
          </w:rPr>
          <w:t>Walk-through</w:t>
        </w:r>
        <w:r w:rsidR="00B85F92">
          <w:rPr>
            <w:noProof/>
            <w:webHidden/>
          </w:rPr>
          <w:tab/>
        </w:r>
        <w:r w:rsidR="00B85F92">
          <w:rPr>
            <w:noProof/>
            <w:webHidden/>
          </w:rPr>
          <w:fldChar w:fldCharType="begin"/>
        </w:r>
        <w:r w:rsidR="00B85F92">
          <w:rPr>
            <w:noProof/>
            <w:webHidden/>
          </w:rPr>
          <w:instrText xml:space="preserve"> PAGEREF _Toc119166881 \h </w:instrText>
        </w:r>
        <w:r w:rsidR="00B85F92">
          <w:rPr>
            <w:noProof/>
            <w:webHidden/>
          </w:rPr>
        </w:r>
        <w:r w:rsidR="00B85F92">
          <w:rPr>
            <w:noProof/>
            <w:webHidden/>
          </w:rPr>
          <w:fldChar w:fldCharType="separate"/>
        </w:r>
        <w:r w:rsidR="007808D1">
          <w:rPr>
            <w:noProof/>
            <w:webHidden/>
          </w:rPr>
          <w:t>47</w:t>
        </w:r>
        <w:r w:rsidR="00B85F92">
          <w:rPr>
            <w:noProof/>
            <w:webHidden/>
          </w:rPr>
          <w:fldChar w:fldCharType="end"/>
        </w:r>
      </w:hyperlink>
    </w:p>
    <w:p w14:paraId="25006627" w14:textId="2541F15B" w:rsidR="00B85F92" w:rsidRDefault="00000000">
      <w:pPr>
        <w:pStyle w:val="TOC3"/>
        <w:tabs>
          <w:tab w:val="left" w:pos="2160"/>
        </w:tabs>
        <w:rPr>
          <w:rFonts w:asciiTheme="minorHAnsi" w:eastAsiaTheme="minorEastAsia" w:hAnsiTheme="minorHAnsi" w:cstheme="minorBidi"/>
          <w:noProof/>
          <w:sz w:val="22"/>
          <w:szCs w:val="22"/>
        </w:rPr>
      </w:pPr>
      <w:hyperlink w:anchor="_Toc119166882" w:history="1">
        <w:r w:rsidR="00B85F92" w:rsidRPr="0050367D">
          <w:rPr>
            <w:rStyle w:val="Hyperlink"/>
            <w:noProof/>
          </w:rPr>
          <w:t>5.3.2</w:t>
        </w:r>
        <w:r w:rsidR="00B85F92">
          <w:rPr>
            <w:rFonts w:asciiTheme="minorHAnsi" w:eastAsiaTheme="minorEastAsia" w:hAnsiTheme="minorHAnsi" w:cstheme="minorBidi"/>
            <w:noProof/>
            <w:sz w:val="22"/>
            <w:szCs w:val="22"/>
          </w:rPr>
          <w:tab/>
        </w:r>
        <w:r w:rsidR="00B85F92" w:rsidRPr="0050367D">
          <w:rPr>
            <w:rStyle w:val="Hyperlink"/>
            <w:noProof/>
          </w:rPr>
          <w:t>Extending the Virtual Machine</w:t>
        </w:r>
        <w:r w:rsidR="00B85F92">
          <w:rPr>
            <w:noProof/>
            <w:webHidden/>
          </w:rPr>
          <w:tab/>
        </w:r>
        <w:r w:rsidR="00B85F92">
          <w:rPr>
            <w:noProof/>
            <w:webHidden/>
          </w:rPr>
          <w:fldChar w:fldCharType="begin"/>
        </w:r>
        <w:r w:rsidR="00B85F92">
          <w:rPr>
            <w:noProof/>
            <w:webHidden/>
          </w:rPr>
          <w:instrText xml:space="preserve"> PAGEREF _Toc119166882 \h </w:instrText>
        </w:r>
        <w:r w:rsidR="00B85F92">
          <w:rPr>
            <w:noProof/>
            <w:webHidden/>
          </w:rPr>
        </w:r>
        <w:r w:rsidR="00B85F92">
          <w:rPr>
            <w:noProof/>
            <w:webHidden/>
          </w:rPr>
          <w:fldChar w:fldCharType="separate"/>
        </w:r>
        <w:r w:rsidR="007808D1">
          <w:rPr>
            <w:noProof/>
            <w:webHidden/>
          </w:rPr>
          <w:t>47</w:t>
        </w:r>
        <w:r w:rsidR="00B85F92">
          <w:rPr>
            <w:noProof/>
            <w:webHidden/>
          </w:rPr>
          <w:fldChar w:fldCharType="end"/>
        </w:r>
      </w:hyperlink>
    </w:p>
    <w:p w14:paraId="1B5B9E38" w14:textId="1BF8C722"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83" w:history="1">
        <w:r w:rsidR="00B85F92" w:rsidRPr="0050367D">
          <w:rPr>
            <w:rStyle w:val="Hyperlink"/>
            <w:noProof/>
          </w:rPr>
          <w:t>5.4</w:t>
        </w:r>
        <w:r w:rsidR="00B85F92">
          <w:rPr>
            <w:rFonts w:asciiTheme="minorHAnsi" w:eastAsiaTheme="minorEastAsia" w:hAnsiTheme="minorHAnsi" w:cstheme="minorBidi"/>
            <w:b w:val="0"/>
            <w:i w:val="0"/>
            <w:noProof/>
            <w:sz w:val="22"/>
            <w:szCs w:val="22"/>
          </w:rPr>
          <w:tab/>
        </w:r>
        <w:r w:rsidR="00B85F92" w:rsidRPr="0050367D">
          <w:rPr>
            <w:rStyle w:val="Hyperlink"/>
            <w:noProof/>
          </w:rPr>
          <w:t>Maintaining the polyFORTH Nucleus</w:t>
        </w:r>
        <w:r w:rsidR="00B85F92">
          <w:rPr>
            <w:noProof/>
            <w:webHidden/>
          </w:rPr>
          <w:tab/>
        </w:r>
        <w:r w:rsidR="00B85F92">
          <w:rPr>
            <w:noProof/>
            <w:webHidden/>
          </w:rPr>
          <w:fldChar w:fldCharType="begin"/>
        </w:r>
        <w:r w:rsidR="00B85F92">
          <w:rPr>
            <w:noProof/>
            <w:webHidden/>
          </w:rPr>
          <w:instrText xml:space="preserve"> PAGEREF _Toc119166883 \h </w:instrText>
        </w:r>
        <w:r w:rsidR="00B85F92">
          <w:rPr>
            <w:noProof/>
            <w:webHidden/>
          </w:rPr>
        </w:r>
        <w:r w:rsidR="00B85F92">
          <w:rPr>
            <w:noProof/>
            <w:webHidden/>
          </w:rPr>
          <w:fldChar w:fldCharType="separate"/>
        </w:r>
        <w:r w:rsidR="007808D1">
          <w:rPr>
            <w:noProof/>
            <w:webHidden/>
          </w:rPr>
          <w:t>47</w:t>
        </w:r>
        <w:r w:rsidR="00B85F92">
          <w:rPr>
            <w:noProof/>
            <w:webHidden/>
          </w:rPr>
          <w:fldChar w:fldCharType="end"/>
        </w:r>
      </w:hyperlink>
    </w:p>
    <w:p w14:paraId="24D178BA" w14:textId="3080039E" w:rsidR="00B85F92" w:rsidRDefault="00000000">
      <w:pPr>
        <w:pStyle w:val="TOC3"/>
        <w:tabs>
          <w:tab w:val="left" w:pos="2160"/>
        </w:tabs>
        <w:rPr>
          <w:rFonts w:asciiTheme="minorHAnsi" w:eastAsiaTheme="minorEastAsia" w:hAnsiTheme="minorHAnsi" w:cstheme="minorBidi"/>
          <w:noProof/>
          <w:sz w:val="22"/>
          <w:szCs w:val="22"/>
        </w:rPr>
      </w:pPr>
      <w:hyperlink w:anchor="_Toc119166884" w:history="1">
        <w:r w:rsidR="00B85F92" w:rsidRPr="0050367D">
          <w:rPr>
            <w:rStyle w:val="Hyperlink"/>
            <w:noProof/>
          </w:rPr>
          <w:t>5.4.1</w:t>
        </w:r>
        <w:r w:rsidR="00B85F92">
          <w:rPr>
            <w:rFonts w:asciiTheme="minorHAnsi" w:eastAsiaTheme="minorEastAsia" w:hAnsiTheme="minorHAnsi" w:cstheme="minorBidi"/>
            <w:noProof/>
            <w:sz w:val="22"/>
            <w:szCs w:val="22"/>
          </w:rPr>
          <w:tab/>
        </w:r>
        <w:r w:rsidR="00B85F92" w:rsidRPr="0050367D">
          <w:rPr>
            <w:rStyle w:val="Hyperlink"/>
            <w:noProof/>
          </w:rPr>
          <w:t>Target Compilation Tools</w:t>
        </w:r>
        <w:r w:rsidR="00B85F92">
          <w:rPr>
            <w:noProof/>
            <w:webHidden/>
          </w:rPr>
          <w:tab/>
        </w:r>
        <w:r w:rsidR="00B85F92">
          <w:rPr>
            <w:noProof/>
            <w:webHidden/>
          </w:rPr>
          <w:fldChar w:fldCharType="begin"/>
        </w:r>
        <w:r w:rsidR="00B85F92">
          <w:rPr>
            <w:noProof/>
            <w:webHidden/>
          </w:rPr>
          <w:instrText xml:space="preserve"> PAGEREF _Toc119166884 \h </w:instrText>
        </w:r>
        <w:r w:rsidR="00B85F92">
          <w:rPr>
            <w:noProof/>
            <w:webHidden/>
          </w:rPr>
        </w:r>
        <w:r w:rsidR="00B85F92">
          <w:rPr>
            <w:noProof/>
            <w:webHidden/>
          </w:rPr>
          <w:fldChar w:fldCharType="separate"/>
        </w:r>
        <w:r w:rsidR="007808D1">
          <w:rPr>
            <w:noProof/>
            <w:webHidden/>
          </w:rPr>
          <w:t>47</w:t>
        </w:r>
        <w:r w:rsidR="00B85F92">
          <w:rPr>
            <w:noProof/>
            <w:webHidden/>
          </w:rPr>
          <w:fldChar w:fldCharType="end"/>
        </w:r>
      </w:hyperlink>
    </w:p>
    <w:p w14:paraId="13113BC2" w14:textId="3604A882" w:rsidR="00B85F92" w:rsidRDefault="00000000">
      <w:pPr>
        <w:pStyle w:val="TOC2"/>
        <w:tabs>
          <w:tab w:val="left" w:pos="2160"/>
        </w:tabs>
        <w:rPr>
          <w:rFonts w:asciiTheme="minorHAnsi" w:eastAsiaTheme="minorEastAsia" w:hAnsiTheme="minorHAnsi" w:cstheme="minorBidi"/>
          <w:b w:val="0"/>
          <w:i w:val="0"/>
          <w:noProof/>
          <w:sz w:val="22"/>
          <w:szCs w:val="22"/>
        </w:rPr>
      </w:pPr>
      <w:hyperlink w:anchor="_Toc119166885" w:history="1">
        <w:r w:rsidR="00B85F92" w:rsidRPr="0050367D">
          <w:rPr>
            <w:rStyle w:val="Hyperlink"/>
            <w:noProof/>
          </w:rPr>
          <w:t>5.5</w:t>
        </w:r>
        <w:r w:rsidR="00B85F92">
          <w:rPr>
            <w:rFonts w:asciiTheme="minorHAnsi" w:eastAsiaTheme="minorEastAsia" w:hAnsiTheme="minorHAnsi" w:cstheme="minorBidi"/>
            <w:b w:val="0"/>
            <w:i w:val="0"/>
            <w:noProof/>
            <w:sz w:val="22"/>
            <w:szCs w:val="22"/>
          </w:rPr>
          <w:tab/>
        </w:r>
        <w:r w:rsidR="00B85F92" w:rsidRPr="0050367D">
          <w:rPr>
            <w:rStyle w:val="Hyperlink"/>
            <w:noProof/>
          </w:rPr>
          <w:t>Terminal Emulator</w:t>
        </w:r>
        <w:r w:rsidR="00B85F92">
          <w:rPr>
            <w:noProof/>
            <w:webHidden/>
          </w:rPr>
          <w:tab/>
        </w:r>
        <w:r w:rsidR="00B85F92">
          <w:rPr>
            <w:noProof/>
            <w:webHidden/>
          </w:rPr>
          <w:fldChar w:fldCharType="begin"/>
        </w:r>
        <w:r w:rsidR="00B85F92">
          <w:rPr>
            <w:noProof/>
            <w:webHidden/>
          </w:rPr>
          <w:instrText xml:space="preserve"> PAGEREF _Toc119166885 \h </w:instrText>
        </w:r>
        <w:r w:rsidR="00B85F92">
          <w:rPr>
            <w:noProof/>
            <w:webHidden/>
          </w:rPr>
        </w:r>
        <w:r w:rsidR="00B85F92">
          <w:rPr>
            <w:noProof/>
            <w:webHidden/>
          </w:rPr>
          <w:fldChar w:fldCharType="separate"/>
        </w:r>
        <w:r w:rsidR="007808D1">
          <w:rPr>
            <w:noProof/>
            <w:webHidden/>
          </w:rPr>
          <w:t>48</w:t>
        </w:r>
        <w:r w:rsidR="00B85F92">
          <w:rPr>
            <w:noProof/>
            <w:webHidden/>
          </w:rPr>
          <w:fldChar w:fldCharType="end"/>
        </w:r>
      </w:hyperlink>
    </w:p>
    <w:p w14:paraId="172E4032" w14:textId="715346EB" w:rsidR="00B85F92" w:rsidRDefault="00000000">
      <w:pPr>
        <w:pStyle w:val="TOC1"/>
        <w:tabs>
          <w:tab w:val="left" w:pos="2160"/>
        </w:tabs>
        <w:rPr>
          <w:rFonts w:asciiTheme="minorHAnsi" w:eastAsiaTheme="minorEastAsia" w:hAnsiTheme="minorHAnsi" w:cstheme="minorBidi"/>
          <w:b w:val="0"/>
          <w:noProof/>
          <w:color w:val="auto"/>
          <w:sz w:val="22"/>
          <w:szCs w:val="22"/>
        </w:rPr>
      </w:pPr>
      <w:hyperlink w:anchor="_Toc119166886" w:history="1">
        <w:r w:rsidR="00B85F92" w:rsidRPr="0050367D">
          <w:rPr>
            <w:rStyle w:val="Hyperlink"/>
            <w:noProof/>
          </w:rPr>
          <w:t>6.</w:t>
        </w:r>
        <w:r w:rsidR="00B85F92">
          <w:rPr>
            <w:rFonts w:asciiTheme="minorHAnsi" w:eastAsiaTheme="minorEastAsia" w:hAnsiTheme="minorHAnsi" w:cstheme="minorBidi"/>
            <w:b w:val="0"/>
            <w:noProof/>
            <w:color w:val="auto"/>
            <w:sz w:val="22"/>
            <w:szCs w:val="22"/>
          </w:rPr>
          <w:tab/>
        </w:r>
        <w:r w:rsidR="00B85F92" w:rsidRPr="0050367D">
          <w:rPr>
            <w:rStyle w:val="Hyperlink"/>
            <w:noProof/>
          </w:rPr>
          <w:t>Application Extensions</w:t>
        </w:r>
        <w:r w:rsidR="00B85F92">
          <w:rPr>
            <w:noProof/>
            <w:webHidden/>
          </w:rPr>
          <w:tab/>
        </w:r>
        <w:r w:rsidR="00B85F92">
          <w:rPr>
            <w:noProof/>
            <w:webHidden/>
          </w:rPr>
          <w:fldChar w:fldCharType="begin"/>
        </w:r>
        <w:r w:rsidR="00B85F92">
          <w:rPr>
            <w:noProof/>
            <w:webHidden/>
          </w:rPr>
          <w:instrText xml:space="preserve"> PAGEREF _Toc119166886 \h </w:instrText>
        </w:r>
        <w:r w:rsidR="00B85F92">
          <w:rPr>
            <w:noProof/>
            <w:webHidden/>
          </w:rPr>
        </w:r>
        <w:r w:rsidR="00B85F92">
          <w:rPr>
            <w:noProof/>
            <w:webHidden/>
          </w:rPr>
          <w:fldChar w:fldCharType="separate"/>
        </w:r>
        <w:r w:rsidR="007808D1">
          <w:rPr>
            <w:noProof/>
            <w:webHidden/>
          </w:rPr>
          <w:t>49</w:t>
        </w:r>
        <w:r w:rsidR="00B85F92">
          <w:rPr>
            <w:noProof/>
            <w:webHidden/>
          </w:rPr>
          <w:fldChar w:fldCharType="end"/>
        </w:r>
      </w:hyperlink>
    </w:p>
    <w:p w14:paraId="646172E9" w14:textId="50C46276" w:rsidR="00B85F92" w:rsidRDefault="00000000">
      <w:pPr>
        <w:pStyle w:val="TOC1"/>
        <w:tabs>
          <w:tab w:val="left" w:pos="2160"/>
        </w:tabs>
        <w:rPr>
          <w:rFonts w:asciiTheme="minorHAnsi" w:eastAsiaTheme="minorEastAsia" w:hAnsiTheme="minorHAnsi" w:cstheme="minorBidi"/>
          <w:b w:val="0"/>
          <w:noProof/>
          <w:color w:val="auto"/>
          <w:sz w:val="22"/>
          <w:szCs w:val="22"/>
        </w:rPr>
      </w:pPr>
      <w:hyperlink w:anchor="_Toc119166887" w:history="1">
        <w:r w:rsidR="00B85F92" w:rsidRPr="0050367D">
          <w:rPr>
            <w:rStyle w:val="Hyperlink"/>
            <w:noProof/>
          </w:rPr>
          <w:t>7.</w:t>
        </w:r>
        <w:r w:rsidR="00B85F92">
          <w:rPr>
            <w:rFonts w:asciiTheme="minorHAnsi" w:eastAsiaTheme="minorEastAsia" w:hAnsiTheme="minorHAnsi" w:cstheme="minorBidi"/>
            <w:b w:val="0"/>
            <w:noProof/>
            <w:color w:val="auto"/>
            <w:sz w:val="22"/>
            <w:szCs w:val="22"/>
          </w:rPr>
          <w:tab/>
        </w:r>
        <w:r w:rsidR="00B85F92" w:rsidRPr="0050367D">
          <w:rPr>
            <w:rStyle w:val="Hyperlink"/>
            <w:noProof/>
          </w:rPr>
          <w:t>Data Book Revision History</w:t>
        </w:r>
        <w:r w:rsidR="00B85F92">
          <w:rPr>
            <w:noProof/>
            <w:webHidden/>
          </w:rPr>
          <w:tab/>
        </w:r>
        <w:r w:rsidR="00B85F92">
          <w:rPr>
            <w:noProof/>
            <w:webHidden/>
          </w:rPr>
          <w:fldChar w:fldCharType="begin"/>
        </w:r>
        <w:r w:rsidR="00B85F92">
          <w:rPr>
            <w:noProof/>
            <w:webHidden/>
          </w:rPr>
          <w:instrText xml:space="preserve"> PAGEREF _Toc119166887 \h </w:instrText>
        </w:r>
        <w:r w:rsidR="00B85F92">
          <w:rPr>
            <w:noProof/>
            <w:webHidden/>
          </w:rPr>
        </w:r>
        <w:r w:rsidR="00B85F92">
          <w:rPr>
            <w:noProof/>
            <w:webHidden/>
          </w:rPr>
          <w:fldChar w:fldCharType="separate"/>
        </w:r>
        <w:r w:rsidR="007808D1">
          <w:rPr>
            <w:noProof/>
            <w:webHidden/>
          </w:rPr>
          <w:t>51</w:t>
        </w:r>
        <w:r w:rsidR="00B85F92">
          <w:rPr>
            <w:noProof/>
            <w:webHidden/>
          </w:rPr>
          <w:fldChar w:fldCharType="end"/>
        </w:r>
      </w:hyperlink>
    </w:p>
    <w:p w14:paraId="1A70D4E5" w14:textId="0982500E" w:rsidR="00BB4B55" w:rsidRDefault="00971BF5">
      <w:pPr>
        <w:rPr>
          <w:rFonts w:ascii="Arial" w:hAnsi="Arial"/>
        </w:rPr>
      </w:pPr>
      <w:r>
        <w:rPr>
          <w:rFonts w:ascii="Arial" w:hAnsi="Arial"/>
        </w:rPr>
        <w:fldChar w:fldCharType="end"/>
      </w:r>
    </w:p>
    <w:p w14:paraId="75A41BEC" w14:textId="77777777" w:rsidR="00972174" w:rsidRDefault="00972174" w:rsidP="0028348C">
      <w:pPr>
        <w:pStyle w:val="Heading1"/>
        <w:rPr>
          <w:rFonts w:ascii="Calibri" w:hAnsi="Calibri"/>
          <w:color w:val="1D6717"/>
        </w:rPr>
        <w:sectPr w:rsidR="00972174" w:rsidSect="00A47534">
          <w:headerReference w:type="even" r:id="rId12"/>
          <w:headerReference w:type="default" r:id="rId13"/>
          <w:footerReference w:type="even" r:id="rId14"/>
          <w:footerReference w:type="default" r:id="rId15"/>
          <w:pgSz w:w="12240" w:h="15840" w:code="1"/>
          <w:pgMar w:top="1440" w:right="1080" w:bottom="1440" w:left="1440" w:header="720" w:footer="720" w:gutter="0"/>
          <w:cols w:space="720"/>
          <w:titlePg/>
          <w:docGrid w:linePitch="272"/>
        </w:sectPr>
      </w:pPr>
    </w:p>
    <w:p w14:paraId="33D0188F" w14:textId="77777777" w:rsidR="0028348C" w:rsidRDefault="00894D8B" w:rsidP="0028348C">
      <w:pPr>
        <w:pStyle w:val="Heading1"/>
      </w:pPr>
      <w:r w:rsidRPr="00A25BC0" w:rsidDel="00894D8B">
        <w:rPr>
          <w:color w:val="1D6717"/>
        </w:rPr>
        <w:lastRenderedPageBreak/>
        <w:t xml:space="preserve"> </w:t>
      </w:r>
      <w:bookmarkStart w:id="4" w:name="_Toc277071369"/>
      <w:bookmarkStart w:id="5" w:name="_Toc277071379"/>
      <w:bookmarkStart w:id="6" w:name="_Toc277071380"/>
      <w:bookmarkStart w:id="7" w:name="_Ref276290587"/>
      <w:bookmarkStart w:id="8" w:name="_Toc119166774"/>
      <w:bookmarkEnd w:id="4"/>
      <w:bookmarkEnd w:id="5"/>
      <w:bookmarkEnd w:id="6"/>
      <w:r w:rsidR="0028348C">
        <w:t>Introduction</w:t>
      </w:r>
      <w:bookmarkEnd w:id="7"/>
      <w:bookmarkEnd w:id="8"/>
    </w:p>
    <w:p w14:paraId="514AE81C" w14:textId="65B0141D" w:rsidR="000C7625" w:rsidRDefault="000C7625" w:rsidP="00971BF5">
      <w:pPr>
        <w:pStyle w:val="BodyText"/>
      </w:pPr>
      <w:r w:rsidRPr="000C7625">
        <w:t>Imagine being able to create a computer</w:t>
      </w:r>
      <w:r>
        <w:t>, perfectly tailored to meet the requirements before you,</w:t>
      </w:r>
      <w:r w:rsidRPr="000C7625">
        <w:t xml:space="preserve"> in software and then port your favorite operating environment to run on it.  </w:t>
      </w:r>
      <w:r w:rsidR="006A6F9A">
        <w:t>This is such a system for</w:t>
      </w:r>
      <w:r>
        <w:t xml:space="preserve"> the GreenArrays architecture.</w:t>
      </w:r>
    </w:p>
    <w:p w14:paraId="41B762EC" w14:textId="77777777" w:rsidR="001820CB" w:rsidRDefault="0030521F" w:rsidP="00971BF5">
      <w:pPr>
        <w:pStyle w:val="BodyText"/>
      </w:pPr>
      <w:r>
        <w:t xml:space="preserve">This system was created to act as the foundation for the Automated Testing System (ATS) </w:t>
      </w:r>
      <w:r w:rsidR="001B7A82">
        <w:t xml:space="preserve">used </w:t>
      </w:r>
      <w:r w:rsidR="000C7625">
        <w:t>in</w:t>
      </w:r>
      <w:r w:rsidR="001B7A82">
        <w:t xml:space="preserve"> testing our chips, and for the complete development system running natively on our chips rather than on a host computer.  It may also be used as an application platform in its own right</w:t>
      </w:r>
      <w:r w:rsidR="001820CB">
        <w:t xml:space="preserve">, integrating high speed processing in F18 nodes with lower speed, bulkier software (such as </w:t>
      </w:r>
      <w:r w:rsidR="000C7625">
        <w:t>Internet Protocols</w:t>
      </w:r>
      <w:r w:rsidR="001820CB">
        <w:t>) running on the virtual machine itself</w:t>
      </w:r>
      <w:r w:rsidR="001B7A82">
        <w:t>.</w:t>
      </w:r>
    </w:p>
    <w:p w14:paraId="335ACF07" w14:textId="77777777" w:rsidR="00435A2D" w:rsidRDefault="001820CB" w:rsidP="00971BF5">
      <w:pPr>
        <w:pStyle w:val="BodyText"/>
      </w:pPr>
      <w:r>
        <w:t>The system consists of a software-defined virtual machine comprised of several nodes</w:t>
      </w:r>
      <w:r w:rsidR="000C7625">
        <w:t xml:space="preserve"> and a suitably sized external SRAM</w:t>
      </w:r>
      <w:r>
        <w:t>, and a high level polyFORTH system written to run on that virtual machine.  The architecture of this polyFORTH system is very similar to that of the system made for the Novix</w:t>
      </w:r>
      <w:r w:rsidR="00471BC1">
        <w:t xml:space="preserve"> NC4000</w:t>
      </w:r>
      <w:r>
        <w:t xml:space="preserve"> chips.</w:t>
      </w:r>
    </w:p>
    <w:p w14:paraId="3DC50A79" w14:textId="0E8C1121" w:rsidR="001B7A82" w:rsidRDefault="001B7A82" w:rsidP="00971BF5">
      <w:pPr>
        <w:pStyle w:val="BodyText"/>
      </w:pPr>
      <w:r>
        <w:t xml:space="preserve">This manual describes the </w:t>
      </w:r>
      <w:r w:rsidR="001820CB">
        <w:t xml:space="preserve">standard </w:t>
      </w:r>
      <w:r>
        <w:t xml:space="preserve">Virtual Machine and </w:t>
      </w:r>
      <w:r w:rsidR="001820CB">
        <w:t xml:space="preserve">polyFORTH </w:t>
      </w:r>
      <w:r>
        <w:t xml:space="preserve">operating system underlying the above GreenArrays environments.  When used for other applications the system may be customized in high level software as you wish.  In addition, the Virtual Machine itself is open for customization, by adding instructions or by changing the way in which those provided behave.  In fact, it is feasible to interactively work with </w:t>
      </w:r>
      <w:del w:id="9" w:author="Greg Bailey" w:date="2022-11-12T16:46:00Z">
        <w:r w:rsidDel="007719E0">
          <w:delText xml:space="preserve">with </w:delText>
        </w:r>
      </w:del>
      <w:r>
        <w:t>coprocessor code using the IDE while the polyFORTH system is actually operating.</w:t>
      </w:r>
    </w:p>
    <w:p w14:paraId="4B2F9002" w14:textId="77777777" w:rsidR="001B7A82" w:rsidRDefault="007C41DC" w:rsidP="001B7A82">
      <w:pPr>
        <w:pStyle w:val="BodyText"/>
      </w:pPr>
      <w:r>
        <w:t xml:space="preserve">This book will familiarize you with the structure, organization, operation, maintenance and use of </w:t>
      </w:r>
      <w:r w:rsidR="00DF55B8">
        <w:t>poly</w:t>
      </w:r>
      <w:r>
        <w:t>F</w:t>
      </w:r>
      <w:r w:rsidR="00DF55B8">
        <w:t>ORTH</w:t>
      </w:r>
      <w:r>
        <w:t xml:space="preserve"> as </w:t>
      </w:r>
      <w:r w:rsidR="00A5423B">
        <w:t>provided</w:t>
      </w:r>
      <w:r>
        <w:t xml:space="preserve"> </w:t>
      </w:r>
      <w:r w:rsidR="00A5423B">
        <w:t>for</w:t>
      </w:r>
      <w:r>
        <w:t xml:space="preserve"> the </w:t>
      </w:r>
      <w:r w:rsidR="00435A2D">
        <w:t>G144A12</w:t>
      </w:r>
      <w:r>
        <w:t xml:space="preserve"> chips.  </w:t>
      </w:r>
      <w:r w:rsidR="001B7A82">
        <w:t>The ATS, the F18 development system and any other</w:t>
      </w:r>
      <w:r w:rsidR="000C7625">
        <w:t xml:space="preserve"> I/O options and</w:t>
      </w:r>
      <w:r w:rsidR="001B7A82">
        <w:t xml:space="preserve"> applications based on this system are documented separately.</w:t>
      </w:r>
    </w:p>
    <w:p w14:paraId="7AB48493" w14:textId="7512E2D9" w:rsidR="00450D74" w:rsidRDefault="00C03CEE" w:rsidP="001B7A82">
      <w:pPr>
        <w:pStyle w:val="BodyText"/>
      </w:pPr>
      <w:r>
        <w:t>Installation procedures make use of the arrayForth</w:t>
      </w:r>
      <w:r w:rsidR="00D508D7">
        <w:t xml:space="preserve"> 3</w:t>
      </w:r>
      <w:r>
        <w:t xml:space="preserve"> system;</w:t>
      </w:r>
      <w:r w:rsidR="00450D74">
        <w:t xml:space="preserve"> see the </w:t>
      </w:r>
      <w:r w:rsidR="00D508D7" w:rsidRPr="00524674">
        <w:rPr>
          <w:i/>
        </w:rPr>
        <w:t xml:space="preserve">Operation and </w:t>
      </w:r>
      <w:r w:rsidR="00450D74" w:rsidRPr="00524674">
        <w:rPr>
          <w:i/>
        </w:rPr>
        <w:t>Maintenance</w:t>
      </w:r>
      <w:r w:rsidR="00450D74">
        <w:t xml:space="preserve"> chapter </w:t>
      </w:r>
      <w:r w:rsidR="00D508D7">
        <w:t>later in</w:t>
      </w:r>
      <w:r w:rsidR="00450D74">
        <w:t xml:space="preserve"> this document.</w:t>
      </w:r>
      <w:r w:rsidR="00226C9C">
        <w:t xml:space="preserve">  To facilitate installation, a Terminal Emulator is provided</w:t>
      </w:r>
      <w:r w:rsidR="00D508D7">
        <w:t xml:space="preserve"> with arrayForth 3 as part of</w:t>
      </w:r>
      <w:r w:rsidR="00226C9C">
        <w:t xml:space="preserve"> saneFORTH, a stripped-down Win32 Forth system derived from polyFORTH, provided by ATHENA Programming, Inc., on the same basis as is all the other software distributed by GreenArrays.</w:t>
      </w:r>
    </w:p>
    <w:p w14:paraId="41AD0B5A" w14:textId="77777777" w:rsidR="009962C9" w:rsidRDefault="009962C9" w:rsidP="009962C9">
      <w:pPr>
        <w:pStyle w:val="Heading2"/>
      </w:pPr>
      <w:bookmarkStart w:id="10" w:name="_Toc533577023"/>
      <w:bookmarkStart w:id="11" w:name="_Toc119166775"/>
      <w:bookmarkEnd w:id="10"/>
      <w:r>
        <w:t>Related Publications</w:t>
      </w:r>
      <w:bookmarkEnd w:id="11"/>
    </w:p>
    <w:p w14:paraId="26994A4C" w14:textId="77777777" w:rsidR="009962C9" w:rsidRDefault="009962C9" w:rsidP="009962C9">
      <w:pPr>
        <w:pStyle w:val="BodyText"/>
        <w:numPr>
          <w:ilvl w:val="0"/>
          <w:numId w:val="31"/>
        </w:numPr>
      </w:pPr>
      <w:bookmarkStart w:id="12" w:name="_Hlk533479270"/>
      <w:r w:rsidRPr="00CF00BC">
        <w:rPr>
          <w:b/>
        </w:rPr>
        <w:t xml:space="preserve">DB005 </w:t>
      </w:r>
      <w:r w:rsidRPr="00CF00BC">
        <w:rPr>
          <w:b/>
          <w:i/>
        </w:rPr>
        <w:t xml:space="preserve">polyFORTH Reference </w:t>
      </w:r>
      <w:proofErr w:type="gramStart"/>
      <w:r w:rsidRPr="00CF00BC">
        <w:rPr>
          <w:b/>
          <w:i/>
        </w:rPr>
        <w:t>Manual</w:t>
      </w:r>
      <w:r>
        <w:t xml:space="preserve">  is</w:t>
      </w:r>
      <w:proofErr w:type="gramEnd"/>
      <w:r>
        <w:t xml:space="preserve"> the foundation for understanding the polyFORTH model, tools, and development methods.  </w:t>
      </w:r>
      <w:proofErr w:type="gramStart"/>
      <w:r>
        <w:t>This manual supplements</w:t>
      </w:r>
      <w:proofErr w:type="gramEnd"/>
      <w:r>
        <w:t xml:space="preserve"> that </w:t>
      </w:r>
      <w:r>
        <w:rPr>
          <w:i/>
        </w:rPr>
        <w:t>R</w:t>
      </w:r>
      <w:r w:rsidRPr="009962C9">
        <w:rPr>
          <w:i/>
        </w:rPr>
        <w:t>eference</w:t>
      </w:r>
      <w:r>
        <w:t xml:space="preserve">; it assumes you understand the material in the </w:t>
      </w:r>
      <w:r>
        <w:rPr>
          <w:i/>
        </w:rPr>
        <w:t>R</w:t>
      </w:r>
      <w:r w:rsidRPr="009962C9">
        <w:rPr>
          <w:i/>
        </w:rPr>
        <w:t>eference</w:t>
      </w:r>
      <w:r>
        <w:t xml:space="preserve">, documenting only implementation-specific details.  We recommend that you familiarize yourself with the </w:t>
      </w:r>
      <w:r w:rsidR="00CF00BC">
        <w:rPr>
          <w:i/>
        </w:rPr>
        <w:t>R</w:t>
      </w:r>
      <w:r w:rsidRPr="009962C9">
        <w:rPr>
          <w:i/>
        </w:rPr>
        <w:t>eference</w:t>
      </w:r>
      <w:r>
        <w:t xml:space="preserve"> before studying this manual.</w:t>
      </w:r>
    </w:p>
    <w:p w14:paraId="61C40DD7" w14:textId="709596DD" w:rsidR="00CF00BC" w:rsidRDefault="00D508D7" w:rsidP="009962C9">
      <w:pPr>
        <w:pStyle w:val="BodyText"/>
        <w:numPr>
          <w:ilvl w:val="0"/>
          <w:numId w:val="31"/>
        </w:numPr>
      </w:pPr>
      <w:r w:rsidRPr="00CF00BC">
        <w:rPr>
          <w:b/>
        </w:rPr>
        <w:t>DB0</w:t>
      </w:r>
      <w:r>
        <w:rPr>
          <w:b/>
        </w:rPr>
        <w:t>13</w:t>
      </w:r>
      <w:r w:rsidRPr="00CF00BC">
        <w:rPr>
          <w:b/>
        </w:rPr>
        <w:t xml:space="preserve"> </w:t>
      </w:r>
      <w:r w:rsidR="00CF00BC" w:rsidRPr="00CF00BC">
        <w:rPr>
          <w:b/>
          <w:i/>
        </w:rPr>
        <w:t>arrayForth</w:t>
      </w:r>
      <w:r>
        <w:rPr>
          <w:b/>
          <w:i/>
        </w:rPr>
        <w:t xml:space="preserve"> 3</w:t>
      </w:r>
      <w:r w:rsidR="00CF00BC" w:rsidRPr="00CF00BC">
        <w:rPr>
          <w:b/>
          <w:i/>
        </w:rPr>
        <w:t xml:space="preserve"> User's </w:t>
      </w:r>
      <w:proofErr w:type="gramStart"/>
      <w:r w:rsidR="00CF00BC" w:rsidRPr="00CF00BC">
        <w:rPr>
          <w:b/>
          <w:i/>
        </w:rPr>
        <w:t>Manual</w:t>
      </w:r>
      <w:r w:rsidR="00CF00BC">
        <w:t xml:space="preserve">  describes</w:t>
      </w:r>
      <w:proofErr w:type="gramEnd"/>
      <w:r w:rsidR="00CF00BC">
        <w:t xml:space="preserve"> the tools and development methods used for working with F18 code.  This manual assumes you have familiarized yourself with arrayForth operations.</w:t>
      </w:r>
    </w:p>
    <w:p w14:paraId="3953CED7" w14:textId="77777777" w:rsidR="00CF00BC" w:rsidRDefault="00CF00BC" w:rsidP="009962C9">
      <w:pPr>
        <w:pStyle w:val="BodyText"/>
        <w:numPr>
          <w:ilvl w:val="0"/>
          <w:numId w:val="31"/>
        </w:numPr>
      </w:pPr>
      <w:r w:rsidRPr="00CF00BC">
        <w:rPr>
          <w:b/>
        </w:rPr>
        <w:t xml:space="preserve">DB001 </w:t>
      </w:r>
      <w:r w:rsidRPr="00CF00BC">
        <w:rPr>
          <w:b/>
          <w:i/>
        </w:rPr>
        <w:t xml:space="preserve">F18A Technology </w:t>
      </w:r>
      <w:proofErr w:type="gramStart"/>
      <w:r w:rsidRPr="00CF00BC">
        <w:rPr>
          <w:b/>
          <w:i/>
        </w:rPr>
        <w:t>Reference</w:t>
      </w:r>
      <w:r>
        <w:t xml:space="preserve">  serves</w:t>
      </w:r>
      <w:proofErr w:type="gramEnd"/>
      <w:r>
        <w:t xml:space="preserve"> as the Programmer's Reference for the F18 computers and I/O architecture.</w:t>
      </w:r>
    </w:p>
    <w:p w14:paraId="5F32F0DC" w14:textId="77777777" w:rsidR="00CF00BC" w:rsidRDefault="00CF00BC" w:rsidP="009962C9">
      <w:pPr>
        <w:pStyle w:val="BodyText"/>
        <w:numPr>
          <w:ilvl w:val="0"/>
          <w:numId w:val="31"/>
        </w:numPr>
      </w:pPr>
      <w:r w:rsidRPr="00CF00BC">
        <w:rPr>
          <w:b/>
        </w:rPr>
        <w:t xml:space="preserve">DB002 </w:t>
      </w:r>
      <w:r w:rsidRPr="00CF00BC">
        <w:rPr>
          <w:b/>
          <w:i/>
        </w:rPr>
        <w:t xml:space="preserve">G144A12 Chip </w:t>
      </w:r>
      <w:proofErr w:type="gramStart"/>
      <w:r w:rsidRPr="00CF00BC">
        <w:rPr>
          <w:b/>
          <w:i/>
        </w:rPr>
        <w:t>Reference</w:t>
      </w:r>
      <w:r>
        <w:t xml:space="preserve">  documents</w:t>
      </w:r>
      <w:proofErr w:type="gramEnd"/>
      <w:r>
        <w:t xml:space="preserve"> the configuration of this specific chip.  Both DB001 and DB002 should be understood before you begin programming F18 code.</w:t>
      </w:r>
    </w:p>
    <w:p w14:paraId="404F1132" w14:textId="1D7B1B20" w:rsidR="00CF00BC" w:rsidRDefault="00D508D7" w:rsidP="009962C9">
      <w:pPr>
        <w:pStyle w:val="BodyText"/>
        <w:numPr>
          <w:ilvl w:val="0"/>
          <w:numId w:val="31"/>
        </w:numPr>
      </w:pPr>
      <w:r w:rsidRPr="00CF00BC">
        <w:rPr>
          <w:b/>
        </w:rPr>
        <w:t>DB003</w:t>
      </w:r>
      <w:r>
        <w:rPr>
          <w:b/>
        </w:rPr>
        <w:t>/DB014</w:t>
      </w:r>
      <w:r w:rsidRPr="00CF00BC">
        <w:rPr>
          <w:b/>
        </w:rPr>
        <w:t xml:space="preserve"> </w:t>
      </w:r>
      <w:r w:rsidRPr="003724B8">
        <w:rPr>
          <w:b/>
          <w:i/>
        </w:rPr>
        <w:t xml:space="preserve">Evaluation Board Reference </w:t>
      </w:r>
      <w:proofErr w:type="gramStart"/>
      <w:r w:rsidRPr="003724B8">
        <w:rPr>
          <w:b/>
          <w:i/>
        </w:rPr>
        <w:t>Manual</w:t>
      </w:r>
      <w:r>
        <w:t xml:space="preserve">  for</w:t>
      </w:r>
      <w:proofErr w:type="gramEnd"/>
      <w:r>
        <w:t xml:space="preserve"> EVB001 and EVB002, respectively, contain information with which every user of these boards should be familiar.  The polyFORTH release may be adapted for other hardware configurations but is shipped with configuration settings suitable for running on the EVB002 Evaluation Board.</w:t>
      </w:r>
    </w:p>
    <w:p w14:paraId="34538CDF" w14:textId="00AD22BF" w:rsidR="00CF00BC" w:rsidRDefault="00D508D7" w:rsidP="009962C9">
      <w:pPr>
        <w:pStyle w:val="BodyText"/>
        <w:numPr>
          <w:ilvl w:val="0"/>
          <w:numId w:val="31"/>
        </w:numPr>
      </w:pPr>
      <w:r w:rsidRPr="00CF00BC">
        <w:rPr>
          <w:b/>
        </w:rPr>
        <w:t>Application Notes</w:t>
      </w:r>
      <w:r>
        <w:t xml:space="preserve"> exist, or are planned, for many software modules that are either intrinsic to polyFORTH (such as the SRAM Control Cluster, Snorkel, and Ganglia) or optional (such as the Ethernet NIC and networking packages.)  These and other reference materials for our chips, such as the boot protocols supported by ROM code in their boot nodes, may be found on our website at </w:t>
      </w:r>
      <w:hyperlink r:id="rId16" w:history="1">
        <w:r w:rsidRPr="00F94F86">
          <w:rPr>
            <w:rStyle w:val="Hyperlink"/>
          </w:rPr>
          <w:t>http://www.greenarraychips.com</w:t>
        </w:r>
      </w:hyperlink>
      <w:r>
        <w:t xml:space="preserve"> .  The most comprehensive list of these will be found in the </w:t>
      </w:r>
      <w:r w:rsidRPr="003724B8">
        <w:rPr>
          <w:i/>
        </w:rPr>
        <w:t>Index of Download</w:t>
      </w:r>
      <w:r>
        <w:rPr>
          <w:i/>
        </w:rPr>
        <w:t>s</w:t>
      </w:r>
      <w:r>
        <w:t xml:space="preserve"> tab.  It is always advisable to ensure that you are using the latest documents before starting work</w:t>
      </w:r>
    </w:p>
    <w:p w14:paraId="04501B76" w14:textId="77777777" w:rsidR="00D508D7" w:rsidRDefault="00D508D7" w:rsidP="00D508D7">
      <w:pPr>
        <w:pStyle w:val="Heading2"/>
      </w:pPr>
      <w:bookmarkStart w:id="13" w:name="_Toc290253030"/>
      <w:bookmarkStart w:id="14" w:name="_Toc533475913"/>
      <w:bookmarkStart w:id="15" w:name="_Toc119166776"/>
      <w:bookmarkEnd w:id="12"/>
      <w:r>
        <w:lastRenderedPageBreak/>
        <w:t>Status of Data Given</w:t>
      </w:r>
      <w:bookmarkEnd w:id="13"/>
      <w:bookmarkEnd w:id="14"/>
      <w:bookmarkEnd w:id="15"/>
    </w:p>
    <w:p w14:paraId="103A262F" w14:textId="77777777" w:rsidR="00D508D7" w:rsidRDefault="00D508D7" w:rsidP="00D508D7">
      <w:pPr>
        <w:pStyle w:val="BodyText"/>
      </w:pPr>
      <w:r>
        <w:t xml:space="preserve">The data given herein are </w:t>
      </w:r>
      <w:r>
        <w:rPr>
          <w:i/>
        </w:rPr>
        <w:t xml:space="preserve">released </w:t>
      </w:r>
      <w:r w:rsidRPr="00AC68A0">
        <w:t>and</w:t>
      </w:r>
      <w:r>
        <w:rPr>
          <w:i/>
        </w:rPr>
        <w:t xml:space="preserve"> supported</w:t>
      </w:r>
      <w:r>
        <w:t xml:space="preserve">.  The subject applications are under continual development; </w:t>
      </w:r>
      <w:proofErr w:type="gramStart"/>
      <w:r>
        <w:t>thus</w:t>
      </w:r>
      <w:proofErr w:type="gramEnd"/>
      <w:r>
        <w:t xml:space="preserve"> the software and its documentation may be revised at any time.</w:t>
      </w:r>
    </w:p>
    <w:p w14:paraId="21D781EA" w14:textId="77777777" w:rsidR="00D508D7" w:rsidRDefault="00D508D7" w:rsidP="00D508D7">
      <w:pPr>
        <w:pStyle w:val="BodyText"/>
      </w:pPr>
      <w:r>
        <w:t xml:space="preserve">Supplemental status information is available on our website at </w:t>
      </w:r>
      <w:hyperlink r:id="rId17" w:history="1">
        <w:r w:rsidRPr="00965B88">
          <w:rPr>
            <w:rStyle w:val="Hyperlink"/>
          </w:rPr>
          <w:t>http://www.greenarraychips.com/home/support</w:t>
        </w:r>
      </w:hyperlink>
      <w:r>
        <w:t>.  This page is updated frequently and we recommend that you visit it regularly.</w:t>
      </w:r>
    </w:p>
    <w:p w14:paraId="639FA142" w14:textId="77777777" w:rsidR="00DB0904" w:rsidRDefault="00DB0904" w:rsidP="00DB0904">
      <w:pPr>
        <w:pStyle w:val="Heading2"/>
      </w:pPr>
      <w:bookmarkStart w:id="16" w:name="_Toc119166777"/>
      <w:r>
        <w:t>Getting Started (Quick Setup)</w:t>
      </w:r>
      <w:bookmarkEnd w:id="16"/>
    </w:p>
    <w:p w14:paraId="7DFA441A" w14:textId="77777777" w:rsidR="00DB0904" w:rsidRDefault="00DB0904" w:rsidP="00DB0904">
      <w:pPr>
        <w:pStyle w:val="BodyText"/>
      </w:pPr>
      <w:r>
        <w:t>If you wish to run this system before reading all of the recommended documentation, please use this check-list.</w:t>
      </w:r>
    </w:p>
    <w:p w14:paraId="0513A591" w14:textId="77777777" w:rsidR="00DB0904" w:rsidRDefault="00DB0904" w:rsidP="00DB0904">
      <w:pPr>
        <w:pStyle w:val="BodyText"/>
        <w:numPr>
          <w:ilvl w:val="0"/>
          <w:numId w:val="32"/>
        </w:numPr>
      </w:pPr>
      <w:r>
        <w:t>Ensure that you have downloaded and are using the latest arrayForth</w:t>
      </w:r>
      <w:r w:rsidR="00472C95">
        <w:t xml:space="preserve"> 3</w:t>
      </w:r>
      <w:r>
        <w:t xml:space="preserve"> </w:t>
      </w:r>
      <w:proofErr w:type="gramStart"/>
      <w:r>
        <w:t>release</w:t>
      </w:r>
      <w:proofErr w:type="gramEnd"/>
      <w:r>
        <w:t>.</w:t>
      </w:r>
    </w:p>
    <w:p w14:paraId="5DC35290" w14:textId="77777777" w:rsidR="00DB0904" w:rsidRDefault="00DB0904" w:rsidP="00DB0904">
      <w:pPr>
        <w:pStyle w:val="BodyText"/>
        <w:numPr>
          <w:ilvl w:val="0"/>
          <w:numId w:val="32"/>
        </w:numPr>
      </w:pPr>
      <w:r>
        <w:t xml:space="preserve">Perform the initial check-out procedures shown in section 1 of </w:t>
      </w:r>
      <w:r w:rsidRPr="005C56C6">
        <w:rPr>
          <w:b/>
        </w:rPr>
        <w:t xml:space="preserve">AN004, </w:t>
      </w:r>
      <w:r w:rsidRPr="005C56C6">
        <w:rPr>
          <w:b/>
          <w:i/>
        </w:rPr>
        <w:t>Getting Started with Eval Board EVB001</w:t>
      </w:r>
      <w:r>
        <w:t>.  You should have received a printed copy of this document with your board(s), but it's also available from our website.  This will ensure that your hardware is working, and that the jumpers are in their standard configurations.  If you have not written to your SPI flash, the simple confidence test using eForth (AN004 section 1.5) is a good functional check of that circuitry.</w:t>
      </w:r>
    </w:p>
    <w:p w14:paraId="29434291" w14:textId="460A661C" w:rsidR="00DB0904" w:rsidRDefault="00DB0904" w:rsidP="00DB0904">
      <w:pPr>
        <w:pStyle w:val="BodyText"/>
        <w:numPr>
          <w:ilvl w:val="0"/>
          <w:numId w:val="32"/>
        </w:numPr>
      </w:pPr>
      <w:r>
        <w:t>Be sure you have edited the COM port numbers for USB ports A and C</w:t>
      </w:r>
      <w:r w:rsidR="00472C95">
        <w:t xml:space="preserve"> stored into A-COM and C-COM</w:t>
      </w:r>
      <w:r>
        <w:t xml:space="preserve"> in </w:t>
      </w:r>
      <w:r w:rsidR="00472C95">
        <w:t xml:space="preserve">sF </w:t>
      </w:r>
      <w:r>
        <w:t xml:space="preserve">block </w:t>
      </w:r>
      <w:r w:rsidR="00472C95">
        <w:t>CONFIG</w:t>
      </w:r>
      <w:r>
        <w:t xml:space="preserve">, and </w:t>
      </w:r>
      <w:r w:rsidR="00472C95">
        <w:t>used RELOAD to</w:t>
      </w:r>
      <w:r>
        <w:t xml:space="preserve"> warm start </w:t>
      </w:r>
      <w:r w:rsidR="00472C95">
        <w:t xml:space="preserve">sF </w:t>
      </w:r>
      <w:r>
        <w:t xml:space="preserve">as described at the end of </w:t>
      </w:r>
      <w:r w:rsidR="00472C95" w:rsidRPr="00DB0904">
        <w:rPr>
          <w:b/>
        </w:rPr>
        <w:t>DB0</w:t>
      </w:r>
      <w:r w:rsidR="00472C95">
        <w:rPr>
          <w:b/>
        </w:rPr>
        <w:t>13</w:t>
      </w:r>
      <w:r w:rsidRPr="00DB0904">
        <w:rPr>
          <w:b/>
        </w:rPr>
        <w:t xml:space="preserve">, </w:t>
      </w:r>
      <w:r w:rsidRPr="00DB0904">
        <w:rPr>
          <w:b/>
          <w:i/>
        </w:rPr>
        <w:t>arrayForth</w:t>
      </w:r>
      <w:r w:rsidR="00472C95">
        <w:rPr>
          <w:b/>
          <w:i/>
        </w:rPr>
        <w:t xml:space="preserve"> 3</w:t>
      </w:r>
      <w:r w:rsidRPr="00DB0904">
        <w:rPr>
          <w:b/>
          <w:i/>
        </w:rPr>
        <w:t xml:space="preserve"> User's Manual</w:t>
      </w:r>
      <w:r>
        <w:t xml:space="preserve">, section </w:t>
      </w:r>
      <w:r w:rsidR="006251A7">
        <w:t>13</w:t>
      </w:r>
      <w:r>
        <w:t>.2.1.  You will be using port A to load polyFORTH or to burn it into flash.  Although port C is not required to run polyFORTH, you may as well do this now and get it over with.</w:t>
      </w:r>
    </w:p>
    <w:p w14:paraId="145D8FDE" w14:textId="756034BD" w:rsidR="00DB0904" w:rsidRDefault="00DB0904" w:rsidP="00DB0904">
      <w:pPr>
        <w:pStyle w:val="BodyText"/>
        <w:numPr>
          <w:ilvl w:val="0"/>
          <w:numId w:val="32"/>
        </w:numPr>
      </w:pPr>
      <w:r>
        <w:t xml:space="preserve">Initially you will need to use the Win32 terminal emulator provided with arrayForth to talk to polyFORTH and provide disk for it.  Please refer to </w:t>
      </w:r>
      <w:r>
        <w:fldChar w:fldCharType="begin"/>
      </w:r>
      <w:r>
        <w:instrText xml:space="preserve"> REF _Ref336189532 \r \h </w:instrText>
      </w:r>
      <w:r>
        <w:fldChar w:fldCharType="separate"/>
      </w:r>
      <w:r w:rsidR="007808D1">
        <w:t>5.5</w:t>
      </w:r>
      <w:r>
        <w:fldChar w:fldCharType="end"/>
      </w:r>
      <w:r>
        <w:t xml:space="preserve">, </w:t>
      </w:r>
      <w:r>
        <w:fldChar w:fldCharType="begin"/>
      </w:r>
      <w:r>
        <w:instrText xml:space="preserve"> REF _Ref336189544 \h </w:instrText>
      </w:r>
      <w:r>
        <w:fldChar w:fldCharType="separate"/>
      </w:r>
      <w:r w:rsidR="007808D1">
        <w:t>Terminal Emulator</w:t>
      </w:r>
      <w:r>
        <w:fldChar w:fldCharType="end"/>
      </w:r>
      <w:r>
        <w:t xml:space="preserve">, below, for instructions on configuring and running this terminal emulator.  You should check and, as necessary, edit the COM port number in the block </w:t>
      </w:r>
      <w:proofErr w:type="gramStart"/>
      <w:r>
        <w:t xml:space="preserve">named  </w:t>
      </w:r>
      <w:r w:rsidRPr="00DB0904">
        <w:rPr>
          <w:rFonts w:ascii="Consolas" w:hAnsi="Consolas" w:cs="Consolas"/>
          <w:b/>
        </w:rPr>
        <w:t>SERIAL</w:t>
      </w:r>
      <w:proofErr w:type="gramEnd"/>
      <w:r>
        <w:t xml:space="preserve">  at this time.</w:t>
      </w:r>
    </w:p>
    <w:p w14:paraId="6464ED4C" w14:textId="3C36C90C" w:rsidR="00DB0904" w:rsidRDefault="00DB0904" w:rsidP="00DB0904">
      <w:pPr>
        <w:pStyle w:val="BodyText"/>
        <w:numPr>
          <w:ilvl w:val="0"/>
          <w:numId w:val="32"/>
        </w:numPr>
      </w:pPr>
      <w:r>
        <w:t xml:space="preserve">Having completed the above preparations, follow the instructions below in </w:t>
      </w:r>
      <w:r>
        <w:fldChar w:fldCharType="begin"/>
      </w:r>
      <w:r>
        <w:instrText xml:space="preserve"> REF _Ref336189873 \r \h </w:instrText>
      </w:r>
      <w:r>
        <w:fldChar w:fldCharType="separate"/>
      </w:r>
      <w:r w:rsidR="007808D1">
        <w:t>5.2.2</w:t>
      </w:r>
      <w:r>
        <w:fldChar w:fldCharType="end"/>
      </w:r>
      <w:r>
        <w:t xml:space="preserve">, </w:t>
      </w:r>
      <w:r>
        <w:fldChar w:fldCharType="begin"/>
      </w:r>
      <w:r>
        <w:instrText xml:space="preserve"> REF _Ref336189883 \h </w:instrText>
      </w:r>
      <w:r>
        <w:fldChar w:fldCharType="separate"/>
      </w:r>
      <w:r w:rsidR="007808D1">
        <w:t>Loading or Installing polyFORTH</w:t>
      </w:r>
      <w:r>
        <w:fldChar w:fldCharType="end"/>
      </w:r>
      <w:r>
        <w:t>, below.  This will set you up for Tethered Operation.</w:t>
      </w:r>
    </w:p>
    <w:p w14:paraId="0EF0588D" w14:textId="77777777" w:rsidR="00C80F7D" w:rsidRDefault="00C80F7D" w:rsidP="00DB0904">
      <w:pPr>
        <w:pStyle w:val="BodyText"/>
      </w:pPr>
      <w:r>
        <w:br w:type="page"/>
      </w:r>
    </w:p>
    <w:p w14:paraId="4EDBE91B" w14:textId="77777777" w:rsidR="00971BF5" w:rsidRDefault="003578E5" w:rsidP="00971BF5">
      <w:pPr>
        <w:pStyle w:val="Heading2"/>
      </w:pPr>
      <w:bookmarkStart w:id="17" w:name="_Toc533577027"/>
      <w:bookmarkStart w:id="18" w:name="_Toc119166778"/>
      <w:bookmarkEnd w:id="17"/>
      <w:r>
        <w:lastRenderedPageBreak/>
        <w:t>Documentation Conventions</w:t>
      </w:r>
      <w:bookmarkEnd w:id="18"/>
    </w:p>
    <w:p w14:paraId="658A8986" w14:textId="77777777" w:rsidR="006A6F9A" w:rsidRDefault="006A6F9A" w:rsidP="006A6F9A">
      <w:pPr>
        <w:pStyle w:val="Heading3"/>
      </w:pPr>
      <w:bookmarkStart w:id="19" w:name="_Toc533475915"/>
      <w:bookmarkStart w:id="20" w:name="_Toc119166779"/>
      <w:r>
        <w:t>Numbers</w:t>
      </w:r>
      <w:bookmarkEnd w:id="19"/>
      <w:bookmarkEnd w:id="20"/>
    </w:p>
    <w:p w14:paraId="0ECAB5EB" w14:textId="77777777" w:rsidR="006A6F9A" w:rsidRDefault="006A6F9A" w:rsidP="006A6F9A">
      <w:pPr>
        <w:pStyle w:val="BodyText"/>
      </w:pPr>
      <w:r>
        <w:t>Numbers are written in decimal unless otherwise indicated.  Hexadecimal values are indicated by explicitly writing “hex” or by preceding the number with the lowercase letter “x”.  This is true in source code as well.</w:t>
      </w:r>
    </w:p>
    <w:p w14:paraId="11B1C2DA" w14:textId="77777777" w:rsidR="006A6F9A" w:rsidRDefault="006A6F9A" w:rsidP="006A6F9A">
      <w:pPr>
        <w:pStyle w:val="Heading3"/>
      </w:pPr>
      <w:bookmarkStart w:id="21" w:name="_Toc533475916"/>
      <w:bookmarkStart w:id="22" w:name="_Toc119166780"/>
      <w:r>
        <w:t>Node coordinates</w:t>
      </w:r>
      <w:bookmarkEnd w:id="21"/>
      <w:bookmarkEnd w:id="22"/>
    </w:p>
    <w:p w14:paraId="6B8CEDCC" w14:textId="77777777" w:rsidR="006A6F9A" w:rsidRDefault="006A6F9A" w:rsidP="006A6F9A">
      <w:pPr>
        <w:pStyle w:val="BodyText"/>
      </w:pPr>
      <w:r w:rsidRPr="000D537F">
        <w:t xml:space="preserve">Each GreenArrays chip is a rectangular array of </w:t>
      </w:r>
      <w:r w:rsidRPr="000D537F">
        <w:rPr>
          <w:b/>
          <w:i/>
        </w:rPr>
        <w:t>nodes,</w:t>
      </w:r>
      <w:r w:rsidRPr="000D537F">
        <w:t xml:space="preserve"> each of which is an F18 computer.  By convention these arrays are </w:t>
      </w:r>
      <w:r>
        <w:t>represented</w:t>
      </w:r>
      <w:r w:rsidRPr="000D537F">
        <w:t xml:space="preserve"> as seen from the top of the silicon die, which is normally the top of the chip package, oriented such that pin 1 is in the upper left corner.  Within the array, each node is identified by a three or four digit number denoting its Cartesian coordinates within the array </w:t>
      </w:r>
      <w:proofErr w:type="gramStart"/>
      <w:r w:rsidRPr="000D537F">
        <w:t xml:space="preserve">as </w:t>
      </w:r>
      <w:r>
        <w:t xml:space="preserve"> </w:t>
      </w:r>
      <w:r w:rsidRPr="000D537F">
        <w:rPr>
          <w:i/>
        </w:rPr>
        <w:t>yxx</w:t>
      </w:r>
      <w:proofErr w:type="gramEnd"/>
      <w:r w:rsidRPr="000D537F">
        <w:t xml:space="preserve"> </w:t>
      </w:r>
      <w:r>
        <w:t xml:space="preserve"> </w:t>
      </w:r>
      <w:r w:rsidRPr="000D537F">
        <w:t>or</w:t>
      </w:r>
      <w:r>
        <w:t xml:space="preserve"> </w:t>
      </w:r>
      <w:r w:rsidRPr="000D537F">
        <w:t xml:space="preserve"> </w:t>
      </w:r>
      <w:r w:rsidRPr="000D537F">
        <w:rPr>
          <w:i/>
        </w:rPr>
        <w:t>yyxx</w:t>
      </w:r>
      <w:r w:rsidRPr="000D537F">
        <w:t xml:space="preserve"> </w:t>
      </w:r>
      <w:r>
        <w:t xml:space="preserve"> </w:t>
      </w:r>
      <w:r w:rsidRPr="000D537F">
        <w:t xml:space="preserve">with the lower left corner node always being designated as node 000.  </w:t>
      </w:r>
      <w:r>
        <w:t xml:space="preserve">This convention is expanded </w:t>
      </w:r>
      <w:proofErr w:type="gramStart"/>
      <w:r>
        <w:t xml:space="preserve">to  </w:t>
      </w:r>
      <w:r w:rsidRPr="00B412F0">
        <w:rPr>
          <w:i/>
        </w:rPr>
        <w:t>cyyxx</w:t>
      </w:r>
      <w:proofErr w:type="gramEnd"/>
      <w:r>
        <w:t xml:space="preserve">  on multi-chip boards such as the EVB001 and 2, in which case  </w:t>
      </w:r>
      <w:r w:rsidRPr="00B412F0">
        <w:rPr>
          <w:i/>
        </w:rPr>
        <w:t>c</w:t>
      </w:r>
      <w:r>
        <w:t xml:space="preserve">  is chip number (0 for host, 1 for target, etc).  All functions herein </w:t>
      </w:r>
      <w:proofErr w:type="gramStart"/>
      <w:r>
        <w:t xml:space="preserve">accepting  </w:t>
      </w:r>
      <w:r w:rsidRPr="00B412F0">
        <w:rPr>
          <w:i/>
        </w:rPr>
        <w:t>yxx</w:t>
      </w:r>
      <w:proofErr w:type="gramEnd"/>
      <w:r>
        <w:t xml:space="preserve">  notation also recognize  </w:t>
      </w:r>
      <w:r w:rsidRPr="00B412F0">
        <w:rPr>
          <w:i/>
        </w:rPr>
        <w:t>cyyxx</w:t>
      </w:r>
      <w:r>
        <w:t xml:space="preserve">  appropriately.</w:t>
      </w:r>
    </w:p>
    <w:p w14:paraId="188BABB0" w14:textId="77777777" w:rsidR="006A6F9A" w:rsidRDefault="006A6F9A" w:rsidP="006A6F9A">
      <w:pPr>
        <w:pStyle w:val="Heading3"/>
      </w:pPr>
      <w:bookmarkStart w:id="23" w:name="_Toc533475917"/>
      <w:bookmarkStart w:id="24" w:name="_Toc119166781"/>
      <w:bookmarkStart w:id="25" w:name="_Toc290253034"/>
      <w:r>
        <w:t>Cardinal directions</w:t>
      </w:r>
      <w:bookmarkEnd w:id="23"/>
      <w:bookmarkEnd w:id="24"/>
    </w:p>
    <w:p w14:paraId="41464D17" w14:textId="77777777" w:rsidR="006A6F9A" w:rsidRPr="00FB3019" w:rsidRDefault="006A6F9A" w:rsidP="006A6F9A">
      <w:pPr>
        <w:pStyle w:val="BodyText"/>
      </w:pPr>
      <w:r>
        <w:t>When it's necessary to refer to directions in the chip geometry without reference to node-specific port directions such as left or up with, we use cardinal compass directions such as North for positive Y axis and East for positive X.</w:t>
      </w:r>
    </w:p>
    <w:p w14:paraId="41083024" w14:textId="77777777" w:rsidR="006A6F9A" w:rsidRDefault="006A6F9A" w:rsidP="006A6F9A">
      <w:pPr>
        <w:pStyle w:val="Heading3"/>
      </w:pPr>
      <w:bookmarkStart w:id="26" w:name="_Toc533475918"/>
      <w:bookmarkStart w:id="27" w:name="_Toc119166782"/>
      <w:r>
        <w:t>Register names</w:t>
      </w:r>
      <w:bookmarkEnd w:id="25"/>
      <w:bookmarkEnd w:id="26"/>
      <w:bookmarkEnd w:id="27"/>
    </w:p>
    <w:p w14:paraId="722BA52C" w14:textId="77777777" w:rsidR="006A6F9A" w:rsidRPr="00661FD9" w:rsidRDefault="006A6F9A" w:rsidP="006A6F9A">
      <w:pPr>
        <w:pStyle w:val="BodyText"/>
      </w:pPr>
      <w:r>
        <w:t xml:space="preserve">Register names in prose may be used with or without the word "register" and are usually shown in a bold font and capitalized where necessary to avoid ambiguity, such as for example the registers </w:t>
      </w:r>
      <w:r w:rsidRPr="00CB2870">
        <w:rPr>
          <w:b/>
        </w:rPr>
        <w:t>T S R I A B</w:t>
      </w:r>
      <w:r>
        <w:t xml:space="preserve"> and </w:t>
      </w:r>
      <w:r w:rsidRPr="00CB2870">
        <w:rPr>
          <w:b/>
        </w:rPr>
        <w:t>IO</w:t>
      </w:r>
      <w:r>
        <w:t xml:space="preserve"> or </w:t>
      </w:r>
      <w:proofErr w:type="gramStart"/>
      <w:r w:rsidRPr="00CB2870">
        <w:rPr>
          <w:b/>
        </w:rPr>
        <w:t>io</w:t>
      </w:r>
      <w:r>
        <w:t xml:space="preserve"> .</w:t>
      </w:r>
      <w:proofErr w:type="gramEnd"/>
    </w:p>
    <w:p w14:paraId="0F6C8FDC" w14:textId="77777777" w:rsidR="006A6F9A" w:rsidRDefault="006A6F9A" w:rsidP="006A6F9A">
      <w:pPr>
        <w:pStyle w:val="Heading3"/>
      </w:pPr>
      <w:bookmarkStart w:id="28" w:name="_Toc533475919"/>
      <w:bookmarkStart w:id="29" w:name="_Toc119166783"/>
      <w:r>
        <w:t>Bit Numbering</w:t>
      </w:r>
      <w:bookmarkEnd w:id="28"/>
      <w:bookmarkEnd w:id="29"/>
    </w:p>
    <w:p w14:paraId="2D0A3BC2" w14:textId="2C86A7C6" w:rsidR="00286E17" w:rsidRDefault="006A6F9A" w:rsidP="00F900EE">
      <w:pPr>
        <w:pStyle w:val="BodyText"/>
      </w:pPr>
      <w:r w:rsidRPr="000D537F">
        <w:t xml:space="preserve">Binary numbers are </w:t>
      </w:r>
      <w:r>
        <w:t>represented</w:t>
      </w:r>
      <w:r w:rsidRPr="000D537F">
        <w:t xml:space="preserve"> as a horizontal row of bits, numbered consecutively right to left in ascending significance with the least significant bit numbered zero.  </w:t>
      </w:r>
      <w:proofErr w:type="gramStart"/>
      <w:r w:rsidRPr="000D537F">
        <w:t>Thus</w:t>
      </w:r>
      <w:proofErr w:type="gramEnd"/>
      <w:r w:rsidRPr="000D537F">
        <w:t xml:space="preserve"> bit </w:t>
      </w:r>
      <w:r w:rsidRPr="000D537F">
        <w:rPr>
          <w:i/>
        </w:rPr>
        <w:t>n</w:t>
      </w:r>
      <w:r w:rsidRPr="000D537F">
        <w:t xml:space="preserve"> has the binary value 2</w:t>
      </w:r>
      <w:r w:rsidRPr="000D537F">
        <w:rPr>
          <w:vertAlign w:val="superscript"/>
        </w:rPr>
        <w:t>n</w:t>
      </w:r>
      <w:r w:rsidRPr="000D537F">
        <w:t>.  The notation P9 means bit 9 of register P, whose binary value is x200, and T17 means the sign (high order) bit of 18-bit register T.</w:t>
      </w:r>
      <w:r w:rsidR="00286E17">
        <w:br w:type="page"/>
      </w:r>
    </w:p>
    <w:p w14:paraId="7CA33C71" w14:textId="77777777" w:rsidR="00471BC1" w:rsidRDefault="00DD24E7" w:rsidP="009D1739">
      <w:pPr>
        <w:pStyle w:val="Heading2"/>
      </w:pPr>
      <w:bookmarkStart w:id="30" w:name="_Toc119166784"/>
      <w:r>
        <w:lastRenderedPageBreak/>
        <w:t>Key</w:t>
      </w:r>
      <w:r w:rsidR="00471BC1">
        <w:t xml:space="preserve"> Properties</w:t>
      </w:r>
      <w:bookmarkEnd w:id="30"/>
    </w:p>
    <w:p w14:paraId="1D52B962" w14:textId="77777777" w:rsidR="00471BC1" w:rsidRDefault="00EF554D" w:rsidP="00471BC1">
      <w:pPr>
        <w:pStyle w:val="BodyText"/>
      </w:pPr>
      <w:r>
        <w:t xml:space="preserve">Although this system is designed to feel familiar to a programmer acquainted with polyFORTH, it has several individual properties that must be respected.  </w:t>
      </w:r>
      <w:r w:rsidR="0055102D">
        <w:t>Later sections will detail this system's departures f</w:t>
      </w:r>
      <w:r w:rsidR="000C7625">
        <w:t>rom the generic polyFORTH model, and the operation of major components.</w:t>
      </w:r>
      <w:r w:rsidR="0055102D">
        <w:t xml:space="preserve">  </w:t>
      </w:r>
      <w:r w:rsidR="00DD24E7">
        <w:t>Bear this summary in mind while reading the rest of this document</w:t>
      </w:r>
      <w:r w:rsidR="0055102D">
        <w:t>.</w:t>
      </w:r>
    </w:p>
    <w:p w14:paraId="099EA1AC" w14:textId="77777777" w:rsidR="0055102D" w:rsidRDefault="0055102D" w:rsidP="0055102D">
      <w:pPr>
        <w:pStyle w:val="BodyText"/>
        <w:numPr>
          <w:ilvl w:val="0"/>
          <w:numId w:val="20"/>
        </w:numPr>
      </w:pPr>
      <w:r>
        <w:t xml:space="preserve">Cell addressing:  Main (external) memory is addressed by the "hardware" in 16-bit cells.  By default, Forth words produce and consume cell addresses (shown </w:t>
      </w:r>
      <w:proofErr w:type="gramStart"/>
      <w:r>
        <w:t xml:space="preserve">as  </w:t>
      </w:r>
      <w:r w:rsidRPr="008E39E2">
        <w:rPr>
          <w:rFonts w:ascii="Consolas" w:hAnsi="Consolas" w:cs="Consolas"/>
          <w:b/>
        </w:rPr>
        <w:t>a</w:t>
      </w:r>
      <w:proofErr w:type="gramEnd"/>
      <w:r>
        <w:t xml:space="preserve">  in stack comments), and by default string operations such as </w:t>
      </w:r>
      <w:r w:rsidRPr="008E39E2">
        <w:rPr>
          <w:rFonts w:ascii="Consolas" w:hAnsi="Consolas" w:cs="Consolas"/>
          <w:b/>
        </w:rPr>
        <w:t>MOVE</w:t>
      </w:r>
      <w:r>
        <w:t xml:space="preserve"> take counts in units of cells.  Byte addresses (shown </w:t>
      </w:r>
      <w:proofErr w:type="gramStart"/>
      <w:r>
        <w:t xml:space="preserve">as  </w:t>
      </w:r>
      <w:r w:rsidRPr="008E39E2">
        <w:rPr>
          <w:rFonts w:ascii="Consolas" w:hAnsi="Consolas" w:cs="Consolas"/>
          <w:b/>
        </w:rPr>
        <w:t>b</w:t>
      </w:r>
      <w:proofErr w:type="gramEnd"/>
      <w:r>
        <w:t xml:space="preserve">  in stack comments) are produced and consumed only where explicitly indicated; byte string operations such as </w:t>
      </w:r>
      <w:r w:rsidRPr="008E39E2">
        <w:rPr>
          <w:rFonts w:ascii="Consolas" w:hAnsi="Consolas" w:cs="Consolas"/>
          <w:b/>
        </w:rPr>
        <w:t>CMOVE</w:t>
      </w:r>
      <w:r>
        <w:t xml:space="preserve"> take counts in units of bytes.  The byte address of a cell is obtained by doubling </w:t>
      </w:r>
      <w:r w:rsidR="0089694C">
        <w:t>that</w:t>
      </w:r>
      <w:r>
        <w:t xml:space="preserve"> cell's address; </w:t>
      </w:r>
      <w:r w:rsidR="000C7625">
        <w:t>this</w:t>
      </w:r>
      <w:r>
        <w:t xml:space="preserve"> address denotes the most significant octet of </w:t>
      </w:r>
      <w:r w:rsidR="0089694C">
        <w:t>that</w:t>
      </w:r>
      <w:r>
        <w:t xml:space="preserve"> cell, and incrementing </w:t>
      </w:r>
      <w:r w:rsidR="000C7625">
        <w:t>this</w:t>
      </w:r>
      <w:r>
        <w:t xml:space="preserve"> byte address by 1 denotes the least significant octet of </w:t>
      </w:r>
      <w:r w:rsidR="0089694C">
        <w:t>that</w:t>
      </w:r>
      <w:r>
        <w:t xml:space="preserve"> cell.</w:t>
      </w:r>
    </w:p>
    <w:p w14:paraId="25ACF863" w14:textId="77777777" w:rsidR="0055102D" w:rsidRDefault="0055102D" w:rsidP="0055102D">
      <w:pPr>
        <w:pStyle w:val="BodyText"/>
        <w:numPr>
          <w:ilvl w:val="0"/>
          <w:numId w:val="20"/>
        </w:numPr>
      </w:pPr>
      <w:r>
        <w:t>Memory hierarchy:  1 megaword (2 megabytes) of external memory are supported.  The first 32k words</w:t>
      </w:r>
      <w:r w:rsidR="00DD24E7">
        <w:t>, called "main memory",</w:t>
      </w:r>
      <w:r>
        <w:t xml:space="preserve"> are both byte and cell addressable in 16 bits.  The next 32k words</w:t>
      </w:r>
      <w:r w:rsidR="00DD24E7">
        <w:t>, called "high memory",</w:t>
      </w:r>
      <w:r>
        <w:t xml:space="preserve"> are only </w:t>
      </w:r>
      <w:r w:rsidR="000A6284">
        <w:t>cell addressable in 16 bits.  The remain</w:t>
      </w:r>
      <w:r w:rsidR="00DD24E7">
        <w:t xml:space="preserve">der, called "extended memory", </w:t>
      </w:r>
      <w:r w:rsidR="000A6284">
        <w:t xml:space="preserve">requires a </w:t>
      </w:r>
      <w:r w:rsidR="00DD24E7">
        <w:t>double-precision</w:t>
      </w:r>
      <w:r w:rsidR="000A6284">
        <w:t xml:space="preserve"> address.  </w:t>
      </w:r>
      <w:proofErr w:type="gramStart"/>
      <w:r w:rsidR="000A6284">
        <w:t>An</w:t>
      </w:r>
      <w:proofErr w:type="gramEnd"/>
      <w:r w:rsidR="000A6284">
        <w:t xml:space="preserve"> hierarchy of access and allocation functions exists for these three classes of external RAM.</w:t>
      </w:r>
    </w:p>
    <w:p w14:paraId="77C1AA94" w14:textId="77777777" w:rsidR="000A6284" w:rsidRDefault="000A6284" w:rsidP="0055102D">
      <w:pPr>
        <w:pStyle w:val="BodyText"/>
        <w:numPr>
          <w:ilvl w:val="0"/>
          <w:numId w:val="20"/>
        </w:numPr>
      </w:pPr>
      <w:r>
        <w:t>Direct code execution:  There is no "code field" as such; instead that position relative to a head is the first VM instruction</w:t>
      </w:r>
      <w:r w:rsidR="0089694C">
        <w:t xml:space="preserve"> of actual code</w:t>
      </w:r>
      <w:r>
        <w:t xml:space="preserve"> executed for any word of any type.  Execution tokens (</w:t>
      </w:r>
      <w:r w:rsidRPr="008E39E2">
        <w:rPr>
          <w:rFonts w:ascii="Consolas" w:hAnsi="Consolas" w:cs="Consolas"/>
          <w:b/>
        </w:rPr>
        <w:t>xt</w:t>
      </w:r>
      <w:r>
        <w:t xml:space="preserve">) point directly to </w:t>
      </w:r>
      <w:r w:rsidR="0089694C">
        <w:t>the start of this VM code</w:t>
      </w:r>
      <w:r>
        <w:t xml:space="preserve">.  The "parameter field" of a </w:t>
      </w:r>
      <w:r w:rsidRPr="008E39E2">
        <w:rPr>
          <w:rFonts w:ascii="Consolas" w:hAnsi="Consolas" w:cs="Consolas"/>
          <w:b/>
        </w:rPr>
        <w:t>CONSTANT</w:t>
      </w:r>
      <w:r>
        <w:t xml:space="preserve">, </w:t>
      </w:r>
      <w:r w:rsidRPr="008E39E2">
        <w:rPr>
          <w:rFonts w:ascii="Consolas" w:hAnsi="Consolas" w:cs="Consolas"/>
          <w:b/>
        </w:rPr>
        <w:t>VARIABLE</w:t>
      </w:r>
      <w:r>
        <w:t xml:space="preserve">, or instance of any other word defined using </w:t>
      </w:r>
      <w:r w:rsidRPr="008E39E2">
        <w:rPr>
          <w:rFonts w:ascii="Consolas" w:hAnsi="Consolas" w:cs="Consolas"/>
          <w:b/>
        </w:rPr>
        <w:t>CREATE DOES</w:t>
      </w:r>
      <w:r>
        <w:t xml:space="preserve"> or </w:t>
      </w:r>
      <w:r w:rsidRPr="008E39E2">
        <w:rPr>
          <w:rFonts w:ascii="Consolas" w:hAnsi="Consolas" w:cs="Consolas"/>
          <w:b/>
        </w:rPr>
        <w:t>CREATE DOES&gt;</w:t>
      </w:r>
      <w:r>
        <w:t xml:space="preserve"> lies at the cell following the </w:t>
      </w:r>
      <w:r w:rsidRPr="008E39E2">
        <w:rPr>
          <w:rFonts w:ascii="Consolas" w:hAnsi="Consolas" w:cs="Consolas"/>
          <w:b/>
        </w:rPr>
        <w:t>xt</w:t>
      </w:r>
      <w:r>
        <w:t xml:space="preserve"> address.</w:t>
      </w:r>
    </w:p>
    <w:p w14:paraId="5BB9EDF2" w14:textId="77777777" w:rsidR="00EF554D" w:rsidRDefault="00EF554D" w:rsidP="0055102D">
      <w:pPr>
        <w:pStyle w:val="BodyText"/>
        <w:numPr>
          <w:ilvl w:val="0"/>
          <w:numId w:val="20"/>
        </w:numPr>
      </w:pPr>
      <w:r>
        <w:t>No Assembler:  There is no need for an Assembler as such since the VM instructions are Forth primitives and can all be generated using the Forth Compiler.</w:t>
      </w:r>
    </w:p>
    <w:p w14:paraId="06EA3243" w14:textId="77777777" w:rsidR="000A6284" w:rsidRDefault="00DD24E7" w:rsidP="0055102D">
      <w:pPr>
        <w:pStyle w:val="BodyText"/>
        <w:numPr>
          <w:ilvl w:val="0"/>
          <w:numId w:val="20"/>
        </w:numPr>
      </w:pPr>
      <w:r>
        <w:t>Optimal</w:t>
      </w:r>
      <w:r w:rsidR="000A6284">
        <w:t xml:space="preserve"> coding practices:  Execution times of VM primitives are dominated by the number of external SRAM cycles required by each, and thus programming for maximum performance (and minimum energy) will require attention to this detail.  For example, </w:t>
      </w:r>
      <w:proofErr w:type="gramStart"/>
      <w:r w:rsidR="00EF554D">
        <w:t xml:space="preserve">a  </w:t>
      </w:r>
      <w:r w:rsidR="00EF554D" w:rsidRPr="008E39E2">
        <w:rPr>
          <w:rFonts w:ascii="Consolas" w:hAnsi="Consolas" w:cs="Consolas"/>
          <w:b/>
        </w:rPr>
        <w:t>FOR</w:t>
      </w:r>
      <w:proofErr w:type="gramEnd"/>
      <w:r w:rsidR="00EF554D" w:rsidRPr="008E39E2">
        <w:rPr>
          <w:rFonts w:ascii="Consolas" w:hAnsi="Consolas" w:cs="Consolas"/>
          <w:b/>
        </w:rPr>
        <w:t xml:space="preserve"> NEXT</w:t>
      </w:r>
      <w:r w:rsidR="00EF554D">
        <w:t xml:space="preserve">  loop is vastly superior to a  </w:t>
      </w:r>
      <w:r w:rsidR="00EF554D" w:rsidRPr="008E39E2">
        <w:rPr>
          <w:rFonts w:ascii="Consolas" w:hAnsi="Consolas" w:cs="Consolas"/>
          <w:b/>
        </w:rPr>
        <w:t>DO LOOP</w:t>
      </w:r>
      <w:r w:rsidR="00EF554D">
        <w:t xml:space="preserve"> .</w:t>
      </w:r>
    </w:p>
    <w:p w14:paraId="6196E38B" w14:textId="77777777" w:rsidR="00EF554D" w:rsidRDefault="00EF554D" w:rsidP="0055102D">
      <w:pPr>
        <w:pStyle w:val="BodyText"/>
        <w:numPr>
          <w:ilvl w:val="0"/>
          <w:numId w:val="20"/>
        </w:numPr>
      </w:pPr>
      <w:r>
        <w:t>Dictionary</w:t>
      </w:r>
      <w:r w:rsidR="000B5B3E">
        <w:t xml:space="preserve"> Structure</w:t>
      </w:r>
      <w:r>
        <w:t>:  This system uses an "active" compiler such that many Forth primitives have distinct compiling behavior versus interpretation behavior.  As a result, each vocabulary is mapped into two logical threads, one for interpretation and the other, where appropriate, for compilation.  The dictionary management and search mechanisms are extended accordingly.</w:t>
      </w:r>
      <w:r w:rsidR="000B5B3E">
        <w:t xml:space="preserve">  Addition</w:t>
      </w:r>
      <w:r w:rsidR="00362EEA">
        <w:t>ally, experience has revealed serious flaws in the mixing of truncated and full-length names; this system always uses full</w:t>
      </w:r>
      <w:r w:rsidR="0089694C">
        <w:t>-</w:t>
      </w:r>
      <w:r w:rsidR="00362EEA">
        <w:t>length names.</w:t>
      </w:r>
    </w:p>
    <w:p w14:paraId="74A435F7" w14:textId="77777777" w:rsidR="00EF554D" w:rsidRDefault="00EF554D" w:rsidP="0055102D">
      <w:pPr>
        <w:pStyle w:val="BodyText"/>
        <w:numPr>
          <w:ilvl w:val="0"/>
          <w:numId w:val="20"/>
        </w:numPr>
      </w:pPr>
      <w:r>
        <w:t>Utilities:  Many improvements in programmer tools and utilities have evolved since the era of the model described by the Reference Manual.  These improvements are incorporated in this system.</w:t>
      </w:r>
    </w:p>
    <w:p w14:paraId="5AB74934" w14:textId="77777777" w:rsidR="00EF554D" w:rsidRDefault="00EF554D" w:rsidP="0055102D">
      <w:pPr>
        <w:pStyle w:val="BodyText"/>
        <w:numPr>
          <w:ilvl w:val="0"/>
          <w:numId w:val="20"/>
        </w:numPr>
      </w:pPr>
      <w:r>
        <w:t>I/O Differences:  Unlike other computers this one has no interrupts per se, and all I/O is implemented using one of two methods:  Polled operations supp</w:t>
      </w:r>
      <w:r w:rsidR="000B5B3E">
        <w:t>orted by cooperation between I/O nodes and the VM, or memory mapped ("bus mastering") devices communicating with the SRAM cluster.  In environments of this sort, the equivalent of an "interrupt" is the direct awakening of a polyFORTH task by a bus mastering node or cluster.</w:t>
      </w:r>
    </w:p>
    <w:p w14:paraId="44802F20" w14:textId="77777777" w:rsidR="00471BC1" w:rsidRDefault="00471BC1" w:rsidP="009D1739">
      <w:pPr>
        <w:pStyle w:val="Heading2"/>
      </w:pPr>
      <w:bookmarkStart w:id="31" w:name="_Toc119166785"/>
      <w:r>
        <w:t>Compliance with Standards</w:t>
      </w:r>
      <w:bookmarkEnd w:id="31"/>
    </w:p>
    <w:p w14:paraId="049CB34C" w14:textId="77777777" w:rsidR="00286E17" w:rsidRDefault="000B5B3E" w:rsidP="00E954AC">
      <w:pPr>
        <w:pStyle w:val="BodyText"/>
      </w:pPr>
      <w:r>
        <w:t>Our motivation for creating this system was to maximize performance, flexibility and functionality.  Compliance with the FORTH-83 Standard would have required byte addressing; compliance with ANS Forth would have required either byte addressing or the storage of characters in cell sized containers.  Compliance with any of these</w:t>
      </w:r>
      <w:r w:rsidR="0089694C">
        <w:t xml:space="preserve"> most fundamental</w:t>
      </w:r>
      <w:r>
        <w:t xml:space="preserve"> requirements</w:t>
      </w:r>
      <w:r w:rsidR="0089694C">
        <w:t xml:space="preserve"> of either standard</w:t>
      </w:r>
      <w:r>
        <w:t xml:space="preserve"> would have forced unacceptable trade-offs</w:t>
      </w:r>
      <w:r w:rsidR="0089694C">
        <w:t xml:space="preserve"> conflicting with the above motivations</w:t>
      </w:r>
      <w:r>
        <w:t>.  Therefore, while not unconventional for polyFORTH systems on such hardware, this system cannot comply with either of the Standards named</w:t>
      </w:r>
      <w:r w:rsidRPr="000B5B3E">
        <w:t xml:space="preserve"> </w:t>
      </w:r>
      <w:r>
        <w:t>due to</w:t>
      </w:r>
      <w:r w:rsidRPr="000B5B3E">
        <w:t xml:space="preserve"> its </w:t>
      </w:r>
      <w:r w:rsidR="0089694C">
        <w:t xml:space="preserve">definition of separate </w:t>
      </w:r>
      <w:r w:rsidRPr="000B5B3E">
        <w:t>cell and byte address</w:t>
      </w:r>
      <w:r>
        <w:t xml:space="preserve"> spaces</w:t>
      </w:r>
      <w:r w:rsidR="0089694C">
        <w:t xml:space="preserve"> and their mapping</w:t>
      </w:r>
      <w:r w:rsidRPr="000B5B3E">
        <w:t xml:space="preserve"> </w:t>
      </w:r>
      <w:r w:rsidR="0089694C">
        <w:t>on</w:t>
      </w:r>
      <w:r w:rsidRPr="000B5B3E">
        <w:t>to the same memory</w:t>
      </w:r>
      <w:r>
        <w:t>.</w:t>
      </w:r>
    </w:p>
    <w:p w14:paraId="0A9727D4" w14:textId="77777777" w:rsidR="000E1740" w:rsidRDefault="000E1740" w:rsidP="00F900EE">
      <w:pPr>
        <w:pStyle w:val="BodyText"/>
      </w:pPr>
    </w:p>
    <w:p w14:paraId="63DFB2DA" w14:textId="77777777" w:rsidR="00971BF5" w:rsidRDefault="00971BF5" w:rsidP="00432CBC">
      <w:pPr>
        <w:pStyle w:val="BodyText"/>
        <w:tabs>
          <w:tab w:val="left" w:pos="9360"/>
        </w:tabs>
        <w:ind w:left="-360" w:right="-360" w:firstLine="360"/>
        <w:sectPr w:rsidR="00971BF5" w:rsidSect="00CF38DF">
          <w:footerReference w:type="even" r:id="rId18"/>
          <w:pgSz w:w="12240" w:h="15840" w:code="1"/>
          <w:pgMar w:top="1440" w:right="1080" w:bottom="1440" w:left="1440" w:header="720" w:footer="720" w:gutter="0"/>
          <w:cols w:space="720"/>
          <w:docGrid w:linePitch="272"/>
        </w:sectPr>
      </w:pPr>
    </w:p>
    <w:p w14:paraId="17DD2FF0" w14:textId="77777777" w:rsidR="00971BF5" w:rsidRDefault="00430ADE" w:rsidP="00971BF5">
      <w:pPr>
        <w:pStyle w:val="Heading1"/>
      </w:pPr>
      <w:bookmarkStart w:id="32" w:name="_Toc119166786"/>
      <w:r>
        <w:lastRenderedPageBreak/>
        <w:t xml:space="preserve">The </w:t>
      </w:r>
      <w:r w:rsidR="00972174">
        <w:t>Virtual Machine</w:t>
      </w:r>
      <w:bookmarkEnd w:id="32"/>
    </w:p>
    <w:p w14:paraId="1B84BC64" w14:textId="77777777" w:rsidR="00972174" w:rsidRDefault="003904C5" w:rsidP="003904C5">
      <w:pPr>
        <w:pStyle w:val="BodyText"/>
        <w:spacing w:after="360"/>
      </w:pPr>
      <w:r>
        <w:t xml:space="preserve">The </w:t>
      </w:r>
      <w:r w:rsidR="00DF55B8">
        <w:t>polyFORTH</w:t>
      </w:r>
      <w:r>
        <w:t xml:space="preserve"> Virtual Machine</w:t>
      </w:r>
      <w:r w:rsidR="000B5DE2">
        <w:t xml:space="preserve"> (</w:t>
      </w:r>
      <w:r w:rsidR="00DF55B8">
        <w:t>pF</w:t>
      </w:r>
      <w:r w:rsidR="000B5DE2">
        <w:t>VM)</w:t>
      </w:r>
      <w:r>
        <w:t xml:space="preserve"> is </w:t>
      </w:r>
      <w:r w:rsidR="009D1739">
        <w:t>a software-defined CPU</w:t>
      </w:r>
      <w:r>
        <w:t xml:space="preserve"> consisting of </w:t>
      </w:r>
      <w:r w:rsidR="00DF55B8">
        <w:t>six</w:t>
      </w:r>
      <w:r>
        <w:t xml:space="preserve"> nodes (</w:t>
      </w:r>
      <w:r w:rsidR="00DF55B8">
        <w:t xml:space="preserve">005, 006, </w:t>
      </w:r>
      <w:r>
        <w:t>105</w:t>
      </w:r>
      <w:r w:rsidR="00DF55B8">
        <w:t>, 106, 205 and 2</w:t>
      </w:r>
      <w:r>
        <w:t>06.)  This CPU</w:t>
      </w:r>
      <w:r w:rsidR="001820CB">
        <w:t xml:space="preserve"> </w:t>
      </w:r>
      <w:r>
        <w:t xml:space="preserve">is one of the three principal clients of the external SRAM control cluster, consisting of four nodes (107, 007, 008 and 009.)  </w:t>
      </w:r>
      <w:r w:rsidR="00451C9C">
        <w:t>In the present version, nodes 205 and 206 are entirely available for application microcode and the basic CPU is implemented by the remaining four nodes. The</w:t>
      </w:r>
      <w:r w:rsidR="00D12E09">
        <w:t xml:space="preserve"> </w:t>
      </w:r>
      <w:r w:rsidR="00451C9C">
        <w:t>eight</w:t>
      </w:r>
      <w:r w:rsidR="00D12E09">
        <w:t xml:space="preserve"> nodes</w:t>
      </w:r>
      <w:r w:rsidR="000B5DE2">
        <w:t xml:space="preserve"> constituting the </w:t>
      </w:r>
      <w:r w:rsidR="00451C9C">
        <w:t>basic</w:t>
      </w:r>
      <w:r w:rsidR="000B5DE2">
        <w:t xml:space="preserve"> </w:t>
      </w:r>
      <w:r w:rsidR="00DF55B8">
        <w:t>pF</w:t>
      </w:r>
      <w:r w:rsidR="00451C9C">
        <w:t>VM</w:t>
      </w:r>
      <w:r w:rsidR="000B5DE2">
        <w:t xml:space="preserve"> are shown highlighted with green background in this diagram of their immediate neighborhood:</w:t>
      </w:r>
    </w:p>
    <w:p w14:paraId="4E3C16A1" w14:textId="6D56F123" w:rsidR="003904C5" w:rsidRDefault="007808D1" w:rsidP="00972174">
      <w:pPr>
        <w:pStyle w:val="BodyText"/>
      </w:pPr>
      <w:r>
        <w:object w:dxaOrig="10665" w:dyaOrig="7965" w14:anchorId="1648C4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89.5pt;height:366pt" o:ole="">
            <v:imagedata r:id="rId19" o:title=""/>
          </v:shape>
          <o:OLEObject Type="Link" ProgID="Visio.Drawing.11" ShapeID="_x0000_i1033" DrawAspect="Content" r:id="rId20" UpdateMode="Always">
            <o:LinkType>EnhancedMetaFile</o:LinkType>
            <o:LockedField>false</o:LockedField>
            <o:FieldCodes>\f 0</o:FieldCodes>
          </o:OLEObject>
        </w:object>
      </w:r>
    </w:p>
    <w:p w14:paraId="723CF135" w14:textId="77777777" w:rsidR="003904C5" w:rsidRDefault="000B5DE2" w:rsidP="0005678C">
      <w:pPr>
        <w:pStyle w:val="BodyText"/>
        <w:spacing w:before="120"/>
      </w:pPr>
      <w:r>
        <w:t xml:space="preserve">The </w:t>
      </w:r>
      <w:r w:rsidR="00DF55B8">
        <w:t xml:space="preserve">ten </w:t>
      </w:r>
      <w:r>
        <w:t xml:space="preserve">nodes of the </w:t>
      </w:r>
      <w:r w:rsidR="00DF55B8">
        <w:t>pF</w:t>
      </w:r>
      <w:r>
        <w:t>VM may optionally cooperate with nearby nodes depending on the application.</w:t>
      </w:r>
      <w:r w:rsidR="0005678C">
        <w:t xml:space="preserve">  </w:t>
      </w:r>
      <w:r w:rsidR="003904C5">
        <w:t>The SRAM control cluster may have two other autonomous principal clients (108 and/or</w:t>
      </w:r>
      <w:r>
        <w:t xml:space="preserve"> 207) shown in pink.</w:t>
      </w:r>
    </w:p>
    <w:p w14:paraId="26FE6C7A" w14:textId="77777777" w:rsidR="003904C5" w:rsidRDefault="003904C5" w:rsidP="00972174">
      <w:pPr>
        <w:pStyle w:val="BodyText"/>
      </w:pPr>
      <w:r>
        <w:t>The virtual CPU may be extended with application specific functions that interface through (and may be housed in) nodes 00</w:t>
      </w:r>
      <w:r w:rsidR="00DF55B8">
        <w:t>4</w:t>
      </w:r>
      <w:r>
        <w:t xml:space="preserve">, </w:t>
      </w:r>
      <w:r w:rsidR="00DF55B8">
        <w:t>3</w:t>
      </w:r>
      <w:r>
        <w:t>05 and</w:t>
      </w:r>
      <w:r w:rsidR="000B5DE2">
        <w:t xml:space="preserve">/or </w:t>
      </w:r>
      <w:r w:rsidR="00DF55B8">
        <w:t>306, shown in lavender, or any nodes that may be reached through these.</w:t>
      </w:r>
      <w:r w:rsidR="00451C9C">
        <w:t xml:space="preserve">  As noted earlier, nodes 205 and 206 are reserved</w:t>
      </w:r>
      <w:r w:rsidR="00345AA6">
        <w:t xml:space="preserve"> for application microcode, as is part of the RAM in node 005.</w:t>
      </w:r>
    </w:p>
    <w:p w14:paraId="09943F4B" w14:textId="77777777" w:rsidR="000B5DE2" w:rsidRDefault="000B5DE2" w:rsidP="00972174">
      <w:pPr>
        <w:pStyle w:val="BodyText"/>
      </w:pPr>
      <w:r>
        <w:t xml:space="preserve">One method of communicating with the </w:t>
      </w:r>
      <w:r w:rsidR="00DF55B8">
        <w:t>pF</w:t>
      </w:r>
      <w:r>
        <w:t>VM is to use a terminal interface such as the full duplex version shown in yellow; this is not optim</w:t>
      </w:r>
      <w:r w:rsidRPr="00DF55B8">
        <w:rPr>
          <w:b/>
        </w:rPr>
        <w:t>a</w:t>
      </w:r>
      <w:r>
        <w:t>l but is simply one way of arranging the necessary “wiring”.</w:t>
      </w:r>
    </w:p>
    <w:p w14:paraId="174CD1DA" w14:textId="77777777" w:rsidR="00345AA6" w:rsidRDefault="000B5DE2" w:rsidP="00972174">
      <w:pPr>
        <w:pStyle w:val="BodyText"/>
      </w:pPr>
      <w:r>
        <w:t xml:space="preserve">Like any Virtual Machine, the </w:t>
      </w:r>
      <w:r w:rsidR="00DF55B8">
        <w:t>pF</w:t>
      </w:r>
      <w:r>
        <w:t xml:space="preserve">VM executes pseudo-instructions from external memory.  </w:t>
      </w:r>
      <w:r w:rsidR="00281F20">
        <w:t>This chapter</w:t>
      </w:r>
      <w:r>
        <w:t xml:space="preserve"> describe</w:t>
      </w:r>
      <w:r w:rsidR="00281F20">
        <w:t>s</w:t>
      </w:r>
      <w:r>
        <w:t xml:space="preserve"> this virtual machine</w:t>
      </w:r>
      <w:r w:rsidR="00943144">
        <w:t xml:space="preserve"> and its instruction set</w:t>
      </w:r>
      <w:r>
        <w:t xml:space="preserve"> with sufficient detail to program it in “machine language” or to write compilers or assemblers for the </w:t>
      </w:r>
      <w:r w:rsidR="00D37534">
        <w:t>pFVM</w:t>
      </w:r>
      <w:r>
        <w:t>.</w:t>
      </w:r>
    </w:p>
    <w:p w14:paraId="791B551C" w14:textId="77777777" w:rsidR="00972174" w:rsidRDefault="00972174" w:rsidP="00972174">
      <w:pPr>
        <w:pStyle w:val="Heading2"/>
      </w:pPr>
      <w:bookmarkStart w:id="33" w:name="_Toc119166787"/>
      <w:r>
        <w:lastRenderedPageBreak/>
        <w:t>Memory Model</w:t>
      </w:r>
      <w:bookmarkEnd w:id="33"/>
    </w:p>
    <w:p w14:paraId="289D06DD" w14:textId="77777777" w:rsidR="00C8201D" w:rsidRDefault="001F61CB" w:rsidP="001F61CB">
      <w:pPr>
        <w:pStyle w:val="BodyText"/>
      </w:pPr>
      <w:r>
        <w:t xml:space="preserve">External memory is addressed in 16-bit </w:t>
      </w:r>
      <w:r w:rsidR="001D5D06">
        <w:t>cells</w:t>
      </w:r>
      <w:r>
        <w:t xml:space="preserve"> </w:t>
      </w:r>
      <w:r w:rsidR="00C8201D">
        <w:t xml:space="preserve">using </w:t>
      </w:r>
      <w:r w:rsidR="00C8201D" w:rsidRPr="00C8201D">
        <w:rPr>
          <w:i/>
        </w:rPr>
        <w:t>cell addresses</w:t>
      </w:r>
      <w:r w:rsidR="00C8201D">
        <w:t xml:space="preserve"> and 8-bit bytes using </w:t>
      </w:r>
      <w:r w:rsidR="00C8201D" w:rsidRPr="00C8201D">
        <w:rPr>
          <w:i/>
        </w:rPr>
        <w:t>byte addresses</w:t>
      </w:r>
      <w:r w:rsidR="00C8201D">
        <w:t>.</w:t>
      </w:r>
      <w:r>
        <w:t xml:space="preserve">  </w:t>
      </w:r>
      <w:r w:rsidR="00C8201D">
        <w:t>Doubling a cell address yields the byte address of the high order octet of that cell.  The addresses consumed and produced by Forth words are either byte addresses or cell addresses based on the lessons learned through years of experience with systems that support both address units.</w:t>
      </w:r>
      <w:r w:rsidR="00281F20">
        <w:t xml:space="preserve">  Most byte operations must be programmed in high level VM code.</w:t>
      </w:r>
    </w:p>
    <w:p w14:paraId="2B1D1125" w14:textId="77777777" w:rsidR="001F61CB" w:rsidRDefault="001F61CB" w:rsidP="001F61CB">
      <w:pPr>
        <w:pStyle w:val="BodyText"/>
      </w:pPr>
      <w:r>
        <w:t>The</w:t>
      </w:r>
      <w:r w:rsidR="002855F0">
        <w:t xml:space="preserve"> principal</w:t>
      </w:r>
      <w:r>
        <w:t xml:space="preserve"> VM environment exists within the </w:t>
      </w:r>
      <w:r w:rsidR="00345AA6">
        <w:t>32K</w:t>
      </w:r>
      <w:r>
        <w:t xml:space="preserve"> words of memory starting at address zero.  </w:t>
      </w:r>
      <w:r w:rsidR="00281F20">
        <w:t xml:space="preserve">Unrestricted </w:t>
      </w:r>
      <w:proofErr w:type="gramStart"/>
      <w:r w:rsidR="00281F20">
        <w:t>h</w:t>
      </w:r>
      <w:r w:rsidR="00214A37">
        <w:t>igh level</w:t>
      </w:r>
      <w:proofErr w:type="gramEnd"/>
      <w:r w:rsidR="00214A37">
        <w:t xml:space="preserve"> code and single precision byte addressing work only in this area.  Single precision cell addressing</w:t>
      </w:r>
      <w:r w:rsidR="00362EEA">
        <w:t>, and the ability to execute VM instructions</w:t>
      </w:r>
      <w:r w:rsidR="00214A37">
        <w:t xml:space="preserve"> covers the full </w:t>
      </w:r>
      <w:r w:rsidR="00345AA6">
        <w:t>64K</w:t>
      </w:r>
      <w:r w:rsidR="00214A37">
        <w:t xml:space="preserve"> words of low memory, and double precision cell and byte addressing covers all of physical memory.  No form of memory mapping or segmentation is supported</w:t>
      </w:r>
      <w:r>
        <w:t>.</w:t>
      </w:r>
    </w:p>
    <w:p w14:paraId="15278F83" w14:textId="77777777" w:rsidR="001F61CB" w:rsidRPr="001F61CB" w:rsidRDefault="001F61CB" w:rsidP="001F61CB">
      <w:pPr>
        <w:pStyle w:val="BodyText"/>
      </w:pPr>
      <w:r>
        <w:t xml:space="preserve">There may be up to three first-tier Memory Masters; the </w:t>
      </w:r>
      <w:r w:rsidR="00D37534">
        <w:t>pFVM</w:t>
      </w:r>
      <w:r>
        <w:t xml:space="preserve"> is but one of these.  One of the special operators that can access all of memory is “compare and exchange”, useful for coordinating the work of memory masters.</w:t>
      </w:r>
      <w:r w:rsidR="00281F20">
        <w:t xml:space="preserve">  Mechanism exists for Masters to suspend operations until stimulated by other Masters.</w:t>
      </w:r>
    </w:p>
    <w:p w14:paraId="29B94A9D" w14:textId="77777777" w:rsidR="00972174" w:rsidRDefault="00983E95" w:rsidP="00972174">
      <w:pPr>
        <w:pStyle w:val="Heading2"/>
      </w:pPr>
      <w:bookmarkStart w:id="34" w:name="_Toc119166788"/>
      <w:r>
        <w:t>Execution Model</w:t>
      </w:r>
      <w:bookmarkEnd w:id="34"/>
    </w:p>
    <w:p w14:paraId="44704173" w14:textId="77777777" w:rsidR="00983E95" w:rsidRDefault="00983E95" w:rsidP="00983E95">
      <w:pPr>
        <w:pStyle w:val="BodyText"/>
      </w:pPr>
      <w:r>
        <w:t>The VM microcode functions as a central processor interpreting VM code residing in external memory.  Consecutive pseudo-instructions are fetched from external memory and interpreted by the microcode.</w:t>
      </w:r>
    </w:p>
    <w:p w14:paraId="218BBF82" w14:textId="77777777" w:rsidR="00983E95" w:rsidRDefault="00983E95" w:rsidP="00983E95">
      <w:pPr>
        <w:pStyle w:val="Heading3"/>
      </w:pPr>
      <w:bookmarkStart w:id="35" w:name="_Toc119166789"/>
      <w:r>
        <w:t>Pseudo-registers</w:t>
      </w:r>
      <w:bookmarkEnd w:id="35"/>
    </w:p>
    <w:p w14:paraId="093E92D4" w14:textId="77777777" w:rsidR="00983E95" w:rsidRDefault="00983E95" w:rsidP="00983E95">
      <w:pPr>
        <w:pStyle w:val="BodyText"/>
      </w:pPr>
      <w:r>
        <w:t>The VM maintains several state variables within its nodes</w:t>
      </w:r>
      <w:r w:rsidR="001D5D06">
        <w:t>; these are referred to by their names in the following sections.</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735"/>
        <w:gridCol w:w="4321"/>
        <w:gridCol w:w="3420"/>
      </w:tblGrid>
      <w:tr w:rsidR="001D5D06" w14:paraId="2CF54D43" w14:textId="77777777" w:rsidTr="001D5D06">
        <w:tc>
          <w:tcPr>
            <w:tcW w:w="735" w:type="dxa"/>
            <w:tcBorders>
              <w:top w:val="single" w:sz="12" w:space="0" w:color="auto"/>
              <w:bottom w:val="single" w:sz="12" w:space="0" w:color="auto"/>
            </w:tcBorders>
            <w:tcMar>
              <w:left w:w="0" w:type="dxa"/>
              <w:right w:w="0" w:type="dxa"/>
            </w:tcMar>
            <w:vAlign w:val="center"/>
          </w:tcPr>
          <w:p w14:paraId="4093961F" w14:textId="77777777" w:rsidR="001D5D06" w:rsidRDefault="001D5D06" w:rsidP="00CB0A4B">
            <w:pPr>
              <w:pStyle w:val="BodyText"/>
              <w:spacing w:after="0"/>
              <w:jc w:val="center"/>
            </w:pPr>
            <w:r>
              <w:t>Name</w:t>
            </w:r>
          </w:p>
        </w:tc>
        <w:tc>
          <w:tcPr>
            <w:tcW w:w="4321" w:type="dxa"/>
            <w:tcBorders>
              <w:top w:val="single" w:sz="12" w:space="0" w:color="auto"/>
              <w:bottom w:val="single" w:sz="12" w:space="0" w:color="auto"/>
              <w:right w:val="single" w:sz="12" w:space="0" w:color="auto"/>
            </w:tcBorders>
            <w:tcMar>
              <w:left w:w="0" w:type="dxa"/>
              <w:right w:w="0" w:type="dxa"/>
            </w:tcMar>
            <w:vAlign w:val="center"/>
          </w:tcPr>
          <w:p w14:paraId="78F30B8F" w14:textId="77777777" w:rsidR="001D5D06" w:rsidRDefault="001D5D06" w:rsidP="00CB0A4B">
            <w:pPr>
              <w:pStyle w:val="BodyText"/>
              <w:spacing w:after="0"/>
              <w:jc w:val="center"/>
            </w:pPr>
            <w:r>
              <w:t>Purpose</w:t>
            </w:r>
          </w:p>
        </w:tc>
        <w:tc>
          <w:tcPr>
            <w:tcW w:w="3420" w:type="dxa"/>
            <w:tcBorders>
              <w:top w:val="single" w:sz="12" w:space="0" w:color="auto"/>
              <w:left w:val="single" w:sz="12" w:space="0" w:color="auto"/>
              <w:bottom w:val="single" w:sz="12" w:space="0" w:color="auto"/>
            </w:tcBorders>
          </w:tcPr>
          <w:p w14:paraId="1F0F6729" w14:textId="77777777" w:rsidR="001D5D06" w:rsidRDefault="001D5D06" w:rsidP="00CB0A4B">
            <w:pPr>
              <w:pStyle w:val="BodyText"/>
              <w:spacing w:after="0"/>
            </w:pPr>
            <w:r>
              <w:t xml:space="preserve">Where </w:t>
            </w:r>
            <w:proofErr w:type="gramStart"/>
            <w:r>
              <w:t>Maintained</w:t>
            </w:r>
            <w:proofErr w:type="gramEnd"/>
          </w:p>
        </w:tc>
      </w:tr>
      <w:tr w:rsidR="001D5D06" w14:paraId="70FA94F6" w14:textId="77777777" w:rsidTr="001D5D06">
        <w:tc>
          <w:tcPr>
            <w:tcW w:w="735" w:type="dxa"/>
            <w:tcBorders>
              <w:top w:val="single" w:sz="12" w:space="0" w:color="auto"/>
              <w:bottom w:val="single" w:sz="4" w:space="0" w:color="auto"/>
            </w:tcBorders>
            <w:tcMar>
              <w:left w:w="0" w:type="dxa"/>
              <w:right w:w="0" w:type="dxa"/>
            </w:tcMar>
            <w:vAlign w:val="center"/>
          </w:tcPr>
          <w:p w14:paraId="59A1D41C" w14:textId="77777777" w:rsidR="001D5D06" w:rsidRPr="001D5D06" w:rsidRDefault="001D5D06" w:rsidP="00CB0A4B">
            <w:pPr>
              <w:pStyle w:val="BodyText"/>
              <w:spacing w:after="0"/>
              <w:jc w:val="center"/>
              <w:rPr>
                <w:b/>
              </w:rPr>
            </w:pPr>
            <w:r w:rsidRPr="001D5D06">
              <w:rPr>
                <w:b/>
              </w:rPr>
              <w:t>p</w:t>
            </w:r>
          </w:p>
        </w:tc>
        <w:tc>
          <w:tcPr>
            <w:tcW w:w="4321" w:type="dxa"/>
            <w:tcBorders>
              <w:top w:val="single" w:sz="12" w:space="0" w:color="auto"/>
              <w:bottom w:val="single" w:sz="4" w:space="0" w:color="auto"/>
              <w:right w:val="single" w:sz="12" w:space="0" w:color="auto"/>
            </w:tcBorders>
            <w:tcMar>
              <w:left w:w="0" w:type="dxa"/>
              <w:right w:w="0" w:type="dxa"/>
            </w:tcMar>
            <w:vAlign w:val="center"/>
          </w:tcPr>
          <w:p w14:paraId="30532F08" w14:textId="77777777" w:rsidR="001D5D06" w:rsidRDefault="001D5D06" w:rsidP="00CB0A4B">
            <w:pPr>
              <w:pStyle w:val="BodyText"/>
              <w:spacing w:after="0"/>
              <w:jc w:val="center"/>
            </w:pPr>
            <w:r>
              <w:t>Instruction Pointer</w:t>
            </w:r>
          </w:p>
        </w:tc>
        <w:tc>
          <w:tcPr>
            <w:tcW w:w="3420" w:type="dxa"/>
            <w:vMerge w:val="restart"/>
            <w:tcBorders>
              <w:top w:val="single" w:sz="12" w:space="0" w:color="auto"/>
              <w:left w:val="single" w:sz="12" w:space="0" w:color="auto"/>
            </w:tcBorders>
            <w:vAlign w:val="center"/>
          </w:tcPr>
          <w:p w14:paraId="02401F3A" w14:textId="77777777" w:rsidR="001D5D06" w:rsidRDefault="00362EEA" w:rsidP="00362EEA">
            <w:pPr>
              <w:pStyle w:val="BodyText"/>
              <w:spacing w:after="0"/>
            </w:pPr>
            <w:r>
              <w:t xml:space="preserve">F18 stack in </w:t>
            </w:r>
            <w:r w:rsidR="001D5D06">
              <w:t xml:space="preserve">Bitsy </w:t>
            </w:r>
            <w:r>
              <w:t>node</w:t>
            </w:r>
          </w:p>
        </w:tc>
      </w:tr>
      <w:tr w:rsidR="001D5D06" w14:paraId="4EC72ECF" w14:textId="77777777" w:rsidTr="00CB0A4B">
        <w:tc>
          <w:tcPr>
            <w:tcW w:w="735" w:type="dxa"/>
            <w:tcMar>
              <w:left w:w="0" w:type="dxa"/>
              <w:right w:w="0" w:type="dxa"/>
            </w:tcMar>
            <w:vAlign w:val="center"/>
          </w:tcPr>
          <w:p w14:paraId="5831979B" w14:textId="77777777" w:rsidR="001D5D06" w:rsidRPr="001D5D06" w:rsidRDefault="001D5D06" w:rsidP="00CB0A4B">
            <w:pPr>
              <w:pStyle w:val="BodyText"/>
              <w:spacing w:after="0"/>
              <w:jc w:val="center"/>
              <w:rPr>
                <w:b/>
              </w:rPr>
            </w:pPr>
            <w:r w:rsidRPr="001D5D06">
              <w:rPr>
                <w:b/>
              </w:rPr>
              <w:t>r</w:t>
            </w:r>
          </w:p>
        </w:tc>
        <w:tc>
          <w:tcPr>
            <w:tcW w:w="4321" w:type="dxa"/>
            <w:tcBorders>
              <w:right w:val="single" w:sz="12" w:space="0" w:color="auto"/>
            </w:tcBorders>
            <w:tcMar>
              <w:left w:w="0" w:type="dxa"/>
              <w:right w:w="0" w:type="dxa"/>
            </w:tcMar>
            <w:vAlign w:val="center"/>
          </w:tcPr>
          <w:p w14:paraId="0191F7FE" w14:textId="77777777" w:rsidR="001D5D06" w:rsidRDefault="001D5D06" w:rsidP="00CB0A4B">
            <w:pPr>
              <w:pStyle w:val="BodyText"/>
              <w:spacing w:after="0"/>
              <w:jc w:val="center"/>
            </w:pPr>
            <w:r>
              <w:t>Return Stack Pointer</w:t>
            </w:r>
          </w:p>
        </w:tc>
        <w:tc>
          <w:tcPr>
            <w:tcW w:w="3420" w:type="dxa"/>
            <w:vMerge/>
            <w:tcBorders>
              <w:left w:val="single" w:sz="12" w:space="0" w:color="auto"/>
            </w:tcBorders>
          </w:tcPr>
          <w:p w14:paraId="57E38737" w14:textId="77777777" w:rsidR="001D5D06" w:rsidRDefault="001D5D06" w:rsidP="00CB0A4B">
            <w:pPr>
              <w:pStyle w:val="BodyText"/>
              <w:spacing w:after="0"/>
            </w:pPr>
          </w:p>
        </w:tc>
      </w:tr>
      <w:tr w:rsidR="001D5D06" w14:paraId="204CC435" w14:textId="77777777" w:rsidTr="00CB0A4B">
        <w:tc>
          <w:tcPr>
            <w:tcW w:w="735" w:type="dxa"/>
            <w:tcMar>
              <w:left w:w="0" w:type="dxa"/>
              <w:right w:w="0" w:type="dxa"/>
            </w:tcMar>
            <w:vAlign w:val="center"/>
          </w:tcPr>
          <w:p w14:paraId="4A5B9ABC" w14:textId="77777777" w:rsidR="001D5D06" w:rsidRPr="001D5D06" w:rsidRDefault="001D5D06" w:rsidP="00CB0A4B">
            <w:pPr>
              <w:pStyle w:val="BodyText"/>
              <w:spacing w:after="0"/>
              <w:jc w:val="center"/>
              <w:rPr>
                <w:b/>
              </w:rPr>
            </w:pPr>
            <w:r w:rsidRPr="001D5D06">
              <w:rPr>
                <w:b/>
              </w:rPr>
              <w:t>i</w:t>
            </w:r>
          </w:p>
        </w:tc>
        <w:tc>
          <w:tcPr>
            <w:tcW w:w="4321" w:type="dxa"/>
            <w:tcBorders>
              <w:right w:val="single" w:sz="12" w:space="0" w:color="auto"/>
            </w:tcBorders>
            <w:tcMar>
              <w:left w:w="0" w:type="dxa"/>
              <w:right w:w="0" w:type="dxa"/>
            </w:tcMar>
            <w:vAlign w:val="center"/>
          </w:tcPr>
          <w:p w14:paraId="374BE87A" w14:textId="77777777" w:rsidR="001D5D06" w:rsidRDefault="001D5D06" w:rsidP="00CB0A4B">
            <w:pPr>
              <w:pStyle w:val="BodyText"/>
              <w:spacing w:after="0"/>
              <w:jc w:val="center"/>
            </w:pPr>
            <w:r>
              <w:t>Top element of Return Stack</w:t>
            </w:r>
          </w:p>
        </w:tc>
        <w:tc>
          <w:tcPr>
            <w:tcW w:w="3420" w:type="dxa"/>
            <w:vMerge/>
            <w:tcBorders>
              <w:left w:val="single" w:sz="12" w:space="0" w:color="auto"/>
              <w:bottom w:val="single" w:sz="4" w:space="0" w:color="auto"/>
            </w:tcBorders>
          </w:tcPr>
          <w:p w14:paraId="7622636A" w14:textId="77777777" w:rsidR="001D5D06" w:rsidRDefault="001D5D06" w:rsidP="00CB0A4B">
            <w:pPr>
              <w:pStyle w:val="BodyText"/>
              <w:spacing w:after="0"/>
            </w:pPr>
          </w:p>
        </w:tc>
      </w:tr>
      <w:tr w:rsidR="001D5D06" w14:paraId="1E18D362" w14:textId="77777777" w:rsidTr="001D5D06">
        <w:tc>
          <w:tcPr>
            <w:tcW w:w="735" w:type="dxa"/>
            <w:tcMar>
              <w:left w:w="0" w:type="dxa"/>
              <w:right w:w="0" w:type="dxa"/>
            </w:tcMar>
            <w:vAlign w:val="center"/>
          </w:tcPr>
          <w:p w14:paraId="3C0FF1E8" w14:textId="77777777" w:rsidR="001D5D06" w:rsidRPr="001D5D06" w:rsidRDefault="001D5D06" w:rsidP="00CB0A4B">
            <w:pPr>
              <w:pStyle w:val="BodyText"/>
              <w:spacing w:after="0"/>
              <w:jc w:val="center"/>
              <w:rPr>
                <w:b/>
              </w:rPr>
            </w:pPr>
            <w:r>
              <w:rPr>
                <w:b/>
              </w:rPr>
              <w:t>sp</w:t>
            </w:r>
          </w:p>
        </w:tc>
        <w:tc>
          <w:tcPr>
            <w:tcW w:w="4321" w:type="dxa"/>
            <w:tcBorders>
              <w:right w:val="single" w:sz="12" w:space="0" w:color="auto"/>
            </w:tcBorders>
            <w:tcMar>
              <w:left w:w="0" w:type="dxa"/>
              <w:right w:w="0" w:type="dxa"/>
            </w:tcMar>
            <w:vAlign w:val="center"/>
          </w:tcPr>
          <w:p w14:paraId="4AC02427" w14:textId="77777777" w:rsidR="001D5D06" w:rsidRDefault="001D5D06" w:rsidP="00CB0A4B">
            <w:pPr>
              <w:pStyle w:val="BodyText"/>
              <w:spacing w:after="0"/>
              <w:jc w:val="center"/>
            </w:pPr>
            <w:r>
              <w:t>Data Stack Pointer</w:t>
            </w:r>
          </w:p>
        </w:tc>
        <w:tc>
          <w:tcPr>
            <w:tcW w:w="3420" w:type="dxa"/>
            <w:vMerge w:val="restart"/>
            <w:tcBorders>
              <w:top w:val="single" w:sz="4" w:space="0" w:color="auto"/>
              <w:left w:val="single" w:sz="12" w:space="0" w:color="auto"/>
            </w:tcBorders>
            <w:vAlign w:val="center"/>
          </w:tcPr>
          <w:p w14:paraId="4837C1F6" w14:textId="77777777" w:rsidR="001D5D06" w:rsidRDefault="00362EEA" w:rsidP="00362EEA">
            <w:pPr>
              <w:pStyle w:val="BodyText"/>
              <w:spacing w:after="0"/>
            </w:pPr>
            <w:r>
              <w:t>F18 stack in Stack node</w:t>
            </w:r>
          </w:p>
        </w:tc>
      </w:tr>
      <w:tr w:rsidR="001D5D06" w14:paraId="00319FFD" w14:textId="77777777" w:rsidTr="00CB0A4B">
        <w:tc>
          <w:tcPr>
            <w:tcW w:w="735" w:type="dxa"/>
            <w:tcMar>
              <w:left w:w="0" w:type="dxa"/>
              <w:right w:w="0" w:type="dxa"/>
            </w:tcMar>
            <w:vAlign w:val="center"/>
          </w:tcPr>
          <w:p w14:paraId="39722859" w14:textId="77777777" w:rsidR="001D5D06" w:rsidRPr="001D5D06" w:rsidRDefault="001D5D06" w:rsidP="00CB0A4B">
            <w:pPr>
              <w:pStyle w:val="BodyText"/>
              <w:spacing w:after="0"/>
              <w:jc w:val="center"/>
              <w:rPr>
                <w:b/>
              </w:rPr>
            </w:pPr>
            <w:r>
              <w:rPr>
                <w:b/>
              </w:rPr>
              <w:t>t</w:t>
            </w:r>
          </w:p>
        </w:tc>
        <w:tc>
          <w:tcPr>
            <w:tcW w:w="4321" w:type="dxa"/>
            <w:tcBorders>
              <w:right w:val="single" w:sz="12" w:space="0" w:color="auto"/>
            </w:tcBorders>
            <w:tcMar>
              <w:left w:w="0" w:type="dxa"/>
              <w:right w:w="0" w:type="dxa"/>
            </w:tcMar>
            <w:vAlign w:val="center"/>
          </w:tcPr>
          <w:p w14:paraId="6B82BEB0" w14:textId="77777777" w:rsidR="001D5D06" w:rsidRDefault="001D5D06" w:rsidP="00CB0A4B">
            <w:pPr>
              <w:pStyle w:val="BodyText"/>
              <w:spacing w:after="0"/>
              <w:jc w:val="center"/>
            </w:pPr>
            <w:r>
              <w:t>Top element of Data Stack</w:t>
            </w:r>
          </w:p>
        </w:tc>
        <w:tc>
          <w:tcPr>
            <w:tcW w:w="3420" w:type="dxa"/>
            <w:vMerge/>
            <w:tcBorders>
              <w:left w:val="single" w:sz="12" w:space="0" w:color="auto"/>
            </w:tcBorders>
          </w:tcPr>
          <w:p w14:paraId="11DA5668" w14:textId="77777777" w:rsidR="001D5D06" w:rsidRDefault="001D5D06" w:rsidP="00CB0A4B">
            <w:pPr>
              <w:pStyle w:val="BodyText"/>
              <w:spacing w:after="0"/>
            </w:pPr>
          </w:p>
        </w:tc>
      </w:tr>
      <w:tr w:rsidR="001D5D06" w14:paraId="7CEC7481" w14:textId="77777777" w:rsidTr="00CB0A4B">
        <w:tc>
          <w:tcPr>
            <w:tcW w:w="735" w:type="dxa"/>
            <w:tcMar>
              <w:left w:w="0" w:type="dxa"/>
              <w:right w:w="0" w:type="dxa"/>
            </w:tcMar>
            <w:vAlign w:val="center"/>
          </w:tcPr>
          <w:p w14:paraId="0AD355F9" w14:textId="77777777" w:rsidR="001D5D06" w:rsidRPr="001D5D06" w:rsidRDefault="001D5D06" w:rsidP="00CB0A4B">
            <w:pPr>
              <w:pStyle w:val="BodyText"/>
              <w:spacing w:after="0"/>
              <w:jc w:val="center"/>
              <w:rPr>
                <w:b/>
              </w:rPr>
            </w:pPr>
            <w:r>
              <w:rPr>
                <w:b/>
              </w:rPr>
              <w:t>s</w:t>
            </w:r>
          </w:p>
        </w:tc>
        <w:tc>
          <w:tcPr>
            <w:tcW w:w="4321" w:type="dxa"/>
            <w:tcBorders>
              <w:right w:val="single" w:sz="12" w:space="0" w:color="auto"/>
            </w:tcBorders>
            <w:tcMar>
              <w:left w:w="0" w:type="dxa"/>
              <w:right w:w="0" w:type="dxa"/>
            </w:tcMar>
            <w:vAlign w:val="center"/>
          </w:tcPr>
          <w:p w14:paraId="6895F99D" w14:textId="77777777" w:rsidR="001D5D06" w:rsidRDefault="001D5D06" w:rsidP="00CB0A4B">
            <w:pPr>
              <w:pStyle w:val="BodyText"/>
              <w:spacing w:after="0"/>
              <w:jc w:val="center"/>
            </w:pPr>
            <w:r>
              <w:t>Second element of Data Stack</w:t>
            </w:r>
          </w:p>
        </w:tc>
        <w:tc>
          <w:tcPr>
            <w:tcW w:w="3420" w:type="dxa"/>
            <w:vMerge/>
            <w:tcBorders>
              <w:left w:val="single" w:sz="12" w:space="0" w:color="auto"/>
              <w:bottom w:val="single" w:sz="12" w:space="0" w:color="auto"/>
            </w:tcBorders>
          </w:tcPr>
          <w:p w14:paraId="5C95E12D" w14:textId="77777777" w:rsidR="001D5D06" w:rsidRDefault="001D5D06" w:rsidP="00CB0A4B">
            <w:pPr>
              <w:pStyle w:val="BodyText"/>
              <w:spacing w:after="0"/>
            </w:pPr>
          </w:p>
        </w:tc>
      </w:tr>
    </w:tbl>
    <w:p w14:paraId="163E6E0E" w14:textId="77777777" w:rsidR="00983E95" w:rsidRPr="00983E95" w:rsidRDefault="00983E95" w:rsidP="00983E95">
      <w:pPr>
        <w:pStyle w:val="BodyText"/>
      </w:pPr>
    </w:p>
    <w:p w14:paraId="7410C5DB" w14:textId="77777777" w:rsidR="00983E95" w:rsidRPr="00983E95" w:rsidRDefault="00983E95" w:rsidP="00983E95">
      <w:pPr>
        <w:pStyle w:val="Heading3"/>
      </w:pPr>
      <w:bookmarkStart w:id="36" w:name="_Toc119166790"/>
      <w:r>
        <w:t>Pseudo-Instructions</w:t>
      </w:r>
      <w:bookmarkEnd w:id="36"/>
    </w:p>
    <w:p w14:paraId="42835A4B" w14:textId="77777777" w:rsidR="000D0EC8" w:rsidRDefault="000D0EC8" w:rsidP="000D0EC8">
      <w:pPr>
        <w:pStyle w:val="BodyText"/>
      </w:pPr>
      <w:r>
        <w:t xml:space="preserve">The </w:t>
      </w:r>
      <w:r w:rsidR="00D37534">
        <w:t>pFVM</w:t>
      </w:r>
      <w:r>
        <w:t xml:space="preserve"> </w:t>
      </w:r>
      <w:r w:rsidR="001D5D06">
        <w:t xml:space="preserve">fetches 16-bit </w:t>
      </w:r>
      <w:r w:rsidR="00586B2E">
        <w:t>cells</w:t>
      </w:r>
      <w:r w:rsidR="001D5D06">
        <w:t xml:space="preserve"> from the instruction stream by reading the memory addressed </w:t>
      </w:r>
      <w:proofErr w:type="gramStart"/>
      <w:r w:rsidR="001D5D06">
        <w:t xml:space="preserve">by  </w:t>
      </w:r>
      <w:r w:rsidR="001D5D06" w:rsidRPr="001D5D06">
        <w:rPr>
          <w:b/>
        </w:rPr>
        <w:t>p</w:t>
      </w:r>
      <w:proofErr w:type="gramEnd"/>
      <w:r w:rsidR="001D5D06">
        <w:t xml:space="preserve">  and post-</w:t>
      </w:r>
      <w:r w:rsidR="00586B2E">
        <w:t>in</w:t>
      </w:r>
      <w:r w:rsidR="001D5D06">
        <w:t xml:space="preserve">crementing  </w:t>
      </w:r>
      <w:r w:rsidR="001D5D06" w:rsidRPr="001D5D06">
        <w:rPr>
          <w:b/>
        </w:rPr>
        <w:t>p</w:t>
      </w:r>
      <w:r w:rsidR="001D5D06">
        <w:t xml:space="preserve"> .</w:t>
      </w:r>
      <w:r>
        <w:t xml:space="preserve"> When fetched as </w:t>
      </w:r>
      <w:r w:rsidR="00586B2E">
        <w:t>an instruction</w:t>
      </w:r>
      <w:r>
        <w:t xml:space="preserve">, </w:t>
      </w:r>
      <w:r w:rsidR="00586B2E">
        <w:t>a cell value is</w:t>
      </w:r>
      <w:r>
        <w:t xml:space="preserve"> interpreted as follows:</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316"/>
        <w:gridCol w:w="316"/>
        <w:gridCol w:w="316"/>
        <w:gridCol w:w="316"/>
        <w:gridCol w:w="316"/>
        <w:gridCol w:w="316"/>
        <w:gridCol w:w="316"/>
        <w:gridCol w:w="316"/>
        <w:gridCol w:w="316"/>
        <w:gridCol w:w="316"/>
        <w:gridCol w:w="316"/>
        <w:gridCol w:w="316"/>
        <w:gridCol w:w="316"/>
        <w:gridCol w:w="316"/>
        <w:gridCol w:w="316"/>
        <w:gridCol w:w="316"/>
        <w:gridCol w:w="3420"/>
      </w:tblGrid>
      <w:tr w:rsidR="00F15D2C" w14:paraId="72E85424" w14:textId="77777777" w:rsidTr="00F15D2C">
        <w:tc>
          <w:tcPr>
            <w:tcW w:w="316" w:type="dxa"/>
            <w:tcBorders>
              <w:top w:val="single" w:sz="12" w:space="0" w:color="auto"/>
              <w:bottom w:val="single" w:sz="12" w:space="0" w:color="auto"/>
            </w:tcBorders>
            <w:tcMar>
              <w:left w:w="0" w:type="dxa"/>
              <w:right w:w="0" w:type="dxa"/>
            </w:tcMar>
            <w:vAlign w:val="center"/>
          </w:tcPr>
          <w:p w14:paraId="442BD347" w14:textId="77777777" w:rsidR="00F15D2C" w:rsidRDefault="00F15D2C" w:rsidP="00F15D2C">
            <w:pPr>
              <w:pStyle w:val="BodyText"/>
              <w:spacing w:after="0"/>
              <w:jc w:val="center"/>
            </w:pPr>
            <w:r>
              <w:t>15</w:t>
            </w:r>
          </w:p>
        </w:tc>
        <w:tc>
          <w:tcPr>
            <w:tcW w:w="316" w:type="dxa"/>
            <w:tcBorders>
              <w:top w:val="single" w:sz="12" w:space="0" w:color="auto"/>
              <w:bottom w:val="single" w:sz="12" w:space="0" w:color="auto"/>
            </w:tcBorders>
            <w:tcMar>
              <w:left w:w="0" w:type="dxa"/>
              <w:right w:w="0" w:type="dxa"/>
            </w:tcMar>
            <w:vAlign w:val="center"/>
          </w:tcPr>
          <w:p w14:paraId="60551113" w14:textId="77777777" w:rsidR="00F15D2C" w:rsidRDefault="00F15D2C" w:rsidP="00F15D2C">
            <w:pPr>
              <w:pStyle w:val="BodyText"/>
              <w:spacing w:after="0"/>
              <w:jc w:val="center"/>
            </w:pPr>
            <w:r>
              <w:t>14</w:t>
            </w:r>
          </w:p>
        </w:tc>
        <w:tc>
          <w:tcPr>
            <w:tcW w:w="316" w:type="dxa"/>
            <w:tcBorders>
              <w:top w:val="single" w:sz="12" w:space="0" w:color="auto"/>
              <w:bottom w:val="single" w:sz="12" w:space="0" w:color="auto"/>
            </w:tcBorders>
            <w:tcMar>
              <w:left w:w="0" w:type="dxa"/>
              <w:right w:w="0" w:type="dxa"/>
            </w:tcMar>
            <w:vAlign w:val="center"/>
          </w:tcPr>
          <w:p w14:paraId="3A7CEE47" w14:textId="77777777" w:rsidR="00F15D2C" w:rsidRDefault="00F15D2C" w:rsidP="00F15D2C">
            <w:pPr>
              <w:pStyle w:val="BodyText"/>
              <w:spacing w:after="0"/>
              <w:jc w:val="center"/>
            </w:pPr>
            <w:r>
              <w:t>13</w:t>
            </w:r>
          </w:p>
        </w:tc>
        <w:tc>
          <w:tcPr>
            <w:tcW w:w="316" w:type="dxa"/>
            <w:tcBorders>
              <w:top w:val="single" w:sz="12" w:space="0" w:color="auto"/>
              <w:bottom w:val="single" w:sz="12" w:space="0" w:color="auto"/>
            </w:tcBorders>
            <w:tcMar>
              <w:left w:w="0" w:type="dxa"/>
              <w:right w:w="0" w:type="dxa"/>
            </w:tcMar>
            <w:vAlign w:val="center"/>
          </w:tcPr>
          <w:p w14:paraId="65CDF49B" w14:textId="77777777" w:rsidR="00F15D2C" w:rsidRDefault="00F15D2C" w:rsidP="00F15D2C">
            <w:pPr>
              <w:pStyle w:val="BodyText"/>
              <w:spacing w:after="0"/>
              <w:jc w:val="center"/>
            </w:pPr>
            <w:r>
              <w:t>12</w:t>
            </w:r>
          </w:p>
        </w:tc>
        <w:tc>
          <w:tcPr>
            <w:tcW w:w="316" w:type="dxa"/>
            <w:tcBorders>
              <w:top w:val="single" w:sz="12" w:space="0" w:color="auto"/>
              <w:bottom w:val="single" w:sz="12" w:space="0" w:color="auto"/>
            </w:tcBorders>
            <w:tcMar>
              <w:left w:w="0" w:type="dxa"/>
              <w:right w:w="0" w:type="dxa"/>
            </w:tcMar>
            <w:vAlign w:val="center"/>
          </w:tcPr>
          <w:p w14:paraId="292DBDD8" w14:textId="77777777" w:rsidR="00F15D2C" w:rsidRDefault="00F15D2C" w:rsidP="00F15D2C">
            <w:pPr>
              <w:pStyle w:val="BodyText"/>
              <w:spacing w:after="0"/>
              <w:jc w:val="center"/>
            </w:pPr>
            <w:r>
              <w:t>11</w:t>
            </w:r>
          </w:p>
        </w:tc>
        <w:tc>
          <w:tcPr>
            <w:tcW w:w="316" w:type="dxa"/>
            <w:tcBorders>
              <w:top w:val="single" w:sz="12" w:space="0" w:color="auto"/>
              <w:bottom w:val="single" w:sz="12" w:space="0" w:color="auto"/>
            </w:tcBorders>
            <w:tcMar>
              <w:left w:w="0" w:type="dxa"/>
              <w:right w:w="0" w:type="dxa"/>
            </w:tcMar>
            <w:vAlign w:val="center"/>
          </w:tcPr>
          <w:p w14:paraId="5AD8D1A5" w14:textId="77777777" w:rsidR="00F15D2C" w:rsidRDefault="00F15D2C" w:rsidP="00F15D2C">
            <w:pPr>
              <w:pStyle w:val="BodyText"/>
              <w:spacing w:after="0"/>
              <w:jc w:val="center"/>
            </w:pPr>
            <w:r>
              <w:t>10</w:t>
            </w:r>
          </w:p>
        </w:tc>
        <w:tc>
          <w:tcPr>
            <w:tcW w:w="316" w:type="dxa"/>
            <w:tcBorders>
              <w:top w:val="single" w:sz="12" w:space="0" w:color="auto"/>
              <w:bottom w:val="single" w:sz="12" w:space="0" w:color="auto"/>
            </w:tcBorders>
            <w:tcMar>
              <w:left w:w="0" w:type="dxa"/>
              <w:right w:w="0" w:type="dxa"/>
            </w:tcMar>
            <w:vAlign w:val="center"/>
          </w:tcPr>
          <w:p w14:paraId="4AEFA066" w14:textId="77777777" w:rsidR="00F15D2C" w:rsidRDefault="00F15D2C" w:rsidP="00F15D2C">
            <w:pPr>
              <w:pStyle w:val="BodyText"/>
              <w:spacing w:after="0"/>
              <w:jc w:val="center"/>
            </w:pPr>
            <w:r>
              <w:t>9</w:t>
            </w:r>
          </w:p>
        </w:tc>
        <w:tc>
          <w:tcPr>
            <w:tcW w:w="316" w:type="dxa"/>
            <w:tcBorders>
              <w:top w:val="single" w:sz="12" w:space="0" w:color="auto"/>
              <w:bottom w:val="single" w:sz="12" w:space="0" w:color="auto"/>
            </w:tcBorders>
            <w:tcMar>
              <w:left w:w="0" w:type="dxa"/>
              <w:right w:w="0" w:type="dxa"/>
            </w:tcMar>
            <w:vAlign w:val="center"/>
          </w:tcPr>
          <w:p w14:paraId="65E953C0" w14:textId="77777777" w:rsidR="00F15D2C" w:rsidRDefault="00F15D2C" w:rsidP="00F15D2C">
            <w:pPr>
              <w:pStyle w:val="BodyText"/>
              <w:spacing w:after="0"/>
              <w:jc w:val="center"/>
            </w:pPr>
            <w:r>
              <w:t>8</w:t>
            </w:r>
          </w:p>
        </w:tc>
        <w:tc>
          <w:tcPr>
            <w:tcW w:w="316" w:type="dxa"/>
            <w:tcBorders>
              <w:top w:val="single" w:sz="12" w:space="0" w:color="auto"/>
              <w:bottom w:val="single" w:sz="12" w:space="0" w:color="auto"/>
            </w:tcBorders>
            <w:tcMar>
              <w:left w:w="0" w:type="dxa"/>
              <w:right w:w="0" w:type="dxa"/>
            </w:tcMar>
            <w:vAlign w:val="center"/>
          </w:tcPr>
          <w:p w14:paraId="433EDFC4" w14:textId="77777777" w:rsidR="00F15D2C" w:rsidRDefault="00F15D2C" w:rsidP="00F15D2C">
            <w:pPr>
              <w:pStyle w:val="BodyText"/>
              <w:spacing w:after="0"/>
              <w:jc w:val="center"/>
            </w:pPr>
            <w:r>
              <w:t>7</w:t>
            </w:r>
          </w:p>
        </w:tc>
        <w:tc>
          <w:tcPr>
            <w:tcW w:w="316" w:type="dxa"/>
            <w:tcBorders>
              <w:top w:val="single" w:sz="12" w:space="0" w:color="auto"/>
              <w:bottom w:val="single" w:sz="12" w:space="0" w:color="auto"/>
            </w:tcBorders>
            <w:tcMar>
              <w:left w:w="0" w:type="dxa"/>
              <w:right w:w="0" w:type="dxa"/>
            </w:tcMar>
            <w:vAlign w:val="center"/>
          </w:tcPr>
          <w:p w14:paraId="5E1B3513" w14:textId="77777777" w:rsidR="00F15D2C" w:rsidRDefault="00F15D2C" w:rsidP="00F15D2C">
            <w:pPr>
              <w:pStyle w:val="BodyText"/>
              <w:spacing w:after="0"/>
              <w:jc w:val="center"/>
            </w:pPr>
            <w:r>
              <w:t>6</w:t>
            </w:r>
          </w:p>
        </w:tc>
        <w:tc>
          <w:tcPr>
            <w:tcW w:w="316" w:type="dxa"/>
            <w:tcBorders>
              <w:top w:val="single" w:sz="12" w:space="0" w:color="auto"/>
              <w:bottom w:val="single" w:sz="12" w:space="0" w:color="auto"/>
            </w:tcBorders>
            <w:tcMar>
              <w:left w:w="0" w:type="dxa"/>
              <w:right w:w="0" w:type="dxa"/>
            </w:tcMar>
            <w:vAlign w:val="center"/>
          </w:tcPr>
          <w:p w14:paraId="54CFEFB2" w14:textId="77777777" w:rsidR="00F15D2C" w:rsidRDefault="00F15D2C" w:rsidP="00F15D2C">
            <w:pPr>
              <w:pStyle w:val="BodyText"/>
              <w:spacing w:after="0"/>
              <w:jc w:val="center"/>
            </w:pPr>
            <w:r>
              <w:t>5</w:t>
            </w:r>
          </w:p>
        </w:tc>
        <w:tc>
          <w:tcPr>
            <w:tcW w:w="316" w:type="dxa"/>
            <w:tcBorders>
              <w:top w:val="single" w:sz="12" w:space="0" w:color="auto"/>
              <w:bottom w:val="single" w:sz="12" w:space="0" w:color="auto"/>
            </w:tcBorders>
            <w:tcMar>
              <w:left w:w="0" w:type="dxa"/>
              <w:right w:w="0" w:type="dxa"/>
            </w:tcMar>
            <w:vAlign w:val="center"/>
          </w:tcPr>
          <w:p w14:paraId="482B58AE" w14:textId="77777777" w:rsidR="00F15D2C" w:rsidRDefault="00F15D2C" w:rsidP="00F15D2C">
            <w:pPr>
              <w:pStyle w:val="BodyText"/>
              <w:spacing w:after="0"/>
              <w:jc w:val="center"/>
            </w:pPr>
            <w:r>
              <w:t>4</w:t>
            </w:r>
          </w:p>
        </w:tc>
        <w:tc>
          <w:tcPr>
            <w:tcW w:w="316" w:type="dxa"/>
            <w:tcBorders>
              <w:top w:val="single" w:sz="12" w:space="0" w:color="auto"/>
              <w:bottom w:val="single" w:sz="12" w:space="0" w:color="auto"/>
            </w:tcBorders>
            <w:tcMar>
              <w:left w:w="0" w:type="dxa"/>
              <w:right w:w="0" w:type="dxa"/>
            </w:tcMar>
            <w:vAlign w:val="center"/>
          </w:tcPr>
          <w:p w14:paraId="41F5DCF5" w14:textId="77777777" w:rsidR="00F15D2C" w:rsidRDefault="00F15D2C" w:rsidP="00F15D2C">
            <w:pPr>
              <w:pStyle w:val="BodyText"/>
              <w:spacing w:after="0"/>
              <w:jc w:val="center"/>
            </w:pPr>
            <w:r>
              <w:t>3</w:t>
            </w:r>
          </w:p>
        </w:tc>
        <w:tc>
          <w:tcPr>
            <w:tcW w:w="316" w:type="dxa"/>
            <w:tcBorders>
              <w:top w:val="single" w:sz="12" w:space="0" w:color="auto"/>
              <w:bottom w:val="single" w:sz="12" w:space="0" w:color="auto"/>
            </w:tcBorders>
            <w:tcMar>
              <w:left w:w="0" w:type="dxa"/>
              <w:right w:w="0" w:type="dxa"/>
            </w:tcMar>
            <w:vAlign w:val="center"/>
          </w:tcPr>
          <w:p w14:paraId="102A835D" w14:textId="77777777" w:rsidR="00F15D2C" w:rsidRDefault="00F15D2C" w:rsidP="00F15D2C">
            <w:pPr>
              <w:pStyle w:val="BodyText"/>
              <w:spacing w:after="0"/>
              <w:jc w:val="center"/>
            </w:pPr>
            <w:r>
              <w:t>2</w:t>
            </w:r>
          </w:p>
        </w:tc>
        <w:tc>
          <w:tcPr>
            <w:tcW w:w="316" w:type="dxa"/>
            <w:tcBorders>
              <w:top w:val="single" w:sz="12" w:space="0" w:color="auto"/>
              <w:bottom w:val="single" w:sz="12" w:space="0" w:color="auto"/>
            </w:tcBorders>
            <w:tcMar>
              <w:left w:w="0" w:type="dxa"/>
              <w:right w:w="0" w:type="dxa"/>
            </w:tcMar>
            <w:vAlign w:val="center"/>
          </w:tcPr>
          <w:p w14:paraId="49FE50E4" w14:textId="77777777" w:rsidR="00F15D2C" w:rsidRDefault="00F15D2C" w:rsidP="00F15D2C">
            <w:pPr>
              <w:pStyle w:val="BodyText"/>
              <w:spacing w:after="0"/>
              <w:jc w:val="center"/>
            </w:pPr>
            <w:r>
              <w:t>1</w:t>
            </w:r>
          </w:p>
        </w:tc>
        <w:tc>
          <w:tcPr>
            <w:tcW w:w="316" w:type="dxa"/>
            <w:tcBorders>
              <w:top w:val="single" w:sz="12" w:space="0" w:color="auto"/>
              <w:bottom w:val="single" w:sz="12" w:space="0" w:color="auto"/>
              <w:right w:val="single" w:sz="12" w:space="0" w:color="auto"/>
            </w:tcBorders>
            <w:tcMar>
              <w:left w:w="0" w:type="dxa"/>
              <w:right w:w="0" w:type="dxa"/>
            </w:tcMar>
            <w:vAlign w:val="center"/>
          </w:tcPr>
          <w:p w14:paraId="3C7206F5" w14:textId="77777777" w:rsidR="00F15D2C" w:rsidRDefault="00F15D2C" w:rsidP="00F15D2C">
            <w:pPr>
              <w:pStyle w:val="BodyText"/>
              <w:spacing w:after="0"/>
              <w:jc w:val="center"/>
            </w:pPr>
            <w:r>
              <w:t>0</w:t>
            </w:r>
          </w:p>
        </w:tc>
        <w:tc>
          <w:tcPr>
            <w:tcW w:w="3420" w:type="dxa"/>
            <w:tcBorders>
              <w:top w:val="single" w:sz="12" w:space="0" w:color="auto"/>
              <w:left w:val="single" w:sz="12" w:space="0" w:color="auto"/>
              <w:bottom w:val="single" w:sz="12" w:space="0" w:color="auto"/>
            </w:tcBorders>
          </w:tcPr>
          <w:p w14:paraId="7D81AD75" w14:textId="77777777" w:rsidR="00F15D2C" w:rsidRDefault="00F15D2C" w:rsidP="00F15D2C">
            <w:pPr>
              <w:pStyle w:val="BodyText"/>
              <w:spacing w:after="0"/>
            </w:pPr>
            <w:r>
              <w:t>Function</w:t>
            </w:r>
          </w:p>
        </w:tc>
      </w:tr>
      <w:tr w:rsidR="00F15D2C" w14:paraId="3DA2AAFA" w14:textId="77777777" w:rsidTr="00F15D2C">
        <w:tc>
          <w:tcPr>
            <w:tcW w:w="316" w:type="dxa"/>
            <w:tcBorders>
              <w:top w:val="single" w:sz="12" w:space="0" w:color="auto"/>
              <w:bottom w:val="single" w:sz="4" w:space="0" w:color="auto"/>
            </w:tcBorders>
            <w:tcMar>
              <w:left w:w="0" w:type="dxa"/>
              <w:right w:w="0" w:type="dxa"/>
            </w:tcMar>
            <w:vAlign w:val="center"/>
          </w:tcPr>
          <w:p w14:paraId="55F0E5FC" w14:textId="77777777" w:rsidR="00F15D2C" w:rsidRDefault="00F15D2C" w:rsidP="00F15D2C">
            <w:pPr>
              <w:pStyle w:val="BodyText"/>
              <w:spacing w:after="0"/>
              <w:jc w:val="center"/>
            </w:pPr>
            <w:r>
              <w:t>0</w:t>
            </w:r>
          </w:p>
        </w:tc>
        <w:tc>
          <w:tcPr>
            <w:tcW w:w="4740" w:type="dxa"/>
            <w:gridSpan w:val="15"/>
            <w:tcBorders>
              <w:top w:val="single" w:sz="12" w:space="0" w:color="auto"/>
              <w:bottom w:val="single" w:sz="4" w:space="0" w:color="auto"/>
              <w:right w:val="single" w:sz="12" w:space="0" w:color="auto"/>
            </w:tcBorders>
            <w:tcMar>
              <w:left w:w="0" w:type="dxa"/>
              <w:right w:w="0" w:type="dxa"/>
            </w:tcMar>
            <w:vAlign w:val="center"/>
          </w:tcPr>
          <w:p w14:paraId="15B3C699" w14:textId="77777777" w:rsidR="00F15D2C" w:rsidRDefault="00C8201D" w:rsidP="00214A37">
            <w:pPr>
              <w:pStyle w:val="BodyText"/>
              <w:spacing w:after="0"/>
              <w:jc w:val="center"/>
            </w:pPr>
            <w:r>
              <w:t xml:space="preserve">High Level </w:t>
            </w:r>
            <w:r w:rsidR="00F15D2C">
              <w:t>Execution token (</w:t>
            </w:r>
            <w:r w:rsidR="00AF420B">
              <w:t xml:space="preserve">external RAM </w:t>
            </w:r>
            <w:r w:rsidR="00214A37">
              <w:t>address</w:t>
            </w:r>
            <w:r w:rsidR="00F15D2C">
              <w:t>)</w:t>
            </w:r>
          </w:p>
        </w:tc>
        <w:tc>
          <w:tcPr>
            <w:tcW w:w="3420" w:type="dxa"/>
            <w:tcBorders>
              <w:top w:val="single" w:sz="12" w:space="0" w:color="auto"/>
              <w:left w:val="single" w:sz="12" w:space="0" w:color="auto"/>
              <w:bottom w:val="single" w:sz="4" w:space="0" w:color="auto"/>
            </w:tcBorders>
          </w:tcPr>
          <w:p w14:paraId="2CD68B17" w14:textId="77777777" w:rsidR="00F15D2C" w:rsidRDefault="00F15D2C" w:rsidP="00D37534">
            <w:pPr>
              <w:pStyle w:val="BodyText"/>
              <w:spacing w:after="0"/>
            </w:pPr>
            <w:r>
              <w:t xml:space="preserve">Call </w:t>
            </w:r>
            <w:r w:rsidR="00D37534">
              <w:t>pFVM</w:t>
            </w:r>
            <w:r>
              <w:t xml:space="preserve"> </w:t>
            </w:r>
            <w:r w:rsidR="00D37534">
              <w:t>code</w:t>
            </w:r>
            <w:r>
              <w:t xml:space="preserve"> in</w:t>
            </w:r>
            <w:r w:rsidR="00586B2E">
              <w:t xml:space="preserve"> low</w:t>
            </w:r>
            <w:r>
              <w:t xml:space="preserve"> external RAM</w:t>
            </w:r>
          </w:p>
        </w:tc>
      </w:tr>
      <w:tr w:rsidR="00D83763" w14:paraId="729E06E3" w14:textId="77777777" w:rsidTr="00CB0A4B">
        <w:tc>
          <w:tcPr>
            <w:tcW w:w="316" w:type="dxa"/>
            <w:tcMar>
              <w:left w:w="0" w:type="dxa"/>
              <w:right w:w="0" w:type="dxa"/>
            </w:tcMar>
            <w:vAlign w:val="center"/>
          </w:tcPr>
          <w:p w14:paraId="24860673" w14:textId="77777777" w:rsidR="00D83763" w:rsidRDefault="00D83763" w:rsidP="00F15D2C">
            <w:pPr>
              <w:pStyle w:val="BodyText"/>
              <w:spacing w:after="0"/>
              <w:jc w:val="center"/>
            </w:pPr>
            <w:r>
              <w:t>1</w:t>
            </w:r>
          </w:p>
        </w:tc>
        <w:tc>
          <w:tcPr>
            <w:tcW w:w="316" w:type="dxa"/>
            <w:tcMar>
              <w:left w:w="0" w:type="dxa"/>
              <w:right w:w="0" w:type="dxa"/>
            </w:tcMar>
            <w:vAlign w:val="center"/>
          </w:tcPr>
          <w:p w14:paraId="44B22426" w14:textId="77777777" w:rsidR="00D83763" w:rsidRDefault="00D83763" w:rsidP="00F15D2C">
            <w:pPr>
              <w:pStyle w:val="BodyText"/>
              <w:spacing w:after="0"/>
              <w:jc w:val="center"/>
            </w:pPr>
            <w:r>
              <w:t>1</w:t>
            </w:r>
          </w:p>
        </w:tc>
        <w:tc>
          <w:tcPr>
            <w:tcW w:w="316" w:type="dxa"/>
            <w:tcMar>
              <w:left w:w="0" w:type="dxa"/>
              <w:right w:w="0" w:type="dxa"/>
            </w:tcMar>
            <w:vAlign w:val="center"/>
          </w:tcPr>
          <w:p w14:paraId="01218C64" w14:textId="77777777" w:rsidR="00D83763" w:rsidRDefault="00D83763" w:rsidP="00F15D2C">
            <w:pPr>
              <w:pStyle w:val="BodyText"/>
              <w:spacing w:after="0"/>
              <w:jc w:val="center"/>
            </w:pPr>
            <w:r>
              <w:t>0</w:t>
            </w:r>
          </w:p>
        </w:tc>
        <w:tc>
          <w:tcPr>
            <w:tcW w:w="316" w:type="dxa"/>
            <w:tcMar>
              <w:left w:w="0" w:type="dxa"/>
              <w:right w:w="0" w:type="dxa"/>
            </w:tcMar>
            <w:vAlign w:val="center"/>
          </w:tcPr>
          <w:p w14:paraId="7F138FD9" w14:textId="77777777" w:rsidR="00D83763" w:rsidRDefault="00D83763" w:rsidP="00F15D2C">
            <w:pPr>
              <w:pStyle w:val="BodyText"/>
              <w:spacing w:after="0"/>
              <w:jc w:val="center"/>
            </w:pPr>
            <w:r>
              <w:t>0</w:t>
            </w:r>
          </w:p>
        </w:tc>
        <w:tc>
          <w:tcPr>
            <w:tcW w:w="632" w:type="dxa"/>
            <w:gridSpan w:val="2"/>
            <w:vMerge w:val="restart"/>
            <w:vAlign w:val="center"/>
          </w:tcPr>
          <w:p w14:paraId="2C826887" w14:textId="77777777" w:rsidR="00D83763" w:rsidRDefault="00D83763" w:rsidP="00F15D2C">
            <w:pPr>
              <w:pStyle w:val="BodyText"/>
              <w:spacing w:after="0"/>
              <w:jc w:val="center"/>
            </w:pPr>
            <w:r>
              <w:t>00</w:t>
            </w:r>
          </w:p>
        </w:tc>
        <w:tc>
          <w:tcPr>
            <w:tcW w:w="316" w:type="dxa"/>
            <w:vMerge w:val="restart"/>
            <w:tcMar>
              <w:left w:w="0" w:type="dxa"/>
              <w:right w:w="0" w:type="dxa"/>
            </w:tcMar>
            <w:vAlign w:val="center"/>
          </w:tcPr>
          <w:p w14:paraId="21F0C941" w14:textId="77777777" w:rsidR="00D83763" w:rsidRDefault="00D83763" w:rsidP="00F15D2C">
            <w:pPr>
              <w:pStyle w:val="BodyText"/>
              <w:spacing w:after="0"/>
              <w:jc w:val="center"/>
            </w:pPr>
            <w:r>
              <w:t>ea</w:t>
            </w:r>
          </w:p>
        </w:tc>
        <w:tc>
          <w:tcPr>
            <w:tcW w:w="2844" w:type="dxa"/>
            <w:gridSpan w:val="9"/>
            <w:vMerge w:val="restart"/>
            <w:tcBorders>
              <w:right w:val="single" w:sz="12" w:space="0" w:color="auto"/>
            </w:tcBorders>
            <w:tcMar>
              <w:left w:w="0" w:type="dxa"/>
              <w:right w:w="0" w:type="dxa"/>
            </w:tcMar>
            <w:vAlign w:val="center"/>
          </w:tcPr>
          <w:p w14:paraId="2D657DA9" w14:textId="77777777" w:rsidR="00D83763" w:rsidRDefault="00D83763" w:rsidP="00F15D2C">
            <w:pPr>
              <w:pStyle w:val="BodyText"/>
              <w:spacing w:after="0"/>
              <w:jc w:val="center"/>
            </w:pPr>
            <w:r>
              <w:t>F18 RAM/ROM/Port address</w:t>
            </w:r>
          </w:p>
        </w:tc>
        <w:tc>
          <w:tcPr>
            <w:tcW w:w="3420" w:type="dxa"/>
            <w:tcBorders>
              <w:top w:val="single" w:sz="4" w:space="0" w:color="auto"/>
              <w:left w:val="single" w:sz="12" w:space="0" w:color="auto"/>
              <w:bottom w:val="single" w:sz="4" w:space="0" w:color="auto"/>
            </w:tcBorders>
          </w:tcPr>
          <w:p w14:paraId="299274F8" w14:textId="77777777" w:rsidR="00D83763" w:rsidRDefault="00D83763" w:rsidP="00F15D2C">
            <w:pPr>
              <w:pStyle w:val="BodyText"/>
              <w:spacing w:after="0"/>
            </w:pPr>
            <w:r>
              <w:t>Call F18 definition in Bitsy node</w:t>
            </w:r>
            <w:r w:rsidR="00586B2E">
              <w:t xml:space="preserve"> 105</w:t>
            </w:r>
          </w:p>
        </w:tc>
      </w:tr>
      <w:tr w:rsidR="00D83763" w14:paraId="73FF2BA4" w14:textId="77777777" w:rsidTr="00CB0A4B">
        <w:tc>
          <w:tcPr>
            <w:tcW w:w="316" w:type="dxa"/>
            <w:tcMar>
              <w:left w:w="0" w:type="dxa"/>
              <w:right w:w="0" w:type="dxa"/>
            </w:tcMar>
            <w:vAlign w:val="center"/>
          </w:tcPr>
          <w:p w14:paraId="337B2688" w14:textId="77777777" w:rsidR="00D83763" w:rsidRDefault="00D83763" w:rsidP="00F15D2C">
            <w:pPr>
              <w:pStyle w:val="BodyText"/>
              <w:spacing w:after="0"/>
              <w:jc w:val="center"/>
            </w:pPr>
            <w:r>
              <w:t>1</w:t>
            </w:r>
          </w:p>
        </w:tc>
        <w:tc>
          <w:tcPr>
            <w:tcW w:w="316" w:type="dxa"/>
            <w:tcMar>
              <w:left w:w="0" w:type="dxa"/>
              <w:right w:w="0" w:type="dxa"/>
            </w:tcMar>
            <w:vAlign w:val="center"/>
          </w:tcPr>
          <w:p w14:paraId="1681F0D2" w14:textId="77777777" w:rsidR="00D83763" w:rsidRDefault="00D83763" w:rsidP="00F15D2C">
            <w:pPr>
              <w:pStyle w:val="BodyText"/>
              <w:spacing w:after="0"/>
              <w:jc w:val="center"/>
            </w:pPr>
            <w:r>
              <w:t>1</w:t>
            </w:r>
          </w:p>
        </w:tc>
        <w:tc>
          <w:tcPr>
            <w:tcW w:w="316" w:type="dxa"/>
            <w:tcMar>
              <w:left w:w="0" w:type="dxa"/>
              <w:right w:w="0" w:type="dxa"/>
            </w:tcMar>
            <w:vAlign w:val="center"/>
          </w:tcPr>
          <w:p w14:paraId="120071B9" w14:textId="77777777" w:rsidR="00D83763" w:rsidRDefault="00D83763" w:rsidP="00F15D2C">
            <w:pPr>
              <w:pStyle w:val="BodyText"/>
              <w:spacing w:after="0"/>
              <w:jc w:val="center"/>
            </w:pPr>
            <w:r>
              <w:t>1</w:t>
            </w:r>
          </w:p>
        </w:tc>
        <w:tc>
          <w:tcPr>
            <w:tcW w:w="316" w:type="dxa"/>
            <w:tcMar>
              <w:left w:w="0" w:type="dxa"/>
              <w:right w:w="0" w:type="dxa"/>
            </w:tcMar>
            <w:vAlign w:val="center"/>
          </w:tcPr>
          <w:p w14:paraId="361779FC" w14:textId="77777777" w:rsidR="00D83763" w:rsidRDefault="00D83763" w:rsidP="00F15D2C">
            <w:pPr>
              <w:pStyle w:val="BodyText"/>
              <w:spacing w:after="0"/>
              <w:jc w:val="center"/>
            </w:pPr>
            <w:r>
              <w:t>0</w:t>
            </w:r>
          </w:p>
        </w:tc>
        <w:tc>
          <w:tcPr>
            <w:tcW w:w="632" w:type="dxa"/>
            <w:gridSpan w:val="2"/>
            <w:vMerge/>
            <w:vAlign w:val="center"/>
          </w:tcPr>
          <w:p w14:paraId="3DAF7FBB" w14:textId="77777777" w:rsidR="00D83763" w:rsidRDefault="00D83763" w:rsidP="00F15D2C">
            <w:pPr>
              <w:pStyle w:val="BodyText"/>
              <w:spacing w:after="0"/>
              <w:jc w:val="center"/>
            </w:pPr>
          </w:p>
        </w:tc>
        <w:tc>
          <w:tcPr>
            <w:tcW w:w="316" w:type="dxa"/>
            <w:vMerge/>
            <w:tcMar>
              <w:left w:w="0" w:type="dxa"/>
              <w:right w:w="0" w:type="dxa"/>
            </w:tcMar>
            <w:vAlign w:val="center"/>
          </w:tcPr>
          <w:p w14:paraId="10C3F1D8" w14:textId="77777777" w:rsidR="00D83763" w:rsidRDefault="00D83763" w:rsidP="00F15D2C">
            <w:pPr>
              <w:pStyle w:val="BodyText"/>
              <w:spacing w:after="0"/>
              <w:jc w:val="center"/>
            </w:pPr>
          </w:p>
        </w:tc>
        <w:tc>
          <w:tcPr>
            <w:tcW w:w="2844" w:type="dxa"/>
            <w:gridSpan w:val="9"/>
            <w:vMerge/>
            <w:tcBorders>
              <w:right w:val="single" w:sz="12" w:space="0" w:color="auto"/>
            </w:tcBorders>
            <w:tcMar>
              <w:left w:w="0" w:type="dxa"/>
              <w:right w:w="0" w:type="dxa"/>
            </w:tcMar>
            <w:vAlign w:val="center"/>
          </w:tcPr>
          <w:p w14:paraId="482194D4" w14:textId="77777777" w:rsidR="00D83763" w:rsidRDefault="00D83763" w:rsidP="00F15D2C">
            <w:pPr>
              <w:pStyle w:val="BodyText"/>
              <w:spacing w:after="0"/>
              <w:jc w:val="center"/>
            </w:pPr>
          </w:p>
        </w:tc>
        <w:tc>
          <w:tcPr>
            <w:tcW w:w="3420" w:type="dxa"/>
            <w:tcBorders>
              <w:top w:val="single" w:sz="4" w:space="0" w:color="auto"/>
              <w:left w:val="single" w:sz="12" w:space="0" w:color="auto"/>
              <w:bottom w:val="single" w:sz="4" w:space="0" w:color="auto"/>
            </w:tcBorders>
          </w:tcPr>
          <w:p w14:paraId="4B576D0B" w14:textId="77777777" w:rsidR="00D83763" w:rsidRDefault="00586B2E" w:rsidP="00586B2E">
            <w:pPr>
              <w:pStyle w:val="BodyText"/>
              <w:spacing w:after="0"/>
            </w:pPr>
            <w:r>
              <w:t>Call</w:t>
            </w:r>
            <w:r w:rsidR="00D83763">
              <w:t xml:space="preserve"> </w:t>
            </w:r>
            <w:r>
              <w:t xml:space="preserve">F18 definition in </w:t>
            </w:r>
            <w:r w:rsidR="00D83763">
              <w:t xml:space="preserve">node 205 </w:t>
            </w:r>
            <w:r>
              <w:t>through</w:t>
            </w:r>
            <w:r w:rsidR="00D83763">
              <w:t xml:space="preserve"> </w:t>
            </w:r>
            <w:r w:rsidR="00D83763" w:rsidRPr="00A84360">
              <w:rPr>
                <w:b/>
              </w:rPr>
              <w:t>up</w:t>
            </w:r>
            <w:r w:rsidR="00D83763">
              <w:t xml:space="preserve"> port of bitsy node</w:t>
            </w:r>
          </w:p>
        </w:tc>
      </w:tr>
      <w:tr w:rsidR="00D83763" w14:paraId="1A484DD4" w14:textId="77777777" w:rsidTr="00CB0A4B">
        <w:tc>
          <w:tcPr>
            <w:tcW w:w="316" w:type="dxa"/>
            <w:tcMar>
              <w:left w:w="0" w:type="dxa"/>
              <w:right w:w="0" w:type="dxa"/>
            </w:tcMar>
            <w:vAlign w:val="center"/>
          </w:tcPr>
          <w:p w14:paraId="1F3A1AF5" w14:textId="77777777" w:rsidR="00D83763" w:rsidRDefault="00D83763" w:rsidP="00F15D2C">
            <w:pPr>
              <w:pStyle w:val="BodyText"/>
              <w:spacing w:after="0"/>
              <w:jc w:val="center"/>
            </w:pPr>
            <w:r>
              <w:t>1</w:t>
            </w:r>
          </w:p>
        </w:tc>
        <w:tc>
          <w:tcPr>
            <w:tcW w:w="316" w:type="dxa"/>
            <w:tcMar>
              <w:left w:w="0" w:type="dxa"/>
              <w:right w:w="0" w:type="dxa"/>
            </w:tcMar>
            <w:vAlign w:val="center"/>
          </w:tcPr>
          <w:p w14:paraId="1328DD88" w14:textId="77777777" w:rsidR="00D83763" w:rsidRDefault="00D83763" w:rsidP="00F15D2C">
            <w:pPr>
              <w:pStyle w:val="BodyText"/>
              <w:spacing w:after="0"/>
              <w:jc w:val="center"/>
            </w:pPr>
            <w:r>
              <w:t>1</w:t>
            </w:r>
          </w:p>
        </w:tc>
        <w:tc>
          <w:tcPr>
            <w:tcW w:w="316" w:type="dxa"/>
            <w:tcMar>
              <w:left w:w="0" w:type="dxa"/>
              <w:right w:w="0" w:type="dxa"/>
            </w:tcMar>
            <w:vAlign w:val="center"/>
          </w:tcPr>
          <w:p w14:paraId="21C76A8C" w14:textId="77777777" w:rsidR="00D83763" w:rsidRDefault="00D83763" w:rsidP="00F15D2C">
            <w:pPr>
              <w:pStyle w:val="BodyText"/>
              <w:spacing w:after="0"/>
              <w:jc w:val="center"/>
            </w:pPr>
            <w:r>
              <w:t>1</w:t>
            </w:r>
          </w:p>
        </w:tc>
        <w:tc>
          <w:tcPr>
            <w:tcW w:w="316" w:type="dxa"/>
            <w:tcMar>
              <w:left w:w="0" w:type="dxa"/>
              <w:right w:w="0" w:type="dxa"/>
            </w:tcMar>
            <w:vAlign w:val="center"/>
          </w:tcPr>
          <w:p w14:paraId="7A4F42EA" w14:textId="77777777" w:rsidR="00D83763" w:rsidRDefault="00D83763" w:rsidP="00F15D2C">
            <w:pPr>
              <w:pStyle w:val="BodyText"/>
              <w:spacing w:after="0"/>
              <w:jc w:val="center"/>
            </w:pPr>
            <w:r>
              <w:t>1</w:t>
            </w:r>
          </w:p>
        </w:tc>
        <w:tc>
          <w:tcPr>
            <w:tcW w:w="632" w:type="dxa"/>
            <w:gridSpan w:val="2"/>
            <w:vMerge/>
            <w:vAlign w:val="center"/>
          </w:tcPr>
          <w:p w14:paraId="4DC704D7" w14:textId="77777777" w:rsidR="00D83763" w:rsidRDefault="00D83763" w:rsidP="00F15D2C">
            <w:pPr>
              <w:pStyle w:val="BodyText"/>
              <w:spacing w:after="0"/>
              <w:jc w:val="center"/>
            </w:pPr>
          </w:p>
        </w:tc>
        <w:tc>
          <w:tcPr>
            <w:tcW w:w="316" w:type="dxa"/>
            <w:vMerge/>
            <w:tcMar>
              <w:left w:w="0" w:type="dxa"/>
              <w:right w:w="0" w:type="dxa"/>
            </w:tcMar>
            <w:vAlign w:val="center"/>
          </w:tcPr>
          <w:p w14:paraId="6711936E" w14:textId="77777777" w:rsidR="00D83763" w:rsidRDefault="00D83763" w:rsidP="00F15D2C">
            <w:pPr>
              <w:pStyle w:val="BodyText"/>
              <w:spacing w:after="0"/>
              <w:jc w:val="center"/>
            </w:pPr>
          </w:p>
        </w:tc>
        <w:tc>
          <w:tcPr>
            <w:tcW w:w="2844" w:type="dxa"/>
            <w:gridSpan w:val="9"/>
            <w:vMerge/>
            <w:tcBorders>
              <w:right w:val="single" w:sz="12" w:space="0" w:color="auto"/>
            </w:tcBorders>
            <w:tcMar>
              <w:left w:w="0" w:type="dxa"/>
              <w:right w:w="0" w:type="dxa"/>
            </w:tcMar>
            <w:vAlign w:val="center"/>
          </w:tcPr>
          <w:p w14:paraId="2851CF4F" w14:textId="77777777" w:rsidR="00D83763" w:rsidRDefault="00D83763" w:rsidP="00F15D2C">
            <w:pPr>
              <w:pStyle w:val="BodyText"/>
              <w:spacing w:after="0"/>
              <w:jc w:val="center"/>
            </w:pPr>
          </w:p>
        </w:tc>
        <w:tc>
          <w:tcPr>
            <w:tcW w:w="3420" w:type="dxa"/>
            <w:tcBorders>
              <w:top w:val="single" w:sz="4" w:space="0" w:color="auto"/>
              <w:left w:val="single" w:sz="12" w:space="0" w:color="auto"/>
              <w:bottom w:val="single" w:sz="4" w:space="0" w:color="auto"/>
            </w:tcBorders>
          </w:tcPr>
          <w:p w14:paraId="658AD633" w14:textId="77777777" w:rsidR="00D83763" w:rsidRDefault="00D83763" w:rsidP="00586B2E">
            <w:pPr>
              <w:pStyle w:val="BodyText"/>
              <w:spacing w:after="0"/>
            </w:pPr>
            <w:r>
              <w:t xml:space="preserve">Call </w:t>
            </w:r>
            <w:r w:rsidR="00586B2E">
              <w:t xml:space="preserve">F18 defn in node </w:t>
            </w:r>
            <w:r>
              <w:t xml:space="preserve">005 </w:t>
            </w:r>
            <w:r w:rsidRPr="00A84360">
              <w:rPr>
                <w:b/>
              </w:rPr>
              <w:t>down</w:t>
            </w:r>
            <w:r>
              <w:t xml:space="preserve"> bitsy</w:t>
            </w:r>
          </w:p>
        </w:tc>
      </w:tr>
      <w:tr w:rsidR="00D83763" w14:paraId="56D2B958" w14:textId="77777777" w:rsidTr="00CB0A4B">
        <w:tc>
          <w:tcPr>
            <w:tcW w:w="316" w:type="dxa"/>
            <w:tcBorders>
              <w:top w:val="single" w:sz="4" w:space="0" w:color="auto"/>
            </w:tcBorders>
            <w:tcMar>
              <w:left w:w="0" w:type="dxa"/>
              <w:right w:w="0" w:type="dxa"/>
            </w:tcMar>
            <w:vAlign w:val="center"/>
          </w:tcPr>
          <w:p w14:paraId="62DE75B0" w14:textId="77777777" w:rsidR="00D83763" w:rsidRDefault="00D83763" w:rsidP="00F15D2C">
            <w:pPr>
              <w:pStyle w:val="BodyText"/>
              <w:spacing w:after="0"/>
              <w:jc w:val="center"/>
            </w:pPr>
            <w:r>
              <w:t>1</w:t>
            </w:r>
          </w:p>
        </w:tc>
        <w:tc>
          <w:tcPr>
            <w:tcW w:w="316" w:type="dxa"/>
            <w:tcBorders>
              <w:top w:val="single" w:sz="4" w:space="0" w:color="auto"/>
            </w:tcBorders>
            <w:tcMar>
              <w:left w:w="0" w:type="dxa"/>
              <w:right w:w="0" w:type="dxa"/>
            </w:tcMar>
            <w:vAlign w:val="center"/>
          </w:tcPr>
          <w:p w14:paraId="0B55B935" w14:textId="77777777" w:rsidR="00D83763" w:rsidRDefault="00D83763" w:rsidP="00F15D2C">
            <w:pPr>
              <w:pStyle w:val="BodyText"/>
              <w:spacing w:after="0"/>
              <w:jc w:val="center"/>
            </w:pPr>
            <w:r>
              <w:t>0</w:t>
            </w:r>
          </w:p>
        </w:tc>
        <w:tc>
          <w:tcPr>
            <w:tcW w:w="316" w:type="dxa"/>
            <w:tcBorders>
              <w:top w:val="single" w:sz="4" w:space="0" w:color="auto"/>
            </w:tcBorders>
            <w:tcMar>
              <w:left w:w="0" w:type="dxa"/>
              <w:right w:w="0" w:type="dxa"/>
            </w:tcMar>
            <w:vAlign w:val="center"/>
          </w:tcPr>
          <w:p w14:paraId="72AED8AE" w14:textId="77777777" w:rsidR="00D83763" w:rsidRDefault="00D83763" w:rsidP="00F15D2C">
            <w:pPr>
              <w:pStyle w:val="BodyText"/>
              <w:spacing w:after="0"/>
              <w:jc w:val="center"/>
            </w:pPr>
            <w:r>
              <w:t>0</w:t>
            </w:r>
          </w:p>
        </w:tc>
        <w:tc>
          <w:tcPr>
            <w:tcW w:w="316" w:type="dxa"/>
            <w:tcBorders>
              <w:top w:val="single" w:sz="4" w:space="0" w:color="auto"/>
            </w:tcBorders>
            <w:tcMar>
              <w:left w:w="0" w:type="dxa"/>
              <w:right w:w="0" w:type="dxa"/>
            </w:tcMar>
            <w:vAlign w:val="center"/>
          </w:tcPr>
          <w:p w14:paraId="38BB6E6B" w14:textId="77777777" w:rsidR="00D83763" w:rsidRDefault="00D83763" w:rsidP="00F15D2C">
            <w:pPr>
              <w:pStyle w:val="BodyText"/>
              <w:spacing w:after="0"/>
              <w:jc w:val="center"/>
            </w:pPr>
            <w:r>
              <w:t>0</w:t>
            </w:r>
          </w:p>
        </w:tc>
        <w:tc>
          <w:tcPr>
            <w:tcW w:w="632" w:type="dxa"/>
            <w:gridSpan w:val="2"/>
            <w:vMerge/>
            <w:vAlign w:val="center"/>
          </w:tcPr>
          <w:p w14:paraId="0987C53B" w14:textId="77777777" w:rsidR="00D83763" w:rsidRDefault="00D83763" w:rsidP="00F15D2C">
            <w:pPr>
              <w:pStyle w:val="BodyText"/>
              <w:spacing w:after="0"/>
              <w:jc w:val="center"/>
            </w:pPr>
          </w:p>
        </w:tc>
        <w:tc>
          <w:tcPr>
            <w:tcW w:w="316" w:type="dxa"/>
            <w:vMerge/>
            <w:tcMar>
              <w:left w:w="0" w:type="dxa"/>
              <w:right w:w="0" w:type="dxa"/>
            </w:tcMar>
            <w:vAlign w:val="center"/>
          </w:tcPr>
          <w:p w14:paraId="38A6316A" w14:textId="77777777" w:rsidR="00D83763" w:rsidRDefault="00D83763" w:rsidP="00F15D2C">
            <w:pPr>
              <w:pStyle w:val="BodyText"/>
              <w:spacing w:after="0"/>
              <w:jc w:val="center"/>
            </w:pPr>
          </w:p>
        </w:tc>
        <w:tc>
          <w:tcPr>
            <w:tcW w:w="2844" w:type="dxa"/>
            <w:gridSpan w:val="9"/>
            <w:vMerge/>
            <w:tcBorders>
              <w:right w:val="single" w:sz="12" w:space="0" w:color="auto"/>
            </w:tcBorders>
            <w:tcMar>
              <w:left w:w="0" w:type="dxa"/>
              <w:right w:w="0" w:type="dxa"/>
            </w:tcMar>
            <w:vAlign w:val="center"/>
          </w:tcPr>
          <w:p w14:paraId="5AC28633" w14:textId="77777777" w:rsidR="00D83763" w:rsidRDefault="00D83763" w:rsidP="00F15D2C">
            <w:pPr>
              <w:pStyle w:val="BodyText"/>
              <w:spacing w:after="0"/>
              <w:jc w:val="center"/>
            </w:pPr>
          </w:p>
        </w:tc>
        <w:tc>
          <w:tcPr>
            <w:tcW w:w="3420" w:type="dxa"/>
            <w:tcBorders>
              <w:top w:val="single" w:sz="4" w:space="0" w:color="auto"/>
              <w:left w:val="single" w:sz="12" w:space="0" w:color="auto"/>
              <w:bottom w:val="single" w:sz="4" w:space="0" w:color="auto"/>
            </w:tcBorders>
          </w:tcPr>
          <w:p w14:paraId="73A3326F" w14:textId="77777777" w:rsidR="00D83763" w:rsidRDefault="00D83763" w:rsidP="00F15D2C">
            <w:pPr>
              <w:pStyle w:val="BodyText"/>
              <w:spacing w:after="0"/>
            </w:pPr>
            <w:r>
              <w:t>Call F18 definition in Stack node</w:t>
            </w:r>
            <w:r w:rsidR="00586B2E">
              <w:t xml:space="preserve"> 106</w:t>
            </w:r>
          </w:p>
        </w:tc>
      </w:tr>
      <w:tr w:rsidR="00D83763" w14:paraId="2D4626DE" w14:textId="77777777" w:rsidTr="00CB0A4B">
        <w:tc>
          <w:tcPr>
            <w:tcW w:w="316" w:type="dxa"/>
            <w:tcMar>
              <w:left w:w="0" w:type="dxa"/>
              <w:right w:w="0" w:type="dxa"/>
            </w:tcMar>
            <w:vAlign w:val="center"/>
          </w:tcPr>
          <w:p w14:paraId="6D1D49E5" w14:textId="77777777" w:rsidR="00D83763" w:rsidRDefault="00D83763" w:rsidP="00F15D2C">
            <w:pPr>
              <w:pStyle w:val="BodyText"/>
              <w:spacing w:after="0"/>
              <w:jc w:val="center"/>
            </w:pPr>
            <w:r>
              <w:t>1</w:t>
            </w:r>
          </w:p>
        </w:tc>
        <w:tc>
          <w:tcPr>
            <w:tcW w:w="316" w:type="dxa"/>
            <w:tcMar>
              <w:left w:w="0" w:type="dxa"/>
              <w:right w:w="0" w:type="dxa"/>
            </w:tcMar>
            <w:vAlign w:val="center"/>
          </w:tcPr>
          <w:p w14:paraId="17A8C9BC" w14:textId="77777777" w:rsidR="00D83763" w:rsidRDefault="00D83763" w:rsidP="00F15D2C">
            <w:pPr>
              <w:pStyle w:val="BodyText"/>
              <w:spacing w:after="0"/>
              <w:jc w:val="center"/>
            </w:pPr>
            <w:r>
              <w:t>0</w:t>
            </w:r>
          </w:p>
        </w:tc>
        <w:tc>
          <w:tcPr>
            <w:tcW w:w="316" w:type="dxa"/>
            <w:tcMar>
              <w:left w:w="0" w:type="dxa"/>
              <w:right w:w="0" w:type="dxa"/>
            </w:tcMar>
            <w:vAlign w:val="center"/>
          </w:tcPr>
          <w:p w14:paraId="414FE85F" w14:textId="77777777" w:rsidR="00D83763" w:rsidRDefault="00D83763" w:rsidP="00F15D2C">
            <w:pPr>
              <w:pStyle w:val="BodyText"/>
              <w:spacing w:after="0"/>
              <w:jc w:val="center"/>
            </w:pPr>
            <w:r>
              <w:t>1</w:t>
            </w:r>
          </w:p>
        </w:tc>
        <w:tc>
          <w:tcPr>
            <w:tcW w:w="316" w:type="dxa"/>
            <w:tcMar>
              <w:left w:w="0" w:type="dxa"/>
              <w:right w:w="0" w:type="dxa"/>
            </w:tcMar>
            <w:vAlign w:val="center"/>
          </w:tcPr>
          <w:p w14:paraId="31924B65" w14:textId="77777777" w:rsidR="00D83763" w:rsidRDefault="00D83763" w:rsidP="00F15D2C">
            <w:pPr>
              <w:pStyle w:val="BodyText"/>
              <w:spacing w:after="0"/>
              <w:jc w:val="center"/>
            </w:pPr>
            <w:r>
              <w:t>0</w:t>
            </w:r>
          </w:p>
        </w:tc>
        <w:tc>
          <w:tcPr>
            <w:tcW w:w="632" w:type="dxa"/>
            <w:gridSpan w:val="2"/>
            <w:vMerge/>
            <w:vAlign w:val="center"/>
          </w:tcPr>
          <w:p w14:paraId="54633516" w14:textId="77777777" w:rsidR="00D83763" w:rsidRDefault="00D83763" w:rsidP="00F15D2C">
            <w:pPr>
              <w:pStyle w:val="BodyText"/>
              <w:spacing w:after="0"/>
              <w:jc w:val="center"/>
            </w:pPr>
          </w:p>
        </w:tc>
        <w:tc>
          <w:tcPr>
            <w:tcW w:w="316" w:type="dxa"/>
            <w:vMerge/>
            <w:tcMar>
              <w:left w:w="0" w:type="dxa"/>
              <w:right w:w="0" w:type="dxa"/>
            </w:tcMar>
            <w:vAlign w:val="center"/>
          </w:tcPr>
          <w:p w14:paraId="7CF86D32" w14:textId="77777777" w:rsidR="00D83763" w:rsidRDefault="00D83763" w:rsidP="00F15D2C">
            <w:pPr>
              <w:pStyle w:val="BodyText"/>
              <w:spacing w:after="0"/>
              <w:jc w:val="center"/>
            </w:pPr>
          </w:p>
        </w:tc>
        <w:tc>
          <w:tcPr>
            <w:tcW w:w="2844" w:type="dxa"/>
            <w:gridSpan w:val="9"/>
            <w:vMerge/>
            <w:tcBorders>
              <w:right w:val="single" w:sz="12" w:space="0" w:color="auto"/>
            </w:tcBorders>
            <w:tcMar>
              <w:left w:w="0" w:type="dxa"/>
              <w:right w:w="0" w:type="dxa"/>
            </w:tcMar>
            <w:vAlign w:val="center"/>
          </w:tcPr>
          <w:p w14:paraId="6182200E" w14:textId="77777777" w:rsidR="00D83763" w:rsidRDefault="00D83763" w:rsidP="00F15D2C">
            <w:pPr>
              <w:pStyle w:val="BodyText"/>
              <w:spacing w:after="0"/>
              <w:jc w:val="center"/>
            </w:pPr>
          </w:p>
        </w:tc>
        <w:tc>
          <w:tcPr>
            <w:tcW w:w="3420" w:type="dxa"/>
            <w:tcBorders>
              <w:top w:val="single" w:sz="4" w:space="0" w:color="auto"/>
              <w:left w:val="single" w:sz="12" w:space="0" w:color="auto"/>
              <w:bottom w:val="single" w:sz="4" w:space="0" w:color="auto"/>
            </w:tcBorders>
          </w:tcPr>
          <w:p w14:paraId="5814B3E4" w14:textId="77777777" w:rsidR="00D83763" w:rsidRDefault="00D83763" w:rsidP="00586B2E">
            <w:pPr>
              <w:pStyle w:val="BodyText"/>
              <w:spacing w:after="0"/>
            </w:pPr>
            <w:r>
              <w:t xml:space="preserve">Call </w:t>
            </w:r>
            <w:r w:rsidR="00586B2E">
              <w:t>F18</w:t>
            </w:r>
            <w:r>
              <w:t xml:space="preserve"> </w:t>
            </w:r>
            <w:r w:rsidR="00586B2E">
              <w:t>defn in node</w:t>
            </w:r>
            <w:r>
              <w:t xml:space="preserve"> 206 </w:t>
            </w:r>
            <w:r w:rsidRPr="00A84360">
              <w:rPr>
                <w:b/>
              </w:rPr>
              <w:t>up</w:t>
            </w:r>
            <w:r>
              <w:t xml:space="preserve"> stack</w:t>
            </w:r>
          </w:p>
        </w:tc>
      </w:tr>
      <w:tr w:rsidR="00D83763" w14:paraId="7F65C606" w14:textId="77777777" w:rsidTr="00CB0A4B">
        <w:tc>
          <w:tcPr>
            <w:tcW w:w="316" w:type="dxa"/>
            <w:tcMar>
              <w:left w:w="0" w:type="dxa"/>
              <w:right w:w="0" w:type="dxa"/>
            </w:tcMar>
            <w:vAlign w:val="center"/>
          </w:tcPr>
          <w:p w14:paraId="774DE1D8" w14:textId="77777777" w:rsidR="00D83763" w:rsidRDefault="00D83763" w:rsidP="00F15D2C">
            <w:pPr>
              <w:pStyle w:val="BodyText"/>
              <w:spacing w:after="0"/>
              <w:jc w:val="center"/>
            </w:pPr>
            <w:r>
              <w:t>1</w:t>
            </w:r>
          </w:p>
        </w:tc>
        <w:tc>
          <w:tcPr>
            <w:tcW w:w="316" w:type="dxa"/>
            <w:tcMar>
              <w:left w:w="0" w:type="dxa"/>
              <w:right w:w="0" w:type="dxa"/>
            </w:tcMar>
            <w:vAlign w:val="center"/>
          </w:tcPr>
          <w:p w14:paraId="01DE1B73" w14:textId="77777777" w:rsidR="00D83763" w:rsidRDefault="00D83763" w:rsidP="00F15D2C">
            <w:pPr>
              <w:pStyle w:val="BodyText"/>
              <w:spacing w:after="0"/>
              <w:jc w:val="center"/>
            </w:pPr>
            <w:r>
              <w:t>0</w:t>
            </w:r>
          </w:p>
        </w:tc>
        <w:tc>
          <w:tcPr>
            <w:tcW w:w="316" w:type="dxa"/>
            <w:tcMar>
              <w:left w:w="0" w:type="dxa"/>
              <w:right w:w="0" w:type="dxa"/>
            </w:tcMar>
            <w:vAlign w:val="center"/>
          </w:tcPr>
          <w:p w14:paraId="40CFC78B" w14:textId="77777777" w:rsidR="00D83763" w:rsidRDefault="00D83763" w:rsidP="00F15D2C">
            <w:pPr>
              <w:pStyle w:val="BodyText"/>
              <w:spacing w:after="0"/>
              <w:jc w:val="center"/>
            </w:pPr>
            <w:r>
              <w:t>1</w:t>
            </w:r>
          </w:p>
        </w:tc>
        <w:tc>
          <w:tcPr>
            <w:tcW w:w="316" w:type="dxa"/>
            <w:tcMar>
              <w:left w:w="0" w:type="dxa"/>
              <w:right w:w="0" w:type="dxa"/>
            </w:tcMar>
            <w:vAlign w:val="center"/>
          </w:tcPr>
          <w:p w14:paraId="7E27053F" w14:textId="77777777" w:rsidR="00D83763" w:rsidRDefault="00D83763" w:rsidP="00F15D2C">
            <w:pPr>
              <w:pStyle w:val="BodyText"/>
              <w:spacing w:after="0"/>
              <w:jc w:val="center"/>
            </w:pPr>
            <w:r>
              <w:t>1</w:t>
            </w:r>
          </w:p>
        </w:tc>
        <w:tc>
          <w:tcPr>
            <w:tcW w:w="632" w:type="dxa"/>
            <w:gridSpan w:val="2"/>
            <w:vMerge/>
            <w:vAlign w:val="center"/>
          </w:tcPr>
          <w:p w14:paraId="3A014C5B" w14:textId="77777777" w:rsidR="00D83763" w:rsidRDefault="00D83763" w:rsidP="00F15D2C">
            <w:pPr>
              <w:pStyle w:val="BodyText"/>
              <w:spacing w:after="0"/>
              <w:jc w:val="center"/>
            </w:pPr>
          </w:p>
        </w:tc>
        <w:tc>
          <w:tcPr>
            <w:tcW w:w="316" w:type="dxa"/>
            <w:vMerge/>
            <w:tcMar>
              <w:left w:w="0" w:type="dxa"/>
              <w:right w:w="0" w:type="dxa"/>
            </w:tcMar>
            <w:vAlign w:val="center"/>
          </w:tcPr>
          <w:p w14:paraId="5EDB0C4F" w14:textId="77777777" w:rsidR="00D83763" w:rsidRDefault="00D83763" w:rsidP="00F15D2C">
            <w:pPr>
              <w:pStyle w:val="BodyText"/>
              <w:spacing w:after="0"/>
              <w:jc w:val="center"/>
            </w:pPr>
          </w:p>
        </w:tc>
        <w:tc>
          <w:tcPr>
            <w:tcW w:w="2844" w:type="dxa"/>
            <w:gridSpan w:val="9"/>
            <w:vMerge/>
            <w:tcBorders>
              <w:right w:val="single" w:sz="12" w:space="0" w:color="auto"/>
            </w:tcBorders>
            <w:tcMar>
              <w:left w:w="0" w:type="dxa"/>
              <w:right w:w="0" w:type="dxa"/>
            </w:tcMar>
            <w:vAlign w:val="center"/>
          </w:tcPr>
          <w:p w14:paraId="147416F5" w14:textId="77777777" w:rsidR="00D83763" w:rsidRDefault="00D83763" w:rsidP="00F15D2C">
            <w:pPr>
              <w:pStyle w:val="BodyText"/>
              <w:spacing w:after="0"/>
              <w:jc w:val="center"/>
            </w:pPr>
          </w:p>
        </w:tc>
        <w:tc>
          <w:tcPr>
            <w:tcW w:w="3420" w:type="dxa"/>
            <w:tcBorders>
              <w:top w:val="single" w:sz="4" w:space="0" w:color="auto"/>
              <w:left w:val="single" w:sz="12" w:space="0" w:color="auto"/>
              <w:bottom w:val="single" w:sz="12" w:space="0" w:color="auto"/>
            </w:tcBorders>
          </w:tcPr>
          <w:p w14:paraId="44A169D4" w14:textId="77777777" w:rsidR="00D83763" w:rsidRDefault="00D83763" w:rsidP="00586B2E">
            <w:pPr>
              <w:pStyle w:val="BodyText"/>
              <w:spacing w:after="0"/>
            </w:pPr>
            <w:r>
              <w:t xml:space="preserve">Call </w:t>
            </w:r>
            <w:r w:rsidR="00586B2E">
              <w:t>F18</w:t>
            </w:r>
            <w:r>
              <w:t xml:space="preserve"> </w:t>
            </w:r>
            <w:r w:rsidR="00586B2E">
              <w:t>defn in node</w:t>
            </w:r>
            <w:r>
              <w:t xml:space="preserve"> 006 </w:t>
            </w:r>
            <w:r w:rsidRPr="00A84360">
              <w:rPr>
                <w:b/>
              </w:rPr>
              <w:t>down</w:t>
            </w:r>
            <w:r>
              <w:t xml:space="preserve"> stack</w:t>
            </w:r>
          </w:p>
        </w:tc>
      </w:tr>
    </w:tbl>
    <w:p w14:paraId="7E6AD67A" w14:textId="77777777" w:rsidR="000D0EC8" w:rsidRDefault="000D0EC8" w:rsidP="0096670F">
      <w:pPr>
        <w:pStyle w:val="BodyText"/>
        <w:spacing w:after="0"/>
      </w:pPr>
    </w:p>
    <w:p w14:paraId="63B301BA" w14:textId="77777777" w:rsidR="00D83763" w:rsidRPr="000D0EC8" w:rsidRDefault="00C8201D" w:rsidP="000D0EC8">
      <w:pPr>
        <w:pStyle w:val="BodyText"/>
      </w:pPr>
      <w:r>
        <w:t xml:space="preserve">Executing a high level execution token is a classical Forth call, </w:t>
      </w:r>
      <w:proofErr w:type="gramStart"/>
      <w:r>
        <w:t xml:space="preserve">pushing  </w:t>
      </w:r>
      <w:r w:rsidRPr="00C8201D">
        <w:rPr>
          <w:b/>
        </w:rPr>
        <w:t>p</w:t>
      </w:r>
      <w:proofErr w:type="gramEnd"/>
      <w:r>
        <w:t xml:space="preserve">  onto the return stack, setting  </w:t>
      </w:r>
      <w:r w:rsidRPr="00C8201D">
        <w:rPr>
          <w:b/>
        </w:rPr>
        <w:t>p</w:t>
      </w:r>
      <w:r>
        <w:t xml:space="preserve">  to the given address, and continuing to fetch and execute instructions based on the new value of  </w:t>
      </w:r>
      <w:r w:rsidRPr="00C8201D">
        <w:rPr>
          <w:b/>
        </w:rPr>
        <w:t>p</w:t>
      </w:r>
      <w:r>
        <w:t xml:space="preserve"> .  The other instructions constitute calls to microcoded routines in one of the six accessible nodes.</w:t>
      </w:r>
    </w:p>
    <w:p w14:paraId="65561CB4" w14:textId="77777777" w:rsidR="00972174" w:rsidRDefault="00972174" w:rsidP="006F31BB">
      <w:pPr>
        <w:pStyle w:val="Heading2"/>
      </w:pPr>
      <w:bookmarkStart w:id="37" w:name="_Toc119166791"/>
      <w:r>
        <w:lastRenderedPageBreak/>
        <w:t>Implementation</w:t>
      </w:r>
      <w:bookmarkEnd w:id="37"/>
    </w:p>
    <w:p w14:paraId="339800F4" w14:textId="77777777" w:rsidR="00AF420B" w:rsidRPr="00AF420B" w:rsidRDefault="00AF420B" w:rsidP="00AF420B">
      <w:pPr>
        <w:pStyle w:val="BodyText"/>
      </w:pPr>
      <w:r>
        <w:t xml:space="preserve">The </w:t>
      </w:r>
      <w:r w:rsidR="00C8201D">
        <w:t>principal</w:t>
      </w:r>
      <w:r>
        <w:t xml:space="preserve"> nodes comprising the </w:t>
      </w:r>
      <w:r w:rsidR="00D37534">
        <w:t>polyFORTH</w:t>
      </w:r>
      <w:r>
        <w:t xml:space="preserve"> VM are named </w:t>
      </w:r>
      <w:r w:rsidRPr="00AF420B">
        <w:rPr>
          <w:b/>
          <w:i/>
        </w:rPr>
        <w:t>Bitsy</w:t>
      </w:r>
      <w:r>
        <w:t xml:space="preserve"> and </w:t>
      </w:r>
      <w:proofErr w:type="gramStart"/>
      <w:r w:rsidRPr="00AF420B">
        <w:rPr>
          <w:b/>
          <w:i/>
        </w:rPr>
        <w:t>Stack</w:t>
      </w:r>
      <w:r>
        <w:t xml:space="preserve"> .</w:t>
      </w:r>
      <w:proofErr w:type="gramEnd"/>
      <w:r>
        <w:t xml:space="preserve">  The stack node is the true external RAM client, holding stack pointers and caching the top </w:t>
      </w:r>
      <w:r w:rsidRPr="006F31BB">
        <w:rPr>
          <w:color w:val="288D20" w:themeColor="accent1"/>
        </w:rPr>
        <w:t>two</w:t>
      </w:r>
      <w:r>
        <w:t xml:space="preserve"> elements of the data stack.  The bitsy node is the heart of the interpreter</w:t>
      </w:r>
      <w:r w:rsidR="00C8201D">
        <w:t xml:space="preserve">, defined </w:t>
      </w:r>
      <w:proofErr w:type="gramStart"/>
      <w:r w:rsidR="00C8201D">
        <w:t>by</w:t>
      </w:r>
      <w:r>
        <w:t xml:space="preserve">  </w:t>
      </w:r>
      <w:r w:rsidR="00C8201D">
        <w:rPr>
          <w:rFonts w:ascii="Consolas" w:hAnsi="Consolas" w:cs="Consolas"/>
          <w:b/>
        </w:rPr>
        <w:t>run</w:t>
      </w:r>
      <w:proofErr w:type="gramEnd"/>
      <w:r>
        <w:t xml:space="preserve"> .</w:t>
      </w:r>
    </w:p>
    <w:p w14:paraId="69696921" w14:textId="77777777" w:rsidR="007E463D" w:rsidRDefault="007E463D" w:rsidP="007E463D">
      <w:pPr>
        <w:pStyle w:val="Heading3"/>
      </w:pPr>
      <w:bookmarkStart w:id="38" w:name="_Toc119166792"/>
      <w:r>
        <w:t>Interaction with RAM control</w:t>
      </w:r>
      <w:bookmarkEnd w:id="38"/>
    </w:p>
    <w:p w14:paraId="0BF304B0" w14:textId="77777777" w:rsidR="00C8201D" w:rsidRDefault="00C8201D" w:rsidP="00C8201D">
      <w:pPr>
        <w:pStyle w:val="BodyText"/>
      </w:pPr>
      <w:r>
        <w:t xml:space="preserve">The SRAM control node 107 accepts requests from three possible clients, of which the polyFORTH stack node is one.  </w:t>
      </w:r>
      <w:r w:rsidR="00031A6A">
        <w:t>It performs atomic operations as requested by its client(s).  The set of functions supported is open, and the architecture allows for replacement of this controller with other types as we have done in the past (five-node SDRAM controller).</w:t>
      </w:r>
    </w:p>
    <w:p w14:paraId="0507846C" w14:textId="77777777" w:rsidR="006F31BB" w:rsidRDefault="006F31BB" w:rsidP="006F31BB">
      <w:pPr>
        <w:pStyle w:val="Heading3"/>
      </w:pPr>
      <w:bookmarkStart w:id="39" w:name="_Toc119166793"/>
      <w:r>
        <w:t>Interactions among VM nodes</w:t>
      </w:r>
      <w:bookmarkEnd w:id="39"/>
    </w:p>
    <w:p w14:paraId="0C6FC45B" w14:textId="77777777" w:rsidR="006F31BB" w:rsidRDefault="006F31BB" w:rsidP="006F31BB">
      <w:pPr>
        <w:pStyle w:val="BodyText"/>
      </w:pPr>
      <w:r>
        <w:t>Bitsy embodies the "main program" of the VM.  The other five processor nodes only act under the direction of Bitsy.</w:t>
      </w:r>
    </w:p>
    <w:p w14:paraId="36CC957A" w14:textId="77777777" w:rsidR="006F31BB" w:rsidRDefault="006F31BB" w:rsidP="006F31BB">
      <w:pPr>
        <w:pStyle w:val="BodyText"/>
      </w:pPr>
      <w:r>
        <w:t xml:space="preserve">For stack node instructions, Bitsy sends the following through its left port to </w:t>
      </w:r>
      <w:r w:rsidRPr="00586B2E">
        <w:t>the</w:t>
      </w:r>
      <w:r>
        <w:t xml:space="preserve"> stack node:</w:t>
      </w:r>
    </w:p>
    <w:p w14:paraId="618F288F" w14:textId="77777777" w:rsidR="006F31BB" w:rsidRDefault="006F31BB" w:rsidP="00493CE8">
      <w:pPr>
        <w:pStyle w:val="ListBulletFirst"/>
        <w:numPr>
          <w:ilvl w:val="0"/>
          <w:numId w:val="17"/>
        </w:numPr>
        <w:spacing w:after="0"/>
      </w:pPr>
      <w:r>
        <w:t xml:space="preserve">The instruction </w:t>
      </w:r>
      <w:proofErr w:type="gramStart"/>
      <w:r>
        <w:t xml:space="preserve">word  </w:t>
      </w:r>
      <w:r w:rsidRPr="006F31BB">
        <w:rPr>
          <w:rFonts w:ascii="Consolas" w:hAnsi="Consolas" w:cs="Consolas"/>
          <w:b/>
          <w:color w:val="288D20" w:themeColor="accent1"/>
        </w:rPr>
        <w:t>@</w:t>
      </w:r>
      <w:proofErr w:type="gramEnd"/>
      <w:r w:rsidRPr="006F31BB">
        <w:rPr>
          <w:rFonts w:ascii="Consolas" w:hAnsi="Consolas" w:cs="Consolas"/>
          <w:b/>
          <w:color w:val="288D20" w:themeColor="accent1"/>
        </w:rPr>
        <w:t>p @p . .</w:t>
      </w:r>
    </w:p>
    <w:p w14:paraId="4C13DB7A" w14:textId="77777777" w:rsidR="006F31BB" w:rsidRDefault="006F31BB" w:rsidP="00493CE8">
      <w:pPr>
        <w:pStyle w:val="ListBullet"/>
        <w:numPr>
          <w:ilvl w:val="0"/>
          <w:numId w:val="17"/>
        </w:numPr>
        <w:spacing w:after="0"/>
      </w:pPr>
      <w:r>
        <w:t>The unshifted instruction word</w:t>
      </w:r>
    </w:p>
    <w:p w14:paraId="30D7B5E2" w14:textId="77777777" w:rsidR="006F31BB" w:rsidRDefault="006F31BB" w:rsidP="00493CE8">
      <w:pPr>
        <w:pStyle w:val="ListBullet"/>
        <w:numPr>
          <w:ilvl w:val="0"/>
          <w:numId w:val="17"/>
        </w:numPr>
        <w:spacing w:after="0"/>
      </w:pPr>
      <w:r>
        <w:t>The instruction word shifted left 3 bits</w:t>
      </w:r>
    </w:p>
    <w:p w14:paraId="5E695B6B" w14:textId="77777777" w:rsidR="006F31BB" w:rsidRPr="006F31BB" w:rsidRDefault="006F31BB" w:rsidP="006F31BB">
      <w:pPr>
        <w:pStyle w:val="ListBullet"/>
        <w:numPr>
          <w:ilvl w:val="0"/>
          <w:numId w:val="17"/>
        </w:numPr>
      </w:pPr>
      <w:r>
        <w:t xml:space="preserve">The instruction </w:t>
      </w:r>
      <w:proofErr w:type="gramStart"/>
      <w:r>
        <w:t xml:space="preserve">word  </w:t>
      </w:r>
      <w:r w:rsidRPr="006F31BB">
        <w:rPr>
          <w:rFonts w:ascii="Consolas" w:hAnsi="Consolas" w:cs="Consolas"/>
          <w:b/>
          <w:color w:val="288D20" w:themeColor="accent1"/>
        </w:rPr>
        <w:t>sco</w:t>
      </w:r>
      <w:proofErr w:type="gramEnd"/>
      <w:r w:rsidRPr="006F31BB">
        <w:rPr>
          <w:rFonts w:ascii="Consolas" w:hAnsi="Consolas" w:cs="Consolas"/>
          <w:b/>
          <w:color w:val="288D20" w:themeColor="accent1"/>
        </w:rPr>
        <w:t xml:space="preserve"> . . .</w:t>
      </w:r>
      <w:r>
        <w:rPr>
          <w:rFonts w:ascii="Consolas" w:hAnsi="Consolas" w:cs="Consolas"/>
          <w:b/>
          <w:color w:val="288D20" w:themeColor="accent1"/>
        </w:rPr>
        <w:t xml:space="preserve">  </w:t>
      </w:r>
      <w:r w:rsidRPr="006F31BB">
        <w:rPr>
          <w:rFonts w:asciiTheme="minorHAnsi" w:hAnsiTheme="minorHAnsi" w:cstheme="minorHAnsi"/>
        </w:rPr>
        <w:t>(a c</w:t>
      </w:r>
      <w:r>
        <w:rPr>
          <w:rFonts w:asciiTheme="minorHAnsi" w:hAnsiTheme="minorHAnsi" w:cstheme="minorHAnsi"/>
        </w:rPr>
        <w:t>all to the sco decoding routine; subsequent decode and action is the responsibility of the stack node.)</w:t>
      </w:r>
    </w:p>
    <w:p w14:paraId="0AE4FA2E" w14:textId="77777777" w:rsidR="00AC1E30" w:rsidRDefault="00AC1E30" w:rsidP="006F31BB">
      <w:pPr>
        <w:pStyle w:val="BodyText"/>
      </w:pPr>
      <w:r>
        <w:t>The coprocessor nodes 005 and 205 receive instructions from Bitsy, while 006 206 receive theirs from the stack node.  The protocol is the same in each case.</w:t>
      </w:r>
    </w:p>
    <w:p w14:paraId="0D5E762E" w14:textId="77777777" w:rsidR="006F31BB" w:rsidRDefault="00AC1E30" w:rsidP="006F31BB">
      <w:pPr>
        <w:pStyle w:val="BodyText"/>
      </w:pPr>
      <w:r>
        <w:t xml:space="preserve">A coprocessor node perpetually executes a three word routine </w:t>
      </w:r>
      <w:proofErr w:type="gramStart"/>
      <w:r>
        <w:t xml:space="preserve">called  </w:t>
      </w:r>
      <w:r w:rsidRPr="00AC1E30">
        <w:rPr>
          <w:rFonts w:ascii="Consolas" w:hAnsi="Consolas" w:cs="Consolas"/>
        </w:rPr>
        <w:t>idle</w:t>
      </w:r>
      <w:proofErr w:type="gramEnd"/>
      <w:r>
        <w:t xml:space="preserve"> .  It is worthwhile to examine the code:</w:t>
      </w:r>
    </w:p>
    <w:p w14:paraId="7BE8706A" w14:textId="77777777" w:rsidR="00AC1E30" w:rsidRDefault="00AC1E30" w:rsidP="00AC1E30">
      <w:pPr>
        <w:pStyle w:val="BodyText"/>
        <w:ind w:left="720"/>
        <w:rPr>
          <w:rFonts w:ascii="Consolas" w:hAnsi="Consolas" w:cs="Consolas"/>
          <w:b/>
          <w:color w:val="288D20" w:themeColor="accent1"/>
        </w:rPr>
      </w:pPr>
      <w:proofErr w:type="gramStart"/>
      <w:r w:rsidRPr="00AC1E30">
        <w:rPr>
          <w:rFonts w:ascii="Consolas" w:hAnsi="Consolas" w:cs="Consolas"/>
          <w:b/>
          <w:color w:val="FF0000"/>
        </w:rPr>
        <w:t xml:space="preserve">xqt  </w:t>
      </w:r>
      <w:r>
        <w:rPr>
          <w:rFonts w:ascii="Consolas" w:hAnsi="Consolas" w:cs="Consolas"/>
          <w:b/>
          <w:color w:val="288D20" w:themeColor="accent1"/>
        </w:rPr>
        <w:t>@</w:t>
      </w:r>
      <w:proofErr w:type="gramEnd"/>
      <w:r>
        <w:rPr>
          <w:rFonts w:ascii="Consolas" w:hAnsi="Consolas" w:cs="Consolas"/>
          <w:b/>
          <w:color w:val="288D20" w:themeColor="accent1"/>
        </w:rPr>
        <w:t>b push ex</w:t>
      </w:r>
    </w:p>
    <w:p w14:paraId="1F2D8B12" w14:textId="77777777" w:rsidR="00AC1E30" w:rsidRPr="00AC1E30" w:rsidRDefault="00AC1E30" w:rsidP="00AC1E30">
      <w:pPr>
        <w:pStyle w:val="BodyText"/>
        <w:ind w:left="720"/>
        <w:rPr>
          <w:rFonts w:ascii="Consolas" w:hAnsi="Consolas" w:cs="Consolas"/>
          <w:b/>
          <w:color w:val="288D20" w:themeColor="accent1"/>
        </w:rPr>
      </w:pPr>
      <w:proofErr w:type="gramStart"/>
      <w:r w:rsidRPr="00AC1E30">
        <w:rPr>
          <w:rFonts w:ascii="Consolas" w:hAnsi="Consolas" w:cs="Consolas"/>
          <w:b/>
          <w:color w:val="FF0000"/>
        </w:rPr>
        <w:t xml:space="preserve">idle  </w:t>
      </w:r>
      <w:r>
        <w:rPr>
          <w:rFonts w:ascii="Consolas" w:hAnsi="Consolas" w:cs="Consolas"/>
          <w:b/>
          <w:color w:val="288D20" w:themeColor="accent1"/>
        </w:rPr>
        <w:t>@</w:t>
      </w:r>
      <w:proofErr w:type="gramEnd"/>
      <w:r>
        <w:rPr>
          <w:rFonts w:ascii="Consolas" w:hAnsi="Consolas" w:cs="Consolas"/>
          <w:b/>
          <w:color w:val="288D20" w:themeColor="accent1"/>
        </w:rPr>
        <w:t xml:space="preserve">p !b xqt ; </w:t>
      </w:r>
      <w:r w:rsidRPr="00AC1E30">
        <w:rPr>
          <w:rFonts w:ascii="Consolas" w:hAnsi="Consolas" w:cs="Consolas"/>
          <w:b/>
        </w:rPr>
        <w:t>/</w:t>
      </w:r>
      <w:r>
        <w:rPr>
          <w:rFonts w:ascii="Consolas" w:hAnsi="Consolas" w:cs="Consolas"/>
          <w:b/>
          <w:color w:val="288D20" w:themeColor="accent1"/>
        </w:rPr>
        <w:t xml:space="preserve"> drop !p . . </w:t>
      </w:r>
      <w:r w:rsidRPr="00493CE8">
        <w:rPr>
          <w:rFonts w:ascii="Consolas" w:hAnsi="Consolas" w:cs="Consolas"/>
          <w:b/>
        </w:rPr>
        <w:t>/</w:t>
      </w:r>
    </w:p>
    <w:p w14:paraId="313CEF0E" w14:textId="77777777" w:rsidR="00AC1E30" w:rsidRDefault="00AC1E30" w:rsidP="006F31BB">
      <w:pPr>
        <w:pStyle w:val="BodyText"/>
      </w:pPr>
      <w:r>
        <w:t xml:space="preserve">Each coprocessor is offering the instruction </w:t>
      </w:r>
      <w:proofErr w:type="gramStart"/>
      <w:r>
        <w:t xml:space="preserve">word  </w:t>
      </w:r>
      <w:r w:rsidRPr="00AC1E30">
        <w:rPr>
          <w:rFonts w:ascii="Consolas" w:hAnsi="Consolas" w:cs="Consolas"/>
          <w:b/>
          <w:color w:val="288D20" w:themeColor="accent1"/>
        </w:rPr>
        <w:t>drop</w:t>
      </w:r>
      <w:proofErr w:type="gramEnd"/>
      <w:r w:rsidRPr="00AC1E30">
        <w:rPr>
          <w:rFonts w:ascii="Consolas" w:hAnsi="Consolas" w:cs="Consolas"/>
          <w:b/>
          <w:color w:val="288D20" w:themeColor="accent1"/>
        </w:rPr>
        <w:t xml:space="preserve"> !p . .</w:t>
      </w:r>
      <w:r w:rsidRPr="00AC1E30">
        <w:rPr>
          <w:color w:val="288D20" w:themeColor="accent1"/>
        </w:rPr>
        <w:t xml:space="preserve">  </w:t>
      </w:r>
      <w:r>
        <w:t xml:space="preserve">to its controlling node.  When the controlling node determines that an instruction is directed at one of its coprocessors, the controlling node has on its stack the original VM instruction under a shifted copy of the same.  The controlling node </w:t>
      </w:r>
      <w:r w:rsidRPr="00AC1E30">
        <w:rPr>
          <w:i/>
        </w:rPr>
        <w:t>calls</w:t>
      </w:r>
      <w:r>
        <w:t xml:space="preserve"> the port leading to the appropriate coprocessor, executing the instruction it finds there.  This has the effect of dropping the shifted VM instruction and writing the original VM instruction to the coprocessor.</w:t>
      </w:r>
    </w:p>
    <w:p w14:paraId="09ABCACD" w14:textId="77777777" w:rsidR="00AC1E30" w:rsidRDefault="00AC1E30" w:rsidP="006F31BB">
      <w:pPr>
        <w:pStyle w:val="BodyText"/>
      </w:pPr>
      <w:r>
        <w:t xml:space="preserve">The coprocessor, meanwhile, has jumped </w:t>
      </w:r>
      <w:proofErr w:type="gramStart"/>
      <w:r>
        <w:t xml:space="preserve">to  </w:t>
      </w:r>
      <w:r w:rsidRPr="00586B2E">
        <w:rPr>
          <w:rFonts w:ascii="Consolas" w:hAnsi="Consolas" w:cs="Consolas"/>
          <w:b/>
        </w:rPr>
        <w:t>xqt</w:t>
      </w:r>
      <w:proofErr w:type="gramEnd"/>
      <w:r>
        <w:t xml:space="preserve">  where it receives the VM command and effectively executes it by calling the memory or port address </w:t>
      </w:r>
      <w:r w:rsidR="00703DFF">
        <w:t xml:space="preserve">contained in the instruction.  Upon return the coprocessor falls through </w:t>
      </w:r>
      <w:proofErr w:type="gramStart"/>
      <w:r w:rsidR="00703DFF">
        <w:t xml:space="preserve">into  </w:t>
      </w:r>
      <w:r w:rsidR="00703DFF" w:rsidRPr="00586B2E">
        <w:rPr>
          <w:rFonts w:ascii="Consolas" w:hAnsi="Consolas" w:cs="Consolas"/>
          <w:b/>
        </w:rPr>
        <w:t>idle</w:t>
      </w:r>
      <w:proofErr w:type="gramEnd"/>
      <w:r w:rsidR="00703DFF">
        <w:t xml:space="preserve">  where it once again presents the above instruction to the controlling node.</w:t>
      </w:r>
    </w:p>
    <w:p w14:paraId="1E8FBE5E" w14:textId="77777777" w:rsidR="00703DFF" w:rsidRDefault="00703DFF" w:rsidP="006F31BB">
      <w:pPr>
        <w:pStyle w:val="BodyText"/>
      </w:pPr>
      <w:r>
        <w:t xml:space="preserve">While a coprocessor is working on an instruction, its controlling node is effectively enslaved to the coprocessor which may feed instructions to it for port execution, thus giving the coprocessor access to everything </w:t>
      </w:r>
      <w:r w:rsidR="00887DE9">
        <w:t xml:space="preserve">known to the controlling node. </w:t>
      </w:r>
      <w:r>
        <w:t xml:space="preserve"> At the end of the instruction and before returning </w:t>
      </w:r>
      <w:proofErr w:type="gramStart"/>
      <w:r>
        <w:t xml:space="preserve">to  </w:t>
      </w:r>
      <w:r w:rsidRPr="00887DE9">
        <w:rPr>
          <w:rFonts w:ascii="Consolas" w:hAnsi="Consolas" w:cs="Consolas"/>
          <w:b/>
        </w:rPr>
        <w:t>idle</w:t>
      </w:r>
      <w:proofErr w:type="gramEnd"/>
      <w:r>
        <w:t xml:space="preserve"> , the coprocessor must feed a return to the controlling node.</w:t>
      </w:r>
    </w:p>
    <w:p w14:paraId="0B86CFDA" w14:textId="77777777" w:rsidR="00703DFF" w:rsidRDefault="00703DFF" w:rsidP="006F31BB">
      <w:pPr>
        <w:pStyle w:val="BodyText"/>
      </w:pPr>
      <w:r>
        <w:t xml:space="preserve">Coprocessors of the stack node have access to </w:t>
      </w:r>
      <w:r w:rsidRPr="00703DFF">
        <w:rPr>
          <w:b/>
        </w:rPr>
        <w:t>sp</w:t>
      </w:r>
      <w:r>
        <w:t xml:space="preserve">, </w:t>
      </w:r>
      <w:r w:rsidRPr="00703DFF">
        <w:rPr>
          <w:b/>
        </w:rPr>
        <w:t>t</w:t>
      </w:r>
      <w:r>
        <w:t xml:space="preserve">, </w:t>
      </w:r>
      <w:r w:rsidRPr="00703DFF">
        <w:rPr>
          <w:b/>
        </w:rPr>
        <w:t>s</w:t>
      </w:r>
      <w:r>
        <w:t>, and main memory as well as all the code in the stack node.</w:t>
      </w:r>
    </w:p>
    <w:p w14:paraId="4DE09E69" w14:textId="77777777" w:rsidR="00703DFF" w:rsidRPr="006F31BB" w:rsidRDefault="00703DFF" w:rsidP="006F31BB">
      <w:pPr>
        <w:pStyle w:val="BodyText"/>
      </w:pPr>
      <w:r>
        <w:t xml:space="preserve">Coprocessors of Bitsy have access to </w:t>
      </w:r>
      <w:r w:rsidRPr="00703DFF">
        <w:rPr>
          <w:b/>
        </w:rPr>
        <w:t>r</w:t>
      </w:r>
      <w:r>
        <w:t xml:space="preserve">, </w:t>
      </w:r>
      <w:r>
        <w:rPr>
          <w:b/>
        </w:rPr>
        <w:t>i</w:t>
      </w:r>
      <w:r>
        <w:t xml:space="preserve">, </w:t>
      </w:r>
      <w:r w:rsidRPr="00703DFF">
        <w:rPr>
          <w:b/>
        </w:rPr>
        <w:t>p</w:t>
      </w:r>
      <w:r>
        <w:t>, and all the code in BItsy, as well as main memory and the stack node's other resources by commanding the stack node through Bitsy.</w:t>
      </w:r>
    </w:p>
    <w:p w14:paraId="3D29EF2C" w14:textId="77777777" w:rsidR="00214A37" w:rsidRDefault="00703DFF" w:rsidP="00214A37">
      <w:pPr>
        <w:pStyle w:val="BodyText"/>
      </w:pPr>
      <w:r>
        <w:t xml:space="preserve">In addition it is possible for a coprocessor to extend the VM further by using a </w:t>
      </w:r>
      <w:proofErr w:type="gramStart"/>
      <w:r>
        <w:t>different  idle</w:t>
      </w:r>
      <w:proofErr w:type="gramEnd"/>
      <w:r>
        <w:t xml:space="preserve">  routine.  In that case it would probably wish to accept both shifted and unshifted VM instructions and decode them further as the stack node does; there are two unused bits in the VM instruction that would allow for considerable extension.</w:t>
      </w:r>
      <w:r w:rsidR="00214A37">
        <w:br w:type="page"/>
      </w:r>
    </w:p>
    <w:p w14:paraId="0CC93A56" w14:textId="77777777" w:rsidR="00031A6A" w:rsidRDefault="00031A6A" w:rsidP="00031A6A">
      <w:pPr>
        <w:pStyle w:val="Heading3"/>
      </w:pPr>
      <w:bookmarkStart w:id="40" w:name="_Toc119166794"/>
      <w:r>
        <w:lastRenderedPageBreak/>
        <w:t>Bitsy Node (105)</w:t>
      </w:r>
      <w:bookmarkEnd w:id="40"/>
    </w:p>
    <w:p w14:paraId="1ECFB66F" w14:textId="77777777" w:rsidR="00031A6A" w:rsidRDefault="00031A6A" w:rsidP="00031A6A">
      <w:pPr>
        <w:pStyle w:val="BodyText"/>
      </w:pPr>
      <w:r>
        <w:t>The register assignments in the Bitsy node are:</w:t>
      </w:r>
    </w:p>
    <w:p w14:paraId="219674DA" w14:textId="77777777" w:rsidR="00031A6A" w:rsidRDefault="00031A6A" w:rsidP="00493CE8">
      <w:pPr>
        <w:pStyle w:val="BodyText"/>
        <w:numPr>
          <w:ilvl w:val="0"/>
          <w:numId w:val="10"/>
        </w:numPr>
        <w:spacing w:after="0"/>
      </w:pPr>
      <w:proofErr w:type="gramStart"/>
      <w:r w:rsidRPr="005E5C33">
        <w:rPr>
          <w:b/>
        </w:rPr>
        <w:t>T</w:t>
      </w:r>
      <w:r>
        <w:t xml:space="preserve">  holds</w:t>
      </w:r>
      <w:proofErr w:type="gramEnd"/>
      <w:r>
        <w:t xml:space="preserve"> 16-bit instruction pointer  </w:t>
      </w:r>
      <w:r w:rsidRPr="00031A6A">
        <w:rPr>
          <w:b/>
        </w:rPr>
        <w:t>p</w:t>
      </w:r>
      <w:r>
        <w:t xml:space="preserve">  (word address in low 64k words of external RAM.)  Address of the next word to execute.</w:t>
      </w:r>
    </w:p>
    <w:p w14:paraId="240D8F56" w14:textId="77777777" w:rsidR="00031A6A" w:rsidRPr="00031A6A" w:rsidRDefault="00031A6A" w:rsidP="00493CE8">
      <w:pPr>
        <w:pStyle w:val="BodyText"/>
        <w:numPr>
          <w:ilvl w:val="0"/>
          <w:numId w:val="10"/>
        </w:numPr>
        <w:spacing w:after="0"/>
      </w:pPr>
      <w:proofErr w:type="gramStart"/>
      <w:r w:rsidRPr="00031A6A">
        <w:rPr>
          <w:b/>
        </w:rPr>
        <w:t>S</w:t>
      </w:r>
      <w:r>
        <w:t xml:space="preserve">  holds</w:t>
      </w:r>
      <w:proofErr w:type="gramEnd"/>
      <w:r>
        <w:t xml:space="preserve"> the top element of the external return stack, referred to as  </w:t>
      </w:r>
      <w:r>
        <w:rPr>
          <w:b/>
        </w:rPr>
        <w:t>i</w:t>
      </w:r>
      <w:r>
        <w:t xml:space="preserve"> .</w:t>
      </w:r>
    </w:p>
    <w:p w14:paraId="37409C4D" w14:textId="77777777" w:rsidR="00031A6A" w:rsidRDefault="00031A6A" w:rsidP="00493CE8">
      <w:pPr>
        <w:pStyle w:val="BodyText"/>
        <w:numPr>
          <w:ilvl w:val="0"/>
          <w:numId w:val="10"/>
        </w:numPr>
        <w:spacing w:after="0"/>
      </w:pPr>
      <w:r>
        <w:rPr>
          <w:b/>
        </w:rPr>
        <w:t xml:space="preserve">Third stack </w:t>
      </w:r>
      <w:proofErr w:type="gramStart"/>
      <w:r>
        <w:rPr>
          <w:b/>
        </w:rPr>
        <w:t xml:space="preserve">item  </w:t>
      </w:r>
      <w:r>
        <w:t>holds</w:t>
      </w:r>
      <w:proofErr w:type="gramEnd"/>
      <w:r>
        <w:t xml:space="preserve"> 16-bit Return Stack pointer  </w:t>
      </w:r>
      <w:r w:rsidRPr="00031A6A">
        <w:rPr>
          <w:b/>
        </w:rPr>
        <w:t>r</w:t>
      </w:r>
      <w:r>
        <w:t xml:space="preserve">  (word address in low 64k words of external RAM.)  The external return stack grows downward in memory </w:t>
      </w:r>
      <w:proofErr w:type="gramStart"/>
      <w:r>
        <w:t xml:space="preserve">and  </w:t>
      </w:r>
      <w:r w:rsidRPr="00031A6A">
        <w:rPr>
          <w:b/>
        </w:rPr>
        <w:t>r</w:t>
      </w:r>
      <w:proofErr w:type="gramEnd"/>
      <w:r>
        <w:t xml:space="preserve">  holds the address of the next unused cell.</w:t>
      </w:r>
    </w:p>
    <w:p w14:paraId="44B90971" w14:textId="77777777" w:rsidR="00031A6A" w:rsidRDefault="00031A6A" w:rsidP="00493CE8">
      <w:pPr>
        <w:pStyle w:val="BodyText"/>
        <w:numPr>
          <w:ilvl w:val="0"/>
          <w:numId w:val="10"/>
        </w:numPr>
        <w:spacing w:after="0"/>
      </w:pPr>
      <w:proofErr w:type="gramStart"/>
      <w:r w:rsidRPr="00AF420B">
        <w:rPr>
          <w:b/>
        </w:rPr>
        <w:t>A</w:t>
      </w:r>
      <w:r>
        <w:t xml:space="preserve">  is</w:t>
      </w:r>
      <w:proofErr w:type="gramEnd"/>
      <w:r>
        <w:t xml:space="preserve"> the port address (</w:t>
      </w:r>
      <w:r w:rsidRPr="00493CE8">
        <w:t>right</w:t>
      </w:r>
      <w:r>
        <w:t>) for the serial terminal interface node (104).</w:t>
      </w:r>
    </w:p>
    <w:p w14:paraId="09AC1B3B" w14:textId="77777777" w:rsidR="00031A6A" w:rsidRDefault="00031A6A" w:rsidP="00493CE8">
      <w:pPr>
        <w:pStyle w:val="BodyText"/>
        <w:numPr>
          <w:ilvl w:val="0"/>
          <w:numId w:val="10"/>
        </w:numPr>
        <w:spacing w:after="0"/>
      </w:pPr>
      <w:proofErr w:type="gramStart"/>
      <w:r w:rsidRPr="00AF420B">
        <w:rPr>
          <w:b/>
        </w:rPr>
        <w:t>B</w:t>
      </w:r>
      <w:r>
        <w:t xml:space="preserve">  is</w:t>
      </w:r>
      <w:proofErr w:type="gramEnd"/>
      <w:r>
        <w:t xml:space="preserve"> the port address (</w:t>
      </w:r>
      <w:r>
        <w:rPr>
          <w:rFonts w:ascii="Consolas" w:hAnsi="Consolas" w:cs="Consolas"/>
        </w:rPr>
        <w:t>left</w:t>
      </w:r>
      <w:r>
        <w:t>) for the stack node (106).</w:t>
      </w:r>
    </w:p>
    <w:p w14:paraId="2A9D5E7B" w14:textId="77777777" w:rsidR="00031A6A" w:rsidRDefault="00031A6A" w:rsidP="00031A6A">
      <w:pPr>
        <w:pStyle w:val="BodyText"/>
        <w:numPr>
          <w:ilvl w:val="0"/>
          <w:numId w:val="10"/>
        </w:numPr>
      </w:pPr>
      <w:proofErr w:type="gramStart"/>
      <w:r w:rsidRPr="00AF420B">
        <w:rPr>
          <w:b/>
        </w:rPr>
        <w:t xml:space="preserve">P </w:t>
      </w:r>
      <w:r>
        <w:t xml:space="preserve"> is</w:t>
      </w:r>
      <w:proofErr w:type="gramEnd"/>
      <w:r>
        <w:t xml:space="preserve"> normally in bitsy RAM.</w:t>
      </w:r>
    </w:p>
    <w:p w14:paraId="723E696D" w14:textId="77777777" w:rsidR="00031A6A" w:rsidRPr="007E463D" w:rsidRDefault="009570FB" w:rsidP="009570FB">
      <w:pPr>
        <w:pStyle w:val="BodyTextKeep"/>
      </w:pPr>
      <w:r>
        <w:t>The p</w:t>
      </w:r>
      <w:r w:rsidR="00031A6A">
        <w:t>rimitives</w:t>
      </w:r>
      <w:r>
        <w:t xml:space="preserve"> and other routines</w:t>
      </w:r>
      <w:r w:rsidR="00031A6A">
        <w:t xml:space="preserve"> in </w:t>
      </w:r>
      <w:r>
        <w:t xml:space="preserve">the </w:t>
      </w:r>
      <w:r w:rsidR="00031A6A">
        <w:t>Bits</w:t>
      </w:r>
      <w:r>
        <w:t>y node are as follow:</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77"/>
        <w:gridCol w:w="1163"/>
        <w:gridCol w:w="7350"/>
      </w:tblGrid>
      <w:tr w:rsidR="00031A6A" w14:paraId="415812C9" w14:textId="77777777" w:rsidTr="00CB0A4B">
        <w:tc>
          <w:tcPr>
            <w:tcW w:w="1188" w:type="dxa"/>
            <w:tcBorders>
              <w:top w:val="single" w:sz="12" w:space="0" w:color="auto"/>
              <w:bottom w:val="single" w:sz="12" w:space="0" w:color="auto"/>
            </w:tcBorders>
          </w:tcPr>
          <w:p w14:paraId="5F5F6525" w14:textId="77777777" w:rsidR="00031A6A" w:rsidRDefault="00031A6A" w:rsidP="00CB0A4B">
            <w:pPr>
              <w:pStyle w:val="BodyText"/>
              <w:spacing w:after="0"/>
            </w:pPr>
            <w:r>
              <w:t>F18 Symbol</w:t>
            </w:r>
          </w:p>
        </w:tc>
        <w:tc>
          <w:tcPr>
            <w:tcW w:w="1170" w:type="dxa"/>
            <w:tcBorders>
              <w:top w:val="single" w:sz="12" w:space="0" w:color="auto"/>
              <w:bottom w:val="single" w:sz="12" w:space="0" w:color="auto"/>
            </w:tcBorders>
          </w:tcPr>
          <w:p w14:paraId="69B821AB" w14:textId="77777777" w:rsidR="00031A6A" w:rsidRDefault="00B562CD" w:rsidP="00CB0A4B">
            <w:pPr>
              <w:pStyle w:val="BodyText"/>
              <w:spacing w:after="0"/>
            </w:pPr>
            <w:r>
              <w:t>pF</w:t>
            </w:r>
            <w:r w:rsidR="00031A6A">
              <w:t xml:space="preserve"> Symbol</w:t>
            </w:r>
          </w:p>
        </w:tc>
        <w:tc>
          <w:tcPr>
            <w:tcW w:w="7578" w:type="dxa"/>
            <w:tcBorders>
              <w:top w:val="single" w:sz="12" w:space="0" w:color="auto"/>
              <w:bottom w:val="single" w:sz="12" w:space="0" w:color="auto"/>
            </w:tcBorders>
          </w:tcPr>
          <w:p w14:paraId="57F0862B" w14:textId="77777777" w:rsidR="00031A6A" w:rsidRDefault="00031A6A" w:rsidP="00CB0A4B">
            <w:pPr>
              <w:pStyle w:val="BodyText"/>
              <w:spacing w:after="0"/>
            </w:pPr>
            <w:r>
              <w:t>Function</w:t>
            </w:r>
          </w:p>
        </w:tc>
      </w:tr>
      <w:tr w:rsidR="00031A6A" w14:paraId="007F4F85" w14:textId="77777777" w:rsidTr="00CB0A4B">
        <w:tc>
          <w:tcPr>
            <w:tcW w:w="1188" w:type="dxa"/>
          </w:tcPr>
          <w:p w14:paraId="6AD589D3" w14:textId="77777777" w:rsidR="00031A6A" w:rsidRDefault="006F006E" w:rsidP="00CB0A4B">
            <w:pPr>
              <w:pStyle w:val="BodyText"/>
              <w:spacing w:after="0"/>
              <w:rPr>
                <w:rFonts w:ascii="Consolas" w:hAnsi="Consolas" w:cs="Consolas"/>
              </w:rPr>
            </w:pPr>
            <w:r>
              <w:rPr>
                <w:rFonts w:ascii="Consolas" w:hAnsi="Consolas" w:cs="Consolas"/>
              </w:rPr>
              <w:t>'</w:t>
            </w:r>
            <w:proofErr w:type="gramStart"/>
            <w:r>
              <w:rPr>
                <w:rFonts w:ascii="Consolas" w:hAnsi="Consolas" w:cs="Consolas"/>
              </w:rPr>
              <w:t>else</w:t>
            </w:r>
            <w:proofErr w:type="gramEnd"/>
          </w:p>
          <w:p w14:paraId="1D155792" w14:textId="77777777" w:rsidR="00031A6A" w:rsidRPr="004369E5" w:rsidRDefault="00031A6A" w:rsidP="00CB0A4B">
            <w:pPr>
              <w:pStyle w:val="BodyText"/>
              <w:spacing w:after="0"/>
              <w:rPr>
                <w:rFonts w:ascii="Consolas" w:hAnsi="Consolas" w:cs="Consolas"/>
              </w:rPr>
            </w:pPr>
            <w:r>
              <w:rPr>
                <w:rFonts w:ascii="Consolas" w:hAnsi="Consolas" w:cs="Consolas"/>
              </w:rPr>
              <w:t>bx@</w:t>
            </w:r>
          </w:p>
        </w:tc>
        <w:tc>
          <w:tcPr>
            <w:tcW w:w="1170" w:type="dxa"/>
          </w:tcPr>
          <w:p w14:paraId="56CD2F84" w14:textId="77777777" w:rsidR="00031A6A" w:rsidRPr="004369E5" w:rsidRDefault="006F006E" w:rsidP="00CB0A4B">
            <w:pPr>
              <w:pStyle w:val="BodyText"/>
              <w:spacing w:after="0"/>
              <w:rPr>
                <w:rFonts w:ascii="Consolas" w:hAnsi="Consolas" w:cs="Consolas"/>
              </w:rPr>
            </w:pPr>
            <w:r>
              <w:rPr>
                <w:rFonts w:ascii="Consolas" w:hAnsi="Consolas" w:cs="Consolas"/>
              </w:rPr>
              <w:t>else</w:t>
            </w:r>
          </w:p>
        </w:tc>
        <w:tc>
          <w:tcPr>
            <w:tcW w:w="7578" w:type="dxa"/>
          </w:tcPr>
          <w:p w14:paraId="18A4ACA1" w14:textId="77777777" w:rsidR="00031A6A" w:rsidRDefault="00031A6A" w:rsidP="00CB0A4B">
            <w:pPr>
              <w:pStyle w:val="BodyText"/>
              <w:spacing w:after="0"/>
            </w:pPr>
            <w:r w:rsidRPr="00AF420B">
              <w:rPr>
                <w:rFonts w:ascii="Consolas" w:hAnsi="Consolas" w:cs="Consolas"/>
              </w:rPr>
              <w:t>(a-x</w:t>
            </w:r>
            <w:proofErr w:type="gramStart"/>
            <w:r w:rsidRPr="00AF420B">
              <w:rPr>
                <w:rFonts w:ascii="Consolas" w:hAnsi="Consolas" w:cs="Consolas"/>
              </w:rPr>
              <w:t>)</w:t>
            </w:r>
            <w:r>
              <w:t xml:space="preserve">  Fetches</w:t>
            </w:r>
            <w:proofErr w:type="gramEnd"/>
            <w:r>
              <w:t xml:space="preserve"> a word from external memory by commanding the stack node to do this with its  </w:t>
            </w:r>
            <w:r w:rsidRPr="00AF420B">
              <w:rPr>
                <w:rFonts w:ascii="Consolas" w:hAnsi="Consolas" w:cs="Consolas"/>
              </w:rPr>
              <w:t>x@</w:t>
            </w:r>
            <w:r>
              <w:t xml:space="preserve">  function.  bx@ is only used inside F18 code.</w:t>
            </w:r>
          </w:p>
        </w:tc>
      </w:tr>
      <w:tr w:rsidR="00214304" w14:paraId="3DC52849" w14:textId="77777777" w:rsidTr="00CB0A4B">
        <w:tc>
          <w:tcPr>
            <w:tcW w:w="1188" w:type="dxa"/>
            <w:tcBorders>
              <w:bottom w:val="single" w:sz="4" w:space="0" w:color="auto"/>
            </w:tcBorders>
          </w:tcPr>
          <w:p w14:paraId="2F1A492E" w14:textId="77777777" w:rsidR="00214304" w:rsidRPr="004369E5" w:rsidRDefault="00214304" w:rsidP="00CB0A4B">
            <w:pPr>
              <w:pStyle w:val="BodyText"/>
              <w:spacing w:after="0"/>
              <w:rPr>
                <w:rFonts w:ascii="Consolas" w:hAnsi="Consolas" w:cs="Consolas"/>
              </w:rPr>
            </w:pPr>
            <w:proofErr w:type="gramStart"/>
            <w:r>
              <w:rPr>
                <w:rFonts w:ascii="Consolas" w:hAnsi="Consolas" w:cs="Consolas"/>
              </w:rPr>
              <w:t>bx!-</w:t>
            </w:r>
            <w:proofErr w:type="gramEnd"/>
          </w:p>
        </w:tc>
        <w:tc>
          <w:tcPr>
            <w:tcW w:w="1170" w:type="dxa"/>
            <w:tcBorders>
              <w:bottom w:val="single" w:sz="4" w:space="0" w:color="auto"/>
            </w:tcBorders>
          </w:tcPr>
          <w:p w14:paraId="1E763578" w14:textId="77777777" w:rsidR="00214304" w:rsidRPr="004369E5" w:rsidRDefault="00214304" w:rsidP="00CB0A4B">
            <w:pPr>
              <w:pStyle w:val="BodyText"/>
              <w:spacing w:after="0"/>
              <w:rPr>
                <w:rFonts w:ascii="Consolas" w:hAnsi="Consolas" w:cs="Consolas"/>
              </w:rPr>
            </w:pPr>
            <w:r>
              <w:rPr>
                <w:rFonts w:ascii="Consolas" w:hAnsi="Consolas" w:cs="Consolas"/>
              </w:rPr>
              <w:t>---</w:t>
            </w:r>
          </w:p>
        </w:tc>
        <w:tc>
          <w:tcPr>
            <w:tcW w:w="7578" w:type="dxa"/>
            <w:tcBorders>
              <w:bottom w:val="single" w:sz="4" w:space="0" w:color="auto"/>
            </w:tcBorders>
          </w:tcPr>
          <w:p w14:paraId="37EDEDB6" w14:textId="77777777" w:rsidR="00214304" w:rsidRDefault="00214304" w:rsidP="00CB0A4B">
            <w:pPr>
              <w:pStyle w:val="BodyText"/>
              <w:spacing w:after="0"/>
            </w:pPr>
            <w:r w:rsidRPr="00AF420B">
              <w:rPr>
                <w:rFonts w:ascii="Consolas" w:hAnsi="Consolas" w:cs="Consolas"/>
              </w:rPr>
              <w:t>(a</w:t>
            </w:r>
            <w:r>
              <w:rPr>
                <w:rFonts w:ascii="Consolas" w:hAnsi="Consolas" w:cs="Consolas"/>
              </w:rPr>
              <w:t>x</w:t>
            </w:r>
            <w:r w:rsidRPr="00AF420B">
              <w:rPr>
                <w:rFonts w:ascii="Consolas" w:hAnsi="Consolas" w:cs="Consolas"/>
              </w:rPr>
              <w:t>-</w:t>
            </w:r>
            <w:proofErr w:type="gramStart"/>
            <w:r w:rsidRPr="00AF420B">
              <w:rPr>
                <w:rFonts w:ascii="Consolas" w:hAnsi="Consolas" w:cs="Consolas"/>
              </w:rPr>
              <w:t xml:space="preserve">a)  </w:t>
            </w:r>
            <w:r>
              <w:t>Stores</w:t>
            </w:r>
            <w:proofErr w:type="gramEnd"/>
            <w:r>
              <w:t xml:space="preserve">  x  in external memory at  </w:t>
            </w:r>
            <w:r w:rsidRPr="00AF420B">
              <w:rPr>
                <w:rFonts w:ascii="Consolas" w:hAnsi="Consolas" w:cs="Consolas"/>
              </w:rPr>
              <w:t>a</w:t>
            </w:r>
            <w:r>
              <w:t xml:space="preserve">  using the  </w:t>
            </w:r>
            <w:r w:rsidRPr="00AF420B">
              <w:rPr>
                <w:rFonts w:ascii="Consolas" w:hAnsi="Consolas" w:cs="Consolas"/>
              </w:rPr>
              <w:t>x!</w:t>
            </w:r>
            <w:r>
              <w:t xml:space="preserve">  function of stack node, post-</w:t>
            </w:r>
            <w:proofErr w:type="gramStart"/>
            <w:r>
              <w:t xml:space="preserve">decrementing  </w:t>
            </w:r>
            <w:r w:rsidRPr="00AF420B">
              <w:rPr>
                <w:rFonts w:ascii="Consolas" w:hAnsi="Consolas" w:cs="Consolas"/>
              </w:rPr>
              <w:t>a</w:t>
            </w:r>
            <w:proofErr w:type="gramEnd"/>
            <w:r>
              <w:t xml:space="preserve"> .  Used internally to push data onto return stack.</w:t>
            </w:r>
          </w:p>
        </w:tc>
      </w:tr>
      <w:tr w:rsidR="00214304" w14:paraId="783D5A37" w14:textId="77777777" w:rsidTr="00CB0A4B">
        <w:tc>
          <w:tcPr>
            <w:tcW w:w="1188" w:type="dxa"/>
            <w:tcBorders>
              <w:top w:val="single" w:sz="4" w:space="0" w:color="auto"/>
              <w:bottom w:val="single" w:sz="4" w:space="0" w:color="auto"/>
            </w:tcBorders>
          </w:tcPr>
          <w:p w14:paraId="4FA74D7D" w14:textId="77777777" w:rsidR="00214304" w:rsidRPr="004369E5" w:rsidRDefault="00214304" w:rsidP="00CB0A4B">
            <w:pPr>
              <w:pStyle w:val="BodyText"/>
              <w:spacing w:after="0"/>
              <w:rPr>
                <w:rFonts w:ascii="Consolas" w:hAnsi="Consolas" w:cs="Consolas"/>
              </w:rPr>
            </w:pPr>
            <w:r>
              <w:rPr>
                <w:rFonts w:ascii="Consolas" w:hAnsi="Consolas" w:cs="Consolas"/>
              </w:rPr>
              <w:t>dec</w:t>
            </w:r>
          </w:p>
        </w:tc>
        <w:tc>
          <w:tcPr>
            <w:tcW w:w="1170" w:type="dxa"/>
            <w:tcBorders>
              <w:top w:val="single" w:sz="4" w:space="0" w:color="auto"/>
              <w:bottom w:val="single" w:sz="4" w:space="0" w:color="auto"/>
            </w:tcBorders>
          </w:tcPr>
          <w:p w14:paraId="60548D80" w14:textId="77777777" w:rsidR="00214304" w:rsidRPr="004369E5" w:rsidRDefault="00214304" w:rsidP="00CB0A4B">
            <w:pPr>
              <w:pStyle w:val="BodyText"/>
              <w:spacing w:after="0"/>
              <w:rPr>
                <w:rFonts w:ascii="Consolas" w:hAnsi="Consolas" w:cs="Consolas"/>
              </w:rPr>
            </w:pPr>
            <w:r>
              <w:rPr>
                <w:rFonts w:ascii="Consolas" w:hAnsi="Consolas" w:cs="Consolas"/>
              </w:rPr>
              <w:t>---</w:t>
            </w:r>
          </w:p>
        </w:tc>
        <w:tc>
          <w:tcPr>
            <w:tcW w:w="7578" w:type="dxa"/>
            <w:tcBorders>
              <w:top w:val="single" w:sz="4" w:space="0" w:color="auto"/>
              <w:bottom w:val="single" w:sz="4" w:space="0" w:color="auto"/>
            </w:tcBorders>
          </w:tcPr>
          <w:p w14:paraId="26C54038" w14:textId="77777777" w:rsidR="00214304" w:rsidRDefault="00214304" w:rsidP="00CB0A4B">
            <w:pPr>
              <w:pStyle w:val="BodyText"/>
              <w:spacing w:after="0"/>
            </w:pPr>
            <w:r w:rsidRPr="00AF420B">
              <w:rPr>
                <w:rFonts w:ascii="Consolas" w:hAnsi="Consolas" w:cs="Consolas"/>
              </w:rPr>
              <w:t>(</w:t>
            </w:r>
            <w:r>
              <w:rPr>
                <w:rFonts w:ascii="Consolas" w:hAnsi="Consolas" w:cs="Consolas"/>
              </w:rPr>
              <w:t>u</w:t>
            </w:r>
            <w:r w:rsidRPr="00AF420B">
              <w:rPr>
                <w:rFonts w:ascii="Consolas" w:hAnsi="Consolas" w:cs="Consolas"/>
              </w:rPr>
              <w:t>-</w:t>
            </w:r>
            <w:r>
              <w:rPr>
                <w:rFonts w:ascii="Consolas" w:hAnsi="Consolas" w:cs="Consolas"/>
              </w:rPr>
              <w:t>u</w:t>
            </w:r>
            <w:proofErr w:type="gramStart"/>
            <w:r w:rsidRPr="00AF420B">
              <w:rPr>
                <w:rFonts w:ascii="Consolas" w:hAnsi="Consolas" w:cs="Consolas"/>
              </w:rPr>
              <w:t>')</w:t>
            </w:r>
            <w:r>
              <w:t xml:space="preserve">  Decrements</w:t>
            </w:r>
            <w:proofErr w:type="gramEnd"/>
            <w:r>
              <w:t xml:space="preserve"> the argument by 1.</w:t>
            </w:r>
          </w:p>
        </w:tc>
      </w:tr>
      <w:tr w:rsidR="00214304" w14:paraId="3CA63EE2" w14:textId="77777777" w:rsidTr="00CB0A4B">
        <w:tc>
          <w:tcPr>
            <w:tcW w:w="1188" w:type="dxa"/>
          </w:tcPr>
          <w:p w14:paraId="64BAE0D2" w14:textId="77777777" w:rsidR="00214304" w:rsidRPr="004369E5" w:rsidRDefault="00214304" w:rsidP="00CB0A4B">
            <w:pPr>
              <w:pStyle w:val="BodyText"/>
              <w:spacing w:after="0"/>
              <w:rPr>
                <w:rFonts w:ascii="Consolas" w:hAnsi="Consolas" w:cs="Consolas"/>
              </w:rPr>
            </w:pPr>
            <w:r>
              <w:rPr>
                <w:rFonts w:ascii="Consolas" w:hAnsi="Consolas" w:cs="Consolas"/>
              </w:rPr>
              <w:t>@2tos</w:t>
            </w:r>
          </w:p>
        </w:tc>
        <w:tc>
          <w:tcPr>
            <w:tcW w:w="1170" w:type="dxa"/>
          </w:tcPr>
          <w:p w14:paraId="704FC768" w14:textId="77777777" w:rsidR="00214304" w:rsidRPr="004369E5" w:rsidRDefault="00214304" w:rsidP="00CB0A4B">
            <w:pPr>
              <w:pStyle w:val="BodyText"/>
              <w:spacing w:after="0"/>
              <w:rPr>
                <w:rFonts w:ascii="Consolas" w:hAnsi="Consolas" w:cs="Consolas"/>
              </w:rPr>
            </w:pPr>
            <w:r>
              <w:rPr>
                <w:rFonts w:ascii="Consolas" w:hAnsi="Consolas" w:cs="Consolas"/>
              </w:rPr>
              <w:t>---</w:t>
            </w:r>
          </w:p>
        </w:tc>
        <w:tc>
          <w:tcPr>
            <w:tcW w:w="7578" w:type="dxa"/>
          </w:tcPr>
          <w:p w14:paraId="3FA1C8EF" w14:textId="77777777" w:rsidR="00214304" w:rsidRDefault="00214304" w:rsidP="00CB0A4B">
            <w:pPr>
              <w:pStyle w:val="BodyText"/>
              <w:spacing w:after="0"/>
            </w:pPr>
            <w:r w:rsidRPr="00AF420B">
              <w:rPr>
                <w:rFonts w:ascii="Consolas" w:hAnsi="Consolas" w:cs="Consolas"/>
              </w:rPr>
              <w:t>(a)</w:t>
            </w:r>
            <w:r>
              <w:t xml:space="preserve">  Pushes the memory cell </w:t>
            </w:r>
            <w:proofErr w:type="gramStart"/>
            <w:r>
              <w:t xml:space="preserve">at  </w:t>
            </w:r>
            <w:r w:rsidRPr="00AF420B">
              <w:rPr>
                <w:rFonts w:ascii="Consolas" w:hAnsi="Consolas" w:cs="Consolas"/>
              </w:rPr>
              <w:t>a</w:t>
            </w:r>
            <w:proofErr w:type="gramEnd"/>
            <w:r>
              <w:t xml:space="preserve">  onto the external stack.</w:t>
            </w:r>
          </w:p>
        </w:tc>
      </w:tr>
      <w:tr w:rsidR="00031A6A" w14:paraId="53C21812" w14:textId="77777777" w:rsidTr="00CB0A4B">
        <w:tc>
          <w:tcPr>
            <w:tcW w:w="1188" w:type="dxa"/>
          </w:tcPr>
          <w:p w14:paraId="50C73792" w14:textId="77777777" w:rsidR="00031A6A" w:rsidRPr="004369E5" w:rsidRDefault="00031A6A" w:rsidP="00CB0A4B">
            <w:pPr>
              <w:pStyle w:val="BodyText"/>
              <w:spacing w:after="0"/>
              <w:rPr>
                <w:rFonts w:ascii="Consolas" w:hAnsi="Consolas" w:cs="Consolas"/>
              </w:rPr>
            </w:pPr>
            <w:r>
              <w:rPr>
                <w:rFonts w:ascii="Consolas" w:hAnsi="Consolas" w:cs="Consolas"/>
              </w:rPr>
              <w:t>bpshw</w:t>
            </w:r>
          </w:p>
        </w:tc>
        <w:tc>
          <w:tcPr>
            <w:tcW w:w="1170" w:type="dxa"/>
          </w:tcPr>
          <w:p w14:paraId="05ABC338" w14:textId="77777777" w:rsidR="00031A6A" w:rsidRPr="004369E5" w:rsidRDefault="00031A6A" w:rsidP="00CB0A4B">
            <w:pPr>
              <w:pStyle w:val="BodyText"/>
              <w:spacing w:after="0"/>
              <w:rPr>
                <w:rFonts w:ascii="Consolas" w:hAnsi="Consolas" w:cs="Consolas"/>
              </w:rPr>
            </w:pPr>
            <w:r>
              <w:rPr>
                <w:rFonts w:ascii="Consolas" w:hAnsi="Consolas" w:cs="Consolas"/>
              </w:rPr>
              <w:t>---</w:t>
            </w:r>
          </w:p>
        </w:tc>
        <w:tc>
          <w:tcPr>
            <w:tcW w:w="7578" w:type="dxa"/>
          </w:tcPr>
          <w:p w14:paraId="296CF364" w14:textId="77777777" w:rsidR="00031A6A" w:rsidRDefault="00031A6A" w:rsidP="00CB0A4B">
            <w:pPr>
              <w:pStyle w:val="BodyText"/>
              <w:spacing w:after="0"/>
            </w:pPr>
            <w:r w:rsidRPr="00AF420B">
              <w:rPr>
                <w:rFonts w:ascii="Consolas" w:hAnsi="Consolas" w:cs="Consolas"/>
              </w:rPr>
              <w:t>(n)</w:t>
            </w:r>
            <w:r>
              <w:t xml:space="preserve">  </w:t>
            </w:r>
            <w:proofErr w:type="gramStart"/>
            <w:r>
              <w:t xml:space="preserve">Pushes  </w:t>
            </w:r>
            <w:r w:rsidRPr="00AF420B">
              <w:rPr>
                <w:rFonts w:ascii="Consolas" w:hAnsi="Consolas" w:cs="Consolas"/>
              </w:rPr>
              <w:t>n</w:t>
            </w:r>
            <w:proofErr w:type="gramEnd"/>
            <w:r>
              <w:t xml:space="preserve">  onto external stack using the  </w:t>
            </w:r>
            <w:r w:rsidRPr="00AF420B">
              <w:rPr>
                <w:rFonts w:ascii="Consolas" w:hAnsi="Consolas" w:cs="Consolas"/>
              </w:rPr>
              <w:t>pshw</w:t>
            </w:r>
            <w:r>
              <w:t xml:space="preserve">  function of the stack node.</w:t>
            </w:r>
          </w:p>
        </w:tc>
      </w:tr>
      <w:tr w:rsidR="00214304" w14:paraId="1BB136B7" w14:textId="77777777" w:rsidTr="00CB0A4B">
        <w:tc>
          <w:tcPr>
            <w:tcW w:w="1188" w:type="dxa"/>
          </w:tcPr>
          <w:p w14:paraId="58225516" w14:textId="77777777" w:rsidR="00214304" w:rsidRPr="004369E5" w:rsidRDefault="00214304" w:rsidP="00CB0A4B">
            <w:pPr>
              <w:pStyle w:val="BodyText"/>
              <w:spacing w:after="0"/>
              <w:rPr>
                <w:rFonts w:ascii="Consolas" w:hAnsi="Consolas" w:cs="Consolas"/>
              </w:rPr>
            </w:pPr>
            <w:r>
              <w:rPr>
                <w:rFonts w:ascii="Consolas" w:hAnsi="Consolas" w:cs="Consolas"/>
              </w:rPr>
              <w:t>'rp@</w:t>
            </w:r>
          </w:p>
        </w:tc>
        <w:tc>
          <w:tcPr>
            <w:tcW w:w="1170" w:type="dxa"/>
          </w:tcPr>
          <w:p w14:paraId="38271212" w14:textId="77777777" w:rsidR="00214304" w:rsidRPr="004369E5" w:rsidRDefault="00214304" w:rsidP="00CB0A4B">
            <w:pPr>
              <w:pStyle w:val="BodyText"/>
              <w:spacing w:after="0"/>
              <w:rPr>
                <w:rFonts w:ascii="Consolas" w:hAnsi="Consolas" w:cs="Consolas"/>
              </w:rPr>
            </w:pPr>
            <w:r>
              <w:rPr>
                <w:rFonts w:ascii="Consolas" w:hAnsi="Consolas" w:cs="Consolas"/>
              </w:rPr>
              <w:t>RP@</w:t>
            </w:r>
          </w:p>
        </w:tc>
        <w:tc>
          <w:tcPr>
            <w:tcW w:w="7578" w:type="dxa"/>
          </w:tcPr>
          <w:p w14:paraId="4DED17A7" w14:textId="77777777" w:rsidR="00214304" w:rsidRDefault="00214304" w:rsidP="00CB0A4B">
            <w:pPr>
              <w:pStyle w:val="BodyText"/>
              <w:spacing w:after="0"/>
            </w:pPr>
            <w:r w:rsidRPr="00AF420B">
              <w:rPr>
                <w:rFonts w:ascii="Consolas" w:hAnsi="Consolas" w:cs="Consolas"/>
              </w:rPr>
              <w:t>(ri</w:t>
            </w:r>
            <w:r>
              <w:rPr>
                <w:rFonts w:ascii="Consolas" w:hAnsi="Consolas" w:cs="Consolas"/>
              </w:rPr>
              <w:t>p</w:t>
            </w:r>
            <w:r w:rsidRPr="00AF420B">
              <w:rPr>
                <w:rFonts w:ascii="Consolas" w:hAnsi="Consolas" w:cs="Consolas"/>
              </w:rPr>
              <w:t>-</w:t>
            </w:r>
            <w:proofErr w:type="gramStart"/>
            <w:r w:rsidRPr="00AF420B">
              <w:rPr>
                <w:rFonts w:ascii="Consolas" w:hAnsi="Consolas" w:cs="Consolas"/>
              </w:rPr>
              <w:t>ri</w:t>
            </w:r>
            <w:r>
              <w:rPr>
                <w:rFonts w:ascii="Consolas" w:hAnsi="Consolas" w:cs="Consolas"/>
              </w:rPr>
              <w:t>p</w:t>
            </w:r>
            <w:r w:rsidRPr="00AF420B">
              <w:rPr>
                <w:rFonts w:ascii="Consolas" w:hAnsi="Consolas" w:cs="Consolas"/>
              </w:rPr>
              <w:t>)</w:t>
            </w:r>
            <w:r>
              <w:t xml:space="preserve">  Pushes</w:t>
            </w:r>
            <w:proofErr w:type="gramEnd"/>
            <w:r>
              <w:t xml:space="preserve"> the address of top element of external return stack onto external stack.  Note that this is one less </w:t>
            </w:r>
            <w:proofErr w:type="gramStart"/>
            <w:r>
              <w:t xml:space="preserve">than  </w:t>
            </w:r>
            <w:r w:rsidRPr="00AF420B">
              <w:rPr>
                <w:rFonts w:ascii="Consolas" w:hAnsi="Consolas" w:cs="Consolas"/>
              </w:rPr>
              <w:t>r</w:t>
            </w:r>
            <w:proofErr w:type="gramEnd"/>
            <w:r>
              <w:t xml:space="preserve"> .</w:t>
            </w:r>
          </w:p>
        </w:tc>
      </w:tr>
      <w:tr w:rsidR="00214304" w14:paraId="44043A16" w14:textId="77777777" w:rsidTr="00CB0A4B">
        <w:tc>
          <w:tcPr>
            <w:tcW w:w="1188" w:type="dxa"/>
          </w:tcPr>
          <w:p w14:paraId="788CC42C" w14:textId="77777777" w:rsidR="00214304" w:rsidRPr="004369E5" w:rsidRDefault="00214304" w:rsidP="00CB0A4B">
            <w:pPr>
              <w:pStyle w:val="BodyText"/>
              <w:spacing w:after="0"/>
              <w:rPr>
                <w:rFonts w:ascii="Consolas" w:hAnsi="Consolas" w:cs="Consolas"/>
              </w:rPr>
            </w:pPr>
            <w:r>
              <w:rPr>
                <w:rFonts w:ascii="Consolas" w:hAnsi="Consolas" w:cs="Consolas"/>
              </w:rPr>
              <w:t>'</w:t>
            </w:r>
            <w:proofErr w:type="gramStart"/>
            <w:r>
              <w:rPr>
                <w:rFonts w:ascii="Consolas" w:hAnsi="Consolas" w:cs="Consolas"/>
              </w:rPr>
              <w:t>lit</w:t>
            </w:r>
            <w:proofErr w:type="gramEnd"/>
          </w:p>
        </w:tc>
        <w:tc>
          <w:tcPr>
            <w:tcW w:w="1170" w:type="dxa"/>
          </w:tcPr>
          <w:p w14:paraId="4B4EC6F1" w14:textId="77777777" w:rsidR="00214304" w:rsidRPr="004369E5" w:rsidRDefault="00214304" w:rsidP="00CB0A4B">
            <w:pPr>
              <w:pStyle w:val="BodyText"/>
              <w:spacing w:after="0"/>
              <w:rPr>
                <w:rFonts w:ascii="Consolas" w:hAnsi="Consolas" w:cs="Consolas"/>
              </w:rPr>
            </w:pPr>
            <w:r>
              <w:rPr>
                <w:rFonts w:ascii="Consolas" w:hAnsi="Consolas" w:cs="Consolas"/>
              </w:rPr>
              <w:t>lit</w:t>
            </w:r>
          </w:p>
        </w:tc>
        <w:tc>
          <w:tcPr>
            <w:tcW w:w="7578" w:type="dxa"/>
          </w:tcPr>
          <w:p w14:paraId="2832E83D" w14:textId="77777777" w:rsidR="00214304" w:rsidRDefault="00214304" w:rsidP="00CB0A4B">
            <w:pPr>
              <w:pStyle w:val="BodyText"/>
              <w:spacing w:after="0"/>
            </w:pPr>
            <w:r w:rsidRPr="00AF420B">
              <w:rPr>
                <w:rFonts w:ascii="Consolas" w:hAnsi="Consolas" w:cs="Consolas"/>
              </w:rPr>
              <w:t>(ri</w:t>
            </w:r>
            <w:r>
              <w:rPr>
                <w:rFonts w:ascii="Consolas" w:hAnsi="Consolas" w:cs="Consolas"/>
              </w:rPr>
              <w:t>p</w:t>
            </w:r>
            <w:r w:rsidRPr="00AF420B">
              <w:rPr>
                <w:rFonts w:ascii="Consolas" w:hAnsi="Consolas" w:cs="Consolas"/>
              </w:rPr>
              <w:t>-ri</w:t>
            </w:r>
            <w:r>
              <w:rPr>
                <w:rFonts w:ascii="Consolas" w:hAnsi="Consolas" w:cs="Consolas"/>
              </w:rPr>
              <w:t>p</w:t>
            </w:r>
            <w:proofErr w:type="gramStart"/>
            <w:r>
              <w:rPr>
                <w:rFonts w:ascii="Consolas" w:hAnsi="Consolas" w:cs="Consolas"/>
              </w:rPr>
              <w:t>'</w:t>
            </w:r>
            <w:r w:rsidRPr="00AF420B">
              <w:rPr>
                <w:rFonts w:ascii="Consolas" w:hAnsi="Consolas" w:cs="Consolas"/>
              </w:rPr>
              <w:t>)</w:t>
            </w:r>
            <w:r>
              <w:t xml:space="preserve">  Literal</w:t>
            </w:r>
            <w:proofErr w:type="gramEnd"/>
            <w:r>
              <w:t xml:space="preserve"> fetch.  Pushes next word of instruction stream onto external stack.</w:t>
            </w:r>
          </w:p>
        </w:tc>
      </w:tr>
      <w:tr w:rsidR="006F006E" w14:paraId="021B70C6" w14:textId="77777777" w:rsidTr="00CB0A4B">
        <w:tc>
          <w:tcPr>
            <w:tcW w:w="1188" w:type="dxa"/>
          </w:tcPr>
          <w:p w14:paraId="7135343B" w14:textId="77777777" w:rsidR="006F006E" w:rsidRPr="004369E5" w:rsidRDefault="006F006E" w:rsidP="00CB0A4B">
            <w:pPr>
              <w:pStyle w:val="BodyText"/>
              <w:spacing w:after="0"/>
              <w:rPr>
                <w:rFonts w:ascii="Consolas" w:hAnsi="Consolas" w:cs="Consolas"/>
              </w:rPr>
            </w:pPr>
            <w:r>
              <w:rPr>
                <w:rFonts w:ascii="Consolas" w:hAnsi="Consolas" w:cs="Consolas"/>
              </w:rPr>
              <w:t>inc</w:t>
            </w:r>
          </w:p>
        </w:tc>
        <w:tc>
          <w:tcPr>
            <w:tcW w:w="1170" w:type="dxa"/>
          </w:tcPr>
          <w:p w14:paraId="2121BE43" w14:textId="77777777" w:rsidR="006F006E" w:rsidRPr="004369E5" w:rsidRDefault="006F006E" w:rsidP="00CB0A4B">
            <w:pPr>
              <w:pStyle w:val="BodyText"/>
              <w:spacing w:after="0"/>
              <w:rPr>
                <w:rFonts w:ascii="Consolas" w:hAnsi="Consolas" w:cs="Consolas"/>
              </w:rPr>
            </w:pPr>
            <w:r>
              <w:rPr>
                <w:rFonts w:ascii="Consolas" w:hAnsi="Consolas" w:cs="Consolas"/>
              </w:rPr>
              <w:t>---</w:t>
            </w:r>
          </w:p>
        </w:tc>
        <w:tc>
          <w:tcPr>
            <w:tcW w:w="7578" w:type="dxa"/>
          </w:tcPr>
          <w:p w14:paraId="268CC983" w14:textId="77777777" w:rsidR="006F006E" w:rsidRDefault="006F006E" w:rsidP="00CB0A4B">
            <w:pPr>
              <w:pStyle w:val="BodyText"/>
              <w:spacing w:after="0"/>
            </w:pPr>
            <w:r w:rsidRPr="00AF420B">
              <w:rPr>
                <w:rFonts w:ascii="Consolas" w:hAnsi="Consolas" w:cs="Consolas"/>
              </w:rPr>
              <w:t>(</w:t>
            </w:r>
            <w:r>
              <w:rPr>
                <w:rFonts w:ascii="Consolas" w:hAnsi="Consolas" w:cs="Consolas"/>
              </w:rPr>
              <w:t>u</w:t>
            </w:r>
            <w:r w:rsidRPr="00AF420B">
              <w:rPr>
                <w:rFonts w:ascii="Consolas" w:hAnsi="Consolas" w:cs="Consolas"/>
              </w:rPr>
              <w:t>-</w:t>
            </w:r>
            <w:r>
              <w:rPr>
                <w:rFonts w:ascii="Consolas" w:hAnsi="Consolas" w:cs="Consolas"/>
              </w:rPr>
              <w:t>u</w:t>
            </w:r>
            <w:proofErr w:type="gramStart"/>
            <w:r w:rsidRPr="00AF420B">
              <w:rPr>
                <w:rFonts w:ascii="Consolas" w:hAnsi="Consolas" w:cs="Consolas"/>
              </w:rPr>
              <w:t>')</w:t>
            </w:r>
            <w:r>
              <w:t xml:space="preserve">  Increments</w:t>
            </w:r>
            <w:proofErr w:type="gramEnd"/>
            <w:r>
              <w:t xml:space="preserve"> the argument by 1.</w:t>
            </w:r>
          </w:p>
        </w:tc>
      </w:tr>
      <w:tr w:rsidR="00031A6A" w14:paraId="1859EE8E" w14:textId="77777777" w:rsidTr="00CB0A4B">
        <w:tc>
          <w:tcPr>
            <w:tcW w:w="1188" w:type="dxa"/>
          </w:tcPr>
          <w:p w14:paraId="71C208A9" w14:textId="77777777" w:rsidR="00031A6A" w:rsidRPr="004369E5" w:rsidRDefault="00214304" w:rsidP="00CB0A4B">
            <w:pPr>
              <w:pStyle w:val="BodyText"/>
              <w:spacing w:after="0"/>
              <w:rPr>
                <w:rFonts w:ascii="Consolas" w:hAnsi="Consolas" w:cs="Consolas"/>
              </w:rPr>
            </w:pPr>
            <w:r>
              <w:rPr>
                <w:rFonts w:ascii="Consolas" w:hAnsi="Consolas" w:cs="Consolas"/>
              </w:rPr>
              <w:t>'</w:t>
            </w:r>
            <w:proofErr w:type="gramStart"/>
            <w:r w:rsidR="00031A6A">
              <w:rPr>
                <w:rFonts w:ascii="Consolas" w:hAnsi="Consolas" w:cs="Consolas"/>
              </w:rPr>
              <w:t>con</w:t>
            </w:r>
            <w:proofErr w:type="gramEnd"/>
          </w:p>
        </w:tc>
        <w:tc>
          <w:tcPr>
            <w:tcW w:w="1170" w:type="dxa"/>
          </w:tcPr>
          <w:p w14:paraId="3BD32618" w14:textId="77777777" w:rsidR="00031A6A" w:rsidRPr="004369E5" w:rsidRDefault="00214304" w:rsidP="00CB0A4B">
            <w:pPr>
              <w:pStyle w:val="BodyText"/>
              <w:spacing w:after="0"/>
              <w:rPr>
                <w:rFonts w:ascii="Consolas" w:hAnsi="Consolas" w:cs="Consolas"/>
              </w:rPr>
            </w:pPr>
            <w:r>
              <w:rPr>
                <w:rFonts w:ascii="Consolas" w:hAnsi="Consolas" w:cs="Consolas"/>
              </w:rPr>
              <w:t>lit;</w:t>
            </w:r>
          </w:p>
        </w:tc>
        <w:tc>
          <w:tcPr>
            <w:tcW w:w="7578" w:type="dxa"/>
          </w:tcPr>
          <w:p w14:paraId="2E694A73" w14:textId="77777777" w:rsidR="00031A6A" w:rsidRDefault="00031A6A" w:rsidP="00B562CD">
            <w:pPr>
              <w:pStyle w:val="BodyText"/>
              <w:spacing w:after="0"/>
            </w:pPr>
            <w:r w:rsidRPr="00AF420B">
              <w:rPr>
                <w:rFonts w:ascii="Consolas" w:hAnsi="Consolas" w:cs="Consolas"/>
              </w:rPr>
              <w:t>(ri</w:t>
            </w:r>
            <w:r w:rsidR="00B562CD">
              <w:rPr>
                <w:rFonts w:ascii="Consolas" w:hAnsi="Consolas" w:cs="Consolas"/>
              </w:rPr>
              <w:t>p</w:t>
            </w:r>
            <w:r w:rsidRPr="00AF420B">
              <w:rPr>
                <w:rFonts w:ascii="Consolas" w:hAnsi="Consolas" w:cs="Consolas"/>
              </w:rPr>
              <w:t>-</w:t>
            </w:r>
            <w:r w:rsidR="00B562CD">
              <w:rPr>
                <w:rFonts w:ascii="Consolas" w:hAnsi="Consolas" w:cs="Consolas"/>
              </w:rPr>
              <w:t>r'i'p</w:t>
            </w:r>
            <w:proofErr w:type="gramStart"/>
            <w:r w:rsidR="00B562CD">
              <w:rPr>
                <w:rFonts w:ascii="Consolas" w:hAnsi="Consolas" w:cs="Consolas"/>
              </w:rPr>
              <w:t>'</w:t>
            </w:r>
            <w:r w:rsidRPr="00AF420B">
              <w:rPr>
                <w:rFonts w:ascii="Consolas" w:hAnsi="Consolas" w:cs="Consolas"/>
              </w:rPr>
              <w:t>)</w:t>
            </w:r>
            <w:r>
              <w:t xml:space="preserve">  Pushes</w:t>
            </w:r>
            <w:proofErr w:type="gramEnd"/>
            <w:r>
              <w:t xml:space="preserve"> the contents of the next cell in instruction stream onto the external stack and exits the current definition.  Generic primitive for </w:t>
            </w:r>
            <w:proofErr w:type="gramStart"/>
            <w:r>
              <w:t xml:space="preserve">inline  </w:t>
            </w:r>
            <w:r w:rsidRPr="00AF420B">
              <w:rPr>
                <w:rFonts w:ascii="Consolas" w:hAnsi="Consolas" w:cs="Consolas"/>
              </w:rPr>
              <w:t>constant</w:t>
            </w:r>
            <w:proofErr w:type="gramEnd"/>
            <w:r>
              <w:t xml:space="preserve"> .</w:t>
            </w:r>
          </w:p>
        </w:tc>
      </w:tr>
      <w:tr w:rsidR="00031A6A" w14:paraId="25223D0B" w14:textId="77777777" w:rsidTr="00CB0A4B">
        <w:tc>
          <w:tcPr>
            <w:tcW w:w="1188" w:type="dxa"/>
          </w:tcPr>
          <w:p w14:paraId="4D2169B8" w14:textId="77777777" w:rsidR="00031A6A" w:rsidRPr="004369E5" w:rsidRDefault="00B562CD" w:rsidP="00CB0A4B">
            <w:pPr>
              <w:pStyle w:val="BodyText"/>
              <w:spacing w:after="0"/>
              <w:rPr>
                <w:rFonts w:ascii="Consolas" w:hAnsi="Consolas" w:cs="Consolas"/>
              </w:rPr>
            </w:pPr>
            <w:r>
              <w:rPr>
                <w:rFonts w:ascii="Consolas" w:hAnsi="Consolas" w:cs="Consolas"/>
              </w:rPr>
              <w:t>'</w:t>
            </w:r>
            <w:proofErr w:type="gramStart"/>
            <w:r>
              <w:rPr>
                <w:rFonts w:ascii="Consolas" w:hAnsi="Consolas" w:cs="Consolas"/>
              </w:rPr>
              <w:t>var</w:t>
            </w:r>
            <w:proofErr w:type="gramEnd"/>
          </w:p>
        </w:tc>
        <w:tc>
          <w:tcPr>
            <w:tcW w:w="1170" w:type="dxa"/>
          </w:tcPr>
          <w:p w14:paraId="15E19129" w14:textId="77777777" w:rsidR="00031A6A" w:rsidRPr="004369E5" w:rsidRDefault="00B562CD" w:rsidP="00CB0A4B">
            <w:pPr>
              <w:pStyle w:val="BodyText"/>
              <w:spacing w:after="0"/>
              <w:rPr>
                <w:rFonts w:ascii="Consolas" w:hAnsi="Consolas" w:cs="Consolas"/>
              </w:rPr>
            </w:pPr>
            <w:r>
              <w:rPr>
                <w:rFonts w:ascii="Consolas" w:hAnsi="Consolas" w:cs="Consolas"/>
              </w:rPr>
              <w:t>var;</w:t>
            </w:r>
          </w:p>
        </w:tc>
        <w:tc>
          <w:tcPr>
            <w:tcW w:w="7578" w:type="dxa"/>
          </w:tcPr>
          <w:p w14:paraId="098A9928" w14:textId="77777777" w:rsidR="00031A6A" w:rsidRDefault="00031A6A" w:rsidP="00CB0A4B">
            <w:pPr>
              <w:pStyle w:val="BodyText"/>
              <w:spacing w:after="0"/>
            </w:pPr>
            <w:r w:rsidRPr="00AF420B">
              <w:rPr>
                <w:rFonts w:ascii="Consolas" w:hAnsi="Consolas" w:cs="Consolas"/>
              </w:rPr>
              <w:t>(ri</w:t>
            </w:r>
            <w:r w:rsidR="00B562CD">
              <w:rPr>
                <w:rFonts w:ascii="Consolas" w:hAnsi="Consolas" w:cs="Consolas"/>
              </w:rPr>
              <w:t>p</w:t>
            </w:r>
            <w:r w:rsidRPr="00AF420B">
              <w:rPr>
                <w:rFonts w:ascii="Consolas" w:hAnsi="Consolas" w:cs="Consolas"/>
              </w:rPr>
              <w:t>-r</w:t>
            </w:r>
            <w:r>
              <w:rPr>
                <w:rFonts w:ascii="Consolas" w:hAnsi="Consolas" w:cs="Consolas"/>
              </w:rPr>
              <w:t>'</w:t>
            </w:r>
            <w:r w:rsidRPr="00AF420B">
              <w:rPr>
                <w:rFonts w:ascii="Consolas" w:hAnsi="Consolas" w:cs="Consolas"/>
              </w:rPr>
              <w:t>i</w:t>
            </w:r>
            <w:r>
              <w:rPr>
                <w:rFonts w:ascii="Consolas" w:hAnsi="Consolas" w:cs="Consolas"/>
              </w:rPr>
              <w:t>'</w:t>
            </w:r>
            <w:r w:rsidR="00B562CD">
              <w:rPr>
                <w:rFonts w:ascii="Consolas" w:hAnsi="Consolas" w:cs="Consolas"/>
              </w:rPr>
              <w:t>p</w:t>
            </w:r>
            <w:proofErr w:type="gramStart"/>
            <w:r w:rsidR="00B562CD">
              <w:rPr>
                <w:rFonts w:ascii="Consolas" w:hAnsi="Consolas" w:cs="Consolas"/>
              </w:rPr>
              <w:t>'</w:t>
            </w:r>
            <w:r w:rsidRPr="00AF420B">
              <w:rPr>
                <w:rFonts w:ascii="Consolas" w:hAnsi="Consolas" w:cs="Consolas"/>
              </w:rPr>
              <w:t>)</w:t>
            </w:r>
            <w:r>
              <w:t xml:space="preserve">  Pushes</w:t>
            </w:r>
            <w:proofErr w:type="gramEnd"/>
            <w:r>
              <w:t xml:space="preserve">  </w:t>
            </w:r>
            <w:r w:rsidRPr="00AF420B">
              <w:rPr>
                <w:rFonts w:ascii="Consolas" w:hAnsi="Consolas" w:cs="Consolas"/>
              </w:rPr>
              <w:t>i</w:t>
            </w:r>
            <w:r>
              <w:t xml:space="preserve">  onto external stack then falls through into  </w:t>
            </w:r>
            <w:r w:rsidRPr="00AF420B">
              <w:rPr>
                <w:rFonts w:ascii="Consolas" w:hAnsi="Consolas" w:cs="Consolas"/>
              </w:rPr>
              <w:t>'exit</w:t>
            </w:r>
            <w:r>
              <w:t xml:space="preserve"> .  Generic primitive for </w:t>
            </w:r>
            <w:proofErr w:type="gramStart"/>
            <w:r>
              <w:t xml:space="preserve">inline  </w:t>
            </w:r>
            <w:r w:rsidRPr="00AF420B">
              <w:rPr>
                <w:rFonts w:ascii="Consolas" w:hAnsi="Consolas" w:cs="Consolas"/>
              </w:rPr>
              <w:t>create</w:t>
            </w:r>
            <w:proofErr w:type="gramEnd"/>
            <w:r>
              <w:t xml:space="preserve"> .</w:t>
            </w:r>
          </w:p>
        </w:tc>
      </w:tr>
      <w:tr w:rsidR="00031A6A" w14:paraId="5B923141" w14:textId="77777777" w:rsidTr="00CB0A4B">
        <w:tc>
          <w:tcPr>
            <w:tcW w:w="1188" w:type="dxa"/>
          </w:tcPr>
          <w:p w14:paraId="2D8C9A9A" w14:textId="77777777" w:rsidR="00031A6A" w:rsidRPr="004369E5" w:rsidRDefault="00031A6A" w:rsidP="00CB0A4B">
            <w:pPr>
              <w:pStyle w:val="BodyText"/>
              <w:spacing w:after="0"/>
              <w:rPr>
                <w:rFonts w:ascii="Consolas" w:hAnsi="Consolas" w:cs="Consolas"/>
              </w:rPr>
            </w:pPr>
            <w:r>
              <w:rPr>
                <w:rFonts w:ascii="Consolas" w:hAnsi="Consolas" w:cs="Consolas"/>
              </w:rPr>
              <w:t>'</w:t>
            </w:r>
            <w:proofErr w:type="gramStart"/>
            <w:r>
              <w:rPr>
                <w:rFonts w:ascii="Consolas" w:hAnsi="Consolas" w:cs="Consolas"/>
              </w:rPr>
              <w:t>exit</w:t>
            </w:r>
            <w:proofErr w:type="gramEnd"/>
          </w:p>
        </w:tc>
        <w:tc>
          <w:tcPr>
            <w:tcW w:w="1170" w:type="dxa"/>
          </w:tcPr>
          <w:p w14:paraId="0613C3FD" w14:textId="77777777" w:rsidR="00031A6A" w:rsidRPr="004369E5" w:rsidRDefault="00B562CD" w:rsidP="00CB0A4B">
            <w:pPr>
              <w:pStyle w:val="BodyText"/>
              <w:spacing w:after="0"/>
              <w:rPr>
                <w:rFonts w:ascii="Consolas" w:hAnsi="Consolas" w:cs="Consolas"/>
              </w:rPr>
            </w:pPr>
            <w:r>
              <w:rPr>
                <w:rFonts w:ascii="Consolas" w:hAnsi="Consolas" w:cs="Consolas"/>
              </w:rPr>
              <w:t>EXIT</w:t>
            </w:r>
          </w:p>
        </w:tc>
        <w:tc>
          <w:tcPr>
            <w:tcW w:w="7578" w:type="dxa"/>
          </w:tcPr>
          <w:p w14:paraId="3F5283AC" w14:textId="77777777" w:rsidR="00031A6A" w:rsidRDefault="00031A6A" w:rsidP="00CB0A4B">
            <w:pPr>
              <w:pStyle w:val="BodyText"/>
              <w:spacing w:after="0"/>
            </w:pPr>
            <w:r w:rsidRPr="00AF420B">
              <w:rPr>
                <w:rFonts w:ascii="Consolas" w:hAnsi="Consolas" w:cs="Consolas"/>
              </w:rPr>
              <w:t>(ri</w:t>
            </w:r>
            <w:r w:rsidR="00B562CD">
              <w:rPr>
                <w:rFonts w:ascii="Consolas" w:hAnsi="Consolas" w:cs="Consolas"/>
              </w:rPr>
              <w:t>p</w:t>
            </w:r>
            <w:r w:rsidRPr="00AF420B">
              <w:rPr>
                <w:rFonts w:ascii="Consolas" w:hAnsi="Consolas" w:cs="Consolas"/>
              </w:rPr>
              <w:t>-r</w:t>
            </w:r>
            <w:r>
              <w:rPr>
                <w:rFonts w:ascii="Consolas" w:hAnsi="Consolas" w:cs="Consolas"/>
              </w:rPr>
              <w:t>'i'</w:t>
            </w:r>
            <w:r w:rsidR="00B562CD">
              <w:rPr>
                <w:rFonts w:ascii="Consolas" w:hAnsi="Consolas" w:cs="Consolas"/>
              </w:rPr>
              <w:t>p</w:t>
            </w:r>
            <w:proofErr w:type="gramStart"/>
            <w:r w:rsidR="00B562CD">
              <w:rPr>
                <w:rFonts w:ascii="Consolas" w:hAnsi="Consolas" w:cs="Consolas"/>
              </w:rPr>
              <w:t>'</w:t>
            </w:r>
            <w:r w:rsidRPr="00AF420B">
              <w:rPr>
                <w:rFonts w:ascii="Consolas" w:hAnsi="Consolas" w:cs="Consolas"/>
              </w:rPr>
              <w:t>)</w:t>
            </w:r>
            <w:r>
              <w:t xml:space="preserve">  The</w:t>
            </w:r>
            <w:proofErr w:type="gramEnd"/>
            <w:r>
              <w:t xml:space="preserve"> classical  </w:t>
            </w:r>
            <w:r w:rsidRPr="00AF420B">
              <w:rPr>
                <w:rFonts w:ascii="Consolas" w:hAnsi="Consolas" w:cs="Consolas"/>
              </w:rPr>
              <w:t>exit</w:t>
            </w:r>
            <w:r>
              <w:t xml:space="preserve">  function.  Replaces instruction </w:t>
            </w:r>
            <w:proofErr w:type="gramStart"/>
            <w:r>
              <w:t xml:space="preserve">pointer  </w:t>
            </w:r>
            <w:r w:rsidRPr="00AF420B">
              <w:rPr>
                <w:rFonts w:ascii="Consolas" w:hAnsi="Consolas" w:cs="Consolas"/>
              </w:rPr>
              <w:t>i</w:t>
            </w:r>
            <w:proofErr w:type="gramEnd"/>
            <w:r>
              <w:t xml:space="preserve">  with an address popped from the external return stack.</w:t>
            </w:r>
          </w:p>
        </w:tc>
      </w:tr>
      <w:tr w:rsidR="00B562CD" w14:paraId="79F1B991" w14:textId="77777777" w:rsidTr="00CB0A4B">
        <w:tc>
          <w:tcPr>
            <w:tcW w:w="1188" w:type="dxa"/>
          </w:tcPr>
          <w:p w14:paraId="1278674D" w14:textId="77777777" w:rsidR="00B562CD" w:rsidRDefault="00827069" w:rsidP="00CB0A4B">
            <w:pPr>
              <w:pStyle w:val="BodyText"/>
              <w:spacing w:after="0"/>
              <w:rPr>
                <w:rFonts w:ascii="Consolas" w:hAnsi="Consolas" w:cs="Consolas"/>
              </w:rPr>
            </w:pPr>
            <w:r>
              <w:rPr>
                <w:rFonts w:ascii="Consolas" w:hAnsi="Consolas" w:cs="Consolas"/>
              </w:rPr>
              <w:t>popi</w:t>
            </w:r>
          </w:p>
        </w:tc>
        <w:tc>
          <w:tcPr>
            <w:tcW w:w="1170" w:type="dxa"/>
          </w:tcPr>
          <w:p w14:paraId="301FC2E6" w14:textId="77777777" w:rsidR="00B562CD" w:rsidRDefault="00827069" w:rsidP="00CB0A4B">
            <w:pPr>
              <w:pStyle w:val="BodyText"/>
              <w:spacing w:after="0"/>
              <w:rPr>
                <w:rFonts w:ascii="Consolas" w:hAnsi="Consolas" w:cs="Consolas"/>
              </w:rPr>
            </w:pPr>
            <w:r>
              <w:rPr>
                <w:rFonts w:ascii="Consolas" w:hAnsi="Consolas" w:cs="Consolas"/>
              </w:rPr>
              <w:t>---</w:t>
            </w:r>
          </w:p>
        </w:tc>
        <w:tc>
          <w:tcPr>
            <w:tcW w:w="7578" w:type="dxa"/>
          </w:tcPr>
          <w:p w14:paraId="4D84C7CC" w14:textId="77777777" w:rsidR="00B562CD" w:rsidRPr="00AF420B" w:rsidRDefault="00827069" w:rsidP="00CB0A4B">
            <w:pPr>
              <w:pStyle w:val="BodyText"/>
              <w:spacing w:after="0"/>
              <w:rPr>
                <w:rFonts w:ascii="Consolas" w:hAnsi="Consolas" w:cs="Consolas"/>
              </w:rPr>
            </w:pPr>
            <w:r>
              <w:rPr>
                <w:rFonts w:ascii="Consolas" w:hAnsi="Consolas" w:cs="Consolas"/>
              </w:rPr>
              <w:t>(r/p-</w:t>
            </w:r>
            <w:proofErr w:type="gramStart"/>
            <w:r>
              <w:rPr>
                <w:rFonts w:ascii="Consolas" w:hAnsi="Consolas" w:cs="Consolas"/>
              </w:rPr>
              <w:t>r'ip)  Called</w:t>
            </w:r>
            <w:proofErr w:type="gramEnd"/>
            <w:r>
              <w:rPr>
                <w:rFonts w:ascii="Consolas" w:hAnsi="Consolas" w:cs="Consolas"/>
              </w:rPr>
              <w:t xml:space="preserve"> with new p on return stack, pops i from return stack and sets up to execute at new p.</w:t>
            </w:r>
          </w:p>
        </w:tc>
      </w:tr>
      <w:tr w:rsidR="00B562CD" w14:paraId="656A4BE3" w14:textId="77777777" w:rsidTr="00CB0A4B">
        <w:tc>
          <w:tcPr>
            <w:tcW w:w="1188" w:type="dxa"/>
          </w:tcPr>
          <w:p w14:paraId="4968F56C" w14:textId="77777777" w:rsidR="00B562CD" w:rsidRDefault="00827069" w:rsidP="00CB0A4B">
            <w:pPr>
              <w:pStyle w:val="BodyText"/>
              <w:spacing w:after="0"/>
              <w:rPr>
                <w:rFonts w:ascii="Consolas" w:hAnsi="Consolas" w:cs="Consolas"/>
              </w:rPr>
            </w:pPr>
            <w:r>
              <w:rPr>
                <w:rFonts w:ascii="Consolas" w:hAnsi="Consolas" w:cs="Consolas"/>
              </w:rPr>
              <w:t>geti</w:t>
            </w:r>
          </w:p>
        </w:tc>
        <w:tc>
          <w:tcPr>
            <w:tcW w:w="1170" w:type="dxa"/>
          </w:tcPr>
          <w:p w14:paraId="5A9C12EA" w14:textId="77777777" w:rsidR="00B562CD" w:rsidRDefault="00827069" w:rsidP="00CB0A4B">
            <w:pPr>
              <w:pStyle w:val="BodyText"/>
              <w:spacing w:after="0"/>
              <w:rPr>
                <w:rFonts w:ascii="Consolas" w:hAnsi="Consolas" w:cs="Consolas"/>
              </w:rPr>
            </w:pPr>
            <w:r>
              <w:rPr>
                <w:rFonts w:ascii="Consolas" w:hAnsi="Consolas" w:cs="Consolas"/>
              </w:rPr>
              <w:t>---</w:t>
            </w:r>
          </w:p>
        </w:tc>
        <w:tc>
          <w:tcPr>
            <w:tcW w:w="7578" w:type="dxa"/>
          </w:tcPr>
          <w:p w14:paraId="308E7D51" w14:textId="77777777" w:rsidR="00B562CD" w:rsidRPr="00AF420B" w:rsidRDefault="00827069" w:rsidP="00CB0A4B">
            <w:pPr>
              <w:pStyle w:val="BodyText"/>
              <w:spacing w:after="0"/>
              <w:rPr>
                <w:rFonts w:ascii="Consolas" w:hAnsi="Consolas" w:cs="Consolas"/>
              </w:rPr>
            </w:pPr>
            <w:r>
              <w:rPr>
                <w:rFonts w:ascii="Consolas" w:hAnsi="Consolas" w:cs="Consolas"/>
              </w:rPr>
              <w:t>(r/p-</w:t>
            </w:r>
            <w:proofErr w:type="gramStart"/>
            <w:r>
              <w:rPr>
                <w:rFonts w:ascii="Consolas" w:hAnsi="Consolas" w:cs="Consolas"/>
              </w:rPr>
              <w:t>rip)  Like</w:t>
            </w:r>
            <w:proofErr w:type="gramEnd"/>
            <w:r>
              <w:rPr>
                <w:rFonts w:ascii="Consolas" w:hAnsi="Consolas" w:cs="Consolas"/>
              </w:rPr>
              <w:t xml:space="preserve"> popi but </w:t>
            </w:r>
            <w:r w:rsidRPr="00827069">
              <w:rPr>
                <w:rFonts w:ascii="Consolas" w:hAnsi="Consolas" w:cs="Consolas"/>
                <w:i/>
              </w:rPr>
              <w:t>fetches</w:t>
            </w:r>
            <w:r>
              <w:rPr>
                <w:rFonts w:ascii="Consolas" w:hAnsi="Consolas" w:cs="Consolas"/>
              </w:rPr>
              <w:t xml:space="preserve"> i from return stack, no pop.</w:t>
            </w:r>
          </w:p>
        </w:tc>
      </w:tr>
      <w:tr w:rsidR="00031A6A" w14:paraId="68AF0653" w14:textId="77777777" w:rsidTr="00CB0A4B">
        <w:tc>
          <w:tcPr>
            <w:tcW w:w="1188" w:type="dxa"/>
          </w:tcPr>
          <w:p w14:paraId="39EE3DE6" w14:textId="77777777" w:rsidR="00031A6A" w:rsidRPr="004369E5" w:rsidRDefault="00031A6A" w:rsidP="00CB0A4B">
            <w:pPr>
              <w:pStyle w:val="BodyText"/>
              <w:spacing w:after="0"/>
              <w:rPr>
                <w:rFonts w:ascii="Consolas" w:hAnsi="Consolas" w:cs="Consolas"/>
              </w:rPr>
            </w:pPr>
            <w:r>
              <w:rPr>
                <w:rFonts w:ascii="Consolas" w:hAnsi="Consolas" w:cs="Consolas"/>
              </w:rPr>
              <w:t>bpopw</w:t>
            </w:r>
          </w:p>
        </w:tc>
        <w:tc>
          <w:tcPr>
            <w:tcW w:w="1170" w:type="dxa"/>
          </w:tcPr>
          <w:p w14:paraId="03C972C1" w14:textId="77777777" w:rsidR="00031A6A" w:rsidRPr="004369E5" w:rsidRDefault="00031A6A" w:rsidP="00CB0A4B">
            <w:pPr>
              <w:pStyle w:val="BodyText"/>
              <w:spacing w:after="0"/>
              <w:rPr>
                <w:rFonts w:ascii="Consolas" w:hAnsi="Consolas" w:cs="Consolas"/>
              </w:rPr>
            </w:pPr>
            <w:r>
              <w:rPr>
                <w:rFonts w:ascii="Consolas" w:hAnsi="Consolas" w:cs="Consolas"/>
              </w:rPr>
              <w:t>---</w:t>
            </w:r>
          </w:p>
        </w:tc>
        <w:tc>
          <w:tcPr>
            <w:tcW w:w="7578" w:type="dxa"/>
          </w:tcPr>
          <w:p w14:paraId="6244138D" w14:textId="77777777" w:rsidR="00031A6A" w:rsidRDefault="00031A6A" w:rsidP="00CB0A4B">
            <w:pPr>
              <w:pStyle w:val="BodyText"/>
              <w:spacing w:after="0"/>
            </w:pPr>
            <w:r w:rsidRPr="00AF420B">
              <w:rPr>
                <w:rFonts w:ascii="Consolas" w:hAnsi="Consolas" w:cs="Consolas"/>
              </w:rPr>
              <w:t>(-</w:t>
            </w:r>
            <w:proofErr w:type="gramStart"/>
            <w:r w:rsidRPr="00AF420B">
              <w:rPr>
                <w:rFonts w:ascii="Consolas" w:hAnsi="Consolas" w:cs="Consolas"/>
              </w:rPr>
              <w:t>w)</w:t>
            </w:r>
            <w:r>
              <w:t xml:space="preserve">  Pops</w:t>
            </w:r>
            <w:proofErr w:type="gramEnd"/>
            <w:r>
              <w:t xml:space="preserve"> </w:t>
            </w:r>
            <w:r w:rsidRPr="00AF420B">
              <w:rPr>
                <w:rFonts w:ascii="Consolas" w:hAnsi="Consolas" w:cs="Consolas"/>
              </w:rPr>
              <w:t>w</w:t>
            </w:r>
            <w:r>
              <w:t xml:space="preserve"> from the external stack into our node.  Internal use.</w:t>
            </w:r>
          </w:p>
        </w:tc>
      </w:tr>
      <w:tr w:rsidR="00031A6A" w14:paraId="46267C5B" w14:textId="77777777" w:rsidTr="00CB0A4B">
        <w:tc>
          <w:tcPr>
            <w:tcW w:w="1188" w:type="dxa"/>
          </w:tcPr>
          <w:p w14:paraId="1D9292E5" w14:textId="77777777" w:rsidR="00031A6A" w:rsidRPr="004369E5" w:rsidRDefault="00031A6A" w:rsidP="00CB0A4B">
            <w:pPr>
              <w:pStyle w:val="BodyText"/>
              <w:spacing w:after="0"/>
              <w:rPr>
                <w:rFonts w:ascii="Consolas" w:hAnsi="Consolas" w:cs="Consolas"/>
              </w:rPr>
            </w:pPr>
            <w:r>
              <w:rPr>
                <w:rFonts w:ascii="Consolas" w:hAnsi="Consolas" w:cs="Consolas"/>
              </w:rPr>
              <w:t>'</w:t>
            </w:r>
            <w:proofErr w:type="gramStart"/>
            <w:r>
              <w:rPr>
                <w:rFonts w:ascii="Consolas" w:hAnsi="Consolas" w:cs="Consolas"/>
              </w:rPr>
              <w:t>tor</w:t>
            </w:r>
            <w:proofErr w:type="gramEnd"/>
          </w:p>
        </w:tc>
        <w:tc>
          <w:tcPr>
            <w:tcW w:w="1170" w:type="dxa"/>
          </w:tcPr>
          <w:p w14:paraId="1B1A0E85" w14:textId="77777777" w:rsidR="00031A6A" w:rsidRPr="004369E5" w:rsidRDefault="00827069" w:rsidP="00CB0A4B">
            <w:pPr>
              <w:pStyle w:val="BodyText"/>
              <w:spacing w:after="0"/>
              <w:rPr>
                <w:rFonts w:ascii="Consolas" w:hAnsi="Consolas" w:cs="Consolas"/>
              </w:rPr>
            </w:pPr>
            <w:r>
              <w:rPr>
                <w:rFonts w:ascii="Consolas" w:hAnsi="Consolas" w:cs="Consolas"/>
              </w:rPr>
              <w:t>&gt;R</w:t>
            </w:r>
          </w:p>
        </w:tc>
        <w:tc>
          <w:tcPr>
            <w:tcW w:w="7578" w:type="dxa"/>
          </w:tcPr>
          <w:p w14:paraId="51ABC80D" w14:textId="77777777" w:rsidR="00031A6A" w:rsidRDefault="00031A6A" w:rsidP="00CB0A4B">
            <w:pPr>
              <w:pStyle w:val="BodyText"/>
              <w:spacing w:after="0"/>
            </w:pPr>
            <w:r w:rsidRPr="00AF420B">
              <w:rPr>
                <w:rFonts w:ascii="Consolas" w:hAnsi="Consolas" w:cs="Consolas"/>
              </w:rPr>
              <w:t>(ri</w:t>
            </w:r>
            <w:r w:rsidR="00827069">
              <w:rPr>
                <w:rFonts w:ascii="Consolas" w:hAnsi="Consolas" w:cs="Consolas"/>
              </w:rPr>
              <w:t>p</w:t>
            </w:r>
            <w:r w:rsidRPr="00AF420B">
              <w:rPr>
                <w:rFonts w:ascii="Consolas" w:hAnsi="Consolas" w:cs="Consolas"/>
              </w:rPr>
              <w:t>-</w:t>
            </w:r>
            <w:proofErr w:type="gramStart"/>
            <w:r w:rsidRPr="00AF420B">
              <w:rPr>
                <w:rFonts w:ascii="Consolas" w:hAnsi="Consolas" w:cs="Consolas"/>
              </w:rPr>
              <w:t>r'</w:t>
            </w:r>
            <w:r w:rsidR="00827069">
              <w:rPr>
                <w:rFonts w:ascii="Consolas" w:hAnsi="Consolas" w:cs="Consolas"/>
              </w:rPr>
              <w:t>i'p</w:t>
            </w:r>
            <w:r w:rsidRPr="00AF420B">
              <w:rPr>
                <w:rFonts w:ascii="Consolas" w:hAnsi="Consolas" w:cs="Consolas"/>
              </w:rPr>
              <w:t>)</w:t>
            </w:r>
            <w:r>
              <w:t xml:space="preserve">  Classical</w:t>
            </w:r>
            <w:proofErr w:type="gramEnd"/>
            <w:r>
              <w:t xml:space="preserve"> Forth  </w:t>
            </w:r>
            <w:r w:rsidRPr="00AF420B">
              <w:rPr>
                <w:rFonts w:ascii="Consolas" w:hAnsi="Consolas" w:cs="Consolas"/>
              </w:rPr>
              <w:t>&gt;R</w:t>
            </w:r>
            <w:r>
              <w:t xml:space="preserve"> .  Pops a word from external stack and pushes to external return stack.</w:t>
            </w:r>
          </w:p>
        </w:tc>
      </w:tr>
      <w:tr w:rsidR="00031A6A" w14:paraId="69F6E6A2" w14:textId="77777777" w:rsidTr="00CB0A4B">
        <w:tc>
          <w:tcPr>
            <w:tcW w:w="1188" w:type="dxa"/>
          </w:tcPr>
          <w:p w14:paraId="4D7D7C89" w14:textId="77777777" w:rsidR="00031A6A" w:rsidRPr="004369E5" w:rsidRDefault="00031A6A" w:rsidP="00CB0A4B">
            <w:pPr>
              <w:pStyle w:val="BodyText"/>
              <w:spacing w:after="0"/>
              <w:rPr>
                <w:rFonts w:ascii="Consolas" w:hAnsi="Consolas" w:cs="Consolas"/>
              </w:rPr>
            </w:pPr>
            <w:r>
              <w:rPr>
                <w:rFonts w:ascii="Consolas" w:hAnsi="Consolas" w:cs="Consolas"/>
              </w:rPr>
              <w:t>'r@</w:t>
            </w:r>
          </w:p>
        </w:tc>
        <w:tc>
          <w:tcPr>
            <w:tcW w:w="1170" w:type="dxa"/>
          </w:tcPr>
          <w:p w14:paraId="621F6690" w14:textId="77777777" w:rsidR="00031A6A" w:rsidRPr="004369E5" w:rsidRDefault="00827069" w:rsidP="00CB0A4B">
            <w:pPr>
              <w:pStyle w:val="BodyText"/>
              <w:spacing w:after="0"/>
              <w:rPr>
                <w:rFonts w:ascii="Consolas" w:hAnsi="Consolas" w:cs="Consolas"/>
              </w:rPr>
            </w:pPr>
            <w:r>
              <w:rPr>
                <w:rFonts w:ascii="Consolas" w:hAnsi="Consolas" w:cs="Consolas"/>
              </w:rPr>
              <w:t>I</w:t>
            </w:r>
          </w:p>
        </w:tc>
        <w:tc>
          <w:tcPr>
            <w:tcW w:w="7578" w:type="dxa"/>
          </w:tcPr>
          <w:p w14:paraId="69AE9780" w14:textId="77777777" w:rsidR="00031A6A" w:rsidRDefault="00031A6A" w:rsidP="00CB0A4B">
            <w:pPr>
              <w:pStyle w:val="BodyText"/>
              <w:spacing w:after="0"/>
            </w:pPr>
            <w:r w:rsidRPr="00AF420B">
              <w:rPr>
                <w:rFonts w:ascii="Consolas" w:hAnsi="Consolas" w:cs="Consolas"/>
              </w:rPr>
              <w:t>(ri</w:t>
            </w:r>
            <w:r w:rsidR="00827069">
              <w:rPr>
                <w:rFonts w:ascii="Consolas" w:hAnsi="Consolas" w:cs="Consolas"/>
              </w:rPr>
              <w:t>p</w:t>
            </w:r>
            <w:r w:rsidRPr="00AF420B">
              <w:rPr>
                <w:rFonts w:ascii="Consolas" w:hAnsi="Consolas" w:cs="Consolas"/>
              </w:rPr>
              <w:t>-</w:t>
            </w:r>
            <w:proofErr w:type="gramStart"/>
            <w:r w:rsidRPr="00AF420B">
              <w:rPr>
                <w:rFonts w:ascii="Consolas" w:hAnsi="Consolas" w:cs="Consolas"/>
              </w:rPr>
              <w:t>ri</w:t>
            </w:r>
            <w:r w:rsidR="00827069">
              <w:rPr>
                <w:rFonts w:ascii="Consolas" w:hAnsi="Consolas" w:cs="Consolas"/>
              </w:rPr>
              <w:t>p</w:t>
            </w:r>
            <w:r w:rsidRPr="00AF420B">
              <w:rPr>
                <w:rFonts w:ascii="Consolas" w:hAnsi="Consolas" w:cs="Consolas"/>
              </w:rPr>
              <w:t>)</w:t>
            </w:r>
            <w:r>
              <w:t xml:space="preserve">  Pushes</w:t>
            </w:r>
            <w:proofErr w:type="gramEnd"/>
            <w:r>
              <w:t xml:space="preserve"> the top element of external return stack onto the external data stack.</w:t>
            </w:r>
          </w:p>
        </w:tc>
      </w:tr>
      <w:tr w:rsidR="00031A6A" w14:paraId="5A60EDF6" w14:textId="77777777" w:rsidTr="00CB0A4B">
        <w:tc>
          <w:tcPr>
            <w:tcW w:w="1188" w:type="dxa"/>
          </w:tcPr>
          <w:p w14:paraId="3FFACC96" w14:textId="77777777" w:rsidR="00031A6A" w:rsidRPr="004369E5" w:rsidRDefault="00031A6A" w:rsidP="00CB0A4B">
            <w:pPr>
              <w:pStyle w:val="BodyText"/>
              <w:spacing w:after="0"/>
              <w:rPr>
                <w:rFonts w:ascii="Consolas" w:hAnsi="Consolas" w:cs="Consolas"/>
              </w:rPr>
            </w:pPr>
            <w:r>
              <w:rPr>
                <w:rFonts w:ascii="Consolas" w:hAnsi="Consolas" w:cs="Consolas"/>
              </w:rPr>
              <w:t>'</w:t>
            </w:r>
            <w:proofErr w:type="gramStart"/>
            <w:r>
              <w:rPr>
                <w:rFonts w:ascii="Consolas" w:hAnsi="Consolas" w:cs="Consolas"/>
              </w:rPr>
              <w:t>rfrom</w:t>
            </w:r>
            <w:proofErr w:type="gramEnd"/>
          </w:p>
        </w:tc>
        <w:tc>
          <w:tcPr>
            <w:tcW w:w="1170" w:type="dxa"/>
          </w:tcPr>
          <w:p w14:paraId="13877A60" w14:textId="77777777" w:rsidR="00031A6A" w:rsidRPr="004369E5" w:rsidRDefault="00827069" w:rsidP="00CB0A4B">
            <w:pPr>
              <w:pStyle w:val="BodyText"/>
              <w:spacing w:after="0"/>
              <w:rPr>
                <w:rFonts w:ascii="Consolas" w:hAnsi="Consolas" w:cs="Consolas"/>
              </w:rPr>
            </w:pPr>
            <w:r>
              <w:rPr>
                <w:rFonts w:ascii="Consolas" w:hAnsi="Consolas" w:cs="Consolas"/>
              </w:rPr>
              <w:t>R&gt;</w:t>
            </w:r>
          </w:p>
        </w:tc>
        <w:tc>
          <w:tcPr>
            <w:tcW w:w="7578" w:type="dxa"/>
          </w:tcPr>
          <w:p w14:paraId="4F6E6D38" w14:textId="77777777" w:rsidR="00031A6A" w:rsidRDefault="00031A6A" w:rsidP="00CB0A4B">
            <w:pPr>
              <w:pStyle w:val="BodyText"/>
              <w:spacing w:after="0"/>
            </w:pPr>
            <w:r w:rsidRPr="00AF420B">
              <w:rPr>
                <w:rFonts w:ascii="Consolas" w:hAnsi="Consolas" w:cs="Consolas"/>
              </w:rPr>
              <w:t>(ri</w:t>
            </w:r>
            <w:r w:rsidR="00827069">
              <w:rPr>
                <w:rFonts w:ascii="Consolas" w:hAnsi="Consolas" w:cs="Consolas"/>
              </w:rPr>
              <w:t>p</w:t>
            </w:r>
            <w:r w:rsidRPr="00AF420B">
              <w:rPr>
                <w:rFonts w:ascii="Consolas" w:hAnsi="Consolas" w:cs="Consolas"/>
              </w:rPr>
              <w:t>-</w:t>
            </w:r>
            <w:proofErr w:type="gramStart"/>
            <w:r w:rsidRPr="00AF420B">
              <w:rPr>
                <w:rFonts w:ascii="Consolas" w:hAnsi="Consolas" w:cs="Consolas"/>
              </w:rPr>
              <w:t>r'</w:t>
            </w:r>
            <w:r w:rsidR="00827069">
              <w:rPr>
                <w:rFonts w:ascii="Consolas" w:hAnsi="Consolas" w:cs="Consolas"/>
              </w:rPr>
              <w:t>I'p</w:t>
            </w:r>
            <w:r w:rsidRPr="00AF420B">
              <w:rPr>
                <w:rFonts w:ascii="Consolas" w:hAnsi="Consolas" w:cs="Consolas"/>
              </w:rPr>
              <w:t>)</w:t>
            </w:r>
            <w:r>
              <w:t xml:space="preserve">  Classical</w:t>
            </w:r>
            <w:proofErr w:type="gramEnd"/>
            <w:r>
              <w:t xml:space="preserve">  </w:t>
            </w:r>
            <w:r w:rsidRPr="00AF420B">
              <w:rPr>
                <w:rFonts w:ascii="Consolas" w:hAnsi="Consolas" w:cs="Consolas"/>
              </w:rPr>
              <w:t>R&gt;</w:t>
            </w:r>
            <w:r>
              <w:t xml:space="preserve"> .  Pops a word from the external return stack and pushes it onto the external data stack.</w:t>
            </w:r>
          </w:p>
        </w:tc>
      </w:tr>
      <w:tr w:rsidR="00031A6A" w14:paraId="2457A53F" w14:textId="77777777" w:rsidTr="00CB0A4B">
        <w:tc>
          <w:tcPr>
            <w:tcW w:w="1188" w:type="dxa"/>
            <w:tcBorders>
              <w:top w:val="single" w:sz="4" w:space="0" w:color="auto"/>
            </w:tcBorders>
          </w:tcPr>
          <w:p w14:paraId="5395D06E" w14:textId="77777777" w:rsidR="00031A6A" w:rsidRPr="004369E5" w:rsidRDefault="00031A6A" w:rsidP="00CB0A4B">
            <w:pPr>
              <w:pStyle w:val="BodyText"/>
              <w:spacing w:after="0"/>
              <w:rPr>
                <w:rFonts w:ascii="Consolas" w:hAnsi="Consolas" w:cs="Consolas"/>
              </w:rPr>
            </w:pPr>
            <w:r>
              <w:rPr>
                <w:rFonts w:ascii="Consolas" w:hAnsi="Consolas" w:cs="Consolas"/>
              </w:rPr>
              <w:t>'</w:t>
            </w:r>
            <w:proofErr w:type="gramStart"/>
            <w:r>
              <w:rPr>
                <w:rFonts w:ascii="Consolas" w:hAnsi="Consolas" w:cs="Consolas"/>
              </w:rPr>
              <w:t>exe</w:t>
            </w:r>
            <w:proofErr w:type="gramEnd"/>
          </w:p>
        </w:tc>
        <w:tc>
          <w:tcPr>
            <w:tcW w:w="1170" w:type="dxa"/>
            <w:tcBorders>
              <w:top w:val="single" w:sz="4" w:space="0" w:color="auto"/>
            </w:tcBorders>
          </w:tcPr>
          <w:p w14:paraId="3569F28A" w14:textId="77777777" w:rsidR="00031A6A" w:rsidRPr="004369E5" w:rsidRDefault="00827069" w:rsidP="00CB0A4B">
            <w:pPr>
              <w:pStyle w:val="BodyText"/>
              <w:spacing w:after="0"/>
              <w:rPr>
                <w:rFonts w:ascii="Consolas" w:hAnsi="Consolas" w:cs="Consolas"/>
              </w:rPr>
            </w:pPr>
            <w:r>
              <w:rPr>
                <w:rFonts w:ascii="Consolas" w:hAnsi="Consolas" w:cs="Consolas"/>
              </w:rPr>
              <w:t>EXECUTE</w:t>
            </w:r>
          </w:p>
        </w:tc>
        <w:tc>
          <w:tcPr>
            <w:tcW w:w="7578" w:type="dxa"/>
            <w:tcBorders>
              <w:top w:val="single" w:sz="4" w:space="0" w:color="auto"/>
            </w:tcBorders>
          </w:tcPr>
          <w:p w14:paraId="3C8A6529" w14:textId="77777777" w:rsidR="00031A6A" w:rsidRDefault="00031A6A" w:rsidP="00827069">
            <w:pPr>
              <w:pStyle w:val="BodyText"/>
              <w:spacing w:after="0"/>
            </w:pPr>
            <w:r w:rsidRPr="00AF420B">
              <w:rPr>
                <w:rFonts w:ascii="Consolas" w:hAnsi="Consolas" w:cs="Consolas"/>
              </w:rPr>
              <w:t>(ri</w:t>
            </w:r>
            <w:r w:rsidR="00827069">
              <w:rPr>
                <w:rFonts w:ascii="Consolas" w:hAnsi="Consolas" w:cs="Consolas"/>
              </w:rPr>
              <w:t>p</w:t>
            </w:r>
            <w:r w:rsidRPr="00AF420B">
              <w:rPr>
                <w:rFonts w:ascii="Consolas" w:hAnsi="Consolas" w:cs="Consolas"/>
              </w:rPr>
              <w:t>-</w:t>
            </w:r>
            <w:proofErr w:type="gramStart"/>
            <w:r w:rsidRPr="00AF420B">
              <w:rPr>
                <w:rFonts w:ascii="Consolas" w:hAnsi="Consolas" w:cs="Consolas"/>
              </w:rPr>
              <w:t>ri</w:t>
            </w:r>
            <w:r w:rsidR="00827069">
              <w:rPr>
                <w:rFonts w:ascii="Consolas" w:hAnsi="Consolas" w:cs="Consolas"/>
              </w:rPr>
              <w:t>p</w:t>
            </w:r>
            <w:r w:rsidRPr="00AF420B">
              <w:rPr>
                <w:rFonts w:ascii="Consolas" w:hAnsi="Consolas" w:cs="Consolas"/>
              </w:rPr>
              <w:t>)</w:t>
            </w:r>
            <w:r>
              <w:t xml:space="preserve">  Classical</w:t>
            </w:r>
            <w:proofErr w:type="gramEnd"/>
            <w:r>
              <w:t xml:space="preserve">  </w:t>
            </w:r>
            <w:r w:rsidR="00827069">
              <w:rPr>
                <w:rFonts w:ascii="Consolas" w:hAnsi="Consolas" w:cs="Consolas"/>
              </w:rPr>
              <w:t>EXECUTE</w:t>
            </w:r>
            <w:r>
              <w:t xml:space="preserve"> .  Executes the VM instruction on t</w:t>
            </w:r>
            <w:r w:rsidR="00827069">
              <w:t>op of the external stack (High level or microcode.)</w:t>
            </w:r>
          </w:p>
        </w:tc>
      </w:tr>
      <w:tr w:rsidR="00031A6A" w14:paraId="6929A385" w14:textId="77777777" w:rsidTr="00CB0A4B">
        <w:tc>
          <w:tcPr>
            <w:tcW w:w="1188" w:type="dxa"/>
          </w:tcPr>
          <w:p w14:paraId="516B2313" w14:textId="77777777" w:rsidR="00031A6A" w:rsidRPr="004369E5" w:rsidRDefault="00827069" w:rsidP="00CB0A4B">
            <w:pPr>
              <w:pStyle w:val="BodyText"/>
              <w:spacing w:after="0"/>
              <w:rPr>
                <w:rFonts w:ascii="Consolas" w:hAnsi="Consolas" w:cs="Consolas"/>
              </w:rPr>
            </w:pPr>
            <w:r>
              <w:rPr>
                <w:rFonts w:ascii="Consolas" w:hAnsi="Consolas" w:cs="Consolas"/>
              </w:rPr>
              <w:t>xxt</w:t>
            </w:r>
          </w:p>
        </w:tc>
        <w:tc>
          <w:tcPr>
            <w:tcW w:w="1170" w:type="dxa"/>
          </w:tcPr>
          <w:p w14:paraId="162D6ACB" w14:textId="77777777" w:rsidR="00031A6A" w:rsidRPr="004369E5" w:rsidRDefault="00031A6A" w:rsidP="00CB0A4B">
            <w:pPr>
              <w:pStyle w:val="BodyText"/>
              <w:spacing w:after="0"/>
              <w:rPr>
                <w:rFonts w:ascii="Consolas" w:hAnsi="Consolas" w:cs="Consolas"/>
              </w:rPr>
            </w:pPr>
            <w:r>
              <w:rPr>
                <w:rFonts w:ascii="Consolas" w:hAnsi="Consolas" w:cs="Consolas"/>
              </w:rPr>
              <w:t>---</w:t>
            </w:r>
          </w:p>
        </w:tc>
        <w:tc>
          <w:tcPr>
            <w:tcW w:w="7578" w:type="dxa"/>
          </w:tcPr>
          <w:p w14:paraId="6766ADE2" w14:textId="77777777" w:rsidR="00031A6A" w:rsidRDefault="00031A6A" w:rsidP="00B90BAA">
            <w:pPr>
              <w:pStyle w:val="BodyText"/>
              <w:spacing w:after="0"/>
            </w:pPr>
            <w:r w:rsidRPr="00AF420B">
              <w:rPr>
                <w:rFonts w:ascii="Consolas" w:hAnsi="Consolas" w:cs="Consolas"/>
              </w:rPr>
              <w:t>(ri</w:t>
            </w:r>
            <w:r w:rsidR="00827069">
              <w:rPr>
                <w:rFonts w:ascii="Consolas" w:hAnsi="Consolas" w:cs="Consolas"/>
              </w:rPr>
              <w:t>p</w:t>
            </w:r>
            <w:r w:rsidRPr="00AF420B">
              <w:rPr>
                <w:rFonts w:ascii="Consolas" w:hAnsi="Consolas" w:cs="Consolas"/>
              </w:rPr>
              <w:t>x-</w:t>
            </w:r>
            <w:proofErr w:type="gramStart"/>
            <w:r w:rsidRPr="00AF420B">
              <w:rPr>
                <w:rFonts w:ascii="Consolas" w:hAnsi="Consolas" w:cs="Consolas"/>
              </w:rPr>
              <w:t>ri</w:t>
            </w:r>
            <w:r w:rsidR="00827069">
              <w:rPr>
                <w:rFonts w:ascii="Consolas" w:hAnsi="Consolas" w:cs="Consolas"/>
              </w:rPr>
              <w:t>p</w:t>
            </w:r>
            <w:r w:rsidRPr="00AF420B">
              <w:rPr>
                <w:rFonts w:ascii="Consolas" w:hAnsi="Consolas" w:cs="Consolas"/>
              </w:rPr>
              <w:t>)</w:t>
            </w:r>
            <w:r>
              <w:t xml:space="preserve">  Executes</w:t>
            </w:r>
            <w:proofErr w:type="gramEnd"/>
            <w:r>
              <w:t xml:space="preserve"> the VM instruction on top of f18 stack.  If a bitsy node instruction, jumps to its address; if </w:t>
            </w:r>
            <w:r w:rsidR="00827069">
              <w:t>another node, decodes far enough to pass along</w:t>
            </w:r>
            <w:r>
              <w:t xml:space="preserve"> </w:t>
            </w:r>
            <w:r w:rsidR="00827069">
              <w:t xml:space="preserve">with </w:t>
            </w:r>
            <w:r w:rsidR="00B90BAA">
              <w:t>appropriate</w:t>
            </w:r>
            <w:r w:rsidR="00827069">
              <w:t xml:space="preserve"> protocol.  </w:t>
            </w:r>
            <w:r>
              <w:t xml:space="preserve">If high level definition, pushes return stack and replaces </w:t>
            </w:r>
            <w:r w:rsidR="00B90BAA">
              <w:rPr>
                <w:b/>
              </w:rPr>
              <w:t>p</w:t>
            </w:r>
            <w:r>
              <w:t xml:space="preserve"> with its address.  In all cases returns to the caller </w:t>
            </w:r>
            <w:proofErr w:type="gramStart"/>
            <w:r>
              <w:t xml:space="preserve">of  </w:t>
            </w:r>
            <w:r w:rsidRPr="00AF420B">
              <w:rPr>
                <w:rFonts w:ascii="Consolas" w:hAnsi="Consolas" w:cs="Consolas"/>
              </w:rPr>
              <w:t>xxt</w:t>
            </w:r>
            <w:proofErr w:type="gramEnd"/>
            <w:r>
              <w:t xml:space="preserve">  with the op either completed or in progress in another node.</w:t>
            </w:r>
          </w:p>
        </w:tc>
      </w:tr>
      <w:tr w:rsidR="00031A6A" w14:paraId="4F081DD5" w14:textId="77777777" w:rsidTr="00CB0A4B">
        <w:tc>
          <w:tcPr>
            <w:tcW w:w="1188" w:type="dxa"/>
          </w:tcPr>
          <w:p w14:paraId="7D731F25" w14:textId="77777777" w:rsidR="00031A6A" w:rsidRPr="004369E5" w:rsidRDefault="00B90BAA" w:rsidP="00CB0A4B">
            <w:pPr>
              <w:pStyle w:val="BodyText"/>
              <w:spacing w:after="0"/>
              <w:rPr>
                <w:rFonts w:ascii="Consolas" w:hAnsi="Consolas" w:cs="Consolas"/>
              </w:rPr>
            </w:pPr>
            <w:r>
              <w:rPr>
                <w:rFonts w:ascii="Consolas" w:hAnsi="Consolas" w:cs="Consolas"/>
              </w:rPr>
              <w:lastRenderedPageBreak/>
              <w:t>run</w:t>
            </w:r>
          </w:p>
        </w:tc>
        <w:tc>
          <w:tcPr>
            <w:tcW w:w="1170" w:type="dxa"/>
          </w:tcPr>
          <w:p w14:paraId="447EDBFB" w14:textId="77777777" w:rsidR="00031A6A" w:rsidRPr="004369E5" w:rsidRDefault="00031A6A" w:rsidP="00CB0A4B">
            <w:pPr>
              <w:pStyle w:val="BodyText"/>
              <w:spacing w:after="0"/>
              <w:rPr>
                <w:rFonts w:ascii="Consolas" w:hAnsi="Consolas" w:cs="Consolas"/>
              </w:rPr>
            </w:pPr>
            <w:r>
              <w:rPr>
                <w:rFonts w:ascii="Consolas" w:hAnsi="Consolas" w:cs="Consolas"/>
              </w:rPr>
              <w:t>---</w:t>
            </w:r>
          </w:p>
        </w:tc>
        <w:tc>
          <w:tcPr>
            <w:tcW w:w="7578" w:type="dxa"/>
          </w:tcPr>
          <w:p w14:paraId="51CA0AAB" w14:textId="77777777" w:rsidR="00031A6A" w:rsidRDefault="00031A6A" w:rsidP="00B90BAA">
            <w:pPr>
              <w:pStyle w:val="BodyText"/>
              <w:spacing w:after="0"/>
            </w:pPr>
            <w:r w:rsidRPr="00AF420B">
              <w:rPr>
                <w:rFonts w:ascii="Consolas" w:hAnsi="Consolas" w:cs="Consolas"/>
              </w:rPr>
              <w:t>(ri</w:t>
            </w:r>
            <w:r w:rsidR="00B90BAA">
              <w:rPr>
                <w:rFonts w:ascii="Consolas" w:hAnsi="Consolas" w:cs="Consolas"/>
              </w:rPr>
              <w:t>p-</w:t>
            </w:r>
            <w:proofErr w:type="gramStart"/>
            <w:r w:rsidR="00B90BAA">
              <w:rPr>
                <w:rFonts w:ascii="Consolas" w:hAnsi="Consolas" w:cs="Consolas"/>
              </w:rPr>
              <w:t>rip</w:t>
            </w:r>
            <w:r w:rsidRPr="00AF420B">
              <w:rPr>
                <w:rFonts w:ascii="Consolas" w:hAnsi="Consolas" w:cs="Consolas"/>
              </w:rPr>
              <w:t>)</w:t>
            </w:r>
            <w:r>
              <w:t xml:space="preserve">  Main</w:t>
            </w:r>
            <w:proofErr w:type="gramEnd"/>
            <w:r>
              <w:t xml:space="preserve"> program of VM, Infinite loop. </w:t>
            </w:r>
            <w:r w:rsidRPr="004D4DAE">
              <w:t xml:space="preserve"> Fetches next word in the external instruction stream addressed by by </w:t>
            </w:r>
            <w:r w:rsidR="00B90BAA">
              <w:rPr>
                <w:b/>
              </w:rPr>
              <w:t>p</w:t>
            </w:r>
            <w:r w:rsidRPr="004D4DAE">
              <w:t xml:space="preserve"> and increments </w:t>
            </w:r>
            <w:proofErr w:type="gramStart"/>
            <w:r w:rsidR="00B90BAA">
              <w:rPr>
                <w:b/>
              </w:rPr>
              <w:t>p</w:t>
            </w:r>
            <w:r w:rsidRPr="004D4DAE">
              <w:rPr>
                <w:b/>
              </w:rPr>
              <w:t xml:space="preserve"> </w:t>
            </w:r>
            <w:r w:rsidRPr="004D4DAE">
              <w:t>,</w:t>
            </w:r>
            <w:proofErr w:type="gramEnd"/>
            <w:r w:rsidRPr="004D4DAE">
              <w:t xml:space="preserve"> then interprets the instruction word with  xxt .</w:t>
            </w:r>
          </w:p>
        </w:tc>
      </w:tr>
      <w:tr w:rsidR="00031A6A" w14:paraId="18A824C3" w14:textId="77777777" w:rsidTr="00CB0A4B">
        <w:tc>
          <w:tcPr>
            <w:tcW w:w="1188" w:type="dxa"/>
          </w:tcPr>
          <w:p w14:paraId="056D5ACF" w14:textId="77777777" w:rsidR="00031A6A" w:rsidRPr="004369E5" w:rsidRDefault="00031A6A" w:rsidP="00CB0A4B">
            <w:pPr>
              <w:pStyle w:val="BodyText"/>
              <w:spacing w:after="0"/>
              <w:rPr>
                <w:rFonts w:ascii="Consolas" w:hAnsi="Consolas" w:cs="Consolas"/>
              </w:rPr>
            </w:pPr>
            <w:r>
              <w:rPr>
                <w:rFonts w:ascii="Consolas" w:hAnsi="Consolas" w:cs="Consolas"/>
              </w:rPr>
              <w:t>'</w:t>
            </w:r>
            <w:proofErr w:type="gramStart"/>
            <w:r>
              <w:rPr>
                <w:rFonts w:ascii="Consolas" w:hAnsi="Consolas" w:cs="Consolas"/>
              </w:rPr>
              <w:t>if</w:t>
            </w:r>
            <w:proofErr w:type="gramEnd"/>
          </w:p>
        </w:tc>
        <w:tc>
          <w:tcPr>
            <w:tcW w:w="1170" w:type="dxa"/>
          </w:tcPr>
          <w:p w14:paraId="4F41764A" w14:textId="77777777" w:rsidR="00031A6A" w:rsidRPr="004369E5" w:rsidRDefault="00B90BAA" w:rsidP="00CB0A4B">
            <w:pPr>
              <w:pStyle w:val="BodyText"/>
              <w:spacing w:after="0"/>
              <w:rPr>
                <w:rFonts w:ascii="Consolas" w:hAnsi="Consolas" w:cs="Consolas"/>
              </w:rPr>
            </w:pPr>
            <w:r>
              <w:rPr>
                <w:rFonts w:ascii="Consolas" w:hAnsi="Consolas" w:cs="Consolas"/>
              </w:rPr>
              <w:t>if</w:t>
            </w:r>
          </w:p>
        </w:tc>
        <w:tc>
          <w:tcPr>
            <w:tcW w:w="7578" w:type="dxa"/>
          </w:tcPr>
          <w:p w14:paraId="1D63CC7A" w14:textId="77777777" w:rsidR="00031A6A" w:rsidRDefault="00031A6A" w:rsidP="00B90BAA">
            <w:pPr>
              <w:pStyle w:val="BodyText"/>
              <w:spacing w:after="0"/>
            </w:pPr>
            <w:r w:rsidRPr="00AF420B">
              <w:rPr>
                <w:rFonts w:ascii="Consolas" w:hAnsi="Consolas" w:cs="Consolas"/>
              </w:rPr>
              <w:t>(ri</w:t>
            </w:r>
            <w:r w:rsidR="00B90BAA">
              <w:rPr>
                <w:rFonts w:ascii="Consolas" w:hAnsi="Consolas" w:cs="Consolas"/>
              </w:rPr>
              <w:t>p</w:t>
            </w:r>
            <w:r w:rsidRPr="00AF420B">
              <w:rPr>
                <w:rFonts w:ascii="Consolas" w:hAnsi="Consolas" w:cs="Consolas"/>
              </w:rPr>
              <w:t>-ri</w:t>
            </w:r>
            <w:r w:rsidR="00B90BAA">
              <w:rPr>
                <w:rFonts w:ascii="Consolas" w:hAnsi="Consolas" w:cs="Consolas"/>
              </w:rPr>
              <w:t>p</w:t>
            </w:r>
            <w:proofErr w:type="gramStart"/>
            <w:r>
              <w:rPr>
                <w:rFonts w:ascii="Consolas" w:hAnsi="Consolas" w:cs="Consolas"/>
              </w:rPr>
              <w:t>'</w:t>
            </w:r>
            <w:r w:rsidRPr="00AF420B">
              <w:rPr>
                <w:rFonts w:ascii="Consolas" w:hAnsi="Consolas" w:cs="Consolas"/>
              </w:rPr>
              <w:t>)</w:t>
            </w:r>
            <w:r>
              <w:t xml:space="preserve">  Classical</w:t>
            </w:r>
            <w:proofErr w:type="gramEnd"/>
            <w:r>
              <w:t xml:space="preserve"> Forth  IF .  Pops external stack; if value nonzero, skips next word of instruction stream.  Otherwise replaces the instruction pointer (</w:t>
            </w:r>
            <w:r w:rsidR="00B90BAA">
              <w:rPr>
                <w:b/>
              </w:rPr>
              <w:t>p</w:t>
            </w:r>
            <w:r>
              <w:t>) with that next word.</w:t>
            </w:r>
          </w:p>
        </w:tc>
      </w:tr>
      <w:tr w:rsidR="00031A6A" w14:paraId="5D545B14" w14:textId="77777777" w:rsidTr="00CB0A4B">
        <w:tc>
          <w:tcPr>
            <w:tcW w:w="1188" w:type="dxa"/>
          </w:tcPr>
          <w:p w14:paraId="05970869" w14:textId="77777777" w:rsidR="00031A6A" w:rsidRPr="004369E5" w:rsidRDefault="00887DE9" w:rsidP="00CB0A4B">
            <w:pPr>
              <w:pStyle w:val="BodyText"/>
              <w:spacing w:after="0"/>
              <w:rPr>
                <w:rFonts w:ascii="Consolas" w:hAnsi="Consolas" w:cs="Consolas"/>
              </w:rPr>
            </w:pPr>
            <w:r>
              <w:rPr>
                <w:rFonts w:ascii="Consolas" w:hAnsi="Consolas" w:cs="Consolas"/>
              </w:rPr>
              <w:t>'</w:t>
            </w:r>
            <w:proofErr w:type="gramStart"/>
            <w:r w:rsidR="00031A6A">
              <w:rPr>
                <w:rFonts w:ascii="Consolas" w:hAnsi="Consolas" w:cs="Consolas"/>
              </w:rPr>
              <w:t>rx</w:t>
            </w:r>
            <w:proofErr w:type="gramEnd"/>
            <w:r w:rsidR="00031A6A">
              <w:rPr>
                <w:rFonts w:ascii="Consolas" w:hAnsi="Consolas" w:cs="Consolas"/>
              </w:rPr>
              <w:t>?</w:t>
            </w:r>
          </w:p>
        </w:tc>
        <w:tc>
          <w:tcPr>
            <w:tcW w:w="1170" w:type="dxa"/>
          </w:tcPr>
          <w:p w14:paraId="0E2A6722" w14:textId="77777777" w:rsidR="00031A6A" w:rsidRPr="004369E5" w:rsidRDefault="00B90BAA" w:rsidP="00CB0A4B">
            <w:pPr>
              <w:pStyle w:val="BodyText"/>
              <w:spacing w:after="0"/>
              <w:rPr>
                <w:rFonts w:ascii="Consolas" w:hAnsi="Consolas" w:cs="Consolas"/>
              </w:rPr>
            </w:pPr>
            <w:r>
              <w:rPr>
                <w:rFonts w:ascii="Consolas" w:hAnsi="Consolas" w:cs="Consolas"/>
              </w:rPr>
              <w:t>RX?</w:t>
            </w:r>
          </w:p>
        </w:tc>
        <w:tc>
          <w:tcPr>
            <w:tcW w:w="7578" w:type="dxa"/>
          </w:tcPr>
          <w:p w14:paraId="0BC345AB" w14:textId="77777777" w:rsidR="00031A6A" w:rsidRDefault="00B90BAA" w:rsidP="00CB0A4B">
            <w:pPr>
              <w:pStyle w:val="BodyText"/>
              <w:spacing w:after="0"/>
            </w:pPr>
            <w:r w:rsidRPr="00B90BAA">
              <w:rPr>
                <w:rFonts w:ascii="Consolas" w:hAnsi="Consolas" w:cs="Consolas"/>
              </w:rPr>
              <w:t>(-</w:t>
            </w:r>
            <w:proofErr w:type="gramStart"/>
            <w:r w:rsidRPr="00B90BAA">
              <w:rPr>
                <w:rFonts w:ascii="Consolas" w:hAnsi="Consolas" w:cs="Consolas"/>
              </w:rPr>
              <w:t xml:space="preserve">w) </w:t>
            </w:r>
            <w:r>
              <w:t xml:space="preserve"> </w:t>
            </w:r>
            <w:r w:rsidR="00031A6A">
              <w:t>Reads</w:t>
            </w:r>
            <w:proofErr w:type="gramEnd"/>
            <w:r w:rsidR="00031A6A">
              <w:t xml:space="preserve"> a word from the serial terminal interface node and pushes it onto external stack.</w:t>
            </w:r>
          </w:p>
        </w:tc>
      </w:tr>
      <w:tr w:rsidR="00031A6A" w14:paraId="348926BF" w14:textId="77777777" w:rsidTr="00CB0A4B">
        <w:tc>
          <w:tcPr>
            <w:tcW w:w="1188" w:type="dxa"/>
          </w:tcPr>
          <w:p w14:paraId="083703AF" w14:textId="77777777" w:rsidR="00031A6A" w:rsidRPr="004369E5" w:rsidRDefault="00887DE9" w:rsidP="00CB0A4B">
            <w:pPr>
              <w:pStyle w:val="BodyText"/>
              <w:spacing w:after="0"/>
              <w:rPr>
                <w:rFonts w:ascii="Consolas" w:hAnsi="Consolas" w:cs="Consolas"/>
              </w:rPr>
            </w:pPr>
            <w:r>
              <w:rPr>
                <w:rFonts w:ascii="Consolas" w:hAnsi="Consolas" w:cs="Consolas"/>
              </w:rPr>
              <w:t>'</w:t>
            </w:r>
            <w:proofErr w:type="gramStart"/>
            <w:r w:rsidR="00031A6A">
              <w:rPr>
                <w:rFonts w:ascii="Consolas" w:hAnsi="Consolas" w:cs="Consolas"/>
              </w:rPr>
              <w:t>tx</w:t>
            </w:r>
            <w:proofErr w:type="gramEnd"/>
            <w:r w:rsidR="00031A6A">
              <w:rPr>
                <w:rFonts w:ascii="Consolas" w:hAnsi="Consolas" w:cs="Consolas"/>
              </w:rPr>
              <w:t>?</w:t>
            </w:r>
          </w:p>
        </w:tc>
        <w:tc>
          <w:tcPr>
            <w:tcW w:w="1170" w:type="dxa"/>
          </w:tcPr>
          <w:p w14:paraId="4194F5E4" w14:textId="77777777" w:rsidR="00031A6A" w:rsidRPr="004369E5" w:rsidRDefault="00B90BAA" w:rsidP="00CB0A4B">
            <w:pPr>
              <w:pStyle w:val="BodyText"/>
              <w:spacing w:after="0"/>
              <w:rPr>
                <w:rFonts w:ascii="Consolas" w:hAnsi="Consolas" w:cs="Consolas"/>
              </w:rPr>
            </w:pPr>
            <w:r>
              <w:rPr>
                <w:rFonts w:ascii="Consolas" w:hAnsi="Consolas" w:cs="Consolas"/>
              </w:rPr>
              <w:t>TX?</w:t>
            </w:r>
          </w:p>
        </w:tc>
        <w:tc>
          <w:tcPr>
            <w:tcW w:w="7578" w:type="dxa"/>
          </w:tcPr>
          <w:p w14:paraId="0AA9F0D7" w14:textId="77777777" w:rsidR="00031A6A" w:rsidRDefault="00B90BAA" w:rsidP="00B90BAA">
            <w:pPr>
              <w:pStyle w:val="BodyText"/>
              <w:spacing w:after="0"/>
            </w:pPr>
            <w:r w:rsidRPr="00B90BAA">
              <w:rPr>
                <w:rFonts w:ascii="Consolas" w:hAnsi="Consolas" w:cs="Consolas"/>
              </w:rPr>
              <w:t>(</w:t>
            </w:r>
            <w:r>
              <w:rPr>
                <w:rFonts w:ascii="Consolas" w:hAnsi="Consolas" w:cs="Consolas"/>
              </w:rPr>
              <w:t>func-</w:t>
            </w:r>
            <w:proofErr w:type="gramStart"/>
            <w:r>
              <w:rPr>
                <w:rFonts w:ascii="Consolas" w:hAnsi="Consolas" w:cs="Consolas"/>
              </w:rPr>
              <w:t>result</w:t>
            </w:r>
            <w:r w:rsidRPr="00B90BAA">
              <w:rPr>
                <w:rFonts w:ascii="Consolas" w:hAnsi="Consolas" w:cs="Consolas"/>
              </w:rPr>
              <w:t xml:space="preserve">) </w:t>
            </w:r>
            <w:r>
              <w:t xml:space="preserve"> </w:t>
            </w:r>
            <w:r w:rsidR="00031A6A">
              <w:t>Plumbing</w:t>
            </w:r>
            <w:proofErr w:type="gramEnd"/>
            <w:r w:rsidR="00031A6A">
              <w:t xml:space="preserve">.  Commands stack node to send us its </w:t>
            </w:r>
            <w:r w:rsidR="00031A6A" w:rsidRPr="00B40845">
              <w:rPr>
                <w:b/>
              </w:rPr>
              <w:t>T</w:t>
            </w:r>
            <w:r w:rsidR="00031A6A">
              <w:t xml:space="preserve"> value which is passed to the serial terminal interface node.  We then read a word from the serial interface node and send it back to the stack node to replace its prior </w:t>
            </w:r>
            <w:r w:rsidR="00031A6A" w:rsidRPr="00B40845">
              <w:rPr>
                <w:b/>
              </w:rPr>
              <w:t xml:space="preserve">T </w:t>
            </w:r>
            <w:r w:rsidR="00031A6A">
              <w:t>value.</w:t>
            </w:r>
          </w:p>
        </w:tc>
      </w:tr>
      <w:tr w:rsidR="00B90BAA" w14:paraId="3F1A2066" w14:textId="77777777" w:rsidTr="00CB0A4B">
        <w:tc>
          <w:tcPr>
            <w:tcW w:w="1188" w:type="dxa"/>
          </w:tcPr>
          <w:p w14:paraId="0CA04189" w14:textId="77777777" w:rsidR="00B90BAA" w:rsidRPr="004369E5" w:rsidRDefault="00B90BAA" w:rsidP="00CB0A4B">
            <w:pPr>
              <w:pStyle w:val="BodyText"/>
              <w:spacing w:after="0"/>
              <w:rPr>
                <w:rFonts w:ascii="Consolas" w:hAnsi="Consolas" w:cs="Consolas"/>
              </w:rPr>
            </w:pPr>
            <w:r>
              <w:rPr>
                <w:rFonts w:ascii="Consolas" w:hAnsi="Consolas" w:cs="Consolas"/>
              </w:rPr>
              <w:t>'</w:t>
            </w:r>
            <w:proofErr w:type="gramStart"/>
            <w:r>
              <w:rPr>
                <w:rFonts w:ascii="Consolas" w:hAnsi="Consolas" w:cs="Consolas"/>
              </w:rPr>
              <w:t>rp</w:t>
            </w:r>
            <w:proofErr w:type="gramEnd"/>
            <w:r>
              <w:rPr>
                <w:rFonts w:ascii="Consolas" w:hAnsi="Consolas" w:cs="Consolas"/>
              </w:rPr>
              <w:t>!</w:t>
            </w:r>
          </w:p>
        </w:tc>
        <w:tc>
          <w:tcPr>
            <w:tcW w:w="1170" w:type="dxa"/>
          </w:tcPr>
          <w:p w14:paraId="7AFED791" w14:textId="77777777" w:rsidR="00B90BAA" w:rsidRPr="004369E5" w:rsidRDefault="00B90BAA" w:rsidP="00CB0A4B">
            <w:pPr>
              <w:pStyle w:val="BodyText"/>
              <w:spacing w:after="0"/>
              <w:rPr>
                <w:rFonts w:ascii="Consolas" w:hAnsi="Consolas" w:cs="Consolas"/>
              </w:rPr>
            </w:pPr>
            <w:r>
              <w:rPr>
                <w:rFonts w:ascii="Consolas" w:hAnsi="Consolas" w:cs="Consolas"/>
              </w:rPr>
              <w:t>RP!</w:t>
            </w:r>
          </w:p>
        </w:tc>
        <w:tc>
          <w:tcPr>
            <w:tcW w:w="7578" w:type="dxa"/>
          </w:tcPr>
          <w:p w14:paraId="1DA0DBBA" w14:textId="77777777" w:rsidR="00B90BAA" w:rsidRDefault="00B90BAA" w:rsidP="00B90BAA">
            <w:pPr>
              <w:pStyle w:val="BodyText"/>
              <w:spacing w:after="0"/>
            </w:pPr>
            <w:r w:rsidRPr="00AF420B">
              <w:rPr>
                <w:rFonts w:ascii="Consolas" w:hAnsi="Consolas" w:cs="Consolas"/>
              </w:rPr>
              <w:t>(ri</w:t>
            </w:r>
            <w:r>
              <w:rPr>
                <w:rFonts w:ascii="Consolas" w:hAnsi="Consolas" w:cs="Consolas"/>
              </w:rPr>
              <w:t>p</w:t>
            </w:r>
            <w:r w:rsidRPr="00AF420B">
              <w:rPr>
                <w:rFonts w:ascii="Consolas" w:hAnsi="Consolas" w:cs="Consolas"/>
              </w:rPr>
              <w:t>-</w:t>
            </w:r>
            <w:proofErr w:type="gramStart"/>
            <w:r w:rsidRPr="00AF420B">
              <w:rPr>
                <w:rFonts w:ascii="Consolas" w:hAnsi="Consolas" w:cs="Consolas"/>
              </w:rPr>
              <w:t>r'</w:t>
            </w:r>
            <w:r>
              <w:rPr>
                <w:rFonts w:ascii="Consolas" w:hAnsi="Consolas" w:cs="Consolas"/>
              </w:rPr>
              <w:t>i'p</w:t>
            </w:r>
            <w:r w:rsidRPr="00AF420B">
              <w:rPr>
                <w:rFonts w:ascii="Consolas" w:hAnsi="Consolas" w:cs="Consolas"/>
              </w:rPr>
              <w:t>)</w:t>
            </w:r>
            <w:r>
              <w:t xml:space="preserve">  Materializes</w:t>
            </w:r>
            <w:proofErr w:type="gramEnd"/>
            <w:r>
              <w:t xml:space="preserve"> the cached  </w:t>
            </w:r>
            <w:r w:rsidRPr="00B90BAA">
              <w:rPr>
                <w:b/>
              </w:rPr>
              <w:t xml:space="preserve">i </w:t>
            </w:r>
            <w:r>
              <w:t xml:space="preserve"> onto the external return stack.  Pops a word from external stack, increments it and uses it as new return stack </w:t>
            </w:r>
            <w:proofErr w:type="gramStart"/>
            <w:r>
              <w:t xml:space="preserve">pointer  </w:t>
            </w:r>
            <w:r w:rsidRPr="00B90BAA">
              <w:rPr>
                <w:b/>
              </w:rPr>
              <w:t>r</w:t>
            </w:r>
            <w:proofErr w:type="gramEnd"/>
            <w:r>
              <w:t xml:space="preserve"> .  </w:t>
            </w:r>
            <w:proofErr w:type="gramStart"/>
            <w:r>
              <w:t xml:space="preserve">Pops  </w:t>
            </w:r>
            <w:r w:rsidRPr="00B90BAA">
              <w:rPr>
                <w:b/>
              </w:rPr>
              <w:t>i</w:t>
            </w:r>
            <w:proofErr w:type="gramEnd"/>
            <w:r>
              <w:t xml:space="preserve">  from external return stack to cache it locally.</w:t>
            </w:r>
          </w:p>
        </w:tc>
      </w:tr>
    </w:tbl>
    <w:p w14:paraId="6859BAE0" w14:textId="77777777" w:rsidR="00031A6A" w:rsidRDefault="00031A6A" w:rsidP="00031A6A">
      <w:pPr>
        <w:pStyle w:val="BodyText"/>
      </w:pPr>
    </w:p>
    <w:p w14:paraId="55630AB3" w14:textId="77777777" w:rsidR="009570FB" w:rsidRDefault="009570FB" w:rsidP="009570FB">
      <w:pPr>
        <w:pStyle w:val="Heading3"/>
      </w:pPr>
      <w:bookmarkStart w:id="41" w:name="_Toc119166795"/>
      <w:r>
        <w:t>Bitsy Down Node (005)</w:t>
      </w:r>
      <w:bookmarkEnd w:id="41"/>
    </w:p>
    <w:p w14:paraId="539E615F" w14:textId="77777777" w:rsidR="009570FB" w:rsidRDefault="009570FB" w:rsidP="00031A6A">
      <w:pPr>
        <w:pStyle w:val="BodyText"/>
      </w:pPr>
      <w:r>
        <w:t>This node contains overflow functions from Bitsy with room left for application functions.  Its register assignments are:</w:t>
      </w:r>
    </w:p>
    <w:p w14:paraId="7E0A6C60" w14:textId="77777777" w:rsidR="009570FB" w:rsidRDefault="009570FB" w:rsidP="00493CE8">
      <w:pPr>
        <w:pStyle w:val="BodyText"/>
        <w:numPr>
          <w:ilvl w:val="0"/>
          <w:numId w:val="10"/>
        </w:numPr>
        <w:spacing w:after="0"/>
      </w:pPr>
      <w:proofErr w:type="gramStart"/>
      <w:r>
        <w:rPr>
          <w:b/>
        </w:rPr>
        <w:t>B</w:t>
      </w:r>
      <w:r>
        <w:t xml:space="preserve">  is</w:t>
      </w:r>
      <w:proofErr w:type="gramEnd"/>
      <w:r>
        <w:t xml:space="preserve"> the port address (</w:t>
      </w:r>
      <w:r>
        <w:rPr>
          <w:rFonts w:ascii="Consolas" w:hAnsi="Consolas" w:cs="Consolas"/>
        </w:rPr>
        <w:t>down</w:t>
      </w:r>
      <w:r>
        <w:t>) for the Bitsy node (105).</w:t>
      </w:r>
    </w:p>
    <w:p w14:paraId="70EC8A2B" w14:textId="77777777" w:rsidR="009570FB" w:rsidRDefault="009570FB" w:rsidP="009570FB">
      <w:pPr>
        <w:pStyle w:val="BodyText"/>
        <w:numPr>
          <w:ilvl w:val="0"/>
          <w:numId w:val="10"/>
        </w:numPr>
      </w:pPr>
      <w:proofErr w:type="gramStart"/>
      <w:r w:rsidRPr="00AF420B">
        <w:rPr>
          <w:b/>
        </w:rPr>
        <w:t>A</w:t>
      </w:r>
      <w:r>
        <w:t xml:space="preserve">  </w:t>
      </w:r>
      <w:r w:rsidR="00CB0A4B">
        <w:t>is</w:t>
      </w:r>
      <w:proofErr w:type="gramEnd"/>
      <w:r w:rsidR="00CB0A4B">
        <w:t xml:space="preserve"> available for application assignment and will typically contain the address of the </w:t>
      </w:r>
      <w:r w:rsidR="00CB0A4B" w:rsidRPr="00CB0A4B">
        <w:rPr>
          <w:rFonts w:ascii="Consolas" w:hAnsi="Consolas" w:cs="Consolas"/>
        </w:rPr>
        <w:t>right</w:t>
      </w:r>
      <w:r w:rsidR="00CB0A4B">
        <w:t xml:space="preserve"> port for communication with node 004.</w:t>
      </w:r>
      <w:r>
        <w:t>.</w:t>
      </w:r>
    </w:p>
    <w:p w14:paraId="3D7D9805" w14:textId="77777777" w:rsidR="00CB0A4B" w:rsidRDefault="00CB0A4B" w:rsidP="00CB0A4B">
      <w:pPr>
        <w:pStyle w:val="BodyText"/>
      </w:pPr>
      <w:r>
        <w:t xml:space="preserve">As a coprocessor node, it is continually executing </w:t>
      </w:r>
      <w:proofErr w:type="gramStart"/>
      <w:r>
        <w:t>the  idle</w:t>
      </w:r>
      <w:proofErr w:type="gramEnd"/>
      <w:r>
        <w:t xml:space="preserve">  routine.  Its primitives and routines are:</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75"/>
        <w:gridCol w:w="1157"/>
        <w:gridCol w:w="7358"/>
      </w:tblGrid>
      <w:tr w:rsidR="009570FB" w14:paraId="7CAF4FD3" w14:textId="77777777" w:rsidTr="00CB0A4B">
        <w:tc>
          <w:tcPr>
            <w:tcW w:w="1188" w:type="dxa"/>
            <w:tcBorders>
              <w:top w:val="single" w:sz="12" w:space="0" w:color="auto"/>
              <w:bottom w:val="single" w:sz="12" w:space="0" w:color="auto"/>
            </w:tcBorders>
          </w:tcPr>
          <w:p w14:paraId="163DD029" w14:textId="77777777" w:rsidR="009570FB" w:rsidRDefault="009570FB" w:rsidP="00CB0A4B">
            <w:pPr>
              <w:pStyle w:val="BodyText"/>
              <w:spacing w:after="0"/>
            </w:pPr>
            <w:r>
              <w:t>F18 Symbol</w:t>
            </w:r>
          </w:p>
        </w:tc>
        <w:tc>
          <w:tcPr>
            <w:tcW w:w="1170" w:type="dxa"/>
            <w:tcBorders>
              <w:top w:val="single" w:sz="12" w:space="0" w:color="auto"/>
              <w:bottom w:val="single" w:sz="12" w:space="0" w:color="auto"/>
            </w:tcBorders>
          </w:tcPr>
          <w:p w14:paraId="5C676E4A" w14:textId="77777777" w:rsidR="009570FB" w:rsidRDefault="009570FB" w:rsidP="00CB0A4B">
            <w:pPr>
              <w:pStyle w:val="BodyText"/>
              <w:spacing w:after="0"/>
            </w:pPr>
            <w:r>
              <w:t>pF Symbol</w:t>
            </w:r>
          </w:p>
        </w:tc>
        <w:tc>
          <w:tcPr>
            <w:tcW w:w="7578" w:type="dxa"/>
            <w:tcBorders>
              <w:top w:val="single" w:sz="12" w:space="0" w:color="auto"/>
              <w:bottom w:val="single" w:sz="12" w:space="0" w:color="auto"/>
            </w:tcBorders>
          </w:tcPr>
          <w:p w14:paraId="06FEEBF8" w14:textId="77777777" w:rsidR="009570FB" w:rsidRDefault="009570FB" w:rsidP="00CB0A4B">
            <w:pPr>
              <w:pStyle w:val="BodyText"/>
              <w:spacing w:after="0"/>
            </w:pPr>
            <w:r>
              <w:t>Function</w:t>
            </w:r>
          </w:p>
        </w:tc>
      </w:tr>
      <w:tr w:rsidR="00CB0A4B" w14:paraId="0DC4FF7D" w14:textId="77777777" w:rsidTr="00CB0A4B">
        <w:tc>
          <w:tcPr>
            <w:tcW w:w="1188" w:type="dxa"/>
          </w:tcPr>
          <w:p w14:paraId="6C963D79" w14:textId="77777777" w:rsidR="00CB0A4B" w:rsidRPr="004369E5" w:rsidRDefault="00CB0A4B" w:rsidP="00CB0A4B">
            <w:pPr>
              <w:pStyle w:val="BodyText"/>
              <w:spacing w:after="0"/>
              <w:rPr>
                <w:rFonts w:ascii="Consolas" w:hAnsi="Consolas" w:cs="Consolas"/>
              </w:rPr>
            </w:pPr>
            <w:r>
              <w:rPr>
                <w:rFonts w:ascii="Consolas" w:hAnsi="Consolas" w:cs="Consolas"/>
              </w:rPr>
              <w:t>xqt</w:t>
            </w:r>
          </w:p>
        </w:tc>
        <w:tc>
          <w:tcPr>
            <w:tcW w:w="1170" w:type="dxa"/>
          </w:tcPr>
          <w:p w14:paraId="5AC1337B" w14:textId="77777777" w:rsidR="00CB0A4B" w:rsidRPr="004369E5" w:rsidRDefault="00CB0A4B" w:rsidP="00CB0A4B">
            <w:pPr>
              <w:pStyle w:val="BodyText"/>
              <w:spacing w:after="0"/>
              <w:rPr>
                <w:rFonts w:ascii="Consolas" w:hAnsi="Consolas" w:cs="Consolas"/>
              </w:rPr>
            </w:pPr>
            <w:r>
              <w:rPr>
                <w:rFonts w:ascii="Consolas" w:hAnsi="Consolas" w:cs="Consolas"/>
              </w:rPr>
              <w:t>---</w:t>
            </w:r>
          </w:p>
        </w:tc>
        <w:tc>
          <w:tcPr>
            <w:tcW w:w="7578" w:type="dxa"/>
          </w:tcPr>
          <w:p w14:paraId="40E0DE82" w14:textId="77777777" w:rsidR="00CB0A4B" w:rsidRDefault="00CB0A4B" w:rsidP="00CB0A4B">
            <w:pPr>
              <w:pStyle w:val="BodyText"/>
              <w:spacing w:after="0"/>
            </w:pPr>
            <w:r>
              <w:t>Fetches VM instruction from controlling node and executes it.</w:t>
            </w:r>
          </w:p>
        </w:tc>
      </w:tr>
      <w:tr w:rsidR="00CB0A4B" w14:paraId="28DAC159" w14:textId="77777777" w:rsidTr="00CB0A4B">
        <w:tc>
          <w:tcPr>
            <w:tcW w:w="1188" w:type="dxa"/>
          </w:tcPr>
          <w:p w14:paraId="598A2537" w14:textId="77777777" w:rsidR="00CB0A4B" w:rsidRPr="004369E5" w:rsidRDefault="00CB0A4B" w:rsidP="00CB0A4B">
            <w:pPr>
              <w:pStyle w:val="BodyText"/>
              <w:spacing w:after="0"/>
              <w:rPr>
                <w:rFonts w:ascii="Consolas" w:hAnsi="Consolas" w:cs="Consolas"/>
              </w:rPr>
            </w:pPr>
            <w:r>
              <w:rPr>
                <w:rFonts w:ascii="Consolas" w:hAnsi="Consolas" w:cs="Consolas"/>
              </w:rPr>
              <w:t>idle</w:t>
            </w:r>
          </w:p>
        </w:tc>
        <w:tc>
          <w:tcPr>
            <w:tcW w:w="1170" w:type="dxa"/>
          </w:tcPr>
          <w:p w14:paraId="23C2A1C6" w14:textId="77777777" w:rsidR="00CB0A4B" w:rsidRPr="004369E5" w:rsidRDefault="00CB0A4B" w:rsidP="00CB0A4B">
            <w:pPr>
              <w:pStyle w:val="BodyText"/>
              <w:spacing w:after="0"/>
              <w:rPr>
                <w:rFonts w:ascii="Consolas" w:hAnsi="Consolas" w:cs="Consolas"/>
              </w:rPr>
            </w:pPr>
            <w:r>
              <w:rPr>
                <w:rFonts w:ascii="Consolas" w:hAnsi="Consolas" w:cs="Consolas"/>
              </w:rPr>
              <w:t>---</w:t>
            </w:r>
          </w:p>
        </w:tc>
        <w:tc>
          <w:tcPr>
            <w:tcW w:w="7578" w:type="dxa"/>
          </w:tcPr>
          <w:p w14:paraId="7CC4E6E4" w14:textId="77777777" w:rsidR="00CB0A4B" w:rsidRDefault="00CB0A4B" w:rsidP="00CB0A4B">
            <w:pPr>
              <w:pStyle w:val="BodyText"/>
              <w:spacing w:after="0"/>
            </w:pPr>
            <w:r>
              <w:t>Loop that provides service to controlling node.</w:t>
            </w:r>
          </w:p>
        </w:tc>
      </w:tr>
      <w:tr w:rsidR="00CB0A4B" w14:paraId="46B35856" w14:textId="77777777" w:rsidTr="00CB0A4B">
        <w:tc>
          <w:tcPr>
            <w:tcW w:w="1188" w:type="dxa"/>
          </w:tcPr>
          <w:p w14:paraId="6B384B5F" w14:textId="77777777" w:rsidR="00CB0A4B" w:rsidRPr="004369E5" w:rsidRDefault="00CB0A4B" w:rsidP="00CB0A4B">
            <w:pPr>
              <w:pStyle w:val="BodyText"/>
              <w:spacing w:after="0"/>
              <w:rPr>
                <w:rFonts w:ascii="Consolas" w:hAnsi="Consolas" w:cs="Consolas"/>
              </w:rPr>
            </w:pPr>
            <w:r>
              <w:rPr>
                <w:rFonts w:ascii="Consolas" w:hAnsi="Consolas" w:cs="Consolas"/>
              </w:rPr>
              <w:t>'</w:t>
            </w:r>
            <w:proofErr w:type="gramStart"/>
            <w:r>
              <w:rPr>
                <w:rFonts w:ascii="Consolas" w:hAnsi="Consolas" w:cs="Consolas"/>
              </w:rPr>
              <w:t>next</w:t>
            </w:r>
            <w:proofErr w:type="gramEnd"/>
          </w:p>
        </w:tc>
        <w:tc>
          <w:tcPr>
            <w:tcW w:w="1170" w:type="dxa"/>
          </w:tcPr>
          <w:p w14:paraId="69B065C2" w14:textId="77777777" w:rsidR="00CB0A4B" w:rsidRPr="004369E5" w:rsidRDefault="00CB0A4B" w:rsidP="00CB0A4B">
            <w:pPr>
              <w:pStyle w:val="BodyText"/>
              <w:spacing w:after="0"/>
              <w:rPr>
                <w:rFonts w:ascii="Consolas" w:hAnsi="Consolas" w:cs="Consolas"/>
              </w:rPr>
            </w:pPr>
            <w:r>
              <w:rPr>
                <w:rFonts w:ascii="Consolas" w:hAnsi="Consolas" w:cs="Consolas"/>
              </w:rPr>
              <w:t>next</w:t>
            </w:r>
          </w:p>
        </w:tc>
        <w:tc>
          <w:tcPr>
            <w:tcW w:w="7578" w:type="dxa"/>
          </w:tcPr>
          <w:p w14:paraId="2F3CB332" w14:textId="77777777" w:rsidR="00CB0A4B" w:rsidRDefault="00CB0A4B" w:rsidP="00CB0A4B">
            <w:pPr>
              <w:pStyle w:val="BodyText"/>
              <w:spacing w:after="0"/>
            </w:pPr>
            <w:r>
              <w:t xml:space="preserve">Classical </w:t>
            </w:r>
            <w:proofErr w:type="gramStart"/>
            <w:r>
              <w:t>Forth  NEXT</w:t>
            </w:r>
            <w:proofErr w:type="gramEnd"/>
            <w:r>
              <w:t xml:space="preserve">  which falls through when </w:t>
            </w:r>
            <w:r w:rsidRPr="00CB0A4B">
              <w:rPr>
                <w:b/>
              </w:rPr>
              <w:t xml:space="preserve">i </w:t>
            </w:r>
            <w:r>
              <w:t>is 0.</w:t>
            </w:r>
          </w:p>
        </w:tc>
      </w:tr>
      <w:tr w:rsidR="00CB0A4B" w14:paraId="2EB365AD" w14:textId="77777777" w:rsidTr="00CB0A4B">
        <w:tc>
          <w:tcPr>
            <w:tcW w:w="1188" w:type="dxa"/>
          </w:tcPr>
          <w:p w14:paraId="6950A68B" w14:textId="77777777" w:rsidR="00CB0A4B" w:rsidRPr="004369E5" w:rsidRDefault="00CB0A4B" w:rsidP="00CB0A4B">
            <w:pPr>
              <w:pStyle w:val="BodyText"/>
              <w:spacing w:after="0"/>
              <w:rPr>
                <w:rFonts w:ascii="Consolas" w:hAnsi="Consolas" w:cs="Consolas"/>
              </w:rPr>
            </w:pPr>
          </w:p>
        </w:tc>
        <w:tc>
          <w:tcPr>
            <w:tcW w:w="1170" w:type="dxa"/>
          </w:tcPr>
          <w:p w14:paraId="56121164" w14:textId="77777777" w:rsidR="00CB0A4B" w:rsidRPr="004369E5" w:rsidRDefault="00CB0A4B" w:rsidP="00CB0A4B">
            <w:pPr>
              <w:pStyle w:val="BodyText"/>
              <w:spacing w:after="0"/>
              <w:rPr>
                <w:rFonts w:ascii="Consolas" w:hAnsi="Consolas" w:cs="Consolas"/>
              </w:rPr>
            </w:pPr>
          </w:p>
        </w:tc>
        <w:tc>
          <w:tcPr>
            <w:tcW w:w="7578" w:type="dxa"/>
          </w:tcPr>
          <w:p w14:paraId="0E31FC94" w14:textId="77777777" w:rsidR="00CB0A4B" w:rsidRDefault="00CB0A4B" w:rsidP="00CB0A4B">
            <w:pPr>
              <w:pStyle w:val="BodyText"/>
              <w:spacing w:after="0"/>
            </w:pPr>
            <w:r>
              <w:t>&lt;49 words of node RAM uncommitted&gt;</w:t>
            </w:r>
          </w:p>
        </w:tc>
      </w:tr>
    </w:tbl>
    <w:p w14:paraId="33506242" w14:textId="77777777" w:rsidR="009570FB" w:rsidRDefault="009570FB" w:rsidP="00031A6A">
      <w:pPr>
        <w:pStyle w:val="BodyText"/>
      </w:pPr>
    </w:p>
    <w:p w14:paraId="2DD65199" w14:textId="77777777" w:rsidR="00493CE8" w:rsidRDefault="00493CE8" w:rsidP="00031A6A">
      <w:pPr>
        <w:pStyle w:val="BodyText"/>
      </w:pPr>
    </w:p>
    <w:p w14:paraId="12052956" w14:textId="77777777" w:rsidR="00493CE8" w:rsidRDefault="00493CE8" w:rsidP="00493CE8">
      <w:pPr>
        <w:pStyle w:val="Heading3"/>
      </w:pPr>
      <w:bookmarkStart w:id="42" w:name="_Toc119166796"/>
      <w:r>
        <w:t>Bitsy Up Node (205)</w:t>
      </w:r>
      <w:bookmarkEnd w:id="42"/>
    </w:p>
    <w:p w14:paraId="6B0F780B" w14:textId="77777777" w:rsidR="00493CE8" w:rsidRDefault="00493CE8" w:rsidP="00493CE8">
      <w:pPr>
        <w:pStyle w:val="BodyText"/>
      </w:pPr>
      <w:r>
        <w:t xml:space="preserve">This node </w:t>
      </w:r>
      <w:r w:rsidR="00CB0A4B">
        <w:t xml:space="preserve">is set aside for application microcode.  It includes </w:t>
      </w:r>
      <w:r w:rsidR="00D70CDE">
        <w:t>optional routines to facilitate interactive testing whereby the IDE is used to compile and test new microcode on a live polyFORTH system.</w:t>
      </w:r>
    </w:p>
    <w:p w14:paraId="4B7D39DA" w14:textId="77777777" w:rsidR="00493CE8" w:rsidRDefault="00493CE8" w:rsidP="00493CE8">
      <w:pPr>
        <w:pStyle w:val="BodyText"/>
        <w:numPr>
          <w:ilvl w:val="0"/>
          <w:numId w:val="10"/>
        </w:numPr>
        <w:spacing w:after="0"/>
      </w:pPr>
      <w:proofErr w:type="gramStart"/>
      <w:r>
        <w:rPr>
          <w:b/>
        </w:rPr>
        <w:t>B</w:t>
      </w:r>
      <w:r>
        <w:t xml:space="preserve">  is</w:t>
      </w:r>
      <w:proofErr w:type="gramEnd"/>
      <w:r>
        <w:t xml:space="preserve"> the port address (</w:t>
      </w:r>
      <w:r w:rsidR="00D062CA">
        <w:rPr>
          <w:rFonts w:ascii="Consolas" w:hAnsi="Consolas" w:cs="Consolas"/>
        </w:rPr>
        <w:t>up</w:t>
      </w:r>
      <w:r>
        <w:t>) for the Bitsy node (105).</w:t>
      </w:r>
    </w:p>
    <w:p w14:paraId="1E2143C7" w14:textId="77777777" w:rsidR="00493CE8" w:rsidRDefault="00493CE8" w:rsidP="00493CE8">
      <w:pPr>
        <w:pStyle w:val="BodyText"/>
        <w:numPr>
          <w:ilvl w:val="0"/>
          <w:numId w:val="10"/>
        </w:numPr>
      </w:pPr>
      <w:proofErr w:type="gramStart"/>
      <w:r w:rsidRPr="00AF420B">
        <w:rPr>
          <w:b/>
        </w:rPr>
        <w:t>A</w:t>
      </w:r>
      <w:r>
        <w:t xml:space="preserve">  </w:t>
      </w:r>
      <w:r w:rsidR="00D70CDE">
        <w:t>is</w:t>
      </w:r>
      <w:proofErr w:type="gramEnd"/>
      <w:r w:rsidR="00D70CDE">
        <w:t xml:space="preserve"> available for application assignment.</w:t>
      </w:r>
    </w:p>
    <w:p w14:paraId="7D31EC20" w14:textId="77777777" w:rsidR="00493CE8" w:rsidRDefault="00CB0A4B" w:rsidP="00493CE8">
      <w:pPr>
        <w:pStyle w:val="BodyText"/>
      </w:pPr>
      <w:r>
        <w:t>As a</w:t>
      </w:r>
      <w:r w:rsidR="00493CE8">
        <w:t xml:space="preserve"> coprocessor node, it is continually executing </w:t>
      </w:r>
      <w:proofErr w:type="gramStart"/>
      <w:r w:rsidR="00493CE8">
        <w:t>the  idle</w:t>
      </w:r>
      <w:proofErr w:type="gramEnd"/>
      <w:r w:rsidR="00493CE8">
        <w:t xml:space="preserve">  routine.  Its</w:t>
      </w:r>
      <w:r>
        <w:t xml:space="preserve"> primitives and</w:t>
      </w:r>
      <w:r w:rsidR="00493CE8">
        <w:t xml:space="preserve"> routines are:</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75"/>
        <w:gridCol w:w="1157"/>
        <w:gridCol w:w="7358"/>
      </w:tblGrid>
      <w:tr w:rsidR="00493CE8" w14:paraId="16128EF0" w14:textId="77777777" w:rsidTr="00CB0A4B">
        <w:tc>
          <w:tcPr>
            <w:tcW w:w="1188" w:type="dxa"/>
            <w:tcBorders>
              <w:top w:val="single" w:sz="12" w:space="0" w:color="auto"/>
              <w:bottom w:val="single" w:sz="12" w:space="0" w:color="auto"/>
            </w:tcBorders>
          </w:tcPr>
          <w:p w14:paraId="7F3C88B9" w14:textId="77777777" w:rsidR="00493CE8" w:rsidRDefault="00493CE8" w:rsidP="00CB0A4B">
            <w:pPr>
              <w:pStyle w:val="BodyText"/>
              <w:spacing w:after="0"/>
            </w:pPr>
            <w:r>
              <w:t>F18 Symbol</w:t>
            </w:r>
          </w:p>
        </w:tc>
        <w:tc>
          <w:tcPr>
            <w:tcW w:w="1170" w:type="dxa"/>
            <w:tcBorders>
              <w:top w:val="single" w:sz="12" w:space="0" w:color="auto"/>
              <w:bottom w:val="single" w:sz="12" w:space="0" w:color="auto"/>
            </w:tcBorders>
          </w:tcPr>
          <w:p w14:paraId="50562036" w14:textId="77777777" w:rsidR="00493CE8" w:rsidRDefault="00493CE8" w:rsidP="00CB0A4B">
            <w:pPr>
              <w:pStyle w:val="BodyText"/>
              <w:spacing w:after="0"/>
            </w:pPr>
            <w:r>
              <w:t>pF Symbol</w:t>
            </w:r>
          </w:p>
        </w:tc>
        <w:tc>
          <w:tcPr>
            <w:tcW w:w="7578" w:type="dxa"/>
            <w:tcBorders>
              <w:top w:val="single" w:sz="12" w:space="0" w:color="auto"/>
              <w:bottom w:val="single" w:sz="12" w:space="0" w:color="auto"/>
            </w:tcBorders>
          </w:tcPr>
          <w:p w14:paraId="131E8CF7" w14:textId="77777777" w:rsidR="00493CE8" w:rsidRDefault="00493CE8" w:rsidP="00CB0A4B">
            <w:pPr>
              <w:pStyle w:val="BodyText"/>
              <w:spacing w:after="0"/>
            </w:pPr>
            <w:r>
              <w:t>Function</w:t>
            </w:r>
          </w:p>
        </w:tc>
      </w:tr>
      <w:tr w:rsidR="00493CE8" w14:paraId="1E08DBF0" w14:textId="77777777" w:rsidTr="00CB0A4B">
        <w:tc>
          <w:tcPr>
            <w:tcW w:w="1188" w:type="dxa"/>
          </w:tcPr>
          <w:p w14:paraId="6102514C" w14:textId="77777777" w:rsidR="00493CE8" w:rsidRPr="004369E5" w:rsidRDefault="00493CE8" w:rsidP="00CB0A4B">
            <w:pPr>
              <w:pStyle w:val="BodyText"/>
              <w:spacing w:after="0"/>
              <w:rPr>
                <w:rFonts w:ascii="Consolas" w:hAnsi="Consolas" w:cs="Consolas"/>
              </w:rPr>
            </w:pPr>
            <w:r>
              <w:rPr>
                <w:rFonts w:ascii="Consolas" w:hAnsi="Consolas" w:cs="Consolas"/>
              </w:rPr>
              <w:t>xqt</w:t>
            </w:r>
          </w:p>
        </w:tc>
        <w:tc>
          <w:tcPr>
            <w:tcW w:w="1170" w:type="dxa"/>
          </w:tcPr>
          <w:p w14:paraId="30F5AEB8" w14:textId="77777777" w:rsidR="00493CE8" w:rsidRPr="004369E5" w:rsidRDefault="00493CE8" w:rsidP="00CB0A4B">
            <w:pPr>
              <w:pStyle w:val="BodyText"/>
              <w:spacing w:after="0"/>
              <w:rPr>
                <w:rFonts w:ascii="Consolas" w:hAnsi="Consolas" w:cs="Consolas"/>
              </w:rPr>
            </w:pPr>
            <w:r>
              <w:rPr>
                <w:rFonts w:ascii="Consolas" w:hAnsi="Consolas" w:cs="Consolas"/>
              </w:rPr>
              <w:t>---</w:t>
            </w:r>
          </w:p>
        </w:tc>
        <w:tc>
          <w:tcPr>
            <w:tcW w:w="7578" w:type="dxa"/>
          </w:tcPr>
          <w:p w14:paraId="5C3CA814" w14:textId="77777777" w:rsidR="00493CE8" w:rsidRDefault="00CB0A4B" w:rsidP="00CB0A4B">
            <w:pPr>
              <w:pStyle w:val="BodyText"/>
              <w:spacing w:after="0"/>
            </w:pPr>
            <w:r>
              <w:t>Fetches VM instruction from controlling node and executes it.</w:t>
            </w:r>
          </w:p>
        </w:tc>
      </w:tr>
      <w:tr w:rsidR="00493CE8" w14:paraId="27ABE648" w14:textId="77777777" w:rsidTr="00CB0A4B">
        <w:tc>
          <w:tcPr>
            <w:tcW w:w="1188" w:type="dxa"/>
          </w:tcPr>
          <w:p w14:paraId="54EA4367" w14:textId="77777777" w:rsidR="00493CE8" w:rsidRPr="004369E5" w:rsidRDefault="00493CE8" w:rsidP="00CB0A4B">
            <w:pPr>
              <w:pStyle w:val="BodyText"/>
              <w:spacing w:after="0"/>
              <w:rPr>
                <w:rFonts w:ascii="Consolas" w:hAnsi="Consolas" w:cs="Consolas"/>
              </w:rPr>
            </w:pPr>
            <w:r>
              <w:rPr>
                <w:rFonts w:ascii="Consolas" w:hAnsi="Consolas" w:cs="Consolas"/>
              </w:rPr>
              <w:t>idle</w:t>
            </w:r>
          </w:p>
        </w:tc>
        <w:tc>
          <w:tcPr>
            <w:tcW w:w="1170" w:type="dxa"/>
          </w:tcPr>
          <w:p w14:paraId="3A28AF9E" w14:textId="77777777" w:rsidR="00493CE8" w:rsidRPr="004369E5" w:rsidRDefault="00493CE8" w:rsidP="00CB0A4B">
            <w:pPr>
              <w:pStyle w:val="BodyText"/>
              <w:spacing w:after="0"/>
              <w:rPr>
                <w:rFonts w:ascii="Consolas" w:hAnsi="Consolas" w:cs="Consolas"/>
              </w:rPr>
            </w:pPr>
            <w:r>
              <w:rPr>
                <w:rFonts w:ascii="Consolas" w:hAnsi="Consolas" w:cs="Consolas"/>
              </w:rPr>
              <w:t>---</w:t>
            </w:r>
          </w:p>
        </w:tc>
        <w:tc>
          <w:tcPr>
            <w:tcW w:w="7578" w:type="dxa"/>
          </w:tcPr>
          <w:p w14:paraId="45E61B23" w14:textId="77777777" w:rsidR="00493CE8" w:rsidRDefault="00CB0A4B" w:rsidP="00CB0A4B">
            <w:pPr>
              <w:pStyle w:val="BodyText"/>
              <w:spacing w:after="0"/>
            </w:pPr>
            <w:r>
              <w:t>Loop that provides service to controlling node.</w:t>
            </w:r>
          </w:p>
        </w:tc>
      </w:tr>
      <w:tr w:rsidR="00CB0A4B" w14:paraId="45E82E5B" w14:textId="77777777" w:rsidTr="00CB0A4B">
        <w:tc>
          <w:tcPr>
            <w:tcW w:w="1188" w:type="dxa"/>
          </w:tcPr>
          <w:p w14:paraId="08AE2676" w14:textId="77777777" w:rsidR="00CB0A4B" w:rsidRPr="004369E5" w:rsidRDefault="00D70CDE" w:rsidP="00CB0A4B">
            <w:pPr>
              <w:pStyle w:val="BodyText"/>
              <w:spacing w:after="0"/>
              <w:rPr>
                <w:rFonts w:ascii="Consolas" w:hAnsi="Consolas" w:cs="Consolas"/>
              </w:rPr>
            </w:pPr>
            <w:r>
              <w:rPr>
                <w:rFonts w:ascii="Consolas" w:hAnsi="Consolas" w:cs="Consolas"/>
              </w:rPr>
              <w:t>start</w:t>
            </w:r>
          </w:p>
        </w:tc>
        <w:tc>
          <w:tcPr>
            <w:tcW w:w="1170" w:type="dxa"/>
          </w:tcPr>
          <w:p w14:paraId="1C06293A" w14:textId="77777777" w:rsidR="00CB0A4B" w:rsidRPr="004369E5" w:rsidRDefault="00D70CDE" w:rsidP="00CB0A4B">
            <w:pPr>
              <w:pStyle w:val="BodyText"/>
              <w:spacing w:after="0"/>
              <w:rPr>
                <w:rFonts w:ascii="Consolas" w:hAnsi="Consolas" w:cs="Consolas"/>
              </w:rPr>
            </w:pPr>
            <w:r>
              <w:rPr>
                <w:rFonts w:ascii="Consolas" w:hAnsi="Consolas" w:cs="Consolas"/>
              </w:rPr>
              <w:t>---</w:t>
            </w:r>
          </w:p>
        </w:tc>
        <w:tc>
          <w:tcPr>
            <w:tcW w:w="7578" w:type="dxa"/>
          </w:tcPr>
          <w:p w14:paraId="33685DED" w14:textId="77777777" w:rsidR="00CB0A4B" w:rsidRDefault="00D70CDE" w:rsidP="00CB0A4B">
            <w:pPr>
              <w:pStyle w:val="BodyText"/>
              <w:spacing w:after="0"/>
            </w:pPr>
            <w:r>
              <w:t>Callable from IDE to initiate coprocessor mode.</w:t>
            </w:r>
          </w:p>
        </w:tc>
      </w:tr>
      <w:tr w:rsidR="00D70CDE" w14:paraId="00B9F22C" w14:textId="77777777" w:rsidTr="00CB0A4B">
        <w:tc>
          <w:tcPr>
            <w:tcW w:w="1188" w:type="dxa"/>
          </w:tcPr>
          <w:p w14:paraId="77472A0E" w14:textId="77777777" w:rsidR="00D70CDE" w:rsidRDefault="00D70CDE" w:rsidP="00CB0A4B">
            <w:pPr>
              <w:pStyle w:val="BodyText"/>
              <w:spacing w:after="0"/>
              <w:rPr>
                <w:rFonts w:ascii="Consolas" w:hAnsi="Consolas" w:cs="Consolas"/>
              </w:rPr>
            </w:pPr>
            <w:r>
              <w:rPr>
                <w:rFonts w:ascii="Consolas" w:hAnsi="Consolas" w:cs="Consolas"/>
              </w:rPr>
              <w:t>free</w:t>
            </w:r>
          </w:p>
        </w:tc>
        <w:tc>
          <w:tcPr>
            <w:tcW w:w="1170" w:type="dxa"/>
          </w:tcPr>
          <w:p w14:paraId="0025427E" w14:textId="77777777" w:rsidR="00D70CDE" w:rsidRDefault="00D70CDE" w:rsidP="00D70CDE">
            <w:pPr>
              <w:pStyle w:val="BodyText"/>
              <w:spacing w:after="0"/>
              <w:rPr>
                <w:rFonts w:ascii="Consolas" w:hAnsi="Consolas" w:cs="Consolas"/>
              </w:rPr>
            </w:pPr>
            <w:r>
              <w:rPr>
                <w:rFonts w:ascii="Consolas" w:hAnsi="Consolas" w:cs="Consolas"/>
              </w:rPr>
              <w:t>-N205</w:t>
            </w:r>
          </w:p>
        </w:tc>
        <w:tc>
          <w:tcPr>
            <w:tcW w:w="7578" w:type="dxa"/>
          </w:tcPr>
          <w:p w14:paraId="3074825D" w14:textId="77777777" w:rsidR="00D70CDE" w:rsidRDefault="00D70CDE" w:rsidP="00CB0A4B">
            <w:pPr>
              <w:pStyle w:val="BodyText"/>
              <w:spacing w:after="0"/>
            </w:pPr>
            <w:proofErr w:type="gramStart"/>
            <w:r>
              <w:t>Terminates  idle</w:t>
            </w:r>
            <w:proofErr w:type="gramEnd"/>
            <w:r>
              <w:t xml:space="preserve">  to allow IDE access to the node.</w:t>
            </w:r>
          </w:p>
        </w:tc>
      </w:tr>
      <w:tr w:rsidR="00CB0A4B" w14:paraId="4639725D" w14:textId="77777777" w:rsidTr="00CB0A4B">
        <w:tc>
          <w:tcPr>
            <w:tcW w:w="1188" w:type="dxa"/>
          </w:tcPr>
          <w:p w14:paraId="788C2F50" w14:textId="77777777" w:rsidR="00CB0A4B" w:rsidRPr="004369E5" w:rsidRDefault="00CB0A4B" w:rsidP="00CB0A4B">
            <w:pPr>
              <w:pStyle w:val="BodyText"/>
              <w:spacing w:after="0"/>
              <w:rPr>
                <w:rFonts w:ascii="Consolas" w:hAnsi="Consolas" w:cs="Consolas"/>
              </w:rPr>
            </w:pPr>
          </w:p>
        </w:tc>
        <w:tc>
          <w:tcPr>
            <w:tcW w:w="1170" w:type="dxa"/>
          </w:tcPr>
          <w:p w14:paraId="35000C25" w14:textId="77777777" w:rsidR="00CB0A4B" w:rsidRPr="004369E5" w:rsidRDefault="00CB0A4B" w:rsidP="00CB0A4B">
            <w:pPr>
              <w:pStyle w:val="BodyText"/>
              <w:spacing w:after="0"/>
              <w:rPr>
                <w:rFonts w:ascii="Consolas" w:hAnsi="Consolas" w:cs="Consolas"/>
              </w:rPr>
            </w:pPr>
          </w:p>
        </w:tc>
        <w:tc>
          <w:tcPr>
            <w:tcW w:w="7578" w:type="dxa"/>
          </w:tcPr>
          <w:p w14:paraId="5DDEC506" w14:textId="77777777" w:rsidR="00CB0A4B" w:rsidRDefault="00CB0A4B" w:rsidP="00D70CDE">
            <w:pPr>
              <w:pStyle w:val="BodyText"/>
              <w:spacing w:after="0"/>
            </w:pPr>
            <w:r>
              <w:t>&lt;</w:t>
            </w:r>
            <w:r w:rsidR="00D70CDE">
              <w:t>57</w:t>
            </w:r>
            <w:r>
              <w:t xml:space="preserve"> words of node RAM uncommitted</w:t>
            </w:r>
            <w:r w:rsidR="00D70CDE">
              <w:t xml:space="preserve">.  61 available </w:t>
            </w:r>
            <w:proofErr w:type="gramStart"/>
            <w:r w:rsidR="00D70CDE">
              <w:t>if  start</w:t>
            </w:r>
            <w:proofErr w:type="gramEnd"/>
            <w:r w:rsidR="00D70CDE">
              <w:t xml:space="preserve">  and  free  removed.</w:t>
            </w:r>
            <w:r>
              <w:t>&gt;</w:t>
            </w:r>
          </w:p>
        </w:tc>
      </w:tr>
    </w:tbl>
    <w:p w14:paraId="24E524F1" w14:textId="77777777" w:rsidR="00493CE8" w:rsidRDefault="00493CE8" w:rsidP="00493CE8">
      <w:pPr>
        <w:pStyle w:val="BodyText"/>
      </w:pPr>
    </w:p>
    <w:p w14:paraId="05C6EC26" w14:textId="77777777" w:rsidR="00031A6A" w:rsidRDefault="00031A6A" w:rsidP="00031A6A">
      <w:pPr>
        <w:pStyle w:val="BodyText"/>
      </w:pPr>
      <w:r>
        <w:br w:type="page"/>
      </w:r>
    </w:p>
    <w:p w14:paraId="3B5E22EE" w14:textId="77777777" w:rsidR="00972174" w:rsidRDefault="00972174" w:rsidP="00972174">
      <w:pPr>
        <w:pStyle w:val="Heading3"/>
      </w:pPr>
      <w:bookmarkStart w:id="43" w:name="_Toc119166797"/>
      <w:r>
        <w:lastRenderedPageBreak/>
        <w:t>Stack Node</w:t>
      </w:r>
      <w:r w:rsidR="00031A6A">
        <w:t xml:space="preserve"> (106)</w:t>
      </w:r>
      <w:bookmarkEnd w:id="43"/>
    </w:p>
    <w:p w14:paraId="256ED5FC" w14:textId="77777777" w:rsidR="00AF420B" w:rsidRDefault="00AF420B" w:rsidP="00AF420B">
      <w:pPr>
        <w:pStyle w:val="BodyText"/>
      </w:pPr>
      <w:r>
        <w:t>The register assignments in the Stack node are:</w:t>
      </w:r>
    </w:p>
    <w:p w14:paraId="2813F000" w14:textId="77777777" w:rsidR="00AF420B" w:rsidRDefault="00AF420B" w:rsidP="00493CE8">
      <w:pPr>
        <w:pStyle w:val="BodyText"/>
        <w:numPr>
          <w:ilvl w:val="0"/>
          <w:numId w:val="10"/>
        </w:numPr>
        <w:spacing w:after="0"/>
      </w:pPr>
      <w:proofErr w:type="gramStart"/>
      <w:r w:rsidRPr="005E5C33">
        <w:rPr>
          <w:b/>
        </w:rPr>
        <w:t>T</w:t>
      </w:r>
      <w:r>
        <w:t xml:space="preserve">  holds</w:t>
      </w:r>
      <w:proofErr w:type="gramEnd"/>
      <w:r>
        <w:t xml:space="preserve"> the top</w:t>
      </w:r>
      <w:r w:rsidR="00B96A6C">
        <w:t xml:space="preserve"> element of external stack, commented as  </w:t>
      </w:r>
      <w:r w:rsidR="00B96A6C" w:rsidRPr="00496D87">
        <w:rPr>
          <w:rFonts w:ascii="Consolas" w:hAnsi="Consolas" w:cs="Consolas"/>
          <w:b/>
        </w:rPr>
        <w:t>t</w:t>
      </w:r>
      <w:r w:rsidR="00B96A6C">
        <w:t xml:space="preserve"> .</w:t>
      </w:r>
    </w:p>
    <w:p w14:paraId="1FEB0678" w14:textId="77777777" w:rsidR="00AF420B" w:rsidRDefault="00AF420B" w:rsidP="00493CE8">
      <w:pPr>
        <w:pStyle w:val="BodyText"/>
        <w:numPr>
          <w:ilvl w:val="0"/>
          <w:numId w:val="10"/>
        </w:numPr>
        <w:spacing w:after="0"/>
      </w:pPr>
      <w:proofErr w:type="gramStart"/>
      <w:r>
        <w:rPr>
          <w:b/>
        </w:rPr>
        <w:t xml:space="preserve">S  </w:t>
      </w:r>
      <w:r>
        <w:t>holds</w:t>
      </w:r>
      <w:proofErr w:type="gramEnd"/>
      <w:r>
        <w:t xml:space="preserve"> </w:t>
      </w:r>
      <w:r w:rsidR="00B96A6C">
        <w:t xml:space="preserve">the second element of external stack, commented as  </w:t>
      </w:r>
      <w:r w:rsidR="00B96A6C" w:rsidRPr="00496D87">
        <w:rPr>
          <w:rFonts w:ascii="Consolas" w:hAnsi="Consolas" w:cs="Consolas"/>
          <w:b/>
        </w:rPr>
        <w:t>s</w:t>
      </w:r>
      <w:r w:rsidR="00B96A6C">
        <w:t xml:space="preserve"> .</w:t>
      </w:r>
    </w:p>
    <w:p w14:paraId="1663F49A" w14:textId="77777777" w:rsidR="00496D87" w:rsidRDefault="00496D87" w:rsidP="00496D87">
      <w:pPr>
        <w:pStyle w:val="BodyText"/>
        <w:numPr>
          <w:ilvl w:val="0"/>
          <w:numId w:val="10"/>
        </w:numPr>
        <w:spacing w:after="0"/>
      </w:pPr>
      <w:r>
        <w:rPr>
          <w:b/>
        </w:rPr>
        <w:t xml:space="preserve">Third stack </w:t>
      </w:r>
      <w:proofErr w:type="gramStart"/>
      <w:r>
        <w:rPr>
          <w:b/>
        </w:rPr>
        <w:t xml:space="preserve">item  </w:t>
      </w:r>
      <w:r>
        <w:t>holds</w:t>
      </w:r>
      <w:proofErr w:type="gramEnd"/>
      <w:r>
        <w:t xml:space="preserve"> 16-bit Data Stack pointer  </w:t>
      </w:r>
      <w:r>
        <w:rPr>
          <w:b/>
        </w:rPr>
        <w:t xml:space="preserve">sp </w:t>
      </w:r>
      <w:r>
        <w:t xml:space="preserve">(shown in stack comments as  </w:t>
      </w:r>
      <w:r w:rsidRPr="00496D87">
        <w:rPr>
          <w:b/>
        </w:rPr>
        <w:t>p</w:t>
      </w:r>
      <w:r>
        <w:t xml:space="preserve"> ).  It is a word address in low 64k words of external RAM.)  The external data stack grows downward in memory </w:t>
      </w:r>
      <w:proofErr w:type="gramStart"/>
      <w:r>
        <w:t xml:space="preserve">and  </w:t>
      </w:r>
      <w:r>
        <w:rPr>
          <w:b/>
        </w:rPr>
        <w:t>sp</w:t>
      </w:r>
      <w:proofErr w:type="gramEnd"/>
      <w:r>
        <w:t xml:space="preserve">  holds the address of the topmost active cell.  The top two </w:t>
      </w:r>
      <w:proofErr w:type="gramStart"/>
      <w:r>
        <w:t xml:space="preserve">elements  </w:t>
      </w:r>
      <w:r w:rsidRPr="00496D87">
        <w:rPr>
          <w:b/>
        </w:rPr>
        <w:t>t</w:t>
      </w:r>
      <w:proofErr w:type="gramEnd"/>
      <w:r w:rsidRPr="00496D87">
        <w:rPr>
          <w:b/>
        </w:rPr>
        <w:t xml:space="preserve"> </w:t>
      </w:r>
      <w:r>
        <w:t xml:space="preserve"> and  </w:t>
      </w:r>
      <w:r w:rsidRPr="00496D87">
        <w:rPr>
          <w:b/>
        </w:rPr>
        <w:t>s</w:t>
      </w:r>
      <w:r>
        <w:t xml:space="preserve">  are not included in the external stack but are pushed there when the stack pointer is replaced.</w:t>
      </w:r>
    </w:p>
    <w:p w14:paraId="13AB649B" w14:textId="77777777" w:rsidR="00AF420B" w:rsidRDefault="00AF420B" w:rsidP="00493CE8">
      <w:pPr>
        <w:pStyle w:val="BodyText"/>
        <w:numPr>
          <w:ilvl w:val="0"/>
          <w:numId w:val="10"/>
        </w:numPr>
        <w:spacing w:after="0"/>
      </w:pPr>
      <w:proofErr w:type="gramStart"/>
      <w:r w:rsidRPr="00AF420B">
        <w:rPr>
          <w:b/>
        </w:rPr>
        <w:t>A</w:t>
      </w:r>
      <w:r>
        <w:t xml:space="preserve">  is</w:t>
      </w:r>
      <w:proofErr w:type="gramEnd"/>
      <w:r>
        <w:t xml:space="preserve"> </w:t>
      </w:r>
      <w:r w:rsidR="00B96A6C" w:rsidRPr="00493CE8">
        <w:rPr>
          <w:b/>
          <w:i/>
        </w:rPr>
        <w:t>unassigned</w:t>
      </w:r>
      <w:r w:rsidR="00B96A6C" w:rsidRPr="00B96A6C">
        <w:rPr>
          <w:b/>
          <w:i/>
        </w:rPr>
        <w:t>.</w:t>
      </w:r>
    </w:p>
    <w:p w14:paraId="313F4BAD" w14:textId="77777777" w:rsidR="00AF420B" w:rsidRDefault="00AF420B" w:rsidP="00493CE8">
      <w:pPr>
        <w:pStyle w:val="BodyText"/>
        <w:numPr>
          <w:ilvl w:val="0"/>
          <w:numId w:val="10"/>
        </w:numPr>
        <w:spacing w:after="0"/>
      </w:pPr>
      <w:proofErr w:type="gramStart"/>
      <w:r w:rsidRPr="00AF420B">
        <w:rPr>
          <w:b/>
        </w:rPr>
        <w:t>B</w:t>
      </w:r>
      <w:r>
        <w:t xml:space="preserve">  is</w:t>
      </w:r>
      <w:proofErr w:type="gramEnd"/>
      <w:r>
        <w:t xml:space="preserve"> </w:t>
      </w:r>
      <w:r w:rsidR="00186E4C">
        <w:t>the port address (</w:t>
      </w:r>
      <w:r w:rsidR="00186E4C" w:rsidRPr="00AF420B">
        <w:rPr>
          <w:rFonts w:ascii="Consolas" w:hAnsi="Consolas" w:cs="Consolas"/>
        </w:rPr>
        <w:t>right</w:t>
      </w:r>
      <w:r w:rsidR="00186E4C">
        <w:t>) for the SRAM interface node.</w:t>
      </w:r>
    </w:p>
    <w:p w14:paraId="6446FC9E" w14:textId="77777777" w:rsidR="00AF420B" w:rsidRDefault="00AF420B" w:rsidP="00AF420B">
      <w:pPr>
        <w:pStyle w:val="BodyText"/>
        <w:numPr>
          <w:ilvl w:val="0"/>
          <w:numId w:val="10"/>
        </w:numPr>
      </w:pPr>
      <w:proofErr w:type="gramStart"/>
      <w:r w:rsidRPr="00AF420B">
        <w:rPr>
          <w:b/>
        </w:rPr>
        <w:t xml:space="preserve">P </w:t>
      </w:r>
      <w:r>
        <w:t xml:space="preserve"> is</w:t>
      </w:r>
      <w:proofErr w:type="gramEnd"/>
      <w:r>
        <w:t xml:space="preserve"> normally the port address (</w:t>
      </w:r>
      <w:r>
        <w:rPr>
          <w:rFonts w:ascii="Consolas" w:hAnsi="Consolas" w:cs="Consolas"/>
        </w:rPr>
        <w:t>left</w:t>
      </w:r>
      <w:r>
        <w:t>) for the bitsy node.</w:t>
      </w:r>
    </w:p>
    <w:p w14:paraId="12563243" w14:textId="77777777" w:rsidR="00AF420B" w:rsidRDefault="00B96A6C" w:rsidP="00AF420B">
      <w:pPr>
        <w:pStyle w:val="BodyText"/>
      </w:pPr>
      <w:r>
        <w:t xml:space="preserve">In stack </w:t>
      </w:r>
      <w:proofErr w:type="gramStart"/>
      <w:r>
        <w:t xml:space="preserve">comments,  </w:t>
      </w:r>
      <w:r w:rsidRPr="00B96A6C">
        <w:rPr>
          <w:rFonts w:ascii="Consolas" w:hAnsi="Consolas" w:cs="Consolas"/>
        </w:rPr>
        <w:t>p</w:t>
      </w:r>
      <w:proofErr w:type="gramEnd"/>
      <w:r>
        <w:t xml:space="preserve">  denotes the stack pointer which by default resides underneath  </w:t>
      </w:r>
      <w:r w:rsidRPr="00B96A6C">
        <w:rPr>
          <w:b/>
        </w:rPr>
        <w:t>S</w:t>
      </w:r>
      <w:r>
        <w:t xml:space="preserve"> .  The external data stack grows downward in memory and the stack pointer holds the address of the topmost active cell.</w:t>
      </w:r>
    </w:p>
    <w:p w14:paraId="0FD2E74B" w14:textId="77777777" w:rsidR="00493CE8" w:rsidRPr="00AF420B" w:rsidRDefault="00493CE8" w:rsidP="00AF420B">
      <w:pPr>
        <w:pStyle w:val="BodyText"/>
      </w:pPr>
      <w:r>
        <w:t>The primitives and other routines in the Stack node are as follow:</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75"/>
        <w:gridCol w:w="1159"/>
        <w:gridCol w:w="7356"/>
      </w:tblGrid>
      <w:tr w:rsidR="004369E5" w14:paraId="3302C3D2" w14:textId="77777777" w:rsidTr="004369E5">
        <w:tc>
          <w:tcPr>
            <w:tcW w:w="1188" w:type="dxa"/>
            <w:tcBorders>
              <w:top w:val="single" w:sz="12" w:space="0" w:color="auto"/>
              <w:bottom w:val="single" w:sz="12" w:space="0" w:color="auto"/>
            </w:tcBorders>
          </w:tcPr>
          <w:p w14:paraId="28FFEF81" w14:textId="77777777" w:rsidR="004369E5" w:rsidRDefault="004369E5" w:rsidP="004369E5">
            <w:pPr>
              <w:pStyle w:val="BodyText"/>
              <w:spacing w:after="0"/>
            </w:pPr>
            <w:r>
              <w:t>F18 Symbol</w:t>
            </w:r>
          </w:p>
        </w:tc>
        <w:tc>
          <w:tcPr>
            <w:tcW w:w="1170" w:type="dxa"/>
            <w:tcBorders>
              <w:top w:val="single" w:sz="12" w:space="0" w:color="auto"/>
              <w:bottom w:val="single" w:sz="12" w:space="0" w:color="auto"/>
            </w:tcBorders>
          </w:tcPr>
          <w:p w14:paraId="7D93F7BC" w14:textId="77777777" w:rsidR="004369E5" w:rsidRDefault="00B562CD" w:rsidP="004369E5">
            <w:pPr>
              <w:pStyle w:val="BodyText"/>
              <w:spacing w:after="0"/>
            </w:pPr>
            <w:r>
              <w:t>pF</w:t>
            </w:r>
            <w:r w:rsidR="004369E5">
              <w:t xml:space="preserve"> Symbol</w:t>
            </w:r>
          </w:p>
        </w:tc>
        <w:tc>
          <w:tcPr>
            <w:tcW w:w="7578" w:type="dxa"/>
            <w:tcBorders>
              <w:top w:val="single" w:sz="12" w:space="0" w:color="auto"/>
              <w:bottom w:val="single" w:sz="12" w:space="0" w:color="auto"/>
            </w:tcBorders>
          </w:tcPr>
          <w:p w14:paraId="3093D944" w14:textId="77777777" w:rsidR="004369E5" w:rsidRDefault="004369E5" w:rsidP="004369E5">
            <w:pPr>
              <w:pStyle w:val="BodyText"/>
              <w:spacing w:after="0"/>
            </w:pPr>
            <w:r>
              <w:t>Function</w:t>
            </w:r>
          </w:p>
        </w:tc>
      </w:tr>
      <w:tr w:rsidR="004369E5" w14:paraId="180675A7" w14:textId="77777777" w:rsidTr="004369E5">
        <w:tc>
          <w:tcPr>
            <w:tcW w:w="1188" w:type="dxa"/>
            <w:tcBorders>
              <w:top w:val="single" w:sz="12" w:space="0" w:color="auto"/>
            </w:tcBorders>
          </w:tcPr>
          <w:p w14:paraId="0C1F1906" w14:textId="77777777" w:rsidR="004369E5" w:rsidRPr="004369E5" w:rsidRDefault="005D0E09" w:rsidP="004369E5">
            <w:pPr>
              <w:pStyle w:val="BodyText"/>
              <w:spacing w:after="0"/>
              <w:rPr>
                <w:rFonts w:ascii="Consolas" w:hAnsi="Consolas" w:cs="Consolas"/>
              </w:rPr>
            </w:pPr>
            <w:r>
              <w:rPr>
                <w:rFonts w:ascii="Consolas" w:hAnsi="Consolas" w:cs="Consolas"/>
              </w:rPr>
              <w:t>x!</w:t>
            </w:r>
          </w:p>
        </w:tc>
        <w:tc>
          <w:tcPr>
            <w:tcW w:w="1170" w:type="dxa"/>
            <w:tcBorders>
              <w:top w:val="single" w:sz="12" w:space="0" w:color="auto"/>
            </w:tcBorders>
          </w:tcPr>
          <w:p w14:paraId="200FA478" w14:textId="77777777" w:rsidR="004369E5" w:rsidRPr="004369E5" w:rsidRDefault="00D83318" w:rsidP="004369E5">
            <w:pPr>
              <w:pStyle w:val="BodyText"/>
              <w:spacing w:after="0"/>
              <w:rPr>
                <w:rFonts w:ascii="Consolas" w:hAnsi="Consolas" w:cs="Consolas"/>
              </w:rPr>
            </w:pPr>
            <w:r>
              <w:rPr>
                <w:rFonts w:ascii="Consolas" w:hAnsi="Consolas" w:cs="Consolas"/>
              </w:rPr>
              <w:t>---</w:t>
            </w:r>
          </w:p>
        </w:tc>
        <w:tc>
          <w:tcPr>
            <w:tcW w:w="7578" w:type="dxa"/>
            <w:tcBorders>
              <w:top w:val="single" w:sz="12" w:space="0" w:color="auto"/>
            </w:tcBorders>
          </w:tcPr>
          <w:p w14:paraId="1325464B" w14:textId="77777777" w:rsidR="004369E5" w:rsidRDefault="00186E4C" w:rsidP="004369E5">
            <w:pPr>
              <w:pStyle w:val="BodyText"/>
              <w:spacing w:after="0"/>
            </w:pPr>
            <w:r w:rsidRPr="00186E4C">
              <w:rPr>
                <w:rFonts w:ascii="Consolas" w:hAnsi="Consolas" w:cs="Consolas"/>
              </w:rPr>
              <w:t>(wa-3-</w:t>
            </w:r>
            <w:proofErr w:type="gramStart"/>
            <w:r w:rsidRPr="00186E4C">
              <w:rPr>
                <w:rFonts w:ascii="Consolas" w:hAnsi="Consolas" w:cs="Consolas"/>
              </w:rPr>
              <w:t>)</w:t>
            </w:r>
            <w:r>
              <w:t xml:space="preserve">  Writes</w:t>
            </w:r>
            <w:proofErr w:type="gramEnd"/>
            <w:r>
              <w:t xml:space="preserve">  </w:t>
            </w:r>
            <w:r w:rsidRPr="00C4210B">
              <w:rPr>
                <w:rFonts w:ascii="Consolas" w:hAnsi="Consolas" w:cs="Consolas"/>
                <w:i/>
              </w:rPr>
              <w:t>w</w:t>
            </w:r>
            <w:r>
              <w:t xml:space="preserve">  to external RAM at address  </w:t>
            </w:r>
            <w:r w:rsidRPr="00C4210B">
              <w:rPr>
                <w:rFonts w:ascii="Consolas" w:hAnsi="Consolas" w:cs="Consolas"/>
                <w:i/>
              </w:rPr>
              <w:t>0:a</w:t>
            </w:r>
            <w:r>
              <w:t xml:space="preserve">  using the SRAM interface node.</w:t>
            </w:r>
          </w:p>
        </w:tc>
      </w:tr>
      <w:tr w:rsidR="00C4210B" w14:paraId="458581CC" w14:textId="77777777" w:rsidTr="00A65E3C">
        <w:tc>
          <w:tcPr>
            <w:tcW w:w="1188" w:type="dxa"/>
          </w:tcPr>
          <w:p w14:paraId="4ADC494E" w14:textId="77777777" w:rsidR="00C4210B" w:rsidRDefault="00C4210B" w:rsidP="00A65E3C">
            <w:pPr>
              <w:pStyle w:val="BodyText"/>
              <w:spacing w:after="0"/>
              <w:rPr>
                <w:rFonts w:ascii="Consolas" w:hAnsi="Consolas" w:cs="Consolas"/>
              </w:rPr>
            </w:pPr>
            <w:r>
              <w:rPr>
                <w:rFonts w:ascii="Consolas" w:hAnsi="Consolas" w:cs="Consolas"/>
              </w:rPr>
              <w:t>ex!</w:t>
            </w:r>
          </w:p>
        </w:tc>
        <w:tc>
          <w:tcPr>
            <w:tcW w:w="1170" w:type="dxa"/>
          </w:tcPr>
          <w:p w14:paraId="7FF513AB" w14:textId="77777777" w:rsidR="00C4210B" w:rsidRPr="004369E5" w:rsidRDefault="00C4210B" w:rsidP="00A65E3C">
            <w:pPr>
              <w:pStyle w:val="BodyText"/>
              <w:spacing w:after="0"/>
              <w:rPr>
                <w:rFonts w:ascii="Consolas" w:hAnsi="Consolas" w:cs="Consolas"/>
              </w:rPr>
            </w:pPr>
            <w:r>
              <w:rPr>
                <w:rFonts w:ascii="Consolas" w:hAnsi="Consolas" w:cs="Consolas"/>
              </w:rPr>
              <w:t>---</w:t>
            </w:r>
          </w:p>
        </w:tc>
        <w:tc>
          <w:tcPr>
            <w:tcW w:w="7578" w:type="dxa"/>
          </w:tcPr>
          <w:p w14:paraId="78007B42" w14:textId="77777777" w:rsidR="00C4210B" w:rsidRDefault="00C4210B" w:rsidP="00C4210B">
            <w:pPr>
              <w:pStyle w:val="BodyText"/>
              <w:spacing w:after="0"/>
            </w:pPr>
            <w:r>
              <w:rPr>
                <w:rFonts w:ascii="Consolas" w:hAnsi="Consolas" w:cs="Consolas"/>
              </w:rPr>
              <w:t>(pst-p'54</w:t>
            </w:r>
            <w:proofErr w:type="gramStart"/>
            <w:r>
              <w:rPr>
                <w:rFonts w:ascii="Consolas" w:hAnsi="Consolas" w:cs="Consolas"/>
              </w:rPr>
              <w:t xml:space="preserve">)  </w:t>
            </w:r>
            <w:r>
              <w:t>Writes</w:t>
            </w:r>
            <w:proofErr w:type="gramEnd"/>
            <w:r>
              <w:t xml:space="preserve">  </w:t>
            </w:r>
            <w:r w:rsidRPr="00BE078E">
              <w:rPr>
                <w:rFonts w:ascii="Consolas" w:hAnsi="Consolas" w:cs="Consolas"/>
                <w:i/>
              </w:rPr>
              <w:t>w</w:t>
            </w:r>
            <w:r>
              <w:t xml:space="preserve">  to external RAM at address  </w:t>
            </w:r>
            <w:r w:rsidRPr="00BE078E">
              <w:rPr>
                <w:rFonts w:ascii="Consolas" w:hAnsi="Consolas" w:cs="Consolas"/>
                <w:i/>
              </w:rPr>
              <w:t>h:a</w:t>
            </w:r>
            <w:r>
              <w:t xml:space="preserve">  .  Ones complemented address signals the SRAM interface that this is a write.</w:t>
            </w:r>
          </w:p>
        </w:tc>
      </w:tr>
      <w:tr w:rsidR="005D0E09" w14:paraId="6EE21BD9" w14:textId="77777777" w:rsidTr="004369E5">
        <w:tc>
          <w:tcPr>
            <w:tcW w:w="1188" w:type="dxa"/>
          </w:tcPr>
          <w:p w14:paraId="2DD13B76" w14:textId="77777777" w:rsidR="005D0E09" w:rsidRDefault="005D0E09" w:rsidP="004369E5">
            <w:pPr>
              <w:pStyle w:val="BodyText"/>
              <w:spacing w:after="0"/>
              <w:rPr>
                <w:rFonts w:ascii="Consolas" w:hAnsi="Consolas" w:cs="Consolas"/>
              </w:rPr>
            </w:pPr>
            <w:r>
              <w:rPr>
                <w:rFonts w:ascii="Consolas" w:hAnsi="Consolas" w:cs="Consolas"/>
              </w:rPr>
              <w:t>x@</w:t>
            </w:r>
          </w:p>
        </w:tc>
        <w:tc>
          <w:tcPr>
            <w:tcW w:w="1170" w:type="dxa"/>
          </w:tcPr>
          <w:p w14:paraId="4EE2FB3A" w14:textId="77777777" w:rsidR="005D0E09" w:rsidRPr="00B75C91" w:rsidRDefault="00C4210B" w:rsidP="00D83318">
            <w:pPr>
              <w:pStyle w:val="BodyText"/>
              <w:spacing w:after="0"/>
              <w:rPr>
                <w:rFonts w:ascii="Consolas" w:hAnsi="Consolas" w:cs="Consolas"/>
                <w:highlight w:val="yellow"/>
              </w:rPr>
            </w:pPr>
            <w:r>
              <w:rPr>
                <w:rFonts w:ascii="Consolas" w:hAnsi="Consolas" w:cs="Consolas"/>
              </w:rPr>
              <w:t>@</w:t>
            </w:r>
          </w:p>
        </w:tc>
        <w:tc>
          <w:tcPr>
            <w:tcW w:w="7578" w:type="dxa"/>
          </w:tcPr>
          <w:p w14:paraId="74CCC658" w14:textId="77777777" w:rsidR="005D0E09" w:rsidRDefault="00186E4C" w:rsidP="00CA1873">
            <w:pPr>
              <w:pStyle w:val="BodyText"/>
              <w:spacing w:after="0"/>
            </w:pPr>
            <w:r w:rsidRPr="00186E4C">
              <w:rPr>
                <w:rFonts w:ascii="Consolas" w:hAnsi="Consolas" w:cs="Consolas"/>
              </w:rPr>
              <w:t>(</w:t>
            </w:r>
            <w:r>
              <w:rPr>
                <w:rFonts w:ascii="Consolas" w:hAnsi="Consolas" w:cs="Consolas"/>
              </w:rPr>
              <w:t>a</w:t>
            </w:r>
            <w:r w:rsidRPr="00186E4C">
              <w:rPr>
                <w:rFonts w:ascii="Consolas" w:hAnsi="Consolas" w:cs="Consolas"/>
              </w:rPr>
              <w:t>-</w:t>
            </w:r>
            <w:r>
              <w:rPr>
                <w:rFonts w:ascii="Consolas" w:hAnsi="Consolas" w:cs="Consolas"/>
              </w:rPr>
              <w:t>2</w:t>
            </w:r>
            <w:r w:rsidRPr="00186E4C">
              <w:rPr>
                <w:rFonts w:ascii="Consolas" w:hAnsi="Consolas" w:cs="Consolas"/>
              </w:rPr>
              <w:t>-</w:t>
            </w:r>
            <w:proofErr w:type="gramStart"/>
            <w:r>
              <w:rPr>
                <w:rFonts w:ascii="Consolas" w:hAnsi="Consolas" w:cs="Consolas"/>
              </w:rPr>
              <w:t>w</w:t>
            </w:r>
            <w:r w:rsidRPr="00186E4C">
              <w:rPr>
                <w:rFonts w:ascii="Consolas" w:hAnsi="Consolas" w:cs="Consolas"/>
              </w:rPr>
              <w:t>)</w:t>
            </w:r>
            <w:r>
              <w:t xml:space="preserve">  </w:t>
            </w:r>
            <w:r w:rsidR="00F52B30">
              <w:t>Classical</w:t>
            </w:r>
            <w:proofErr w:type="gramEnd"/>
            <w:r w:rsidR="00F52B30">
              <w:t xml:space="preserve"> Forth  </w:t>
            </w:r>
            <w:r w:rsidR="00F52B30">
              <w:rPr>
                <w:rFonts w:ascii="Consolas" w:hAnsi="Consolas" w:cs="Consolas"/>
              </w:rPr>
              <w:t>@</w:t>
            </w:r>
            <w:r w:rsidR="00CA1873">
              <w:rPr>
                <w:rFonts w:ascii="Consolas" w:hAnsi="Consolas" w:cs="Consolas"/>
              </w:rPr>
              <w:t xml:space="preserve"> </w:t>
            </w:r>
            <w:r w:rsidR="00CA1873" w:rsidRPr="00CA1873">
              <w:rPr>
                <w:rFonts w:ascii="Consolas" w:hAnsi="Consolas" w:cs="Consolas"/>
              </w:rPr>
              <w:t>(a-w)</w:t>
            </w:r>
            <w:r w:rsidR="00F52B30">
              <w:rPr>
                <w:rFonts w:ascii="Consolas" w:hAnsi="Consolas" w:cs="Consolas"/>
              </w:rPr>
              <w:t xml:space="preserve"> </w:t>
            </w:r>
            <w:r w:rsidR="00F52B30">
              <w:t>.</w:t>
            </w:r>
            <w:r>
              <w:t xml:space="preserve">Reads  </w:t>
            </w:r>
            <w:r w:rsidRPr="00C4210B">
              <w:rPr>
                <w:rFonts w:ascii="Consolas" w:hAnsi="Consolas" w:cs="Consolas"/>
                <w:i/>
              </w:rPr>
              <w:t>w</w:t>
            </w:r>
            <w:r>
              <w:t xml:space="preserve"> from external RAM at address  </w:t>
            </w:r>
            <w:r w:rsidRPr="00CA1873">
              <w:rPr>
                <w:rFonts w:ascii="Consolas" w:hAnsi="Consolas" w:cs="Consolas"/>
                <w:i/>
              </w:rPr>
              <w:t>0:a</w:t>
            </w:r>
            <w:r>
              <w:t xml:space="preserve">  using the SRAM interface node.</w:t>
            </w:r>
          </w:p>
        </w:tc>
      </w:tr>
      <w:tr w:rsidR="005D0E09" w14:paraId="3D61D9F1" w14:textId="77777777" w:rsidTr="004369E5">
        <w:tc>
          <w:tcPr>
            <w:tcW w:w="1188" w:type="dxa"/>
          </w:tcPr>
          <w:p w14:paraId="735333AA" w14:textId="77777777" w:rsidR="005D0E09" w:rsidRDefault="005D0E09" w:rsidP="004369E5">
            <w:pPr>
              <w:pStyle w:val="BodyText"/>
              <w:spacing w:after="0"/>
              <w:rPr>
                <w:rFonts w:ascii="Consolas" w:hAnsi="Consolas" w:cs="Consolas"/>
              </w:rPr>
            </w:pPr>
            <w:r>
              <w:rPr>
                <w:rFonts w:ascii="Consolas" w:hAnsi="Consolas" w:cs="Consolas"/>
              </w:rPr>
              <w:t>ex@</w:t>
            </w:r>
          </w:p>
        </w:tc>
        <w:tc>
          <w:tcPr>
            <w:tcW w:w="1170" w:type="dxa"/>
          </w:tcPr>
          <w:p w14:paraId="59F1E6E2" w14:textId="77777777" w:rsidR="005D0E09" w:rsidRPr="004369E5" w:rsidRDefault="00D83318" w:rsidP="004369E5">
            <w:pPr>
              <w:pStyle w:val="BodyText"/>
              <w:spacing w:after="0"/>
              <w:rPr>
                <w:rFonts w:ascii="Consolas" w:hAnsi="Consolas" w:cs="Consolas"/>
              </w:rPr>
            </w:pPr>
            <w:r>
              <w:rPr>
                <w:rFonts w:ascii="Consolas" w:hAnsi="Consolas" w:cs="Consolas"/>
              </w:rPr>
              <w:t>---</w:t>
            </w:r>
          </w:p>
        </w:tc>
        <w:tc>
          <w:tcPr>
            <w:tcW w:w="7578" w:type="dxa"/>
          </w:tcPr>
          <w:p w14:paraId="30335C1F" w14:textId="77777777" w:rsidR="005D0E09" w:rsidRDefault="00186E4C" w:rsidP="00186E4C">
            <w:pPr>
              <w:pStyle w:val="BodyText"/>
              <w:spacing w:after="0"/>
            </w:pPr>
            <w:r w:rsidRPr="00186E4C">
              <w:rPr>
                <w:rFonts w:ascii="Consolas" w:hAnsi="Consolas" w:cs="Consolas"/>
              </w:rPr>
              <w:t>(</w:t>
            </w:r>
            <w:r>
              <w:rPr>
                <w:rFonts w:ascii="Consolas" w:hAnsi="Consolas" w:cs="Consolas"/>
              </w:rPr>
              <w:t>ah-</w:t>
            </w:r>
            <w:proofErr w:type="gramStart"/>
            <w:r>
              <w:rPr>
                <w:rFonts w:ascii="Consolas" w:hAnsi="Consolas" w:cs="Consolas"/>
              </w:rPr>
              <w:t>w</w:t>
            </w:r>
            <w:r w:rsidRPr="00186E4C">
              <w:rPr>
                <w:rFonts w:ascii="Consolas" w:hAnsi="Consolas" w:cs="Consolas"/>
              </w:rPr>
              <w:t>)</w:t>
            </w:r>
            <w:r>
              <w:t xml:space="preserve">  Reads</w:t>
            </w:r>
            <w:proofErr w:type="gramEnd"/>
            <w:r>
              <w:t xml:space="preserve">  </w:t>
            </w:r>
            <w:r w:rsidRPr="00C4210B">
              <w:rPr>
                <w:rFonts w:ascii="Consolas" w:hAnsi="Consolas" w:cs="Consolas"/>
                <w:i/>
              </w:rPr>
              <w:t>w</w:t>
            </w:r>
            <w:r>
              <w:t xml:space="preserve">  from external RAM at address  </w:t>
            </w:r>
            <w:r w:rsidRPr="00C4210B">
              <w:rPr>
                <w:rFonts w:ascii="Consolas" w:hAnsi="Consolas" w:cs="Consolas"/>
                <w:i/>
              </w:rPr>
              <w:t>h:a</w:t>
            </w:r>
            <w:r>
              <w:t xml:space="preserve">  .</w:t>
            </w:r>
          </w:p>
        </w:tc>
      </w:tr>
      <w:tr w:rsidR="005D0E09" w14:paraId="153C0D6D" w14:textId="77777777" w:rsidTr="004369E5">
        <w:tc>
          <w:tcPr>
            <w:tcW w:w="1188" w:type="dxa"/>
          </w:tcPr>
          <w:p w14:paraId="6DF2D3BB" w14:textId="77777777" w:rsidR="005D0E09" w:rsidRDefault="005D0E09" w:rsidP="004369E5">
            <w:pPr>
              <w:pStyle w:val="BodyText"/>
              <w:spacing w:after="0"/>
              <w:rPr>
                <w:rFonts w:ascii="Consolas" w:hAnsi="Consolas" w:cs="Consolas"/>
              </w:rPr>
            </w:pPr>
            <w:r>
              <w:rPr>
                <w:rFonts w:ascii="Consolas" w:hAnsi="Consolas" w:cs="Consolas"/>
              </w:rPr>
              <w:t>cx?</w:t>
            </w:r>
          </w:p>
        </w:tc>
        <w:tc>
          <w:tcPr>
            <w:tcW w:w="1170" w:type="dxa"/>
          </w:tcPr>
          <w:p w14:paraId="17B19D54" w14:textId="77777777" w:rsidR="005D0E09" w:rsidRPr="004369E5" w:rsidRDefault="00D83318" w:rsidP="004369E5">
            <w:pPr>
              <w:pStyle w:val="BodyText"/>
              <w:spacing w:after="0"/>
              <w:rPr>
                <w:rFonts w:ascii="Consolas" w:hAnsi="Consolas" w:cs="Consolas"/>
              </w:rPr>
            </w:pPr>
            <w:r>
              <w:rPr>
                <w:rFonts w:ascii="Consolas" w:hAnsi="Consolas" w:cs="Consolas"/>
              </w:rPr>
              <w:t>---</w:t>
            </w:r>
          </w:p>
        </w:tc>
        <w:tc>
          <w:tcPr>
            <w:tcW w:w="7578" w:type="dxa"/>
          </w:tcPr>
          <w:p w14:paraId="13ED64AD" w14:textId="77777777" w:rsidR="005D0E09" w:rsidRDefault="00186E4C" w:rsidP="00A05835">
            <w:pPr>
              <w:pStyle w:val="BodyText"/>
              <w:spacing w:after="0"/>
            </w:pPr>
            <w:r w:rsidRPr="00186E4C">
              <w:rPr>
                <w:rFonts w:ascii="Consolas" w:hAnsi="Consolas" w:cs="Consolas"/>
              </w:rPr>
              <w:t>(</w:t>
            </w:r>
            <w:r>
              <w:rPr>
                <w:rFonts w:ascii="Consolas" w:hAnsi="Consolas" w:cs="Consolas"/>
              </w:rPr>
              <w:t>wahx-</w:t>
            </w:r>
            <w:proofErr w:type="gramStart"/>
            <w:r>
              <w:rPr>
                <w:rFonts w:ascii="Consolas" w:hAnsi="Consolas" w:cs="Consolas"/>
              </w:rPr>
              <w:t>f</w:t>
            </w:r>
            <w:r w:rsidRPr="00186E4C">
              <w:rPr>
                <w:rFonts w:ascii="Consolas" w:hAnsi="Consolas" w:cs="Consolas"/>
              </w:rPr>
              <w:t>)</w:t>
            </w:r>
            <w:r>
              <w:t xml:space="preserve">  Compare</w:t>
            </w:r>
            <w:proofErr w:type="gramEnd"/>
            <w:r>
              <w:t xml:space="preserve"> &amp; Exchange.  If the word in external RAM at </w:t>
            </w:r>
            <w:proofErr w:type="gramStart"/>
            <w:r>
              <w:t xml:space="preserve">address  </w:t>
            </w:r>
            <w:r w:rsidRPr="00C4210B">
              <w:rPr>
                <w:rFonts w:ascii="Consolas" w:hAnsi="Consolas" w:cs="Consolas"/>
                <w:i/>
              </w:rPr>
              <w:t>h</w:t>
            </w:r>
            <w:proofErr w:type="gramEnd"/>
            <w:r w:rsidRPr="00C4210B">
              <w:rPr>
                <w:rFonts w:ascii="Consolas" w:hAnsi="Consolas" w:cs="Consolas"/>
                <w:i/>
              </w:rPr>
              <w:t>:a</w:t>
            </w:r>
            <w:r>
              <w:t xml:space="preserve">  </w:t>
            </w:r>
            <w:r w:rsidR="00A05835">
              <w:t xml:space="preserve">has the value  </w:t>
            </w:r>
            <w:r w:rsidR="00A05835" w:rsidRPr="00C4210B">
              <w:rPr>
                <w:rFonts w:ascii="Consolas" w:hAnsi="Consolas" w:cs="Consolas"/>
                <w:i/>
              </w:rPr>
              <w:t>x</w:t>
            </w:r>
            <w:r w:rsidR="00A05835">
              <w:t xml:space="preserve"> , stores  </w:t>
            </w:r>
            <w:r w:rsidR="00A05835" w:rsidRPr="00C4210B">
              <w:rPr>
                <w:rFonts w:ascii="Consolas" w:hAnsi="Consolas" w:cs="Consolas"/>
                <w:i/>
              </w:rPr>
              <w:t>w</w:t>
            </w:r>
            <w:r w:rsidR="00A05835">
              <w:t xml:space="preserve">  there and returns  </w:t>
            </w:r>
            <w:r w:rsidR="00A05835" w:rsidRPr="00C4210B">
              <w:rPr>
                <w:rFonts w:ascii="Consolas" w:hAnsi="Consolas" w:cs="Consolas"/>
                <w:i/>
              </w:rPr>
              <w:t>f</w:t>
            </w:r>
            <w:r w:rsidR="00A05835">
              <w:t xml:space="preserve">  as nonzero  Otherwise does not alter RAM and returns  </w:t>
            </w:r>
            <w:r w:rsidR="00A05835" w:rsidRPr="00C4210B">
              <w:rPr>
                <w:rFonts w:ascii="Consolas" w:hAnsi="Consolas" w:cs="Consolas"/>
                <w:i/>
              </w:rPr>
              <w:t>f</w:t>
            </w:r>
            <w:r w:rsidR="00A05835">
              <w:t xml:space="preserve">  as zero.</w:t>
            </w:r>
          </w:p>
        </w:tc>
      </w:tr>
      <w:tr w:rsidR="005D0E09" w14:paraId="3DEE0026" w14:textId="77777777" w:rsidTr="004369E5">
        <w:tc>
          <w:tcPr>
            <w:tcW w:w="1188" w:type="dxa"/>
          </w:tcPr>
          <w:p w14:paraId="3BDBDA80" w14:textId="77777777" w:rsidR="005D0E09" w:rsidRDefault="005D0E09" w:rsidP="004369E5">
            <w:pPr>
              <w:pStyle w:val="BodyText"/>
              <w:spacing w:after="0"/>
              <w:rPr>
                <w:rFonts w:ascii="Consolas" w:hAnsi="Consolas" w:cs="Consolas"/>
              </w:rPr>
            </w:pPr>
            <w:r>
              <w:rPr>
                <w:rFonts w:ascii="Consolas" w:hAnsi="Consolas" w:cs="Consolas"/>
              </w:rPr>
              <w:t>'1+</w:t>
            </w:r>
          </w:p>
        </w:tc>
        <w:tc>
          <w:tcPr>
            <w:tcW w:w="1170" w:type="dxa"/>
          </w:tcPr>
          <w:p w14:paraId="7C5A3A69" w14:textId="77777777" w:rsidR="00D83318" w:rsidRPr="00B75C91" w:rsidRDefault="00037E9E" w:rsidP="004369E5">
            <w:pPr>
              <w:pStyle w:val="BodyText"/>
              <w:spacing w:after="0"/>
              <w:rPr>
                <w:rFonts w:ascii="Consolas" w:hAnsi="Consolas" w:cs="Consolas"/>
                <w:highlight w:val="yellow"/>
              </w:rPr>
            </w:pPr>
            <w:r w:rsidRPr="00037E9E">
              <w:rPr>
                <w:rFonts w:ascii="Consolas" w:hAnsi="Consolas" w:cs="Consolas"/>
              </w:rPr>
              <w:t>1+</w:t>
            </w:r>
          </w:p>
        </w:tc>
        <w:tc>
          <w:tcPr>
            <w:tcW w:w="7578" w:type="dxa"/>
          </w:tcPr>
          <w:p w14:paraId="2C7FCD26" w14:textId="77777777" w:rsidR="005D0E09" w:rsidRDefault="00802B3A" w:rsidP="00E06BB6">
            <w:pPr>
              <w:pStyle w:val="BodyText"/>
              <w:spacing w:after="0"/>
            </w:pPr>
            <w:r w:rsidRPr="00802B3A">
              <w:rPr>
                <w:rFonts w:ascii="Consolas" w:hAnsi="Consolas" w:cs="Consolas"/>
              </w:rPr>
              <w:t>(</w:t>
            </w:r>
            <w:r w:rsidR="00E06BB6">
              <w:rPr>
                <w:rFonts w:ascii="Consolas" w:hAnsi="Consolas" w:cs="Consolas"/>
              </w:rPr>
              <w:t>n</w:t>
            </w:r>
            <w:r w:rsidRPr="00802B3A">
              <w:rPr>
                <w:rFonts w:ascii="Consolas" w:hAnsi="Consolas" w:cs="Consolas"/>
              </w:rPr>
              <w:t>-</w:t>
            </w:r>
            <w:r w:rsidR="00E06BB6">
              <w:rPr>
                <w:rFonts w:ascii="Consolas" w:hAnsi="Consolas" w:cs="Consolas"/>
              </w:rPr>
              <w:t>n</w:t>
            </w:r>
            <w:proofErr w:type="gramStart"/>
            <w:r w:rsidRPr="00802B3A">
              <w:rPr>
                <w:rFonts w:ascii="Consolas" w:hAnsi="Consolas" w:cs="Consolas"/>
              </w:rPr>
              <w:t>')</w:t>
            </w:r>
            <w:r>
              <w:t xml:space="preserve">  </w:t>
            </w:r>
            <w:r w:rsidR="00A05835">
              <w:t>Increments</w:t>
            </w:r>
            <w:proofErr w:type="gramEnd"/>
            <w:r w:rsidR="00A05835">
              <w:t xml:space="preserve"> </w:t>
            </w:r>
            <w:r w:rsidR="00E06BB6">
              <w:t>a value</w:t>
            </w:r>
            <w:r w:rsidR="00A05835">
              <w:t xml:space="preserve"> by one, modulo </w:t>
            </w:r>
            <w:r>
              <w:t>2</w:t>
            </w:r>
            <w:r w:rsidRPr="00802B3A">
              <w:rPr>
                <w:vertAlign w:val="superscript"/>
              </w:rPr>
              <w:t>16</w:t>
            </w:r>
            <w:r w:rsidR="00A05835">
              <w:t>.</w:t>
            </w:r>
          </w:p>
        </w:tc>
      </w:tr>
      <w:tr w:rsidR="004369E5" w14:paraId="44F4E223" w14:textId="77777777" w:rsidTr="004369E5">
        <w:tc>
          <w:tcPr>
            <w:tcW w:w="1188" w:type="dxa"/>
          </w:tcPr>
          <w:p w14:paraId="6E88875F" w14:textId="77777777" w:rsidR="004369E5" w:rsidRPr="004369E5" w:rsidRDefault="005D0E09" w:rsidP="004369E5">
            <w:pPr>
              <w:pStyle w:val="BodyText"/>
              <w:spacing w:after="0"/>
              <w:rPr>
                <w:rFonts w:ascii="Consolas" w:hAnsi="Consolas" w:cs="Consolas"/>
              </w:rPr>
            </w:pPr>
            <w:r>
              <w:rPr>
                <w:rFonts w:ascii="Consolas" w:hAnsi="Consolas" w:cs="Consolas"/>
              </w:rPr>
              <w:t>mask</w:t>
            </w:r>
          </w:p>
        </w:tc>
        <w:tc>
          <w:tcPr>
            <w:tcW w:w="1170" w:type="dxa"/>
          </w:tcPr>
          <w:p w14:paraId="06BE31FD" w14:textId="77777777" w:rsidR="004369E5" w:rsidRPr="004369E5" w:rsidRDefault="00D83318" w:rsidP="004369E5">
            <w:pPr>
              <w:pStyle w:val="BodyText"/>
              <w:spacing w:after="0"/>
              <w:rPr>
                <w:rFonts w:ascii="Consolas" w:hAnsi="Consolas" w:cs="Consolas"/>
              </w:rPr>
            </w:pPr>
            <w:r>
              <w:rPr>
                <w:rFonts w:ascii="Consolas" w:hAnsi="Consolas" w:cs="Consolas"/>
              </w:rPr>
              <w:t>---</w:t>
            </w:r>
          </w:p>
        </w:tc>
        <w:tc>
          <w:tcPr>
            <w:tcW w:w="7578" w:type="dxa"/>
          </w:tcPr>
          <w:p w14:paraId="49906EBB" w14:textId="77777777" w:rsidR="004369E5" w:rsidRDefault="00802B3A" w:rsidP="00802B3A">
            <w:pPr>
              <w:pStyle w:val="BodyText"/>
              <w:spacing w:after="0"/>
            </w:pPr>
            <w:r w:rsidRPr="00802B3A">
              <w:rPr>
                <w:rFonts w:ascii="Consolas" w:hAnsi="Consolas" w:cs="Consolas"/>
              </w:rPr>
              <w:t>(</w:t>
            </w:r>
            <w:r>
              <w:rPr>
                <w:rFonts w:ascii="Consolas" w:hAnsi="Consolas" w:cs="Consolas"/>
              </w:rPr>
              <w:t>u</w:t>
            </w:r>
            <w:r w:rsidRPr="00802B3A">
              <w:rPr>
                <w:rFonts w:ascii="Consolas" w:hAnsi="Consolas" w:cs="Consolas"/>
              </w:rPr>
              <w:t>-</w:t>
            </w:r>
            <w:r>
              <w:rPr>
                <w:rFonts w:ascii="Consolas" w:hAnsi="Consolas" w:cs="Consolas"/>
              </w:rPr>
              <w:t>u</w:t>
            </w:r>
            <w:proofErr w:type="gramStart"/>
            <w:r w:rsidRPr="00802B3A">
              <w:rPr>
                <w:rFonts w:ascii="Consolas" w:hAnsi="Consolas" w:cs="Consolas"/>
              </w:rPr>
              <w:t>')</w:t>
            </w:r>
            <w:r>
              <w:t xml:space="preserve">  Returns</w:t>
            </w:r>
            <w:proofErr w:type="gramEnd"/>
            <w:r>
              <w:t xml:space="preserve"> modulo 2</w:t>
            </w:r>
            <w:r w:rsidRPr="00802B3A">
              <w:rPr>
                <w:vertAlign w:val="superscript"/>
              </w:rPr>
              <w:t>16</w:t>
            </w:r>
            <w:r>
              <w:rPr>
                <w:vertAlign w:val="superscript"/>
              </w:rPr>
              <w:t xml:space="preserve"> </w:t>
            </w:r>
            <w:r>
              <w:t xml:space="preserve"> of its argument.</w:t>
            </w:r>
          </w:p>
        </w:tc>
      </w:tr>
      <w:tr w:rsidR="00802B3A" w14:paraId="5FA45ABB" w14:textId="77777777" w:rsidTr="004369E5">
        <w:tc>
          <w:tcPr>
            <w:tcW w:w="1188" w:type="dxa"/>
          </w:tcPr>
          <w:p w14:paraId="01942944" w14:textId="77777777" w:rsidR="00802B3A" w:rsidRPr="004369E5" w:rsidRDefault="00CA1873" w:rsidP="004369E5">
            <w:pPr>
              <w:pStyle w:val="BodyText"/>
              <w:spacing w:after="0"/>
              <w:rPr>
                <w:rFonts w:ascii="Consolas" w:hAnsi="Consolas" w:cs="Consolas"/>
              </w:rPr>
            </w:pPr>
            <w:r>
              <w:rPr>
                <w:rFonts w:ascii="Consolas" w:hAnsi="Consolas" w:cs="Consolas"/>
              </w:rPr>
              <w:t>'</w:t>
            </w:r>
            <w:r w:rsidR="00802B3A">
              <w:rPr>
                <w:rFonts w:ascii="Consolas" w:hAnsi="Consolas" w:cs="Consolas"/>
              </w:rPr>
              <w:t>2/</w:t>
            </w:r>
          </w:p>
        </w:tc>
        <w:tc>
          <w:tcPr>
            <w:tcW w:w="1170" w:type="dxa"/>
          </w:tcPr>
          <w:p w14:paraId="2BFFD34C" w14:textId="77777777" w:rsidR="00802B3A" w:rsidRPr="00B75C91" w:rsidRDefault="00D83318" w:rsidP="004369E5">
            <w:pPr>
              <w:pStyle w:val="BodyText"/>
              <w:spacing w:after="0"/>
              <w:rPr>
                <w:rFonts w:ascii="Consolas" w:hAnsi="Consolas" w:cs="Consolas"/>
                <w:highlight w:val="yellow"/>
              </w:rPr>
            </w:pPr>
            <w:r w:rsidRPr="00CA1873">
              <w:rPr>
                <w:rFonts w:ascii="Consolas" w:hAnsi="Consolas" w:cs="Consolas"/>
              </w:rPr>
              <w:t>2/</w:t>
            </w:r>
          </w:p>
        </w:tc>
        <w:tc>
          <w:tcPr>
            <w:tcW w:w="7578" w:type="dxa"/>
          </w:tcPr>
          <w:p w14:paraId="1059C9EE" w14:textId="77777777" w:rsidR="00802B3A" w:rsidRDefault="00802B3A" w:rsidP="00B96A6C">
            <w:pPr>
              <w:pStyle w:val="BodyText"/>
              <w:spacing w:after="0"/>
            </w:pPr>
            <w:r w:rsidRPr="00802B3A">
              <w:rPr>
                <w:rFonts w:ascii="Consolas" w:hAnsi="Consolas" w:cs="Consolas"/>
              </w:rPr>
              <w:t>(</w:t>
            </w:r>
            <w:r w:rsidR="00B96A6C">
              <w:rPr>
                <w:rFonts w:ascii="Consolas" w:hAnsi="Consolas" w:cs="Consolas"/>
              </w:rPr>
              <w:t>t</w:t>
            </w:r>
            <w:r w:rsidRPr="00802B3A">
              <w:rPr>
                <w:rFonts w:ascii="Consolas" w:hAnsi="Consolas" w:cs="Consolas"/>
              </w:rPr>
              <w:t>-</w:t>
            </w:r>
            <w:r w:rsidR="00B96A6C">
              <w:rPr>
                <w:rFonts w:ascii="Consolas" w:hAnsi="Consolas" w:cs="Consolas"/>
              </w:rPr>
              <w:t>t</w:t>
            </w:r>
            <w:proofErr w:type="gramStart"/>
            <w:r w:rsidR="00B96A6C">
              <w:rPr>
                <w:rFonts w:ascii="Consolas" w:hAnsi="Consolas" w:cs="Consolas"/>
              </w:rPr>
              <w:t>'</w:t>
            </w:r>
            <w:r w:rsidRPr="00802B3A">
              <w:rPr>
                <w:rFonts w:ascii="Consolas" w:hAnsi="Consolas" w:cs="Consolas"/>
              </w:rPr>
              <w:t>)</w:t>
            </w:r>
            <w:r>
              <w:t xml:space="preserve">  Shifts</w:t>
            </w:r>
            <w:proofErr w:type="gramEnd"/>
            <w:r>
              <w:t xml:space="preserve"> a 16-bit value right one bit modulo 2</w:t>
            </w:r>
            <w:r w:rsidRPr="00802B3A">
              <w:rPr>
                <w:vertAlign w:val="superscript"/>
              </w:rPr>
              <w:t>16</w:t>
            </w:r>
            <w:r>
              <w:rPr>
                <w:vertAlign w:val="superscript"/>
              </w:rPr>
              <w:t xml:space="preserve"> </w:t>
            </w:r>
            <w:r>
              <w:t xml:space="preserve"> with sign extension.</w:t>
            </w:r>
          </w:p>
        </w:tc>
      </w:tr>
      <w:tr w:rsidR="00802B3A" w14:paraId="10AEBAAE" w14:textId="77777777" w:rsidTr="004369E5">
        <w:tc>
          <w:tcPr>
            <w:tcW w:w="1188" w:type="dxa"/>
          </w:tcPr>
          <w:p w14:paraId="3F39A105" w14:textId="77777777" w:rsidR="00802B3A" w:rsidRPr="004369E5" w:rsidRDefault="00802B3A" w:rsidP="004369E5">
            <w:pPr>
              <w:pStyle w:val="BodyText"/>
              <w:spacing w:after="0"/>
              <w:rPr>
                <w:rFonts w:ascii="Consolas" w:hAnsi="Consolas" w:cs="Consolas"/>
              </w:rPr>
            </w:pPr>
            <w:r>
              <w:rPr>
                <w:rFonts w:ascii="Consolas" w:hAnsi="Consolas" w:cs="Consolas"/>
              </w:rPr>
              <w:t>popt</w:t>
            </w:r>
          </w:p>
        </w:tc>
        <w:tc>
          <w:tcPr>
            <w:tcW w:w="1170" w:type="dxa"/>
          </w:tcPr>
          <w:p w14:paraId="20E32053" w14:textId="77777777" w:rsidR="00802B3A" w:rsidRPr="004369E5" w:rsidRDefault="00D83318" w:rsidP="004369E5">
            <w:pPr>
              <w:pStyle w:val="BodyText"/>
              <w:spacing w:after="0"/>
              <w:rPr>
                <w:rFonts w:ascii="Consolas" w:hAnsi="Consolas" w:cs="Consolas"/>
              </w:rPr>
            </w:pPr>
            <w:r>
              <w:rPr>
                <w:rFonts w:ascii="Consolas" w:hAnsi="Consolas" w:cs="Consolas"/>
              </w:rPr>
              <w:t>---</w:t>
            </w:r>
          </w:p>
        </w:tc>
        <w:tc>
          <w:tcPr>
            <w:tcW w:w="7578" w:type="dxa"/>
          </w:tcPr>
          <w:p w14:paraId="445BCC05" w14:textId="77777777" w:rsidR="00802B3A" w:rsidRDefault="00B96A6C" w:rsidP="00CA1873">
            <w:pPr>
              <w:pStyle w:val="BodyText"/>
              <w:spacing w:after="0"/>
            </w:pPr>
            <w:r w:rsidRPr="00B96A6C">
              <w:rPr>
                <w:rFonts w:ascii="Consolas" w:hAnsi="Consolas" w:cs="Consolas"/>
              </w:rPr>
              <w:t>(p-</w:t>
            </w:r>
            <w:proofErr w:type="gramStart"/>
            <w:r w:rsidRPr="00B96A6C">
              <w:rPr>
                <w:rFonts w:ascii="Consolas" w:hAnsi="Consolas" w:cs="Consolas"/>
              </w:rPr>
              <w:t>xp't)</w:t>
            </w:r>
            <w:r>
              <w:t xml:space="preserve">  Pops</w:t>
            </w:r>
            <w:proofErr w:type="gramEnd"/>
            <w:r>
              <w:t xml:space="preserve"> </w:t>
            </w:r>
            <w:r w:rsidR="00E06BB6">
              <w:t>an item</w:t>
            </w:r>
            <w:r>
              <w:t xml:space="preserve"> from the external data stack </w:t>
            </w:r>
            <w:r w:rsidRPr="00B96A6C">
              <w:rPr>
                <w:i/>
              </w:rPr>
              <w:t>with abandon</w:t>
            </w:r>
            <w:r>
              <w:t xml:space="preserve">;  </w:t>
            </w:r>
            <w:r w:rsidRPr="00C4210B">
              <w:rPr>
                <w:rFonts w:ascii="Consolas" w:hAnsi="Consolas" w:cs="Consolas"/>
                <w:i/>
              </w:rPr>
              <w:t>x</w:t>
            </w:r>
            <w:r>
              <w:t xml:space="preserve">  is the stack pointer before increment</w:t>
            </w:r>
            <w:r w:rsidR="00CA1873">
              <w:t>ation</w:t>
            </w:r>
            <w:r>
              <w:t>.</w:t>
            </w:r>
          </w:p>
        </w:tc>
      </w:tr>
      <w:tr w:rsidR="00802B3A" w14:paraId="0F259295" w14:textId="77777777" w:rsidTr="004369E5">
        <w:tc>
          <w:tcPr>
            <w:tcW w:w="1188" w:type="dxa"/>
          </w:tcPr>
          <w:p w14:paraId="1A3C570A" w14:textId="77777777" w:rsidR="00802B3A" w:rsidRPr="004369E5" w:rsidRDefault="00802B3A" w:rsidP="004369E5">
            <w:pPr>
              <w:pStyle w:val="BodyText"/>
              <w:spacing w:after="0"/>
              <w:rPr>
                <w:rFonts w:ascii="Consolas" w:hAnsi="Consolas" w:cs="Consolas"/>
              </w:rPr>
            </w:pPr>
            <w:r>
              <w:rPr>
                <w:rFonts w:ascii="Consolas" w:hAnsi="Consolas" w:cs="Consolas"/>
              </w:rPr>
              <w:t>'</w:t>
            </w:r>
            <w:proofErr w:type="gramStart"/>
            <w:r>
              <w:rPr>
                <w:rFonts w:ascii="Consolas" w:hAnsi="Consolas" w:cs="Consolas"/>
              </w:rPr>
              <w:t>au</w:t>
            </w:r>
            <w:proofErr w:type="gramEnd"/>
            <w:r>
              <w:rPr>
                <w:rFonts w:ascii="Consolas" w:hAnsi="Consolas" w:cs="Consolas"/>
              </w:rPr>
              <w:t>!</w:t>
            </w:r>
          </w:p>
        </w:tc>
        <w:tc>
          <w:tcPr>
            <w:tcW w:w="1170" w:type="dxa"/>
          </w:tcPr>
          <w:p w14:paraId="17E3EC75" w14:textId="77777777" w:rsidR="00802B3A" w:rsidRPr="004369E5" w:rsidRDefault="00CA1873" w:rsidP="004369E5">
            <w:pPr>
              <w:pStyle w:val="BodyText"/>
              <w:spacing w:after="0"/>
              <w:rPr>
                <w:rFonts w:ascii="Consolas" w:hAnsi="Consolas" w:cs="Consolas"/>
              </w:rPr>
            </w:pPr>
            <w:r>
              <w:rPr>
                <w:rFonts w:ascii="Consolas" w:hAnsi="Consolas" w:cs="Consolas"/>
              </w:rPr>
              <w:t>!</w:t>
            </w:r>
          </w:p>
        </w:tc>
        <w:tc>
          <w:tcPr>
            <w:tcW w:w="7578" w:type="dxa"/>
          </w:tcPr>
          <w:p w14:paraId="1DF30578" w14:textId="77777777" w:rsidR="00802B3A" w:rsidRDefault="00B96A6C" w:rsidP="00CA1873">
            <w:pPr>
              <w:pStyle w:val="BodyText"/>
              <w:spacing w:after="0"/>
            </w:pPr>
            <w:r w:rsidRPr="00B96A6C">
              <w:rPr>
                <w:rFonts w:ascii="Consolas" w:hAnsi="Consolas" w:cs="Consolas"/>
              </w:rPr>
              <w:t>(</w:t>
            </w:r>
            <w:r>
              <w:rPr>
                <w:rFonts w:ascii="Consolas" w:hAnsi="Consolas" w:cs="Consolas"/>
              </w:rPr>
              <w:t>pan</w:t>
            </w:r>
            <w:r w:rsidRPr="00B96A6C">
              <w:rPr>
                <w:rFonts w:ascii="Consolas" w:hAnsi="Consolas" w:cs="Consolas"/>
              </w:rPr>
              <w:t>-p</w:t>
            </w:r>
            <w:r w:rsidR="00F52B30">
              <w:rPr>
                <w:rFonts w:ascii="Consolas" w:hAnsi="Consolas" w:cs="Consolas"/>
              </w:rPr>
              <w:t>43</w:t>
            </w:r>
            <w:proofErr w:type="gramStart"/>
            <w:r w:rsidRPr="00B96A6C">
              <w:rPr>
                <w:rFonts w:ascii="Consolas" w:hAnsi="Consolas" w:cs="Consolas"/>
              </w:rPr>
              <w:t>)</w:t>
            </w:r>
            <w:r>
              <w:t xml:space="preserve">  </w:t>
            </w:r>
            <w:r w:rsidR="00F52B30">
              <w:t>Classical</w:t>
            </w:r>
            <w:proofErr w:type="gramEnd"/>
            <w:r w:rsidR="00F52B30">
              <w:t xml:space="preserve"> Forth  </w:t>
            </w:r>
            <w:r w:rsidR="00F52B30">
              <w:rPr>
                <w:rFonts w:ascii="Consolas" w:hAnsi="Consolas" w:cs="Consolas"/>
              </w:rPr>
              <w:t xml:space="preserve">! </w:t>
            </w:r>
            <w:r w:rsidR="00CA1873" w:rsidRPr="006E0CC9">
              <w:rPr>
                <w:rFonts w:ascii="Consolas" w:hAnsi="Consolas" w:cs="Consolas"/>
              </w:rPr>
              <w:t>(</w:t>
            </w:r>
            <w:r w:rsidR="00CA1873">
              <w:rPr>
                <w:rFonts w:ascii="Consolas" w:hAnsi="Consolas" w:cs="Consolas"/>
              </w:rPr>
              <w:t>wa</w:t>
            </w:r>
            <w:r w:rsidR="00CA1873" w:rsidRPr="006E0CC9">
              <w:rPr>
                <w:rFonts w:ascii="Consolas" w:hAnsi="Consolas" w:cs="Consolas"/>
              </w:rPr>
              <w:t>)</w:t>
            </w:r>
            <w:r w:rsidR="00F52B30">
              <w:t>.</w:t>
            </w:r>
          </w:p>
        </w:tc>
      </w:tr>
      <w:tr w:rsidR="00802B3A" w14:paraId="34E8E789" w14:textId="77777777" w:rsidTr="004369E5">
        <w:tc>
          <w:tcPr>
            <w:tcW w:w="1188" w:type="dxa"/>
          </w:tcPr>
          <w:p w14:paraId="2F750445" w14:textId="77777777" w:rsidR="00802B3A" w:rsidRPr="004369E5" w:rsidRDefault="00802B3A" w:rsidP="004369E5">
            <w:pPr>
              <w:pStyle w:val="BodyText"/>
              <w:spacing w:after="0"/>
              <w:rPr>
                <w:rFonts w:ascii="Consolas" w:hAnsi="Consolas" w:cs="Consolas"/>
              </w:rPr>
            </w:pPr>
            <w:r>
              <w:rPr>
                <w:rFonts w:ascii="Consolas" w:hAnsi="Consolas" w:cs="Consolas"/>
              </w:rPr>
              <w:t>popst</w:t>
            </w:r>
          </w:p>
        </w:tc>
        <w:tc>
          <w:tcPr>
            <w:tcW w:w="1170" w:type="dxa"/>
          </w:tcPr>
          <w:p w14:paraId="37319000" w14:textId="77777777" w:rsidR="00802B3A" w:rsidRPr="004369E5" w:rsidRDefault="00D83318" w:rsidP="004369E5">
            <w:pPr>
              <w:pStyle w:val="BodyText"/>
              <w:spacing w:after="0"/>
              <w:rPr>
                <w:rFonts w:ascii="Consolas" w:hAnsi="Consolas" w:cs="Consolas"/>
              </w:rPr>
            </w:pPr>
            <w:r>
              <w:rPr>
                <w:rFonts w:ascii="Consolas" w:hAnsi="Consolas" w:cs="Consolas"/>
              </w:rPr>
              <w:t>---</w:t>
            </w:r>
          </w:p>
        </w:tc>
        <w:tc>
          <w:tcPr>
            <w:tcW w:w="7578" w:type="dxa"/>
          </w:tcPr>
          <w:p w14:paraId="036E2E0A" w14:textId="77777777" w:rsidR="00802B3A" w:rsidRDefault="00E06BB6" w:rsidP="00E06BB6">
            <w:pPr>
              <w:pStyle w:val="BodyText"/>
              <w:spacing w:after="0"/>
            </w:pPr>
            <w:r w:rsidRPr="00B96A6C">
              <w:rPr>
                <w:rFonts w:ascii="Consolas" w:hAnsi="Consolas" w:cs="Consolas"/>
              </w:rPr>
              <w:t>(</w:t>
            </w:r>
            <w:r>
              <w:rPr>
                <w:rFonts w:ascii="Consolas" w:hAnsi="Consolas" w:cs="Consolas"/>
              </w:rPr>
              <w:t>p</w:t>
            </w:r>
            <w:r w:rsidRPr="00B96A6C">
              <w:rPr>
                <w:rFonts w:ascii="Consolas" w:hAnsi="Consolas" w:cs="Consolas"/>
              </w:rPr>
              <w:t>-</w:t>
            </w:r>
            <w:proofErr w:type="gramStart"/>
            <w:r>
              <w:rPr>
                <w:rFonts w:ascii="Consolas" w:hAnsi="Consolas" w:cs="Consolas"/>
              </w:rPr>
              <w:t>x</w:t>
            </w:r>
            <w:r w:rsidRPr="00B96A6C">
              <w:rPr>
                <w:rFonts w:ascii="Consolas" w:hAnsi="Consolas" w:cs="Consolas"/>
              </w:rPr>
              <w:t>xp'</w:t>
            </w:r>
            <w:r>
              <w:rPr>
                <w:rFonts w:ascii="Consolas" w:hAnsi="Consolas" w:cs="Consolas"/>
              </w:rPr>
              <w:t>st</w:t>
            </w:r>
            <w:r w:rsidRPr="00B96A6C">
              <w:rPr>
                <w:rFonts w:ascii="Consolas" w:hAnsi="Consolas" w:cs="Consolas"/>
              </w:rPr>
              <w:t>)</w:t>
            </w:r>
            <w:r>
              <w:t xml:space="preserve">  Pops</w:t>
            </w:r>
            <w:proofErr w:type="gramEnd"/>
            <w:r>
              <w:t xml:space="preserve"> two items from the external data stack </w:t>
            </w:r>
            <w:r w:rsidRPr="00E06BB6">
              <w:rPr>
                <w:i/>
              </w:rPr>
              <w:t>with great abandon</w:t>
            </w:r>
            <w:r>
              <w:t>.</w:t>
            </w:r>
          </w:p>
        </w:tc>
      </w:tr>
      <w:tr w:rsidR="00802B3A" w14:paraId="4E9337CF" w14:textId="77777777" w:rsidTr="004369E5">
        <w:tc>
          <w:tcPr>
            <w:tcW w:w="1188" w:type="dxa"/>
          </w:tcPr>
          <w:p w14:paraId="66074B8F" w14:textId="77777777" w:rsidR="00802B3A" w:rsidRPr="004369E5" w:rsidRDefault="00802B3A" w:rsidP="004369E5">
            <w:pPr>
              <w:pStyle w:val="BodyText"/>
              <w:spacing w:after="0"/>
              <w:rPr>
                <w:rFonts w:ascii="Consolas" w:hAnsi="Consolas" w:cs="Consolas"/>
              </w:rPr>
            </w:pPr>
            <w:r>
              <w:rPr>
                <w:rFonts w:ascii="Consolas" w:hAnsi="Consolas" w:cs="Consolas"/>
              </w:rPr>
              <w:t>pops</w:t>
            </w:r>
          </w:p>
        </w:tc>
        <w:tc>
          <w:tcPr>
            <w:tcW w:w="1170" w:type="dxa"/>
          </w:tcPr>
          <w:p w14:paraId="40EA9028" w14:textId="77777777" w:rsidR="00802B3A" w:rsidRPr="004369E5" w:rsidRDefault="00D83318" w:rsidP="004369E5">
            <w:pPr>
              <w:pStyle w:val="BodyText"/>
              <w:spacing w:after="0"/>
              <w:rPr>
                <w:rFonts w:ascii="Consolas" w:hAnsi="Consolas" w:cs="Consolas"/>
              </w:rPr>
            </w:pPr>
            <w:r>
              <w:rPr>
                <w:rFonts w:ascii="Consolas" w:hAnsi="Consolas" w:cs="Consolas"/>
              </w:rPr>
              <w:t>---</w:t>
            </w:r>
          </w:p>
        </w:tc>
        <w:tc>
          <w:tcPr>
            <w:tcW w:w="7578" w:type="dxa"/>
          </w:tcPr>
          <w:p w14:paraId="01A914E5" w14:textId="77777777" w:rsidR="00802B3A" w:rsidRDefault="00E06BB6" w:rsidP="00E06BB6">
            <w:pPr>
              <w:pStyle w:val="BodyText"/>
              <w:spacing w:after="0"/>
            </w:pPr>
            <w:r w:rsidRPr="00B96A6C">
              <w:rPr>
                <w:rFonts w:ascii="Consolas" w:hAnsi="Consolas" w:cs="Consolas"/>
              </w:rPr>
              <w:t>(</w:t>
            </w:r>
            <w:r>
              <w:rPr>
                <w:rFonts w:ascii="Consolas" w:hAnsi="Consolas" w:cs="Consolas"/>
              </w:rPr>
              <w:t>pt</w:t>
            </w:r>
            <w:r w:rsidRPr="00B96A6C">
              <w:rPr>
                <w:rFonts w:ascii="Consolas" w:hAnsi="Consolas" w:cs="Consolas"/>
              </w:rPr>
              <w:t>-</w:t>
            </w:r>
            <w:proofErr w:type="gramStart"/>
            <w:r w:rsidRPr="00B96A6C">
              <w:rPr>
                <w:rFonts w:ascii="Consolas" w:hAnsi="Consolas" w:cs="Consolas"/>
              </w:rPr>
              <w:t>xp'</w:t>
            </w:r>
            <w:r>
              <w:rPr>
                <w:rFonts w:ascii="Consolas" w:hAnsi="Consolas" w:cs="Consolas"/>
              </w:rPr>
              <w:t>st</w:t>
            </w:r>
            <w:r w:rsidRPr="00B96A6C">
              <w:rPr>
                <w:rFonts w:ascii="Consolas" w:hAnsi="Consolas" w:cs="Consolas"/>
              </w:rPr>
              <w:t>)</w:t>
            </w:r>
            <w:r>
              <w:t xml:space="preserve">  Pops</w:t>
            </w:r>
            <w:proofErr w:type="gramEnd"/>
            <w:r>
              <w:t xml:space="preserve"> an item from the external data stack underneath the value  </w:t>
            </w:r>
            <w:r w:rsidRPr="00C4210B">
              <w:rPr>
                <w:rFonts w:ascii="Consolas" w:hAnsi="Consolas" w:cs="Consolas"/>
                <w:b/>
              </w:rPr>
              <w:t>t</w:t>
            </w:r>
            <w:r>
              <w:t xml:space="preserve"> .</w:t>
            </w:r>
          </w:p>
        </w:tc>
      </w:tr>
      <w:tr w:rsidR="00802B3A" w14:paraId="10677A05" w14:textId="77777777" w:rsidTr="004369E5">
        <w:tc>
          <w:tcPr>
            <w:tcW w:w="1188" w:type="dxa"/>
          </w:tcPr>
          <w:p w14:paraId="00D0D6E6" w14:textId="77777777" w:rsidR="00802B3A" w:rsidRPr="004369E5" w:rsidRDefault="00802B3A" w:rsidP="004369E5">
            <w:pPr>
              <w:pStyle w:val="BodyText"/>
              <w:spacing w:after="0"/>
              <w:rPr>
                <w:rFonts w:ascii="Consolas" w:hAnsi="Consolas" w:cs="Consolas"/>
              </w:rPr>
            </w:pPr>
            <w:r>
              <w:rPr>
                <w:rFonts w:ascii="Consolas" w:hAnsi="Consolas" w:cs="Consolas"/>
              </w:rPr>
              <w:t>pop43</w:t>
            </w:r>
          </w:p>
        </w:tc>
        <w:tc>
          <w:tcPr>
            <w:tcW w:w="1170" w:type="dxa"/>
          </w:tcPr>
          <w:p w14:paraId="66D0D433" w14:textId="77777777" w:rsidR="00802B3A" w:rsidRPr="004369E5" w:rsidRDefault="00D83318" w:rsidP="004369E5">
            <w:pPr>
              <w:pStyle w:val="BodyText"/>
              <w:spacing w:after="0"/>
              <w:rPr>
                <w:rFonts w:ascii="Consolas" w:hAnsi="Consolas" w:cs="Consolas"/>
              </w:rPr>
            </w:pPr>
            <w:r>
              <w:rPr>
                <w:rFonts w:ascii="Consolas" w:hAnsi="Consolas" w:cs="Consolas"/>
              </w:rPr>
              <w:t>---</w:t>
            </w:r>
          </w:p>
        </w:tc>
        <w:tc>
          <w:tcPr>
            <w:tcW w:w="7578" w:type="dxa"/>
          </w:tcPr>
          <w:p w14:paraId="74698D87" w14:textId="77777777" w:rsidR="00802B3A" w:rsidRDefault="00E06BB6" w:rsidP="004369E5">
            <w:pPr>
              <w:pStyle w:val="BodyText"/>
              <w:spacing w:after="0"/>
            </w:pPr>
            <w:r w:rsidRPr="00E06BB6">
              <w:rPr>
                <w:rFonts w:ascii="Consolas" w:hAnsi="Consolas" w:cs="Consolas"/>
              </w:rPr>
              <w:t>(pst-xxp'43</w:t>
            </w:r>
            <w:proofErr w:type="gramStart"/>
            <w:r w:rsidRPr="00E06BB6">
              <w:rPr>
                <w:rFonts w:ascii="Consolas" w:hAnsi="Consolas" w:cs="Consolas"/>
              </w:rPr>
              <w:t>st)</w:t>
            </w:r>
            <w:r>
              <w:t xml:space="preserve">  Pops</w:t>
            </w:r>
            <w:proofErr w:type="gramEnd"/>
            <w:r>
              <w:t xml:space="preserve"> the next two items from the external data stack underneath the values of  </w:t>
            </w:r>
            <w:r w:rsidRPr="00C4210B">
              <w:rPr>
                <w:rFonts w:ascii="Consolas" w:hAnsi="Consolas" w:cs="Consolas"/>
                <w:b/>
              </w:rPr>
              <w:t>s</w:t>
            </w:r>
            <w:r>
              <w:t xml:space="preserve">  and  </w:t>
            </w:r>
            <w:r w:rsidRPr="00C4210B">
              <w:rPr>
                <w:rFonts w:ascii="Consolas" w:hAnsi="Consolas" w:cs="Consolas"/>
                <w:b/>
              </w:rPr>
              <w:t>t</w:t>
            </w:r>
            <w:r>
              <w:t xml:space="preserve">  </w:t>
            </w:r>
            <w:r w:rsidRPr="00E06BB6">
              <w:rPr>
                <w:i/>
              </w:rPr>
              <w:t>with great abandon</w:t>
            </w:r>
            <w:r>
              <w:t>.</w:t>
            </w:r>
          </w:p>
        </w:tc>
      </w:tr>
      <w:tr w:rsidR="00E06BB6" w14:paraId="32561649" w14:textId="77777777" w:rsidTr="004369E5">
        <w:tc>
          <w:tcPr>
            <w:tcW w:w="1188" w:type="dxa"/>
          </w:tcPr>
          <w:p w14:paraId="6CC0BC99" w14:textId="77777777" w:rsidR="00E06BB6" w:rsidRPr="004369E5" w:rsidRDefault="00E06BB6" w:rsidP="004369E5">
            <w:pPr>
              <w:pStyle w:val="BodyText"/>
              <w:spacing w:after="0"/>
              <w:rPr>
                <w:rFonts w:ascii="Consolas" w:hAnsi="Consolas" w:cs="Consolas"/>
              </w:rPr>
            </w:pPr>
            <w:r>
              <w:rPr>
                <w:rFonts w:ascii="Consolas" w:hAnsi="Consolas" w:cs="Consolas"/>
              </w:rPr>
              <w:t>'1-</w:t>
            </w:r>
          </w:p>
        </w:tc>
        <w:tc>
          <w:tcPr>
            <w:tcW w:w="1170" w:type="dxa"/>
          </w:tcPr>
          <w:p w14:paraId="39102EEC" w14:textId="77777777" w:rsidR="00D83318" w:rsidRPr="004369E5" w:rsidRDefault="00CA7B24" w:rsidP="004369E5">
            <w:pPr>
              <w:pStyle w:val="BodyText"/>
              <w:spacing w:after="0"/>
              <w:rPr>
                <w:rFonts w:ascii="Consolas" w:hAnsi="Consolas" w:cs="Consolas"/>
              </w:rPr>
            </w:pPr>
            <w:r>
              <w:rPr>
                <w:rFonts w:ascii="Consolas" w:hAnsi="Consolas" w:cs="Consolas"/>
              </w:rPr>
              <w:t>1-</w:t>
            </w:r>
          </w:p>
        </w:tc>
        <w:tc>
          <w:tcPr>
            <w:tcW w:w="7578" w:type="dxa"/>
          </w:tcPr>
          <w:p w14:paraId="3CE4D898" w14:textId="77777777" w:rsidR="00E06BB6" w:rsidRDefault="00E06BB6" w:rsidP="00E06BB6">
            <w:pPr>
              <w:pStyle w:val="BodyText"/>
              <w:spacing w:after="0"/>
            </w:pPr>
            <w:r w:rsidRPr="00802B3A">
              <w:rPr>
                <w:rFonts w:ascii="Consolas" w:hAnsi="Consolas" w:cs="Consolas"/>
              </w:rPr>
              <w:t>(</w:t>
            </w:r>
            <w:r>
              <w:rPr>
                <w:rFonts w:ascii="Consolas" w:hAnsi="Consolas" w:cs="Consolas"/>
              </w:rPr>
              <w:t>n</w:t>
            </w:r>
            <w:r w:rsidRPr="00802B3A">
              <w:rPr>
                <w:rFonts w:ascii="Consolas" w:hAnsi="Consolas" w:cs="Consolas"/>
              </w:rPr>
              <w:t>-</w:t>
            </w:r>
            <w:r>
              <w:rPr>
                <w:rFonts w:ascii="Consolas" w:hAnsi="Consolas" w:cs="Consolas"/>
              </w:rPr>
              <w:t>n</w:t>
            </w:r>
            <w:proofErr w:type="gramStart"/>
            <w:r w:rsidRPr="00802B3A">
              <w:rPr>
                <w:rFonts w:ascii="Consolas" w:hAnsi="Consolas" w:cs="Consolas"/>
              </w:rPr>
              <w:t>')</w:t>
            </w:r>
            <w:r>
              <w:t xml:space="preserve">  Decrements</w:t>
            </w:r>
            <w:proofErr w:type="gramEnd"/>
            <w:r>
              <w:t xml:space="preserve"> a value by one, modulo 2</w:t>
            </w:r>
            <w:r w:rsidRPr="00802B3A">
              <w:rPr>
                <w:vertAlign w:val="superscript"/>
              </w:rPr>
              <w:t>16</w:t>
            </w:r>
            <w:r>
              <w:t>.</w:t>
            </w:r>
          </w:p>
        </w:tc>
      </w:tr>
      <w:tr w:rsidR="00E06BB6" w14:paraId="78D4AC5D" w14:textId="77777777" w:rsidTr="004369E5">
        <w:tc>
          <w:tcPr>
            <w:tcW w:w="1188" w:type="dxa"/>
          </w:tcPr>
          <w:p w14:paraId="2BA1CAE8" w14:textId="77777777" w:rsidR="00E06BB6" w:rsidRPr="004369E5" w:rsidRDefault="00E06BB6" w:rsidP="004369E5">
            <w:pPr>
              <w:pStyle w:val="BodyText"/>
              <w:spacing w:after="0"/>
              <w:rPr>
                <w:rFonts w:ascii="Consolas" w:hAnsi="Consolas" w:cs="Consolas"/>
              </w:rPr>
            </w:pPr>
            <w:r>
              <w:rPr>
                <w:rFonts w:ascii="Consolas" w:hAnsi="Consolas" w:cs="Consolas"/>
              </w:rPr>
              <w:t>psht</w:t>
            </w:r>
          </w:p>
        </w:tc>
        <w:tc>
          <w:tcPr>
            <w:tcW w:w="1170" w:type="dxa"/>
          </w:tcPr>
          <w:p w14:paraId="78F1FEB2" w14:textId="77777777" w:rsidR="00E06BB6" w:rsidRPr="004369E5" w:rsidRDefault="00D5684A" w:rsidP="004369E5">
            <w:pPr>
              <w:pStyle w:val="BodyText"/>
              <w:spacing w:after="0"/>
              <w:rPr>
                <w:rFonts w:ascii="Consolas" w:hAnsi="Consolas" w:cs="Consolas"/>
              </w:rPr>
            </w:pPr>
            <w:r>
              <w:rPr>
                <w:rFonts w:ascii="Consolas" w:hAnsi="Consolas" w:cs="Consolas"/>
              </w:rPr>
              <w:t>---</w:t>
            </w:r>
          </w:p>
        </w:tc>
        <w:tc>
          <w:tcPr>
            <w:tcW w:w="7578" w:type="dxa"/>
          </w:tcPr>
          <w:p w14:paraId="76C4D963" w14:textId="77777777" w:rsidR="00E06BB6" w:rsidRDefault="00E06BB6" w:rsidP="00CA7B24">
            <w:pPr>
              <w:pStyle w:val="BodyText"/>
              <w:spacing w:after="0"/>
            </w:pPr>
            <w:r w:rsidRPr="00B96A6C">
              <w:rPr>
                <w:rFonts w:ascii="Consolas" w:hAnsi="Consolas" w:cs="Consolas"/>
              </w:rPr>
              <w:t>(p</w:t>
            </w:r>
            <w:r>
              <w:rPr>
                <w:rFonts w:ascii="Consolas" w:hAnsi="Consolas" w:cs="Consolas"/>
              </w:rPr>
              <w:t>t</w:t>
            </w:r>
            <w:r w:rsidRPr="00B96A6C">
              <w:rPr>
                <w:rFonts w:ascii="Consolas" w:hAnsi="Consolas" w:cs="Consolas"/>
              </w:rPr>
              <w:t>-p</w:t>
            </w:r>
            <w:proofErr w:type="gramStart"/>
            <w:r>
              <w:rPr>
                <w:rFonts w:ascii="Consolas" w:hAnsi="Consolas" w:cs="Consolas"/>
              </w:rPr>
              <w:t>'</w:t>
            </w:r>
            <w:r w:rsidRPr="00B96A6C">
              <w:rPr>
                <w:rFonts w:ascii="Consolas" w:hAnsi="Consolas" w:cs="Consolas"/>
              </w:rPr>
              <w:t>)</w:t>
            </w:r>
            <w:r>
              <w:t xml:space="preserve">  Pushes</w:t>
            </w:r>
            <w:proofErr w:type="gramEnd"/>
            <w:r>
              <w:t xml:space="preserve"> </w:t>
            </w:r>
            <w:r w:rsidR="00CA7B24">
              <w:t xml:space="preserve"> </w:t>
            </w:r>
            <w:r w:rsidR="00CA7B24" w:rsidRPr="00CA7B24">
              <w:rPr>
                <w:b/>
              </w:rPr>
              <w:t>t</w:t>
            </w:r>
            <w:r w:rsidR="00CA7B24">
              <w:t xml:space="preserve"> </w:t>
            </w:r>
            <w:r>
              <w:t xml:space="preserve"> onto the external data stack.</w:t>
            </w:r>
          </w:p>
        </w:tc>
      </w:tr>
      <w:tr w:rsidR="00E06BB6" w14:paraId="355289CD" w14:textId="77777777" w:rsidTr="004369E5">
        <w:tc>
          <w:tcPr>
            <w:tcW w:w="1188" w:type="dxa"/>
          </w:tcPr>
          <w:p w14:paraId="11E5604D" w14:textId="77777777" w:rsidR="00E06BB6" w:rsidRPr="004369E5" w:rsidRDefault="00E06BB6" w:rsidP="004369E5">
            <w:pPr>
              <w:pStyle w:val="BodyText"/>
              <w:spacing w:after="0"/>
              <w:rPr>
                <w:rFonts w:ascii="Consolas" w:hAnsi="Consolas" w:cs="Consolas"/>
              </w:rPr>
            </w:pPr>
            <w:r>
              <w:rPr>
                <w:rFonts w:ascii="Consolas" w:hAnsi="Consolas" w:cs="Consolas"/>
              </w:rPr>
              <w:t>pshs</w:t>
            </w:r>
          </w:p>
        </w:tc>
        <w:tc>
          <w:tcPr>
            <w:tcW w:w="1170" w:type="dxa"/>
          </w:tcPr>
          <w:p w14:paraId="27AC2ED5" w14:textId="77777777" w:rsidR="00E06BB6" w:rsidRPr="004369E5" w:rsidRDefault="00D5684A" w:rsidP="004369E5">
            <w:pPr>
              <w:pStyle w:val="BodyText"/>
              <w:spacing w:after="0"/>
              <w:rPr>
                <w:rFonts w:ascii="Consolas" w:hAnsi="Consolas" w:cs="Consolas"/>
              </w:rPr>
            </w:pPr>
            <w:r>
              <w:rPr>
                <w:rFonts w:ascii="Consolas" w:hAnsi="Consolas" w:cs="Consolas"/>
              </w:rPr>
              <w:t>---</w:t>
            </w:r>
          </w:p>
        </w:tc>
        <w:tc>
          <w:tcPr>
            <w:tcW w:w="7578" w:type="dxa"/>
          </w:tcPr>
          <w:p w14:paraId="138D7873" w14:textId="77777777" w:rsidR="00E06BB6" w:rsidRDefault="00E06BB6" w:rsidP="00E06BB6">
            <w:pPr>
              <w:pStyle w:val="BodyText"/>
              <w:spacing w:after="0"/>
            </w:pPr>
            <w:r w:rsidRPr="00B96A6C">
              <w:rPr>
                <w:rFonts w:ascii="Consolas" w:hAnsi="Consolas" w:cs="Consolas"/>
              </w:rPr>
              <w:t>(p</w:t>
            </w:r>
            <w:r>
              <w:rPr>
                <w:rFonts w:ascii="Consolas" w:hAnsi="Consolas" w:cs="Consolas"/>
              </w:rPr>
              <w:t>st</w:t>
            </w:r>
            <w:r w:rsidRPr="00B96A6C">
              <w:rPr>
                <w:rFonts w:ascii="Consolas" w:hAnsi="Consolas" w:cs="Consolas"/>
              </w:rPr>
              <w:t>-</w:t>
            </w:r>
            <w:proofErr w:type="gramStart"/>
            <w:r w:rsidRPr="00B96A6C">
              <w:rPr>
                <w:rFonts w:ascii="Consolas" w:hAnsi="Consolas" w:cs="Consolas"/>
              </w:rPr>
              <w:t>p</w:t>
            </w:r>
            <w:r>
              <w:rPr>
                <w:rFonts w:ascii="Consolas" w:hAnsi="Consolas" w:cs="Consolas"/>
              </w:rPr>
              <w:t>'t</w:t>
            </w:r>
            <w:r w:rsidRPr="00B96A6C">
              <w:rPr>
                <w:rFonts w:ascii="Consolas" w:hAnsi="Consolas" w:cs="Consolas"/>
              </w:rPr>
              <w:t>)</w:t>
            </w:r>
            <w:r>
              <w:t xml:space="preserve">  Pushes</w:t>
            </w:r>
            <w:proofErr w:type="gramEnd"/>
            <w:r>
              <w:t xml:space="preserve">  </w:t>
            </w:r>
            <w:r w:rsidRPr="00C4210B">
              <w:rPr>
                <w:rFonts w:ascii="Consolas" w:hAnsi="Consolas" w:cs="Consolas"/>
                <w:b/>
              </w:rPr>
              <w:t>s</w:t>
            </w:r>
            <w:r>
              <w:t xml:space="preserve">  onto the external data stack retaining  </w:t>
            </w:r>
            <w:r w:rsidRPr="00C4210B">
              <w:rPr>
                <w:rFonts w:ascii="Consolas" w:hAnsi="Consolas" w:cs="Consolas"/>
                <w:b/>
              </w:rPr>
              <w:t>t</w:t>
            </w:r>
            <w:r>
              <w:t xml:space="preserve"> .</w:t>
            </w:r>
          </w:p>
        </w:tc>
      </w:tr>
      <w:tr w:rsidR="00E06BB6" w14:paraId="5F1C7C75" w14:textId="77777777" w:rsidTr="004369E5">
        <w:tc>
          <w:tcPr>
            <w:tcW w:w="1188" w:type="dxa"/>
          </w:tcPr>
          <w:p w14:paraId="3A7D55E4" w14:textId="77777777" w:rsidR="00E06BB6" w:rsidRPr="004369E5" w:rsidRDefault="00E06BB6" w:rsidP="004369E5">
            <w:pPr>
              <w:pStyle w:val="BodyText"/>
              <w:spacing w:after="0"/>
              <w:rPr>
                <w:rFonts w:ascii="Consolas" w:hAnsi="Consolas" w:cs="Consolas"/>
              </w:rPr>
            </w:pPr>
            <w:r>
              <w:rPr>
                <w:rFonts w:ascii="Consolas" w:hAnsi="Consolas" w:cs="Consolas"/>
              </w:rPr>
              <w:t>pshw</w:t>
            </w:r>
          </w:p>
        </w:tc>
        <w:tc>
          <w:tcPr>
            <w:tcW w:w="1170" w:type="dxa"/>
          </w:tcPr>
          <w:p w14:paraId="7554CC30" w14:textId="77777777" w:rsidR="00E06BB6" w:rsidRPr="004369E5" w:rsidRDefault="00D5684A" w:rsidP="004369E5">
            <w:pPr>
              <w:pStyle w:val="BodyText"/>
              <w:spacing w:after="0"/>
              <w:rPr>
                <w:rFonts w:ascii="Consolas" w:hAnsi="Consolas" w:cs="Consolas"/>
              </w:rPr>
            </w:pPr>
            <w:r>
              <w:rPr>
                <w:rFonts w:ascii="Consolas" w:hAnsi="Consolas" w:cs="Consolas"/>
              </w:rPr>
              <w:t>---</w:t>
            </w:r>
          </w:p>
        </w:tc>
        <w:tc>
          <w:tcPr>
            <w:tcW w:w="7578" w:type="dxa"/>
          </w:tcPr>
          <w:p w14:paraId="512A4EC3" w14:textId="77777777" w:rsidR="00E06BB6" w:rsidRDefault="00E06BB6" w:rsidP="00255914">
            <w:pPr>
              <w:pStyle w:val="BodyText"/>
              <w:spacing w:after="0"/>
            </w:pPr>
            <w:r w:rsidRPr="00B96A6C">
              <w:rPr>
                <w:rFonts w:ascii="Consolas" w:hAnsi="Consolas" w:cs="Consolas"/>
              </w:rPr>
              <w:t>(p</w:t>
            </w:r>
            <w:r>
              <w:rPr>
                <w:rFonts w:ascii="Consolas" w:hAnsi="Consolas" w:cs="Consolas"/>
              </w:rPr>
              <w:t>stw</w:t>
            </w:r>
            <w:r w:rsidRPr="00B96A6C">
              <w:rPr>
                <w:rFonts w:ascii="Consolas" w:hAnsi="Consolas" w:cs="Consolas"/>
              </w:rPr>
              <w:t>-</w:t>
            </w:r>
            <w:proofErr w:type="gramStart"/>
            <w:r w:rsidRPr="00B96A6C">
              <w:rPr>
                <w:rFonts w:ascii="Consolas" w:hAnsi="Consolas" w:cs="Consolas"/>
              </w:rPr>
              <w:t>p</w:t>
            </w:r>
            <w:r>
              <w:rPr>
                <w:rFonts w:ascii="Consolas" w:hAnsi="Consolas" w:cs="Consolas"/>
              </w:rPr>
              <w:t>'tw</w:t>
            </w:r>
            <w:r w:rsidRPr="00B96A6C">
              <w:rPr>
                <w:rFonts w:ascii="Consolas" w:hAnsi="Consolas" w:cs="Consolas"/>
              </w:rPr>
              <w:t>)</w:t>
            </w:r>
            <w:r>
              <w:t xml:space="preserve">  Pushes</w:t>
            </w:r>
            <w:proofErr w:type="gramEnd"/>
            <w:r>
              <w:t xml:space="preserve">  </w:t>
            </w:r>
            <w:r w:rsidR="00255914" w:rsidRPr="00C4210B">
              <w:rPr>
                <w:rFonts w:ascii="Consolas" w:hAnsi="Consolas" w:cs="Consolas"/>
                <w:i/>
              </w:rPr>
              <w:t>w</w:t>
            </w:r>
            <w:r>
              <w:t xml:space="preserve">  onto the </w:t>
            </w:r>
            <w:r w:rsidR="00255914">
              <w:t xml:space="preserve">logical stack, pushing  </w:t>
            </w:r>
            <w:r w:rsidR="00255914" w:rsidRPr="00CA7B24">
              <w:rPr>
                <w:rFonts w:ascii="Consolas" w:hAnsi="Consolas" w:cs="Consolas"/>
                <w:b/>
              </w:rPr>
              <w:t>s</w:t>
            </w:r>
            <w:r w:rsidR="00255914">
              <w:t xml:space="preserve">  into </w:t>
            </w:r>
            <w:r>
              <w:t xml:space="preserve">external </w:t>
            </w:r>
            <w:r w:rsidR="00255914">
              <w:t>RAM</w:t>
            </w:r>
            <w:r>
              <w:t>.</w:t>
            </w:r>
          </w:p>
        </w:tc>
      </w:tr>
      <w:tr w:rsidR="00E06BB6" w14:paraId="4741E02B" w14:textId="77777777" w:rsidTr="004369E5">
        <w:tc>
          <w:tcPr>
            <w:tcW w:w="1188" w:type="dxa"/>
          </w:tcPr>
          <w:p w14:paraId="62DF8ABD" w14:textId="77777777" w:rsidR="00E06BB6" w:rsidRPr="004369E5" w:rsidRDefault="00E06BB6" w:rsidP="004369E5">
            <w:pPr>
              <w:pStyle w:val="BodyText"/>
              <w:spacing w:after="0"/>
              <w:rPr>
                <w:rFonts w:ascii="Consolas" w:hAnsi="Consolas" w:cs="Consolas"/>
              </w:rPr>
            </w:pPr>
            <w:r>
              <w:rPr>
                <w:rFonts w:ascii="Consolas" w:hAnsi="Consolas" w:cs="Consolas"/>
              </w:rPr>
              <w:t>'</w:t>
            </w:r>
            <w:proofErr w:type="gramStart"/>
            <w:r>
              <w:rPr>
                <w:rFonts w:ascii="Consolas" w:hAnsi="Consolas" w:cs="Consolas"/>
              </w:rPr>
              <w:t>sp</w:t>
            </w:r>
            <w:proofErr w:type="gramEnd"/>
            <w:r>
              <w:rPr>
                <w:rFonts w:ascii="Consolas" w:hAnsi="Consolas" w:cs="Consolas"/>
              </w:rPr>
              <w:t>!</w:t>
            </w:r>
          </w:p>
        </w:tc>
        <w:tc>
          <w:tcPr>
            <w:tcW w:w="1170" w:type="dxa"/>
          </w:tcPr>
          <w:p w14:paraId="34DA66A1" w14:textId="77777777" w:rsidR="00E06BB6" w:rsidRPr="004369E5" w:rsidRDefault="00CA7B24" w:rsidP="004369E5">
            <w:pPr>
              <w:pStyle w:val="BodyText"/>
              <w:spacing w:after="0"/>
              <w:rPr>
                <w:rFonts w:ascii="Consolas" w:hAnsi="Consolas" w:cs="Consolas"/>
              </w:rPr>
            </w:pPr>
            <w:r>
              <w:rPr>
                <w:rFonts w:ascii="Consolas" w:hAnsi="Consolas" w:cs="Consolas"/>
              </w:rPr>
              <w:t>SP!</w:t>
            </w:r>
          </w:p>
        </w:tc>
        <w:tc>
          <w:tcPr>
            <w:tcW w:w="7578" w:type="dxa"/>
          </w:tcPr>
          <w:p w14:paraId="399FEC88" w14:textId="77777777" w:rsidR="00E06BB6" w:rsidRDefault="00196EB2" w:rsidP="00CA7B24">
            <w:pPr>
              <w:pStyle w:val="BodyText"/>
              <w:spacing w:after="0"/>
            </w:pPr>
            <w:r w:rsidRPr="00B96A6C">
              <w:rPr>
                <w:rFonts w:ascii="Consolas" w:hAnsi="Consolas" w:cs="Consolas"/>
              </w:rPr>
              <w:t>(p</w:t>
            </w:r>
            <w:r>
              <w:rPr>
                <w:rFonts w:ascii="Consolas" w:hAnsi="Consolas" w:cs="Consolas"/>
              </w:rPr>
              <w:t>tp'</w:t>
            </w:r>
            <w:r w:rsidRPr="00B96A6C">
              <w:rPr>
                <w:rFonts w:ascii="Consolas" w:hAnsi="Consolas" w:cs="Consolas"/>
              </w:rPr>
              <w:t>-p</w:t>
            </w:r>
            <w:r w:rsidR="00CA7B24">
              <w:rPr>
                <w:rFonts w:ascii="Consolas" w:hAnsi="Consolas" w:cs="Consolas"/>
              </w:rPr>
              <w:t>"</w:t>
            </w:r>
            <w:r w:rsidR="006E0CC9">
              <w:rPr>
                <w:rFonts w:ascii="Consolas" w:hAnsi="Consolas" w:cs="Consolas"/>
              </w:rPr>
              <w:t>s'</w:t>
            </w:r>
            <w:r>
              <w:rPr>
                <w:rFonts w:ascii="Consolas" w:hAnsi="Consolas" w:cs="Consolas"/>
              </w:rPr>
              <w:t>t</w:t>
            </w:r>
            <w:proofErr w:type="gramStart"/>
            <w:r w:rsidR="006E0CC9">
              <w:rPr>
                <w:rFonts w:ascii="Consolas" w:hAnsi="Consolas" w:cs="Consolas"/>
              </w:rPr>
              <w:t>'</w:t>
            </w:r>
            <w:r w:rsidRPr="00B96A6C">
              <w:rPr>
                <w:rFonts w:ascii="Consolas" w:hAnsi="Consolas" w:cs="Consolas"/>
              </w:rPr>
              <w:t>)</w:t>
            </w:r>
            <w:r>
              <w:t xml:space="preserve">  </w:t>
            </w:r>
            <w:r w:rsidR="006E0CC9">
              <w:t>Switches</w:t>
            </w:r>
            <w:proofErr w:type="gramEnd"/>
            <w:r w:rsidR="006E0CC9">
              <w:t xml:space="preserve"> to use data stack whose top address is given.  The </w:t>
            </w:r>
            <w:proofErr w:type="gramStart"/>
            <w:r w:rsidR="006E0CC9">
              <w:t xml:space="preserve">old  </w:t>
            </w:r>
            <w:r w:rsidR="006E0CC9" w:rsidRPr="00C4210B">
              <w:rPr>
                <w:b/>
              </w:rPr>
              <w:t>t</w:t>
            </w:r>
            <w:proofErr w:type="gramEnd"/>
            <w:r w:rsidR="006E0CC9" w:rsidRPr="00C4210B">
              <w:rPr>
                <w:b/>
              </w:rPr>
              <w:t xml:space="preserve"> </w:t>
            </w:r>
            <w:r w:rsidR="006E0CC9">
              <w:t xml:space="preserve"> value is saved on the old stack first, then the local cache is refreshed from new stack.</w:t>
            </w:r>
          </w:p>
        </w:tc>
      </w:tr>
      <w:tr w:rsidR="00E06BB6" w14:paraId="4D86647C" w14:textId="77777777" w:rsidTr="004369E5">
        <w:tc>
          <w:tcPr>
            <w:tcW w:w="1188" w:type="dxa"/>
          </w:tcPr>
          <w:p w14:paraId="4541A564" w14:textId="77777777" w:rsidR="00E06BB6" w:rsidRPr="004369E5" w:rsidRDefault="00E06BB6" w:rsidP="004369E5">
            <w:pPr>
              <w:pStyle w:val="BodyText"/>
              <w:spacing w:after="0"/>
              <w:rPr>
                <w:rFonts w:ascii="Consolas" w:hAnsi="Consolas" w:cs="Consolas"/>
              </w:rPr>
            </w:pPr>
            <w:r>
              <w:rPr>
                <w:rFonts w:ascii="Consolas" w:hAnsi="Consolas" w:cs="Consolas"/>
              </w:rPr>
              <w:t>'</w:t>
            </w:r>
            <w:proofErr w:type="gramStart"/>
            <w:r>
              <w:rPr>
                <w:rFonts w:ascii="Consolas" w:hAnsi="Consolas" w:cs="Consolas"/>
              </w:rPr>
              <w:t>drop</w:t>
            </w:r>
            <w:proofErr w:type="gramEnd"/>
          </w:p>
        </w:tc>
        <w:tc>
          <w:tcPr>
            <w:tcW w:w="1170" w:type="dxa"/>
          </w:tcPr>
          <w:p w14:paraId="0272CA05" w14:textId="77777777" w:rsidR="00E06BB6" w:rsidRPr="004369E5" w:rsidRDefault="00CA7B24" w:rsidP="004369E5">
            <w:pPr>
              <w:pStyle w:val="BodyText"/>
              <w:spacing w:after="0"/>
              <w:rPr>
                <w:rFonts w:ascii="Consolas" w:hAnsi="Consolas" w:cs="Consolas"/>
              </w:rPr>
            </w:pPr>
            <w:r>
              <w:rPr>
                <w:rFonts w:ascii="Consolas" w:hAnsi="Consolas" w:cs="Consolas"/>
              </w:rPr>
              <w:t>DROP</w:t>
            </w:r>
          </w:p>
        </w:tc>
        <w:tc>
          <w:tcPr>
            <w:tcW w:w="7578" w:type="dxa"/>
          </w:tcPr>
          <w:p w14:paraId="08BCC962" w14:textId="77777777" w:rsidR="00E06BB6" w:rsidRDefault="006E0CC9" w:rsidP="00CA7B24">
            <w:pPr>
              <w:pStyle w:val="BodyText"/>
              <w:spacing w:after="0"/>
            </w:pPr>
            <w:r w:rsidRPr="00B96A6C">
              <w:rPr>
                <w:rFonts w:ascii="Consolas" w:hAnsi="Consolas" w:cs="Consolas"/>
              </w:rPr>
              <w:t>(p</w:t>
            </w:r>
            <w:r>
              <w:rPr>
                <w:rFonts w:ascii="Consolas" w:hAnsi="Consolas" w:cs="Consolas"/>
              </w:rPr>
              <w:t>st</w:t>
            </w:r>
            <w:r w:rsidRPr="00B96A6C">
              <w:rPr>
                <w:rFonts w:ascii="Consolas" w:hAnsi="Consolas" w:cs="Consolas"/>
              </w:rPr>
              <w:t>-p</w:t>
            </w:r>
            <w:r>
              <w:rPr>
                <w:rFonts w:ascii="Consolas" w:hAnsi="Consolas" w:cs="Consolas"/>
              </w:rPr>
              <w:t>'3</w:t>
            </w:r>
            <w:proofErr w:type="gramStart"/>
            <w:r>
              <w:rPr>
                <w:rFonts w:ascii="Consolas" w:hAnsi="Consolas" w:cs="Consolas"/>
              </w:rPr>
              <w:t>s</w:t>
            </w:r>
            <w:r w:rsidRPr="00B96A6C">
              <w:rPr>
                <w:rFonts w:ascii="Consolas" w:hAnsi="Consolas" w:cs="Consolas"/>
              </w:rPr>
              <w:t>)</w:t>
            </w:r>
            <w:r>
              <w:t xml:space="preserve">  Classical</w:t>
            </w:r>
            <w:proofErr w:type="gramEnd"/>
            <w:r>
              <w:t xml:space="preserve"> Forth  </w:t>
            </w:r>
            <w:r>
              <w:rPr>
                <w:rFonts w:ascii="Consolas" w:hAnsi="Consolas" w:cs="Consolas"/>
              </w:rPr>
              <w:t>DROP</w:t>
            </w:r>
            <w:r>
              <w:t xml:space="preserve"> </w:t>
            </w:r>
            <w:r w:rsidRPr="006E0CC9">
              <w:rPr>
                <w:rFonts w:ascii="Consolas" w:hAnsi="Consolas" w:cs="Consolas"/>
              </w:rPr>
              <w:t>(x)</w:t>
            </w:r>
            <w:r>
              <w:t>.</w:t>
            </w:r>
          </w:p>
        </w:tc>
      </w:tr>
      <w:tr w:rsidR="00E06BB6" w14:paraId="28072DD5" w14:textId="77777777" w:rsidTr="004369E5">
        <w:tc>
          <w:tcPr>
            <w:tcW w:w="1188" w:type="dxa"/>
          </w:tcPr>
          <w:p w14:paraId="37C9B624" w14:textId="77777777" w:rsidR="00E06BB6" w:rsidRPr="004369E5" w:rsidRDefault="00E06BB6" w:rsidP="004369E5">
            <w:pPr>
              <w:pStyle w:val="BodyText"/>
              <w:spacing w:after="0"/>
              <w:rPr>
                <w:rFonts w:ascii="Consolas" w:hAnsi="Consolas" w:cs="Consolas"/>
              </w:rPr>
            </w:pPr>
            <w:r>
              <w:rPr>
                <w:rFonts w:ascii="Consolas" w:hAnsi="Consolas" w:cs="Consolas"/>
              </w:rPr>
              <w:t>'</w:t>
            </w:r>
            <w:proofErr w:type="gramStart"/>
            <w:r>
              <w:rPr>
                <w:rFonts w:ascii="Consolas" w:hAnsi="Consolas" w:cs="Consolas"/>
              </w:rPr>
              <w:t>over</w:t>
            </w:r>
            <w:proofErr w:type="gramEnd"/>
          </w:p>
        </w:tc>
        <w:tc>
          <w:tcPr>
            <w:tcW w:w="1170" w:type="dxa"/>
          </w:tcPr>
          <w:p w14:paraId="505D4A1C" w14:textId="77777777" w:rsidR="00E06BB6" w:rsidRPr="00B75C91" w:rsidRDefault="00CA7B24" w:rsidP="004369E5">
            <w:pPr>
              <w:pStyle w:val="BodyText"/>
              <w:spacing w:after="0"/>
              <w:rPr>
                <w:rFonts w:ascii="Consolas" w:hAnsi="Consolas" w:cs="Consolas"/>
                <w:highlight w:val="yellow"/>
              </w:rPr>
            </w:pPr>
            <w:r w:rsidRPr="00CA7B24">
              <w:rPr>
                <w:rFonts w:ascii="Consolas" w:hAnsi="Consolas" w:cs="Consolas"/>
              </w:rPr>
              <w:t>OVER</w:t>
            </w:r>
          </w:p>
        </w:tc>
        <w:tc>
          <w:tcPr>
            <w:tcW w:w="7578" w:type="dxa"/>
          </w:tcPr>
          <w:p w14:paraId="25F0F581" w14:textId="77777777" w:rsidR="00E06BB6" w:rsidRDefault="006E0CC9" w:rsidP="00CA7B24">
            <w:pPr>
              <w:pStyle w:val="BodyText"/>
              <w:spacing w:after="0"/>
            </w:pPr>
            <w:r w:rsidRPr="00B96A6C">
              <w:rPr>
                <w:rFonts w:ascii="Consolas" w:hAnsi="Consolas" w:cs="Consolas"/>
              </w:rPr>
              <w:t>(p</w:t>
            </w:r>
            <w:r>
              <w:rPr>
                <w:rFonts w:ascii="Consolas" w:hAnsi="Consolas" w:cs="Consolas"/>
              </w:rPr>
              <w:t>st</w:t>
            </w:r>
            <w:r w:rsidRPr="00B96A6C">
              <w:rPr>
                <w:rFonts w:ascii="Consolas" w:hAnsi="Consolas" w:cs="Consolas"/>
              </w:rPr>
              <w:t>-</w:t>
            </w:r>
            <w:proofErr w:type="gramStart"/>
            <w:r w:rsidRPr="00B96A6C">
              <w:rPr>
                <w:rFonts w:ascii="Consolas" w:hAnsi="Consolas" w:cs="Consolas"/>
              </w:rPr>
              <w:t>p</w:t>
            </w:r>
            <w:r>
              <w:rPr>
                <w:rFonts w:ascii="Consolas" w:hAnsi="Consolas" w:cs="Consolas"/>
              </w:rPr>
              <w:t>'ts</w:t>
            </w:r>
            <w:r w:rsidRPr="00B96A6C">
              <w:rPr>
                <w:rFonts w:ascii="Consolas" w:hAnsi="Consolas" w:cs="Consolas"/>
              </w:rPr>
              <w:t>)</w:t>
            </w:r>
            <w:r>
              <w:t xml:space="preserve">  Classical</w:t>
            </w:r>
            <w:proofErr w:type="gramEnd"/>
            <w:r>
              <w:t xml:space="preserve"> Forth  </w:t>
            </w:r>
            <w:r>
              <w:rPr>
                <w:rFonts w:ascii="Consolas" w:hAnsi="Consolas" w:cs="Consolas"/>
              </w:rPr>
              <w:t>OVER</w:t>
            </w:r>
            <w:r>
              <w:t xml:space="preserve"> </w:t>
            </w:r>
            <w:r w:rsidRPr="006E0CC9">
              <w:rPr>
                <w:rFonts w:ascii="Consolas" w:hAnsi="Consolas" w:cs="Consolas"/>
              </w:rPr>
              <w:t>(ab-aba)</w:t>
            </w:r>
            <w:r>
              <w:t>.</w:t>
            </w:r>
          </w:p>
        </w:tc>
      </w:tr>
      <w:tr w:rsidR="00CA7B24" w14:paraId="3D2EA46D" w14:textId="77777777" w:rsidTr="00097AC8">
        <w:tc>
          <w:tcPr>
            <w:tcW w:w="1188" w:type="dxa"/>
          </w:tcPr>
          <w:p w14:paraId="3676014C" w14:textId="77777777" w:rsidR="00CA7B24" w:rsidRDefault="00CA7B24" w:rsidP="00097AC8">
            <w:pPr>
              <w:pStyle w:val="BodyText"/>
              <w:spacing w:after="0"/>
              <w:rPr>
                <w:rFonts w:ascii="Consolas" w:hAnsi="Consolas" w:cs="Consolas"/>
              </w:rPr>
            </w:pPr>
            <w:r>
              <w:rPr>
                <w:rFonts w:ascii="Consolas" w:hAnsi="Consolas" w:cs="Consolas"/>
              </w:rPr>
              <w:t>sco</w:t>
            </w:r>
          </w:p>
        </w:tc>
        <w:tc>
          <w:tcPr>
            <w:tcW w:w="1170" w:type="dxa"/>
          </w:tcPr>
          <w:p w14:paraId="681C8DEF" w14:textId="77777777" w:rsidR="00CA7B24" w:rsidRPr="00B75C91" w:rsidRDefault="00CA7B24" w:rsidP="00097AC8">
            <w:pPr>
              <w:pStyle w:val="BodyText"/>
              <w:spacing w:after="0"/>
              <w:rPr>
                <w:rFonts w:ascii="Consolas" w:hAnsi="Consolas" w:cs="Consolas"/>
                <w:highlight w:val="yellow"/>
              </w:rPr>
            </w:pPr>
            <w:r w:rsidRPr="00CA7B24">
              <w:rPr>
                <w:rFonts w:ascii="Consolas" w:hAnsi="Consolas" w:cs="Consolas"/>
              </w:rPr>
              <w:t>---</w:t>
            </w:r>
          </w:p>
        </w:tc>
        <w:tc>
          <w:tcPr>
            <w:tcW w:w="7578" w:type="dxa"/>
          </w:tcPr>
          <w:p w14:paraId="2A7DF50C" w14:textId="77777777" w:rsidR="00CA7B24" w:rsidRPr="00CA7B24" w:rsidRDefault="00CA7B24" w:rsidP="00097AC8">
            <w:pPr>
              <w:pStyle w:val="BodyText"/>
              <w:spacing w:after="0"/>
              <w:rPr>
                <w:rFonts w:asciiTheme="minorHAnsi" w:hAnsiTheme="minorHAnsi" w:cstheme="minorHAnsi"/>
              </w:rPr>
            </w:pPr>
            <w:r>
              <w:rPr>
                <w:rFonts w:ascii="Consolas" w:hAnsi="Consolas" w:cs="Consolas"/>
              </w:rPr>
              <w:t>(x3</w:t>
            </w:r>
            <w:proofErr w:type="gramStart"/>
            <w:r>
              <w:rPr>
                <w:rFonts w:ascii="Consolas" w:hAnsi="Consolas" w:cs="Consolas"/>
              </w:rPr>
              <w:t xml:space="preserve">)  </w:t>
            </w:r>
            <w:r>
              <w:rPr>
                <w:rFonts w:asciiTheme="minorHAnsi" w:hAnsiTheme="minorHAnsi" w:cstheme="minorHAnsi"/>
              </w:rPr>
              <w:t>Finishes</w:t>
            </w:r>
            <w:proofErr w:type="gramEnd"/>
            <w:r>
              <w:rPr>
                <w:rFonts w:asciiTheme="minorHAnsi" w:hAnsiTheme="minorHAnsi" w:cstheme="minorHAnsi"/>
              </w:rPr>
              <w:t xml:space="preserve"> decode and execution of a VM instruction  </w:t>
            </w:r>
            <w:r w:rsidRPr="00CA7B24">
              <w:rPr>
                <w:rFonts w:asciiTheme="minorHAnsi" w:hAnsiTheme="minorHAnsi" w:cstheme="minorHAnsi"/>
                <w:i/>
              </w:rPr>
              <w:t>x</w:t>
            </w:r>
            <w:r>
              <w:rPr>
                <w:rFonts w:asciiTheme="minorHAnsi" w:hAnsiTheme="minorHAnsi" w:cstheme="minorHAnsi"/>
              </w:rPr>
              <w:t xml:space="preserve">  in stack node or one of its coprocessors.  Top of stack </w:t>
            </w:r>
            <w:proofErr w:type="gramStart"/>
            <w:r>
              <w:rPr>
                <w:rFonts w:asciiTheme="minorHAnsi" w:hAnsiTheme="minorHAnsi" w:cstheme="minorHAnsi"/>
              </w:rPr>
              <w:t xml:space="preserve">is  </w:t>
            </w:r>
            <w:r w:rsidRPr="00CA7B24">
              <w:rPr>
                <w:rFonts w:asciiTheme="minorHAnsi" w:hAnsiTheme="minorHAnsi" w:cstheme="minorHAnsi"/>
                <w:i/>
              </w:rPr>
              <w:t>x</w:t>
            </w:r>
            <w:proofErr w:type="gramEnd"/>
            <w:r>
              <w:rPr>
                <w:rFonts w:asciiTheme="minorHAnsi" w:hAnsiTheme="minorHAnsi" w:cstheme="minorHAnsi"/>
              </w:rPr>
              <w:t xml:space="preserve">  shifted left 3 bits.</w:t>
            </w:r>
          </w:p>
        </w:tc>
      </w:tr>
      <w:tr w:rsidR="00D60B54" w14:paraId="2B5133AF" w14:textId="77777777" w:rsidTr="00A65E3C">
        <w:tc>
          <w:tcPr>
            <w:tcW w:w="1188" w:type="dxa"/>
          </w:tcPr>
          <w:p w14:paraId="4166C5FC" w14:textId="77777777" w:rsidR="00D60B54" w:rsidRPr="004369E5" w:rsidRDefault="00D60B54" w:rsidP="00A65E3C">
            <w:pPr>
              <w:pStyle w:val="BodyText"/>
              <w:spacing w:after="0"/>
              <w:rPr>
                <w:rFonts w:ascii="Consolas" w:hAnsi="Consolas" w:cs="Consolas"/>
              </w:rPr>
            </w:pPr>
            <w:r>
              <w:rPr>
                <w:rFonts w:ascii="Consolas" w:hAnsi="Consolas" w:cs="Consolas"/>
              </w:rPr>
              <w:t>'</w:t>
            </w:r>
            <w:proofErr w:type="gramStart"/>
            <w:r>
              <w:rPr>
                <w:rFonts w:ascii="Consolas" w:hAnsi="Consolas" w:cs="Consolas"/>
              </w:rPr>
              <w:t>qdup</w:t>
            </w:r>
            <w:proofErr w:type="gramEnd"/>
          </w:p>
        </w:tc>
        <w:tc>
          <w:tcPr>
            <w:tcW w:w="1170" w:type="dxa"/>
          </w:tcPr>
          <w:p w14:paraId="1EC62CF7" w14:textId="77777777" w:rsidR="00D60B54" w:rsidRPr="004369E5" w:rsidRDefault="00D60B54" w:rsidP="00A65E3C">
            <w:pPr>
              <w:pStyle w:val="BodyText"/>
              <w:spacing w:after="0"/>
              <w:rPr>
                <w:rFonts w:ascii="Consolas" w:hAnsi="Consolas" w:cs="Consolas"/>
              </w:rPr>
            </w:pPr>
            <w:r>
              <w:rPr>
                <w:rFonts w:ascii="Consolas" w:hAnsi="Consolas" w:cs="Consolas"/>
              </w:rPr>
              <w:t>---</w:t>
            </w:r>
          </w:p>
        </w:tc>
        <w:tc>
          <w:tcPr>
            <w:tcW w:w="7578" w:type="dxa"/>
          </w:tcPr>
          <w:p w14:paraId="33B7C018" w14:textId="77777777" w:rsidR="00D60B54" w:rsidRDefault="00D60B54" w:rsidP="00887DE9">
            <w:pPr>
              <w:pStyle w:val="BodyText"/>
              <w:spacing w:after="0"/>
            </w:pPr>
            <w:r w:rsidRPr="00B96A6C">
              <w:rPr>
                <w:rFonts w:ascii="Consolas" w:hAnsi="Consolas" w:cs="Consolas"/>
              </w:rPr>
              <w:t>(</w:t>
            </w:r>
            <w:r>
              <w:rPr>
                <w:rFonts w:ascii="Consolas" w:hAnsi="Consolas" w:cs="Consolas"/>
              </w:rPr>
              <w:t>pst-pst|</w:t>
            </w:r>
            <w:proofErr w:type="gramStart"/>
            <w:r>
              <w:rPr>
                <w:rFonts w:ascii="Consolas" w:hAnsi="Consolas" w:cs="Consolas"/>
              </w:rPr>
              <w:t>p'tt</w:t>
            </w:r>
            <w:r w:rsidRPr="00B96A6C">
              <w:rPr>
                <w:rFonts w:ascii="Consolas" w:hAnsi="Consolas" w:cs="Consolas"/>
              </w:rPr>
              <w:t>)</w:t>
            </w:r>
            <w:r>
              <w:t xml:space="preserve">  Classical</w:t>
            </w:r>
            <w:proofErr w:type="gramEnd"/>
            <w:r>
              <w:t xml:space="preserve"> Forth  </w:t>
            </w:r>
            <w:r w:rsidR="00887DE9">
              <w:rPr>
                <w:rFonts w:ascii="Consolas" w:hAnsi="Consolas" w:cs="Consolas"/>
              </w:rPr>
              <w:t>?</w:t>
            </w:r>
            <w:r>
              <w:rPr>
                <w:rFonts w:ascii="Consolas" w:hAnsi="Consolas" w:cs="Consolas"/>
              </w:rPr>
              <w:t xml:space="preserve">DUP </w:t>
            </w:r>
            <w:r>
              <w:t xml:space="preserve">.  </w:t>
            </w:r>
            <w:r w:rsidRPr="00826CB8">
              <w:rPr>
                <w:color w:val="FF0000"/>
              </w:rPr>
              <w:t>Disabled.</w:t>
            </w:r>
          </w:p>
        </w:tc>
      </w:tr>
      <w:tr w:rsidR="00B75C91" w14:paraId="0DC2BCFB" w14:textId="77777777" w:rsidTr="00097AC8">
        <w:tc>
          <w:tcPr>
            <w:tcW w:w="1188" w:type="dxa"/>
          </w:tcPr>
          <w:p w14:paraId="653887AE" w14:textId="77777777" w:rsidR="00B75C91" w:rsidRPr="004369E5" w:rsidRDefault="00B75C91" w:rsidP="00097AC8">
            <w:pPr>
              <w:pStyle w:val="BodyText"/>
              <w:spacing w:after="0"/>
              <w:rPr>
                <w:rFonts w:ascii="Consolas" w:hAnsi="Consolas" w:cs="Consolas"/>
              </w:rPr>
            </w:pPr>
            <w:r>
              <w:rPr>
                <w:rFonts w:ascii="Consolas" w:hAnsi="Consolas" w:cs="Consolas"/>
              </w:rPr>
              <w:t>'</w:t>
            </w:r>
            <w:proofErr w:type="gramStart"/>
            <w:r>
              <w:rPr>
                <w:rFonts w:ascii="Consolas" w:hAnsi="Consolas" w:cs="Consolas"/>
              </w:rPr>
              <w:t>dup</w:t>
            </w:r>
            <w:proofErr w:type="gramEnd"/>
          </w:p>
        </w:tc>
        <w:tc>
          <w:tcPr>
            <w:tcW w:w="1170" w:type="dxa"/>
          </w:tcPr>
          <w:p w14:paraId="44BA0683" w14:textId="77777777" w:rsidR="00B75C91" w:rsidRPr="004369E5" w:rsidRDefault="00B75C91" w:rsidP="00097AC8">
            <w:pPr>
              <w:pStyle w:val="BodyText"/>
              <w:spacing w:after="0"/>
              <w:rPr>
                <w:rFonts w:ascii="Consolas" w:hAnsi="Consolas" w:cs="Consolas"/>
              </w:rPr>
            </w:pPr>
            <w:r w:rsidRPr="00CA7B24">
              <w:rPr>
                <w:rFonts w:ascii="Consolas" w:hAnsi="Consolas" w:cs="Consolas"/>
              </w:rPr>
              <w:t>DUP</w:t>
            </w:r>
          </w:p>
        </w:tc>
        <w:tc>
          <w:tcPr>
            <w:tcW w:w="7578" w:type="dxa"/>
          </w:tcPr>
          <w:p w14:paraId="2F98A370" w14:textId="77777777" w:rsidR="00B75C91" w:rsidRDefault="00B75C91" w:rsidP="00CA7B24">
            <w:pPr>
              <w:pStyle w:val="BodyText"/>
              <w:spacing w:after="0"/>
            </w:pPr>
            <w:r w:rsidRPr="00B96A6C">
              <w:rPr>
                <w:rFonts w:ascii="Consolas" w:hAnsi="Consolas" w:cs="Consolas"/>
              </w:rPr>
              <w:t>(</w:t>
            </w:r>
            <w:r>
              <w:rPr>
                <w:rFonts w:ascii="Consolas" w:hAnsi="Consolas" w:cs="Consolas"/>
              </w:rPr>
              <w:t>pst-</w:t>
            </w:r>
            <w:proofErr w:type="gramStart"/>
            <w:r>
              <w:rPr>
                <w:rFonts w:ascii="Consolas" w:hAnsi="Consolas" w:cs="Consolas"/>
              </w:rPr>
              <w:t>p'tt</w:t>
            </w:r>
            <w:r w:rsidRPr="00B96A6C">
              <w:rPr>
                <w:rFonts w:ascii="Consolas" w:hAnsi="Consolas" w:cs="Consolas"/>
              </w:rPr>
              <w:t>)</w:t>
            </w:r>
            <w:r>
              <w:t xml:space="preserve">  Classical</w:t>
            </w:r>
            <w:proofErr w:type="gramEnd"/>
            <w:r>
              <w:t xml:space="preserve"> Forth  </w:t>
            </w:r>
            <w:r>
              <w:rPr>
                <w:rFonts w:ascii="Consolas" w:hAnsi="Consolas" w:cs="Consolas"/>
              </w:rPr>
              <w:t xml:space="preserve">DUP </w:t>
            </w:r>
            <w:r w:rsidR="00CA7B24">
              <w:rPr>
                <w:rFonts w:ascii="Consolas" w:hAnsi="Consolas" w:cs="Consolas"/>
              </w:rPr>
              <w:t>(x-xx)</w:t>
            </w:r>
            <w:r>
              <w:t>.</w:t>
            </w:r>
          </w:p>
        </w:tc>
      </w:tr>
      <w:tr w:rsidR="00B75C91" w14:paraId="00ECC655" w14:textId="77777777" w:rsidTr="00097AC8">
        <w:tc>
          <w:tcPr>
            <w:tcW w:w="1188" w:type="dxa"/>
          </w:tcPr>
          <w:p w14:paraId="02D8B2FE" w14:textId="77777777" w:rsidR="00B75C91" w:rsidRPr="004369E5" w:rsidRDefault="00B75C91" w:rsidP="00097AC8">
            <w:pPr>
              <w:pStyle w:val="BodyText"/>
              <w:spacing w:after="0"/>
              <w:rPr>
                <w:rFonts w:ascii="Consolas" w:hAnsi="Consolas" w:cs="Consolas"/>
              </w:rPr>
            </w:pPr>
            <w:r>
              <w:rPr>
                <w:rFonts w:ascii="Consolas" w:hAnsi="Consolas" w:cs="Consolas"/>
              </w:rPr>
              <w:t>'</w:t>
            </w:r>
            <w:proofErr w:type="gramStart"/>
            <w:r>
              <w:rPr>
                <w:rFonts w:ascii="Consolas" w:hAnsi="Consolas" w:cs="Consolas"/>
              </w:rPr>
              <w:t>swap</w:t>
            </w:r>
            <w:proofErr w:type="gramEnd"/>
          </w:p>
        </w:tc>
        <w:tc>
          <w:tcPr>
            <w:tcW w:w="1170" w:type="dxa"/>
          </w:tcPr>
          <w:p w14:paraId="4E576A87" w14:textId="77777777" w:rsidR="00B75C91" w:rsidRPr="00CA7B24" w:rsidRDefault="00B75C91" w:rsidP="00097AC8">
            <w:pPr>
              <w:pStyle w:val="BodyText"/>
              <w:spacing w:after="0"/>
              <w:rPr>
                <w:rFonts w:ascii="Consolas" w:hAnsi="Consolas" w:cs="Consolas"/>
              </w:rPr>
            </w:pPr>
            <w:r w:rsidRPr="00CA7B24">
              <w:rPr>
                <w:rFonts w:ascii="Consolas" w:hAnsi="Consolas" w:cs="Consolas"/>
              </w:rPr>
              <w:t>SWAP</w:t>
            </w:r>
          </w:p>
        </w:tc>
        <w:tc>
          <w:tcPr>
            <w:tcW w:w="7578" w:type="dxa"/>
          </w:tcPr>
          <w:p w14:paraId="0A9E95FD" w14:textId="77777777" w:rsidR="00B75C91" w:rsidRDefault="00B75C91" w:rsidP="0015208E">
            <w:pPr>
              <w:pStyle w:val="BodyText"/>
              <w:spacing w:after="0"/>
            </w:pPr>
            <w:r w:rsidRPr="00B96A6C">
              <w:rPr>
                <w:rFonts w:ascii="Consolas" w:hAnsi="Consolas" w:cs="Consolas"/>
              </w:rPr>
              <w:t>(</w:t>
            </w:r>
            <w:r>
              <w:rPr>
                <w:rFonts w:ascii="Consolas" w:hAnsi="Consolas" w:cs="Consolas"/>
              </w:rPr>
              <w:t>pst-</w:t>
            </w:r>
            <w:proofErr w:type="gramStart"/>
            <w:r>
              <w:rPr>
                <w:rFonts w:ascii="Consolas" w:hAnsi="Consolas" w:cs="Consolas"/>
              </w:rPr>
              <w:t>pts</w:t>
            </w:r>
            <w:r w:rsidRPr="00B96A6C">
              <w:rPr>
                <w:rFonts w:ascii="Consolas" w:hAnsi="Consolas" w:cs="Consolas"/>
              </w:rPr>
              <w:t>)</w:t>
            </w:r>
            <w:r>
              <w:t xml:space="preserve">  Classical</w:t>
            </w:r>
            <w:proofErr w:type="gramEnd"/>
            <w:r>
              <w:t xml:space="preserve"> Forth  </w:t>
            </w:r>
            <w:r w:rsidR="0015208E">
              <w:rPr>
                <w:rFonts w:ascii="Consolas" w:hAnsi="Consolas" w:cs="Consolas"/>
              </w:rPr>
              <w:t>SWAP</w:t>
            </w:r>
            <w:r>
              <w:rPr>
                <w:rFonts w:ascii="Consolas" w:hAnsi="Consolas" w:cs="Consolas"/>
              </w:rPr>
              <w:t xml:space="preserve"> </w:t>
            </w:r>
            <w:r w:rsidR="00CA7B24">
              <w:rPr>
                <w:rFonts w:ascii="Consolas" w:hAnsi="Consolas" w:cs="Consolas"/>
              </w:rPr>
              <w:t>(ab-ba)</w:t>
            </w:r>
            <w:r>
              <w:t>.</w:t>
            </w:r>
          </w:p>
        </w:tc>
      </w:tr>
      <w:tr w:rsidR="00E06BB6" w14:paraId="2867FBD3" w14:textId="77777777" w:rsidTr="004369E5">
        <w:tc>
          <w:tcPr>
            <w:tcW w:w="1188" w:type="dxa"/>
          </w:tcPr>
          <w:p w14:paraId="16815FEE" w14:textId="77777777" w:rsidR="00E06BB6" w:rsidRPr="004369E5" w:rsidRDefault="00D60B54" w:rsidP="004369E5">
            <w:pPr>
              <w:pStyle w:val="BodyText"/>
              <w:spacing w:after="0"/>
              <w:rPr>
                <w:rFonts w:ascii="Consolas" w:hAnsi="Consolas" w:cs="Consolas"/>
              </w:rPr>
            </w:pPr>
            <w:r>
              <w:rPr>
                <w:rFonts w:ascii="Consolas" w:hAnsi="Consolas" w:cs="Consolas"/>
              </w:rPr>
              <w:t>'</w:t>
            </w:r>
            <w:r w:rsidR="00E06BB6">
              <w:rPr>
                <w:rFonts w:ascii="Consolas" w:hAnsi="Consolas" w:cs="Consolas"/>
              </w:rPr>
              <w:t>2*</w:t>
            </w:r>
          </w:p>
        </w:tc>
        <w:tc>
          <w:tcPr>
            <w:tcW w:w="1170" w:type="dxa"/>
          </w:tcPr>
          <w:p w14:paraId="7C49F803" w14:textId="77777777" w:rsidR="00E06BB6" w:rsidRPr="004369E5" w:rsidRDefault="00FC7071" w:rsidP="004369E5">
            <w:pPr>
              <w:pStyle w:val="BodyText"/>
              <w:spacing w:after="0"/>
              <w:rPr>
                <w:rFonts w:ascii="Consolas" w:hAnsi="Consolas" w:cs="Consolas"/>
              </w:rPr>
            </w:pPr>
            <w:r w:rsidRPr="00CA7B24">
              <w:rPr>
                <w:rFonts w:ascii="Consolas" w:hAnsi="Consolas" w:cs="Consolas"/>
              </w:rPr>
              <w:t>2*</w:t>
            </w:r>
          </w:p>
        </w:tc>
        <w:tc>
          <w:tcPr>
            <w:tcW w:w="7578" w:type="dxa"/>
          </w:tcPr>
          <w:p w14:paraId="3CBC8C87" w14:textId="77777777" w:rsidR="00E06BB6" w:rsidRDefault="00E34D76" w:rsidP="00E34D76">
            <w:pPr>
              <w:pStyle w:val="BodyText"/>
              <w:spacing w:after="0"/>
            </w:pPr>
            <w:r w:rsidRPr="00B96A6C">
              <w:rPr>
                <w:rFonts w:ascii="Consolas" w:hAnsi="Consolas" w:cs="Consolas"/>
              </w:rPr>
              <w:t>(</w:t>
            </w:r>
            <w:r>
              <w:rPr>
                <w:rFonts w:ascii="Consolas" w:hAnsi="Consolas" w:cs="Consolas"/>
              </w:rPr>
              <w:t>n-</w:t>
            </w:r>
            <w:proofErr w:type="gramStart"/>
            <w:r>
              <w:rPr>
                <w:rFonts w:ascii="Consolas" w:hAnsi="Consolas" w:cs="Consolas"/>
              </w:rPr>
              <w:t>n</w:t>
            </w:r>
            <w:r w:rsidRPr="00B96A6C">
              <w:rPr>
                <w:rFonts w:ascii="Consolas" w:hAnsi="Consolas" w:cs="Consolas"/>
              </w:rPr>
              <w:t>)</w:t>
            </w:r>
            <w:r>
              <w:t xml:space="preserve">  Doubles</w:t>
            </w:r>
            <w:proofErr w:type="gramEnd"/>
            <w:r>
              <w:t xml:space="preserve"> a value, modulo 2</w:t>
            </w:r>
            <w:r w:rsidRPr="00802B3A">
              <w:rPr>
                <w:vertAlign w:val="superscript"/>
              </w:rPr>
              <w:t>16</w:t>
            </w:r>
            <w:r>
              <w:t>.</w:t>
            </w:r>
          </w:p>
        </w:tc>
      </w:tr>
      <w:tr w:rsidR="00E06BB6" w14:paraId="7415B913" w14:textId="77777777" w:rsidTr="004369E5">
        <w:tc>
          <w:tcPr>
            <w:tcW w:w="1188" w:type="dxa"/>
          </w:tcPr>
          <w:p w14:paraId="38348CE5" w14:textId="77777777" w:rsidR="00E06BB6" w:rsidRPr="004369E5" w:rsidRDefault="00E06BB6" w:rsidP="004369E5">
            <w:pPr>
              <w:pStyle w:val="BodyText"/>
              <w:spacing w:after="0"/>
              <w:rPr>
                <w:rFonts w:ascii="Consolas" w:hAnsi="Consolas" w:cs="Consolas"/>
              </w:rPr>
            </w:pPr>
            <w:r>
              <w:rPr>
                <w:rFonts w:ascii="Consolas" w:hAnsi="Consolas" w:cs="Consolas"/>
              </w:rPr>
              <w:lastRenderedPageBreak/>
              <w:t>'</w:t>
            </w:r>
            <w:proofErr w:type="gramStart"/>
            <w:r>
              <w:rPr>
                <w:rFonts w:ascii="Consolas" w:hAnsi="Consolas" w:cs="Consolas"/>
              </w:rPr>
              <w:t>or</w:t>
            </w:r>
            <w:proofErr w:type="gramEnd"/>
          </w:p>
        </w:tc>
        <w:tc>
          <w:tcPr>
            <w:tcW w:w="1170" w:type="dxa"/>
          </w:tcPr>
          <w:p w14:paraId="530DEC5B" w14:textId="77777777" w:rsidR="00E06BB6" w:rsidRPr="004369E5" w:rsidRDefault="00FC7071" w:rsidP="004369E5">
            <w:pPr>
              <w:pStyle w:val="BodyText"/>
              <w:spacing w:after="0"/>
              <w:rPr>
                <w:rFonts w:ascii="Consolas" w:hAnsi="Consolas" w:cs="Consolas"/>
              </w:rPr>
            </w:pPr>
            <w:r w:rsidRPr="00CA7B24">
              <w:rPr>
                <w:rFonts w:ascii="Consolas" w:hAnsi="Consolas" w:cs="Consolas"/>
              </w:rPr>
              <w:t>OR</w:t>
            </w:r>
          </w:p>
        </w:tc>
        <w:tc>
          <w:tcPr>
            <w:tcW w:w="7578" w:type="dxa"/>
          </w:tcPr>
          <w:p w14:paraId="58313D9E" w14:textId="77777777" w:rsidR="00E06BB6" w:rsidRDefault="00E34D76" w:rsidP="00CA7B24">
            <w:pPr>
              <w:pStyle w:val="BodyText"/>
              <w:spacing w:after="0"/>
            </w:pPr>
            <w:r w:rsidRPr="00B96A6C">
              <w:rPr>
                <w:rFonts w:ascii="Consolas" w:hAnsi="Consolas" w:cs="Consolas"/>
              </w:rPr>
              <w:t>(p</w:t>
            </w:r>
            <w:r>
              <w:rPr>
                <w:rFonts w:ascii="Consolas" w:hAnsi="Consolas" w:cs="Consolas"/>
              </w:rPr>
              <w:t>st</w:t>
            </w:r>
            <w:r w:rsidRPr="00B96A6C">
              <w:rPr>
                <w:rFonts w:ascii="Consolas" w:hAnsi="Consolas" w:cs="Consolas"/>
              </w:rPr>
              <w:t>-p</w:t>
            </w:r>
            <w:r>
              <w:rPr>
                <w:rFonts w:ascii="Consolas" w:hAnsi="Consolas" w:cs="Consolas"/>
              </w:rPr>
              <w:t>'3</w:t>
            </w:r>
            <w:proofErr w:type="gramStart"/>
            <w:r>
              <w:rPr>
                <w:rFonts w:ascii="Consolas" w:hAnsi="Consolas" w:cs="Consolas"/>
              </w:rPr>
              <w:t>w</w:t>
            </w:r>
            <w:r w:rsidRPr="00B96A6C">
              <w:rPr>
                <w:rFonts w:ascii="Consolas" w:hAnsi="Consolas" w:cs="Consolas"/>
              </w:rPr>
              <w:t>)</w:t>
            </w:r>
            <w:r>
              <w:t xml:space="preserve">  Classical</w:t>
            </w:r>
            <w:proofErr w:type="gramEnd"/>
            <w:r>
              <w:t xml:space="preserve"> Forth (inclusive)  </w:t>
            </w:r>
            <w:r>
              <w:rPr>
                <w:rFonts w:ascii="Consolas" w:hAnsi="Consolas" w:cs="Consolas"/>
              </w:rPr>
              <w:t>OR</w:t>
            </w:r>
            <w:r>
              <w:t xml:space="preserve"> </w:t>
            </w:r>
            <w:r w:rsidRPr="006E0CC9">
              <w:rPr>
                <w:rFonts w:ascii="Consolas" w:hAnsi="Consolas" w:cs="Consolas"/>
              </w:rPr>
              <w:t>(</w:t>
            </w:r>
            <w:r>
              <w:rPr>
                <w:rFonts w:ascii="Consolas" w:hAnsi="Consolas" w:cs="Consolas"/>
              </w:rPr>
              <w:t>nn-n</w:t>
            </w:r>
            <w:r w:rsidRPr="006E0CC9">
              <w:rPr>
                <w:rFonts w:ascii="Consolas" w:hAnsi="Consolas" w:cs="Consolas"/>
              </w:rPr>
              <w:t>)</w:t>
            </w:r>
            <w:r>
              <w:t>.</w:t>
            </w:r>
          </w:p>
        </w:tc>
      </w:tr>
      <w:tr w:rsidR="00E34D76" w14:paraId="0C350C8B" w14:textId="77777777" w:rsidTr="004369E5">
        <w:tc>
          <w:tcPr>
            <w:tcW w:w="1188" w:type="dxa"/>
          </w:tcPr>
          <w:p w14:paraId="006A1693" w14:textId="77777777" w:rsidR="00E34D76" w:rsidRPr="004369E5" w:rsidRDefault="00E34D76" w:rsidP="004369E5">
            <w:pPr>
              <w:pStyle w:val="BodyText"/>
              <w:spacing w:after="0"/>
              <w:rPr>
                <w:rFonts w:ascii="Consolas" w:hAnsi="Consolas" w:cs="Consolas"/>
              </w:rPr>
            </w:pPr>
            <w:r>
              <w:rPr>
                <w:rFonts w:ascii="Consolas" w:hAnsi="Consolas" w:cs="Consolas"/>
              </w:rPr>
              <w:t>'</w:t>
            </w:r>
            <w:proofErr w:type="gramStart"/>
            <w:r>
              <w:rPr>
                <w:rFonts w:ascii="Consolas" w:hAnsi="Consolas" w:cs="Consolas"/>
              </w:rPr>
              <w:t>xor</w:t>
            </w:r>
            <w:proofErr w:type="gramEnd"/>
          </w:p>
        </w:tc>
        <w:tc>
          <w:tcPr>
            <w:tcW w:w="1170" w:type="dxa"/>
          </w:tcPr>
          <w:p w14:paraId="00F0C4DF" w14:textId="77777777" w:rsidR="00E34D76" w:rsidRPr="004369E5" w:rsidRDefault="00FC7071" w:rsidP="004369E5">
            <w:pPr>
              <w:pStyle w:val="BodyText"/>
              <w:spacing w:after="0"/>
              <w:rPr>
                <w:rFonts w:ascii="Consolas" w:hAnsi="Consolas" w:cs="Consolas"/>
              </w:rPr>
            </w:pPr>
            <w:r w:rsidRPr="00D60B54">
              <w:rPr>
                <w:rFonts w:ascii="Consolas" w:hAnsi="Consolas" w:cs="Consolas"/>
              </w:rPr>
              <w:t>XOR</w:t>
            </w:r>
          </w:p>
        </w:tc>
        <w:tc>
          <w:tcPr>
            <w:tcW w:w="7578" w:type="dxa"/>
          </w:tcPr>
          <w:p w14:paraId="2FBD4CB8" w14:textId="77777777" w:rsidR="00E34D76" w:rsidRDefault="00E34D76" w:rsidP="00D60B54">
            <w:pPr>
              <w:pStyle w:val="BodyText"/>
              <w:spacing w:after="0"/>
            </w:pPr>
            <w:r w:rsidRPr="00B96A6C">
              <w:rPr>
                <w:rFonts w:ascii="Consolas" w:hAnsi="Consolas" w:cs="Consolas"/>
              </w:rPr>
              <w:t>(p</w:t>
            </w:r>
            <w:r>
              <w:rPr>
                <w:rFonts w:ascii="Consolas" w:hAnsi="Consolas" w:cs="Consolas"/>
              </w:rPr>
              <w:t>st</w:t>
            </w:r>
            <w:r w:rsidRPr="00B96A6C">
              <w:rPr>
                <w:rFonts w:ascii="Consolas" w:hAnsi="Consolas" w:cs="Consolas"/>
              </w:rPr>
              <w:t>-p</w:t>
            </w:r>
            <w:r>
              <w:rPr>
                <w:rFonts w:ascii="Consolas" w:hAnsi="Consolas" w:cs="Consolas"/>
              </w:rPr>
              <w:t>'3</w:t>
            </w:r>
            <w:proofErr w:type="gramStart"/>
            <w:r>
              <w:rPr>
                <w:rFonts w:ascii="Consolas" w:hAnsi="Consolas" w:cs="Consolas"/>
              </w:rPr>
              <w:t>w</w:t>
            </w:r>
            <w:r w:rsidRPr="00B96A6C">
              <w:rPr>
                <w:rFonts w:ascii="Consolas" w:hAnsi="Consolas" w:cs="Consolas"/>
              </w:rPr>
              <w:t>)</w:t>
            </w:r>
            <w:r>
              <w:t xml:space="preserve">  Classical</w:t>
            </w:r>
            <w:proofErr w:type="gramEnd"/>
            <w:r>
              <w:t xml:space="preserve"> Forth (exclusive)  </w:t>
            </w:r>
            <w:r w:rsidRPr="00826CB8">
              <w:rPr>
                <w:rFonts w:ascii="Consolas" w:hAnsi="Consolas" w:cs="Consolas"/>
              </w:rPr>
              <w:t>XOR</w:t>
            </w:r>
            <w:r>
              <w:t xml:space="preserve"> </w:t>
            </w:r>
            <w:r w:rsidRPr="006E0CC9">
              <w:rPr>
                <w:rFonts w:ascii="Consolas" w:hAnsi="Consolas" w:cs="Consolas"/>
              </w:rPr>
              <w:t>(</w:t>
            </w:r>
            <w:r>
              <w:rPr>
                <w:rFonts w:ascii="Consolas" w:hAnsi="Consolas" w:cs="Consolas"/>
              </w:rPr>
              <w:t>nn-n</w:t>
            </w:r>
            <w:r w:rsidRPr="006E0CC9">
              <w:rPr>
                <w:rFonts w:ascii="Consolas" w:hAnsi="Consolas" w:cs="Consolas"/>
              </w:rPr>
              <w:t>)</w:t>
            </w:r>
            <w:r>
              <w:t>.</w:t>
            </w:r>
          </w:p>
        </w:tc>
      </w:tr>
      <w:tr w:rsidR="00E34D76" w14:paraId="245483E4" w14:textId="77777777" w:rsidTr="004369E5">
        <w:tc>
          <w:tcPr>
            <w:tcW w:w="1188" w:type="dxa"/>
          </w:tcPr>
          <w:p w14:paraId="6A2EE595" w14:textId="77777777" w:rsidR="00E34D76" w:rsidRPr="004369E5" w:rsidRDefault="00E34D76" w:rsidP="004369E5">
            <w:pPr>
              <w:pStyle w:val="BodyText"/>
              <w:spacing w:after="0"/>
              <w:rPr>
                <w:rFonts w:ascii="Consolas" w:hAnsi="Consolas" w:cs="Consolas"/>
              </w:rPr>
            </w:pPr>
            <w:r>
              <w:rPr>
                <w:rFonts w:ascii="Consolas" w:hAnsi="Consolas" w:cs="Consolas"/>
              </w:rPr>
              <w:t>'</w:t>
            </w:r>
            <w:proofErr w:type="gramStart"/>
            <w:r>
              <w:rPr>
                <w:rFonts w:ascii="Consolas" w:hAnsi="Consolas" w:cs="Consolas"/>
              </w:rPr>
              <w:t>and</w:t>
            </w:r>
            <w:proofErr w:type="gramEnd"/>
          </w:p>
        </w:tc>
        <w:tc>
          <w:tcPr>
            <w:tcW w:w="1170" w:type="dxa"/>
          </w:tcPr>
          <w:p w14:paraId="242A665A" w14:textId="77777777" w:rsidR="00E34D76" w:rsidRPr="004369E5" w:rsidRDefault="00FC7071" w:rsidP="004369E5">
            <w:pPr>
              <w:pStyle w:val="BodyText"/>
              <w:spacing w:after="0"/>
              <w:rPr>
                <w:rFonts w:ascii="Consolas" w:hAnsi="Consolas" w:cs="Consolas"/>
              </w:rPr>
            </w:pPr>
            <w:r w:rsidRPr="00D60B54">
              <w:rPr>
                <w:rFonts w:ascii="Consolas" w:hAnsi="Consolas" w:cs="Consolas"/>
              </w:rPr>
              <w:t>AND</w:t>
            </w:r>
          </w:p>
        </w:tc>
        <w:tc>
          <w:tcPr>
            <w:tcW w:w="7578" w:type="dxa"/>
          </w:tcPr>
          <w:p w14:paraId="09A544FE" w14:textId="77777777" w:rsidR="00E34D76" w:rsidRDefault="00E34D76" w:rsidP="00D60B54">
            <w:pPr>
              <w:pStyle w:val="BodyText"/>
              <w:spacing w:after="0"/>
            </w:pPr>
            <w:r w:rsidRPr="00B96A6C">
              <w:rPr>
                <w:rFonts w:ascii="Consolas" w:hAnsi="Consolas" w:cs="Consolas"/>
              </w:rPr>
              <w:t>(p</w:t>
            </w:r>
            <w:r>
              <w:rPr>
                <w:rFonts w:ascii="Consolas" w:hAnsi="Consolas" w:cs="Consolas"/>
              </w:rPr>
              <w:t>st</w:t>
            </w:r>
            <w:r w:rsidRPr="00B96A6C">
              <w:rPr>
                <w:rFonts w:ascii="Consolas" w:hAnsi="Consolas" w:cs="Consolas"/>
              </w:rPr>
              <w:t>-p</w:t>
            </w:r>
            <w:r>
              <w:rPr>
                <w:rFonts w:ascii="Consolas" w:hAnsi="Consolas" w:cs="Consolas"/>
              </w:rPr>
              <w:t>'3</w:t>
            </w:r>
            <w:proofErr w:type="gramStart"/>
            <w:r>
              <w:rPr>
                <w:rFonts w:ascii="Consolas" w:hAnsi="Consolas" w:cs="Consolas"/>
              </w:rPr>
              <w:t>w</w:t>
            </w:r>
            <w:r w:rsidRPr="00B96A6C">
              <w:rPr>
                <w:rFonts w:ascii="Consolas" w:hAnsi="Consolas" w:cs="Consolas"/>
              </w:rPr>
              <w:t>)</w:t>
            </w:r>
            <w:r>
              <w:t xml:space="preserve">  Classical</w:t>
            </w:r>
            <w:proofErr w:type="gramEnd"/>
            <w:r>
              <w:t xml:space="preserve"> Forth  </w:t>
            </w:r>
            <w:r w:rsidRPr="00826CB8">
              <w:rPr>
                <w:rFonts w:ascii="Consolas" w:hAnsi="Consolas" w:cs="Consolas"/>
              </w:rPr>
              <w:t>AND</w:t>
            </w:r>
            <w:r>
              <w:t xml:space="preserve"> </w:t>
            </w:r>
            <w:r w:rsidRPr="006E0CC9">
              <w:rPr>
                <w:rFonts w:ascii="Consolas" w:hAnsi="Consolas" w:cs="Consolas"/>
              </w:rPr>
              <w:t>(</w:t>
            </w:r>
            <w:r>
              <w:rPr>
                <w:rFonts w:ascii="Consolas" w:hAnsi="Consolas" w:cs="Consolas"/>
              </w:rPr>
              <w:t>nn-n</w:t>
            </w:r>
            <w:r w:rsidRPr="006E0CC9">
              <w:rPr>
                <w:rFonts w:ascii="Consolas" w:hAnsi="Consolas" w:cs="Consolas"/>
              </w:rPr>
              <w:t>)</w:t>
            </w:r>
            <w:r>
              <w:t>.</w:t>
            </w:r>
          </w:p>
        </w:tc>
      </w:tr>
      <w:tr w:rsidR="00E34D76" w14:paraId="4F409C39" w14:textId="77777777" w:rsidTr="004369E5">
        <w:tc>
          <w:tcPr>
            <w:tcW w:w="1188" w:type="dxa"/>
          </w:tcPr>
          <w:p w14:paraId="59547D78" w14:textId="77777777" w:rsidR="00E34D76" w:rsidRPr="004369E5" w:rsidRDefault="00D60B54" w:rsidP="004369E5">
            <w:pPr>
              <w:pStyle w:val="BodyText"/>
              <w:spacing w:after="0"/>
              <w:rPr>
                <w:rFonts w:ascii="Consolas" w:hAnsi="Consolas" w:cs="Consolas"/>
              </w:rPr>
            </w:pPr>
            <w:r>
              <w:rPr>
                <w:rFonts w:ascii="Consolas" w:hAnsi="Consolas" w:cs="Consolas"/>
              </w:rPr>
              <w:t>'</w:t>
            </w:r>
            <w:proofErr w:type="gramStart"/>
            <w:r w:rsidR="00E34D76">
              <w:rPr>
                <w:rFonts w:ascii="Consolas" w:hAnsi="Consolas" w:cs="Consolas"/>
              </w:rPr>
              <w:t>neg</w:t>
            </w:r>
            <w:proofErr w:type="gramEnd"/>
          </w:p>
        </w:tc>
        <w:tc>
          <w:tcPr>
            <w:tcW w:w="1170" w:type="dxa"/>
          </w:tcPr>
          <w:p w14:paraId="195E54EA" w14:textId="77777777" w:rsidR="00E34D76" w:rsidRPr="004369E5" w:rsidRDefault="00D60B54" w:rsidP="004369E5">
            <w:pPr>
              <w:pStyle w:val="BodyText"/>
              <w:spacing w:after="0"/>
              <w:rPr>
                <w:rFonts w:ascii="Consolas" w:hAnsi="Consolas" w:cs="Consolas"/>
              </w:rPr>
            </w:pPr>
            <w:r>
              <w:rPr>
                <w:rFonts w:ascii="Consolas" w:hAnsi="Consolas" w:cs="Consolas"/>
              </w:rPr>
              <w:t>NEGATE</w:t>
            </w:r>
          </w:p>
        </w:tc>
        <w:tc>
          <w:tcPr>
            <w:tcW w:w="7578" w:type="dxa"/>
          </w:tcPr>
          <w:p w14:paraId="52EC5333" w14:textId="77777777" w:rsidR="00E34D76" w:rsidRDefault="00E34D76" w:rsidP="00826CB8">
            <w:pPr>
              <w:pStyle w:val="BodyText"/>
              <w:spacing w:after="0"/>
            </w:pPr>
            <w:r w:rsidRPr="00B96A6C">
              <w:rPr>
                <w:rFonts w:ascii="Consolas" w:hAnsi="Consolas" w:cs="Consolas"/>
              </w:rPr>
              <w:t>(</w:t>
            </w:r>
            <w:r w:rsidR="00446612">
              <w:rPr>
                <w:rFonts w:ascii="Consolas" w:hAnsi="Consolas" w:cs="Consolas"/>
              </w:rPr>
              <w:t>n-</w:t>
            </w:r>
            <w:proofErr w:type="gramStart"/>
            <w:r w:rsidR="00446612">
              <w:rPr>
                <w:rFonts w:ascii="Consolas" w:hAnsi="Consolas" w:cs="Consolas"/>
              </w:rPr>
              <w:t>n</w:t>
            </w:r>
            <w:r w:rsidRPr="00B96A6C">
              <w:rPr>
                <w:rFonts w:ascii="Consolas" w:hAnsi="Consolas" w:cs="Consolas"/>
              </w:rPr>
              <w:t>)</w:t>
            </w:r>
            <w:r>
              <w:t xml:space="preserve">  </w:t>
            </w:r>
            <w:r w:rsidR="00826CB8">
              <w:t>Classical</w:t>
            </w:r>
            <w:proofErr w:type="gramEnd"/>
            <w:r w:rsidR="00826CB8">
              <w:t xml:space="preserve"> Forth  </w:t>
            </w:r>
            <w:r w:rsidR="00826CB8" w:rsidRPr="00826CB8">
              <w:rPr>
                <w:rFonts w:ascii="Consolas" w:hAnsi="Consolas" w:cs="Consolas"/>
              </w:rPr>
              <w:t>NEGATE</w:t>
            </w:r>
            <w:r w:rsidR="00826CB8">
              <w:t xml:space="preserve"> </w:t>
            </w:r>
            <w:r w:rsidR="004C5495">
              <w:t>, modulo 2</w:t>
            </w:r>
            <w:r w:rsidR="004C5495" w:rsidRPr="00802B3A">
              <w:rPr>
                <w:vertAlign w:val="superscript"/>
              </w:rPr>
              <w:t>16</w:t>
            </w:r>
            <w:r w:rsidR="00446612">
              <w:t>.</w:t>
            </w:r>
          </w:p>
        </w:tc>
      </w:tr>
      <w:tr w:rsidR="00E34D76" w14:paraId="58C05F5E" w14:textId="77777777" w:rsidTr="004369E5">
        <w:tc>
          <w:tcPr>
            <w:tcW w:w="1188" w:type="dxa"/>
          </w:tcPr>
          <w:p w14:paraId="7CB62898" w14:textId="77777777" w:rsidR="00E34D76" w:rsidRPr="004369E5" w:rsidRDefault="00D60B54" w:rsidP="004369E5">
            <w:pPr>
              <w:pStyle w:val="BodyText"/>
              <w:spacing w:after="0"/>
              <w:rPr>
                <w:rFonts w:ascii="Consolas" w:hAnsi="Consolas" w:cs="Consolas"/>
              </w:rPr>
            </w:pPr>
            <w:r>
              <w:rPr>
                <w:rFonts w:ascii="Consolas" w:hAnsi="Consolas" w:cs="Consolas"/>
              </w:rPr>
              <w:t>'</w:t>
            </w:r>
            <w:proofErr w:type="gramStart"/>
            <w:r w:rsidR="00E34D76">
              <w:rPr>
                <w:rFonts w:ascii="Consolas" w:hAnsi="Consolas" w:cs="Consolas"/>
              </w:rPr>
              <w:t>inv</w:t>
            </w:r>
            <w:proofErr w:type="gramEnd"/>
          </w:p>
        </w:tc>
        <w:tc>
          <w:tcPr>
            <w:tcW w:w="1170" w:type="dxa"/>
          </w:tcPr>
          <w:p w14:paraId="73405304" w14:textId="77777777" w:rsidR="00E34D76" w:rsidRPr="004369E5" w:rsidRDefault="00D60B54" w:rsidP="004369E5">
            <w:pPr>
              <w:pStyle w:val="BodyText"/>
              <w:spacing w:after="0"/>
              <w:rPr>
                <w:rFonts w:ascii="Consolas" w:hAnsi="Consolas" w:cs="Consolas"/>
              </w:rPr>
            </w:pPr>
            <w:r>
              <w:rPr>
                <w:rFonts w:ascii="Consolas" w:hAnsi="Consolas" w:cs="Consolas"/>
              </w:rPr>
              <w:t>INVERT</w:t>
            </w:r>
          </w:p>
        </w:tc>
        <w:tc>
          <w:tcPr>
            <w:tcW w:w="7578" w:type="dxa"/>
          </w:tcPr>
          <w:p w14:paraId="05BDADC7" w14:textId="77777777" w:rsidR="00E34D76" w:rsidRDefault="00E34D76" w:rsidP="00446612">
            <w:pPr>
              <w:pStyle w:val="BodyText"/>
              <w:spacing w:after="0"/>
            </w:pPr>
            <w:r w:rsidRPr="00B96A6C">
              <w:rPr>
                <w:rFonts w:ascii="Consolas" w:hAnsi="Consolas" w:cs="Consolas"/>
              </w:rPr>
              <w:t>(</w:t>
            </w:r>
            <w:r w:rsidR="00446612">
              <w:rPr>
                <w:rFonts w:ascii="Consolas" w:hAnsi="Consolas" w:cs="Consolas"/>
              </w:rPr>
              <w:t>n-</w:t>
            </w:r>
            <w:proofErr w:type="gramStart"/>
            <w:r w:rsidR="00446612">
              <w:rPr>
                <w:rFonts w:ascii="Consolas" w:hAnsi="Consolas" w:cs="Consolas"/>
              </w:rPr>
              <w:t>n</w:t>
            </w:r>
            <w:r w:rsidRPr="00B96A6C">
              <w:rPr>
                <w:rFonts w:ascii="Consolas" w:hAnsi="Consolas" w:cs="Consolas"/>
              </w:rPr>
              <w:t>)</w:t>
            </w:r>
            <w:r>
              <w:t xml:space="preserve">  </w:t>
            </w:r>
            <w:r w:rsidR="00446612">
              <w:t>1</w:t>
            </w:r>
            <w:proofErr w:type="gramEnd"/>
            <w:r w:rsidR="00446612">
              <w:t>'s complement inversion of full 18 bits</w:t>
            </w:r>
            <w:r w:rsidR="004C5495">
              <w:t>, modulo 2</w:t>
            </w:r>
            <w:r w:rsidR="004C5495" w:rsidRPr="00802B3A">
              <w:rPr>
                <w:vertAlign w:val="superscript"/>
              </w:rPr>
              <w:t>16</w:t>
            </w:r>
            <w:r w:rsidR="00446612">
              <w:t>.</w:t>
            </w:r>
          </w:p>
        </w:tc>
      </w:tr>
      <w:tr w:rsidR="00E34D76" w14:paraId="63A9AB7B" w14:textId="77777777" w:rsidTr="004369E5">
        <w:tc>
          <w:tcPr>
            <w:tcW w:w="1188" w:type="dxa"/>
          </w:tcPr>
          <w:p w14:paraId="67177C34" w14:textId="77777777" w:rsidR="00E34D76" w:rsidRPr="004369E5" w:rsidRDefault="00D60B54" w:rsidP="004369E5">
            <w:pPr>
              <w:pStyle w:val="BodyText"/>
              <w:spacing w:after="0"/>
              <w:rPr>
                <w:rFonts w:ascii="Consolas" w:hAnsi="Consolas" w:cs="Consolas"/>
              </w:rPr>
            </w:pPr>
            <w:r>
              <w:rPr>
                <w:rFonts w:ascii="Consolas" w:hAnsi="Consolas" w:cs="Consolas"/>
              </w:rPr>
              <w:t>'</w:t>
            </w:r>
            <w:proofErr w:type="gramStart"/>
            <w:r w:rsidR="00E34D76">
              <w:rPr>
                <w:rFonts w:ascii="Consolas" w:hAnsi="Consolas" w:cs="Consolas"/>
              </w:rPr>
              <w:t>zeq</w:t>
            </w:r>
            <w:proofErr w:type="gramEnd"/>
          </w:p>
        </w:tc>
        <w:tc>
          <w:tcPr>
            <w:tcW w:w="1170" w:type="dxa"/>
          </w:tcPr>
          <w:p w14:paraId="0B04B5AE" w14:textId="77777777" w:rsidR="00E34D76" w:rsidRPr="004369E5" w:rsidRDefault="00D60B54" w:rsidP="004369E5">
            <w:pPr>
              <w:pStyle w:val="BodyText"/>
              <w:spacing w:after="0"/>
              <w:rPr>
                <w:rFonts w:ascii="Consolas" w:hAnsi="Consolas" w:cs="Consolas"/>
              </w:rPr>
            </w:pPr>
            <w:r>
              <w:rPr>
                <w:rFonts w:ascii="Consolas" w:hAnsi="Consolas" w:cs="Consolas"/>
              </w:rPr>
              <w:t>0=</w:t>
            </w:r>
          </w:p>
        </w:tc>
        <w:tc>
          <w:tcPr>
            <w:tcW w:w="7578" w:type="dxa"/>
          </w:tcPr>
          <w:p w14:paraId="4EBA7F12" w14:textId="77777777" w:rsidR="00E34D76" w:rsidRDefault="00446612" w:rsidP="00826CB8">
            <w:pPr>
              <w:pStyle w:val="BodyText"/>
              <w:spacing w:after="0"/>
            </w:pPr>
            <w:r w:rsidRPr="00B96A6C">
              <w:rPr>
                <w:rFonts w:ascii="Consolas" w:hAnsi="Consolas" w:cs="Consolas"/>
              </w:rPr>
              <w:t>(</w:t>
            </w:r>
            <w:r>
              <w:rPr>
                <w:rFonts w:ascii="Consolas" w:hAnsi="Consolas" w:cs="Consolas"/>
              </w:rPr>
              <w:t>n-</w:t>
            </w:r>
            <w:proofErr w:type="gramStart"/>
            <w:r w:rsidR="00826CB8">
              <w:rPr>
                <w:rFonts w:ascii="Consolas" w:hAnsi="Consolas" w:cs="Consolas"/>
              </w:rPr>
              <w:t>f</w:t>
            </w:r>
            <w:r w:rsidRPr="00B96A6C">
              <w:rPr>
                <w:rFonts w:ascii="Consolas" w:hAnsi="Consolas" w:cs="Consolas"/>
              </w:rPr>
              <w:t>)</w:t>
            </w:r>
            <w:r>
              <w:t xml:space="preserve">  </w:t>
            </w:r>
            <w:r w:rsidR="00826CB8">
              <w:t>Classical</w:t>
            </w:r>
            <w:proofErr w:type="gramEnd"/>
            <w:r w:rsidR="00826CB8">
              <w:t xml:space="preserve"> Forth  </w:t>
            </w:r>
            <w:r w:rsidR="00826CB8">
              <w:rPr>
                <w:rFonts w:ascii="Consolas" w:hAnsi="Consolas" w:cs="Consolas"/>
              </w:rPr>
              <w:t xml:space="preserve">0= </w:t>
            </w:r>
            <w:r w:rsidR="00D60B54">
              <w:rPr>
                <w:rFonts w:ascii="Consolas" w:hAnsi="Consolas" w:cs="Consolas"/>
              </w:rPr>
              <w:t>(n-t)</w:t>
            </w:r>
            <w:r>
              <w:t>.</w:t>
            </w:r>
            <w:r w:rsidR="00D60B54">
              <w:t xml:space="preserve">  True is 16 1-bits.</w:t>
            </w:r>
          </w:p>
        </w:tc>
      </w:tr>
      <w:tr w:rsidR="00E34D76" w14:paraId="1F63A493" w14:textId="77777777" w:rsidTr="004369E5">
        <w:tc>
          <w:tcPr>
            <w:tcW w:w="1188" w:type="dxa"/>
          </w:tcPr>
          <w:p w14:paraId="7F2474A2" w14:textId="77777777" w:rsidR="00E34D76" w:rsidRPr="004369E5" w:rsidRDefault="00E34D76" w:rsidP="004369E5">
            <w:pPr>
              <w:pStyle w:val="BodyText"/>
              <w:spacing w:after="0"/>
              <w:rPr>
                <w:rFonts w:ascii="Consolas" w:hAnsi="Consolas" w:cs="Consolas"/>
              </w:rPr>
            </w:pPr>
            <w:r>
              <w:rPr>
                <w:rFonts w:ascii="Consolas" w:hAnsi="Consolas" w:cs="Consolas"/>
              </w:rPr>
              <w:t>'</w:t>
            </w:r>
            <w:proofErr w:type="gramStart"/>
            <w:r>
              <w:rPr>
                <w:rFonts w:ascii="Consolas" w:hAnsi="Consolas" w:cs="Consolas"/>
              </w:rPr>
              <w:t>zlt</w:t>
            </w:r>
            <w:proofErr w:type="gramEnd"/>
          </w:p>
        </w:tc>
        <w:tc>
          <w:tcPr>
            <w:tcW w:w="1170" w:type="dxa"/>
          </w:tcPr>
          <w:p w14:paraId="349B5AB8" w14:textId="77777777" w:rsidR="00E34D76" w:rsidRPr="004369E5" w:rsidRDefault="00FC7071" w:rsidP="004369E5">
            <w:pPr>
              <w:pStyle w:val="BodyText"/>
              <w:spacing w:after="0"/>
              <w:rPr>
                <w:rFonts w:ascii="Consolas" w:hAnsi="Consolas" w:cs="Consolas"/>
              </w:rPr>
            </w:pPr>
            <w:r w:rsidRPr="00D60B54">
              <w:rPr>
                <w:rFonts w:ascii="Consolas" w:hAnsi="Consolas" w:cs="Consolas"/>
              </w:rPr>
              <w:t>0&lt;</w:t>
            </w:r>
          </w:p>
        </w:tc>
        <w:tc>
          <w:tcPr>
            <w:tcW w:w="7578" w:type="dxa"/>
          </w:tcPr>
          <w:p w14:paraId="46F42607" w14:textId="77777777" w:rsidR="00E34D76" w:rsidRDefault="00446612" w:rsidP="00D60B54">
            <w:pPr>
              <w:pStyle w:val="BodyText"/>
              <w:spacing w:after="0"/>
            </w:pPr>
            <w:r w:rsidRPr="00B96A6C">
              <w:rPr>
                <w:rFonts w:ascii="Consolas" w:hAnsi="Consolas" w:cs="Consolas"/>
              </w:rPr>
              <w:t>(p</w:t>
            </w:r>
            <w:r>
              <w:rPr>
                <w:rFonts w:ascii="Consolas" w:hAnsi="Consolas" w:cs="Consolas"/>
              </w:rPr>
              <w:t>st</w:t>
            </w:r>
            <w:r w:rsidRPr="00B96A6C">
              <w:rPr>
                <w:rFonts w:ascii="Consolas" w:hAnsi="Consolas" w:cs="Consolas"/>
              </w:rPr>
              <w:t>-p</w:t>
            </w:r>
            <w:r>
              <w:rPr>
                <w:rFonts w:ascii="Consolas" w:hAnsi="Consolas" w:cs="Consolas"/>
              </w:rPr>
              <w:t>'3</w:t>
            </w:r>
            <w:proofErr w:type="gramStart"/>
            <w:r>
              <w:rPr>
                <w:rFonts w:ascii="Consolas" w:hAnsi="Consolas" w:cs="Consolas"/>
              </w:rPr>
              <w:t>w</w:t>
            </w:r>
            <w:r w:rsidRPr="00B96A6C">
              <w:rPr>
                <w:rFonts w:ascii="Consolas" w:hAnsi="Consolas" w:cs="Consolas"/>
              </w:rPr>
              <w:t>)</w:t>
            </w:r>
            <w:r>
              <w:t xml:space="preserve">  Classical</w:t>
            </w:r>
            <w:proofErr w:type="gramEnd"/>
            <w:r>
              <w:t xml:space="preserve"> Forth (inclusive)  </w:t>
            </w:r>
            <w:r>
              <w:rPr>
                <w:rFonts w:ascii="Consolas" w:hAnsi="Consolas" w:cs="Consolas"/>
              </w:rPr>
              <w:t>0&lt;</w:t>
            </w:r>
            <w:r w:rsidR="00D60B54">
              <w:rPr>
                <w:rFonts w:ascii="Consolas" w:hAnsi="Consolas" w:cs="Consolas"/>
              </w:rPr>
              <w:t xml:space="preserve"> (n-t).</w:t>
            </w:r>
            <w:r>
              <w:t xml:space="preserve"> </w:t>
            </w:r>
            <w:r w:rsidR="00D60B54">
              <w:t xml:space="preserve"> </w:t>
            </w:r>
            <w:r w:rsidR="004C5495">
              <w:t>True is 16 1-bits</w:t>
            </w:r>
            <w:r>
              <w:t>.</w:t>
            </w:r>
          </w:p>
        </w:tc>
      </w:tr>
      <w:tr w:rsidR="00E34D76" w14:paraId="54FC7DD9" w14:textId="77777777" w:rsidTr="004369E5">
        <w:tc>
          <w:tcPr>
            <w:tcW w:w="1188" w:type="dxa"/>
          </w:tcPr>
          <w:p w14:paraId="4CAD6090" w14:textId="77777777" w:rsidR="00E34D76" w:rsidRPr="004369E5" w:rsidRDefault="00E34D76" w:rsidP="004369E5">
            <w:pPr>
              <w:pStyle w:val="BodyText"/>
              <w:spacing w:after="0"/>
              <w:rPr>
                <w:rFonts w:ascii="Consolas" w:hAnsi="Consolas" w:cs="Consolas"/>
              </w:rPr>
            </w:pPr>
            <w:r>
              <w:rPr>
                <w:rFonts w:ascii="Consolas" w:hAnsi="Consolas" w:cs="Consolas"/>
              </w:rPr>
              <w:t>'um+</w:t>
            </w:r>
          </w:p>
        </w:tc>
        <w:tc>
          <w:tcPr>
            <w:tcW w:w="1170" w:type="dxa"/>
          </w:tcPr>
          <w:p w14:paraId="325E40E4" w14:textId="77777777" w:rsidR="00E34D76" w:rsidRPr="004369E5" w:rsidRDefault="00D60B54" w:rsidP="004369E5">
            <w:pPr>
              <w:pStyle w:val="BodyText"/>
              <w:spacing w:after="0"/>
              <w:rPr>
                <w:rFonts w:ascii="Consolas" w:hAnsi="Consolas" w:cs="Consolas"/>
              </w:rPr>
            </w:pPr>
            <w:r>
              <w:rPr>
                <w:rFonts w:ascii="Consolas" w:hAnsi="Consolas" w:cs="Consolas"/>
              </w:rPr>
              <w:t>UM+</w:t>
            </w:r>
          </w:p>
        </w:tc>
        <w:tc>
          <w:tcPr>
            <w:tcW w:w="7578" w:type="dxa"/>
          </w:tcPr>
          <w:p w14:paraId="64EC36BB" w14:textId="77777777" w:rsidR="00E34D76" w:rsidRDefault="004C5495" w:rsidP="004C055A">
            <w:pPr>
              <w:pStyle w:val="BodyText"/>
              <w:spacing w:after="0"/>
            </w:pPr>
            <w:r w:rsidRPr="00B96A6C">
              <w:rPr>
                <w:rFonts w:ascii="Consolas" w:hAnsi="Consolas" w:cs="Consolas"/>
              </w:rPr>
              <w:t>(</w:t>
            </w:r>
            <w:r>
              <w:rPr>
                <w:rFonts w:ascii="Consolas" w:hAnsi="Consolas" w:cs="Consolas"/>
              </w:rPr>
              <w:t>uu-</w:t>
            </w:r>
            <w:proofErr w:type="gramStart"/>
            <w:r>
              <w:rPr>
                <w:rFonts w:ascii="Consolas" w:hAnsi="Consolas" w:cs="Consolas"/>
              </w:rPr>
              <w:t>uc</w:t>
            </w:r>
            <w:r w:rsidRPr="00B96A6C">
              <w:rPr>
                <w:rFonts w:ascii="Consolas" w:hAnsi="Consolas" w:cs="Consolas"/>
              </w:rPr>
              <w:t>)</w:t>
            </w:r>
            <w:r w:rsidR="00826CB8">
              <w:t xml:space="preserve">  17</w:t>
            </w:r>
            <w:proofErr w:type="gramEnd"/>
            <w:r w:rsidR="00826CB8">
              <w:t>-bit sum of 16-bit numbers</w:t>
            </w:r>
            <w:r>
              <w:t>.</w:t>
            </w:r>
          </w:p>
        </w:tc>
      </w:tr>
      <w:tr w:rsidR="00E34D76" w14:paraId="4B783E75" w14:textId="77777777" w:rsidTr="004369E5">
        <w:tc>
          <w:tcPr>
            <w:tcW w:w="1188" w:type="dxa"/>
          </w:tcPr>
          <w:p w14:paraId="7574C678" w14:textId="77777777" w:rsidR="00E34D76" w:rsidRPr="004369E5" w:rsidRDefault="00E34D76" w:rsidP="004369E5">
            <w:pPr>
              <w:pStyle w:val="BodyText"/>
              <w:spacing w:after="0"/>
              <w:rPr>
                <w:rFonts w:ascii="Consolas" w:hAnsi="Consolas" w:cs="Consolas"/>
              </w:rPr>
            </w:pPr>
            <w:r>
              <w:rPr>
                <w:rFonts w:ascii="Consolas" w:hAnsi="Consolas" w:cs="Consolas"/>
              </w:rPr>
              <w:t>'</w:t>
            </w:r>
            <w:proofErr w:type="gramStart"/>
            <w:r>
              <w:rPr>
                <w:rFonts w:ascii="Consolas" w:hAnsi="Consolas" w:cs="Consolas"/>
              </w:rPr>
              <w:t>nop</w:t>
            </w:r>
            <w:proofErr w:type="gramEnd"/>
          </w:p>
        </w:tc>
        <w:tc>
          <w:tcPr>
            <w:tcW w:w="1170" w:type="dxa"/>
          </w:tcPr>
          <w:p w14:paraId="1BEEE53A" w14:textId="77777777" w:rsidR="00FC7071" w:rsidRPr="00B75C91" w:rsidRDefault="00D60B54" w:rsidP="00FC7071">
            <w:pPr>
              <w:pStyle w:val="BodyText"/>
              <w:spacing w:after="0"/>
              <w:rPr>
                <w:rFonts w:ascii="Consolas" w:hAnsi="Consolas" w:cs="Consolas"/>
                <w:highlight w:val="yellow"/>
              </w:rPr>
            </w:pPr>
            <w:r w:rsidRPr="00D60B54">
              <w:rPr>
                <w:rFonts w:ascii="Consolas" w:hAnsi="Consolas" w:cs="Consolas"/>
              </w:rPr>
              <w:t>NOP</w:t>
            </w:r>
          </w:p>
        </w:tc>
        <w:tc>
          <w:tcPr>
            <w:tcW w:w="7578" w:type="dxa"/>
          </w:tcPr>
          <w:p w14:paraId="36DCB0D2" w14:textId="77777777" w:rsidR="00E34D76" w:rsidRDefault="00826CB8" w:rsidP="004369E5">
            <w:pPr>
              <w:pStyle w:val="BodyText"/>
              <w:spacing w:after="0"/>
            </w:pPr>
            <w:r>
              <w:t>Truly does nothing.</w:t>
            </w:r>
          </w:p>
        </w:tc>
      </w:tr>
      <w:tr w:rsidR="00E34D76" w14:paraId="47F4598F" w14:textId="77777777" w:rsidTr="004369E5">
        <w:tc>
          <w:tcPr>
            <w:tcW w:w="1188" w:type="dxa"/>
          </w:tcPr>
          <w:p w14:paraId="5F00E3FF" w14:textId="77777777" w:rsidR="00E34D76" w:rsidRPr="004369E5" w:rsidRDefault="00F944C0" w:rsidP="004369E5">
            <w:pPr>
              <w:pStyle w:val="BodyText"/>
              <w:spacing w:after="0"/>
              <w:rPr>
                <w:rFonts w:ascii="Consolas" w:hAnsi="Consolas" w:cs="Consolas"/>
              </w:rPr>
            </w:pPr>
            <w:r>
              <w:rPr>
                <w:rFonts w:ascii="Consolas" w:hAnsi="Consolas" w:cs="Consolas"/>
              </w:rPr>
              <w:t>'</w:t>
            </w:r>
            <w:r w:rsidR="00E34D76">
              <w:rPr>
                <w:rFonts w:ascii="Consolas" w:hAnsi="Consolas" w:cs="Consolas"/>
              </w:rPr>
              <w:t>-</w:t>
            </w:r>
          </w:p>
        </w:tc>
        <w:tc>
          <w:tcPr>
            <w:tcW w:w="1170" w:type="dxa"/>
          </w:tcPr>
          <w:p w14:paraId="40379124" w14:textId="77777777" w:rsidR="00E34D76" w:rsidRPr="004369E5" w:rsidRDefault="00F944C0" w:rsidP="004369E5">
            <w:pPr>
              <w:pStyle w:val="BodyText"/>
              <w:spacing w:after="0"/>
              <w:rPr>
                <w:rFonts w:ascii="Consolas" w:hAnsi="Consolas" w:cs="Consolas"/>
              </w:rPr>
            </w:pPr>
            <w:r>
              <w:rPr>
                <w:rFonts w:ascii="Consolas" w:hAnsi="Consolas" w:cs="Consolas"/>
              </w:rPr>
              <w:t>-</w:t>
            </w:r>
          </w:p>
        </w:tc>
        <w:tc>
          <w:tcPr>
            <w:tcW w:w="7578" w:type="dxa"/>
          </w:tcPr>
          <w:p w14:paraId="2EC7F44F" w14:textId="77777777" w:rsidR="00E34D76" w:rsidRDefault="006F6B4B" w:rsidP="006F6B4B">
            <w:pPr>
              <w:pStyle w:val="BodyText"/>
              <w:spacing w:after="0"/>
            </w:pPr>
            <w:r w:rsidRPr="00B96A6C">
              <w:rPr>
                <w:rFonts w:ascii="Consolas" w:hAnsi="Consolas" w:cs="Consolas"/>
              </w:rPr>
              <w:t>(</w:t>
            </w:r>
            <w:r>
              <w:rPr>
                <w:rFonts w:ascii="Consolas" w:hAnsi="Consolas" w:cs="Consolas"/>
              </w:rPr>
              <w:t>pst-p'3</w:t>
            </w:r>
            <w:proofErr w:type="gramStart"/>
            <w:r>
              <w:rPr>
                <w:rFonts w:ascii="Consolas" w:hAnsi="Consolas" w:cs="Consolas"/>
              </w:rPr>
              <w:t>n</w:t>
            </w:r>
            <w:r w:rsidRPr="00B96A6C">
              <w:rPr>
                <w:rFonts w:ascii="Consolas" w:hAnsi="Consolas" w:cs="Consolas"/>
              </w:rPr>
              <w:t>)</w:t>
            </w:r>
            <w:r>
              <w:t xml:space="preserve">  Classical</w:t>
            </w:r>
            <w:proofErr w:type="gramEnd"/>
            <w:r>
              <w:t xml:space="preserve"> Forth  </w:t>
            </w:r>
            <w:r>
              <w:rPr>
                <w:rFonts w:ascii="Consolas" w:hAnsi="Consolas" w:cs="Consolas"/>
              </w:rPr>
              <w:t xml:space="preserve">- </w:t>
            </w:r>
            <w:r w:rsidR="00F944C0">
              <w:rPr>
                <w:rFonts w:ascii="Consolas" w:hAnsi="Consolas" w:cs="Consolas"/>
              </w:rPr>
              <w:t>(nn-n)</w:t>
            </w:r>
            <w:r w:rsidR="00622CC0">
              <w:t>.</w:t>
            </w:r>
          </w:p>
        </w:tc>
      </w:tr>
      <w:tr w:rsidR="00622CC0" w14:paraId="2F293716" w14:textId="77777777" w:rsidTr="004369E5">
        <w:tc>
          <w:tcPr>
            <w:tcW w:w="1188" w:type="dxa"/>
          </w:tcPr>
          <w:p w14:paraId="041C9B25" w14:textId="77777777" w:rsidR="00622CC0" w:rsidRPr="003C04EA" w:rsidRDefault="00F944C0" w:rsidP="00097AC8">
            <w:r>
              <w:t>'</w:t>
            </w:r>
            <w:r w:rsidR="00622CC0" w:rsidRPr="003C04EA">
              <w:t>+</w:t>
            </w:r>
          </w:p>
        </w:tc>
        <w:tc>
          <w:tcPr>
            <w:tcW w:w="1170" w:type="dxa"/>
          </w:tcPr>
          <w:p w14:paraId="587885E6" w14:textId="77777777" w:rsidR="00622CC0" w:rsidRPr="003C04EA" w:rsidRDefault="00622CC0" w:rsidP="00097AC8">
            <w:r w:rsidRPr="00F944C0">
              <w:t>+</w:t>
            </w:r>
          </w:p>
        </w:tc>
        <w:tc>
          <w:tcPr>
            <w:tcW w:w="7578" w:type="dxa"/>
          </w:tcPr>
          <w:p w14:paraId="22B5AFE2" w14:textId="77777777" w:rsidR="00622CC0" w:rsidRDefault="00622CC0" w:rsidP="00097AC8">
            <w:r w:rsidRPr="003C04EA">
              <w:t>(pst-p'3</w:t>
            </w:r>
            <w:proofErr w:type="gramStart"/>
            <w:r w:rsidRPr="003C04EA">
              <w:t>n)  Classical</w:t>
            </w:r>
            <w:proofErr w:type="gramEnd"/>
            <w:r w:rsidRPr="003C04EA">
              <w:t xml:space="preserve"> Forth  + </w:t>
            </w:r>
            <w:r w:rsidR="00F944C0">
              <w:t>(nn-n)</w:t>
            </w:r>
            <w:r w:rsidRPr="003C04EA">
              <w:t>.</w:t>
            </w:r>
          </w:p>
        </w:tc>
      </w:tr>
    </w:tbl>
    <w:p w14:paraId="5B33137E" w14:textId="77777777" w:rsidR="004369E5" w:rsidRDefault="004369E5" w:rsidP="004369E5">
      <w:pPr>
        <w:pStyle w:val="BodyText"/>
      </w:pPr>
    </w:p>
    <w:p w14:paraId="517FB412" w14:textId="77777777" w:rsidR="00493CE8" w:rsidRDefault="00493CE8" w:rsidP="00493CE8">
      <w:pPr>
        <w:pStyle w:val="Heading3"/>
      </w:pPr>
      <w:bookmarkStart w:id="44" w:name="_Toc119166798"/>
      <w:r>
        <w:t>Stack Down Node (006)</w:t>
      </w:r>
      <w:bookmarkEnd w:id="44"/>
    </w:p>
    <w:p w14:paraId="2B2BF493" w14:textId="77777777" w:rsidR="00493CE8" w:rsidRDefault="00493CE8" w:rsidP="00493CE8">
      <w:pPr>
        <w:pStyle w:val="BodyText"/>
      </w:pPr>
      <w:r>
        <w:t xml:space="preserve">This node contains overflow functions from </w:t>
      </w:r>
      <w:r w:rsidR="00D062CA">
        <w:t>Stack</w:t>
      </w:r>
      <w:r>
        <w:t xml:space="preserve"> with room left for application functions.  Its register assignments are:</w:t>
      </w:r>
    </w:p>
    <w:p w14:paraId="505283AB" w14:textId="77777777" w:rsidR="00493CE8" w:rsidRDefault="00493CE8" w:rsidP="00493CE8">
      <w:pPr>
        <w:pStyle w:val="BodyText"/>
        <w:numPr>
          <w:ilvl w:val="0"/>
          <w:numId w:val="10"/>
        </w:numPr>
        <w:spacing w:after="0"/>
      </w:pPr>
      <w:proofErr w:type="gramStart"/>
      <w:r>
        <w:rPr>
          <w:b/>
        </w:rPr>
        <w:t>B</w:t>
      </w:r>
      <w:r>
        <w:t xml:space="preserve">  is</w:t>
      </w:r>
      <w:proofErr w:type="gramEnd"/>
      <w:r>
        <w:t xml:space="preserve"> the port address (</w:t>
      </w:r>
      <w:r>
        <w:rPr>
          <w:rFonts w:ascii="Consolas" w:hAnsi="Consolas" w:cs="Consolas"/>
        </w:rPr>
        <w:t>down</w:t>
      </w:r>
      <w:r>
        <w:t xml:space="preserve">) for the </w:t>
      </w:r>
      <w:r w:rsidR="00D062CA">
        <w:t>Stack</w:t>
      </w:r>
      <w:r>
        <w:t xml:space="preserve"> node (10</w:t>
      </w:r>
      <w:r w:rsidR="00D062CA">
        <w:t>6</w:t>
      </w:r>
      <w:r>
        <w:t>).</w:t>
      </w:r>
    </w:p>
    <w:p w14:paraId="08920FEA" w14:textId="77777777" w:rsidR="00493CE8" w:rsidRDefault="00493CE8" w:rsidP="00493CE8">
      <w:pPr>
        <w:pStyle w:val="BodyText"/>
        <w:numPr>
          <w:ilvl w:val="0"/>
          <w:numId w:val="10"/>
        </w:numPr>
      </w:pPr>
      <w:proofErr w:type="gramStart"/>
      <w:r w:rsidRPr="00AF420B">
        <w:rPr>
          <w:b/>
        </w:rPr>
        <w:t>A</w:t>
      </w:r>
      <w:r>
        <w:t xml:space="preserve">  and</w:t>
      </w:r>
      <w:proofErr w:type="gramEnd"/>
      <w:r>
        <w:t xml:space="preserve"> the carry flag are reserved for math routines and may be used to hold state between commands.</w:t>
      </w:r>
    </w:p>
    <w:p w14:paraId="667940D9" w14:textId="77777777" w:rsidR="00CB0A4B" w:rsidRDefault="00CB0A4B" w:rsidP="00CB0A4B">
      <w:pPr>
        <w:pStyle w:val="BodyText"/>
      </w:pPr>
      <w:r>
        <w:t xml:space="preserve">As a coprocessor node, it is continually executing </w:t>
      </w:r>
      <w:proofErr w:type="gramStart"/>
      <w:r>
        <w:t>the  idle</w:t>
      </w:r>
      <w:proofErr w:type="gramEnd"/>
      <w:r>
        <w:t xml:space="preserve">  routine.  Its primitives and routines are:</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75"/>
        <w:gridCol w:w="1163"/>
        <w:gridCol w:w="7352"/>
      </w:tblGrid>
      <w:tr w:rsidR="00493CE8" w14:paraId="18A6A822" w14:textId="77777777" w:rsidTr="00CB0A4B">
        <w:tc>
          <w:tcPr>
            <w:tcW w:w="1188" w:type="dxa"/>
            <w:tcBorders>
              <w:top w:val="single" w:sz="12" w:space="0" w:color="auto"/>
              <w:bottom w:val="single" w:sz="12" w:space="0" w:color="auto"/>
            </w:tcBorders>
          </w:tcPr>
          <w:p w14:paraId="54B9B18D" w14:textId="77777777" w:rsidR="00493CE8" w:rsidRDefault="00493CE8" w:rsidP="00CB0A4B">
            <w:pPr>
              <w:pStyle w:val="BodyText"/>
              <w:spacing w:after="0"/>
            </w:pPr>
            <w:r>
              <w:t>F18 Symbol</w:t>
            </w:r>
          </w:p>
        </w:tc>
        <w:tc>
          <w:tcPr>
            <w:tcW w:w="1170" w:type="dxa"/>
            <w:tcBorders>
              <w:top w:val="single" w:sz="12" w:space="0" w:color="auto"/>
              <w:bottom w:val="single" w:sz="12" w:space="0" w:color="auto"/>
            </w:tcBorders>
          </w:tcPr>
          <w:p w14:paraId="72DD5D90" w14:textId="77777777" w:rsidR="00493CE8" w:rsidRDefault="00493CE8" w:rsidP="00CB0A4B">
            <w:pPr>
              <w:pStyle w:val="BodyText"/>
              <w:spacing w:after="0"/>
            </w:pPr>
            <w:r>
              <w:t>pF Symbol</w:t>
            </w:r>
          </w:p>
        </w:tc>
        <w:tc>
          <w:tcPr>
            <w:tcW w:w="7578" w:type="dxa"/>
            <w:tcBorders>
              <w:top w:val="single" w:sz="12" w:space="0" w:color="auto"/>
              <w:bottom w:val="single" w:sz="12" w:space="0" w:color="auto"/>
            </w:tcBorders>
          </w:tcPr>
          <w:p w14:paraId="315B5A5E" w14:textId="77777777" w:rsidR="00493CE8" w:rsidRDefault="00493CE8" w:rsidP="00CB0A4B">
            <w:pPr>
              <w:pStyle w:val="BodyText"/>
              <w:spacing w:after="0"/>
            </w:pPr>
            <w:r>
              <w:t>Function</w:t>
            </w:r>
          </w:p>
        </w:tc>
      </w:tr>
      <w:tr w:rsidR="00493CE8" w14:paraId="61305581" w14:textId="77777777" w:rsidTr="00CB0A4B">
        <w:tc>
          <w:tcPr>
            <w:tcW w:w="1188" w:type="dxa"/>
          </w:tcPr>
          <w:p w14:paraId="4C8CEDFA" w14:textId="77777777" w:rsidR="00493CE8" w:rsidRPr="004369E5" w:rsidRDefault="00493CE8" w:rsidP="00CB0A4B">
            <w:pPr>
              <w:pStyle w:val="BodyText"/>
              <w:spacing w:after="0"/>
              <w:rPr>
                <w:rFonts w:ascii="Consolas" w:hAnsi="Consolas" w:cs="Consolas"/>
              </w:rPr>
            </w:pPr>
            <w:r>
              <w:rPr>
                <w:rFonts w:ascii="Consolas" w:hAnsi="Consolas" w:cs="Consolas"/>
              </w:rPr>
              <w:t>xqt</w:t>
            </w:r>
          </w:p>
        </w:tc>
        <w:tc>
          <w:tcPr>
            <w:tcW w:w="1170" w:type="dxa"/>
          </w:tcPr>
          <w:p w14:paraId="5592708D" w14:textId="77777777" w:rsidR="00493CE8" w:rsidRPr="004369E5" w:rsidRDefault="00493CE8" w:rsidP="00CB0A4B">
            <w:pPr>
              <w:pStyle w:val="BodyText"/>
              <w:spacing w:after="0"/>
              <w:rPr>
                <w:rFonts w:ascii="Consolas" w:hAnsi="Consolas" w:cs="Consolas"/>
              </w:rPr>
            </w:pPr>
            <w:r>
              <w:rPr>
                <w:rFonts w:ascii="Consolas" w:hAnsi="Consolas" w:cs="Consolas"/>
              </w:rPr>
              <w:t>---</w:t>
            </w:r>
          </w:p>
        </w:tc>
        <w:tc>
          <w:tcPr>
            <w:tcW w:w="7578" w:type="dxa"/>
          </w:tcPr>
          <w:p w14:paraId="6DF4BE2A" w14:textId="77777777" w:rsidR="00493CE8" w:rsidRDefault="00493CE8" w:rsidP="00CB0A4B">
            <w:pPr>
              <w:pStyle w:val="BodyText"/>
              <w:spacing w:after="0"/>
            </w:pPr>
          </w:p>
        </w:tc>
      </w:tr>
      <w:tr w:rsidR="00493CE8" w14:paraId="4C870829" w14:textId="77777777" w:rsidTr="00CB0A4B">
        <w:tc>
          <w:tcPr>
            <w:tcW w:w="1188" w:type="dxa"/>
          </w:tcPr>
          <w:p w14:paraId="164D26A2" w14:textId="77777777" w:rsidR="00493CE8" w:rsidRPr="004369E5" w:rsidRDefault="00493CE8" w:rsidP="00CB0A4B">
            <w:pPr>
              <w:pStyle w:val="BodyText"/>
              <w:spacing w:after="0"/>
              <w:rPr>
                <w:rFonts w:ascii="Consolas" w:hAnsi="Consolas" w:cs="Consolas"/>
              </w:rPr>
            </w:pPr>
            <w:r>
              <w:rPr>
                <w:rFonts w:ascii="Consolas" w:hAnsi="Consolas" w:cs="Consolas"/>
              </w:rPr>
              <w:t>idle</w:t>
            </w:r>
          </w:p>
        </w:tc>
        <w:tc>
          <w:tcPr>
            <w:tcW w:w="1170" w:type="dxa"/>
          </w:tcPr>
          <w:p w14:paraId="28CFD67E" w14:textId="77777777" w:rsidR="00493CE8" w:rsidRPr="004369E5" w:rsidRDefault="00493CE8" w:rsidP="00CB0A4B">
            <w:pPr>
              <w:pStyle w:val="BodyText"/>
              <w:spacing w:after="0"/>
              <w:rPr>
                <w:rFonts w:ascii="Consolas" w:hAnsi="Consolas" w:cs="Consolas"/>
              </w:rPr>
            </w:pPr>
            <w:r>
              <w:rPr>
                <w:rFonts w:ascii="Consolas" w:hAnsi="Consolas" w:cs="Consolas"/>
              </w:rPr>
              <w:t>---</w:t>
            </w:r>
          </w:p>
        </w:tc>
        <w:tc>
          <w:tcPr>
            <w:tcW w:w="7578" w:type="dxa"/>
          </w:tcPr>
          <w:p w14:paraId="486457BF" w14:textId="77777777" w:rsidR="00493CE8" w:rsidRDefault="00493CE8" w:rsidP="00CB0A4B">
            <w:pPr>
              <w:pStyle w:val="BodyText"/>
              <w:spacing w:after="0"/>
            </w:pPr>
          </w:p>
        </w:tc>
      </w:tr>
      <w:tr w:rsidR="00FE7E29" w14:paraId="5CD7B5A4" w14:textId="77777777" w:rsidTr="00A65E3C">
        <w:tc>
          <w:tcPr>
            <w:tcW w:w="1188" w:type="dxa"/>
          </w:tcPr>
          <w:p w14:paraId="7350FB90" w14:textId="77777777" w:rsidR="00FE7E29" w:rsidRPr="004369E5" w:rsidRDefault="00FE7E29" w:rsidP="00A65E3C">
            <w:pPr>
              <w:pStyle w:val="BodyText"/>
              <w:spacing w:after="0"/>
              <w:rPr>
                <w:rFonts w:ascii="Consolas" w:hAnsi="Consolas" w:cs="Consolas"/>
              </w:rPr>
            </w:pPr>
            <w:r>
              <w:rPr>
                <w:rFonts w:ascii="Consolas" w:hAnsi="Consolas" w:cs="Consolas"/>
              </w:rPr>
              <w:t>''s</w:t>
            </w:r>
          </w:p>
        </w:tc>
        <w:tc>
          <w:tcPr>
            <w:tcW w:w="1170" w:type="dxa"/>
          </w:tcPr>
          <w:p w14:paraId="04CFA805" w14:textId="77777777" w:rsidR="00FE7E29" w:rsidRPr="004369E5" w:rsidRDefault="00FE7E29" w:rsidP="00A65E3C">
            <w:pPr>
              <w:pStyle w:val="BodyText"/>
              <w:spacing w:after="0"/>
              <w:rPr>
                <w:rFonts w:ascii="Consolas" w:hAnsi="Consolas" w:cs="Consolas"/>
              </w:rPr>
            </w:pPr>
            <w:r>
              <w:rPr>
                <w:rFonts w:ascii="Consolas" w:hAnsi="Consolas" w:cs="Consolas"/>
              </w:rPr>
              <w:t>'S</w:t>
            </w:r>
          </w:p>
        </w:tc>
        <w:tc>
          <w:tcPr>
            <w:tcW w:w="7578" w:type="dxa"/>
          </w:tcPr>
          <w:p w14:paraId="2D6D8017" w14:textId="77777777" w:rsidR="00FE7E29" w:rsidRDefault="00FE7E29" w:rsidP="00CA7B24">
            <w:pPr>
              <w:pStyle w:val="BodyText"/>
              <w:spacing w:after="0"/>
            </w:pPr>
            <w:r>
              <w:t xml:space="preserve">Executes in stack node:  </w:t>
            </w:r>
            <w:r>
              <w:rPr>
                <w:rFonts w:ascii="Consolas" w:hAnsi="Consolas" w:cs="Consolas"/>
              </w:rPr>
              <w:t>'sp@ (</w:t>
            </w:r>
            <w:r w:rsidRPr="004D4DAE">
              <w:rPr>
                <w:rFonts w:ascii="Consolas" w:hAnsi="Consolas" w:cs="Consolas"/>
              </w:rPr>
              <w:t>pst-p'tp</w:t>
            </w:r>
            <w:proofErr w:type="gramStart"/>
            <w:r w:rsidRPr="004D4DAE">
              <w:rPr>
                <w:rFonts w:ascii="Consolas" w:hAnsi="Consolas" w:cs="Consolas"/>
              </w:rPr>
              <w:t>")</w:t>
            </w:r>
            <w:r>
              <w:t xml:space="preserve">  Classical</w:t>
            </w:r>
            <w:proofErr w:type="gramEnd"/>
            <w:r>
              <w:t xml:space="preserve"> Forth  </w:t>
            </w:r>
            <w:r w:rsidRPr="004D4DAE">
              <w:rPr>
                <w:rFonts w:ascii="Consolas" w:hAnsi="Consolas" w:cs="Consolas"/>
              </w:rPr>
              <w:t>'S</w:t>
            </w:r>
            <w:r>
              <w:t xml:space="preserve"> </w:t>
            </w:r>
            <w:r w:rsidR="00CA7B24" w:rsidRPr="006E0CC9">
              <w:rPr>
                <w:rFonts w:ascii="Consolas" w:hAnsi="Consolas" w:cs="Consolas"/>
              </w:rPr>
              <w:t>(</w:t>
            </w:r>
            <w:r w:rsidR="00CA7B24">
              <w:rPr>
                <w:rFonts w:ascii="Consolas" w:hAnsi="Consolas" w:cs="Consolas"/>
              </w:rPr>
              <w:t>-a</w:t>
            </w:r>
            <w:r w:rsidR="00CA7B24" w:rsidRPr="006E0CC9">
              <w:rPr>
                <w:rFonts w:ascii="Consolas" w:hAnsi="Consolas" w:cs="Consolas"/>
              </w:rPr>
              <w:t>)</w:t>
            </w:r>
            <w:r>
              <w:t xml:space="preserve">.  Pushes stack pointer which is the external memory address at which the </w:t>
            </w:r>
            <w:proofErr w:type="gramStart"/>
            <w:r>
              <w:t xml:space="preserve">initial  </w:t>
            </w:r>
            <w:r w:rsidRPr="00BE078E">
              <w:rPr>
                <w:rFonts w:ascii="Consolas" w:hAnsi="Consolas" w:cs="Consolas"/>
                <w:b/>
              </w:rPr>
              <w:t>t</w:t>
            </w:r>
            <w:proofErr w:type="gramEnd"/>
            <w:r>
              <w:t xml:space="preserve">  would be stored.</w:t>
            </w:r>
          </w:p>
        </w:tc>
      </w:tr>
      <w:tr w:rsidR="00493CE8" w14:paraId="43CCE773" w14:textId="77777777" w:rsidTr="00CB0A4B">
        <w:tc>
          <w:tcPr>
            <w:tcW w:w="1188" w:type="dxa"/>
          </w:tcPr>
          <w:p w14:paraId="5A6032C3" w14:textId="77777777" w:rsidR="00493CE8" w:rsidRPr="004369E5" w:rsidRDefault="00FE7E29" w:rsidP="00CB0A4B">
            <w:pPr>
              <w:pStyle w:val="BodyText"/>
              <w:spacing w:after="0"/>
              <w:rPr>
                <w:rFonts w:ascii="Consolas" w:hAnsi="Consolas" w:cs="Consolas"/>
              </w:rPr>
            </w:pPr>
            <w:r>
              <w:rPr>
                <w:rFonts w:ascii="Consolas" w:hAnsi="Consolas" w:cs="Consolas"/>
              </w:rPr>
              <w:t>43xp</w:t>
            </w:r>
          </w:p>
        </w:tc>
        <w:tc>
          <w:tcPr>
            <w:tcW w:w="1170" w:type="dxa"/>
          </w:tcPr>
          <w:p w14:paraId="3788490B" w14:textId="77777777" w:rsidR="00493CE8" w:rsidRPr="004369E5" w:rsidRDefault="00FE7E29" w:rsidP="00CB0A4B">
            <w:pPr>
              <w:pStyle w:val="BodyText"/>
              <w:spacing w:after="0"/>
              <w:rPr>
                <w:rFonts w:ascii="Consolas" w:hAnsi="Consolas" w:cs="Consolas"/>
              </w:rPr>
            </w:pPr>
            <w:r>
              <w:rPr>
                <w:rFonts w:ascii="Consolas" w:hAnsi="Consolas" w:cs="Consolas"/>
              </w:rPr>
              <w:t>---</w:t>
            </w:r>
          </w:p>
        </w:tc>
        <w:tc>
          <w:tcPr>
            <w:tcW w:w="7578" w:type="dxa"/>
          </w:tcPr>
          <w:p w14:paraId="0266FB8C" w14:textId="77777777" w:rsidR="00493CE8" w:rsidRDefault="00FE7E29" w:rsidP="00CB0A4B">
            <w:pPr>
              <w:pStyle w:val="BodyText"/>
              <w:spacing w:after="0"/>
            </w:pPr>
            <w:r w:rsidRPr="00CA1873">
              <w:rPr>
                <w:rFonts w:ascii="Consolas" w:hAnsi="Consolas" w:cs="Consolas"/>
              </w:rPr>
              <w:t>(</w:t>
            </w:r>
            <w:proofErr w:type="gramStart"/>
            <w:r w:rsidRPr="00CA1873">
              <w:rPr>
                <w:rFonts w:ascii="Consolas" w:hAnsi="Consolas" w:cs="Consolas"/>
              </w:rPr>
              <w:t>op)</w:t>
            </w:r>
            <w:r>
              <w:t xml:space="preserve">  Internal</w:t>
            </w:r>
            <w:proofErr w:type="gramEnd"/>
            <w:r>
              <w:t xml:space="preserve"> function that commands stack node to do its pop43 (pst-p43st), then execute the instruction word given (</w:t>
            </w:r>
            <w:r w:rsidRPr="00BE078E">
              <w:rPr>
                <w:i/>
              </w:rPr>
              <w:t>op</w:t>
            </w:r>
            <w:r>
              <w:t xml:space="preserve">), and finally pop s from external stack.  </w:t>
            </w:r>
            <w:proofErr w:type="gramStart"/>
            <w:r w:rsidRPr="00BE078E">
              <w:rPr>
                <w:i/>
              </w:rPr>
              <w:t>op</w:t>
            </w:r>
            <w:r>
              <w:t xml:space="preserve">  is</w:t>
            </w:r>
            <w:proofErr w:type="gramEnd"/>
            <w:r>
              <w:t xml:space="preserve"> assumed to consume 3 arguments, or to take 4 arguments and return one result.</w:t>
            </w:r>
          </w:p>
        </w:tc>
      </w:tr>
      <w:tr w:rsidR="00FE7E29" w14:paraId="0AA52B29" w14:textId="77777777" w:rsidTr="00CB0A4B">
        <w:tc>
          <w:tcPr>
            <w:tcW w:w="1188" w:type="dxa"/>
          </w:tcPr>
          <w:p w14:paraId="26D80C76" w14:textId="77777777" w:rsidR="00FE7E29" w:rsidRPr="004369E5" w:rsidRDefault="00FE7E29" w:rsidP="00CB0A4B">
            <w:pPr>
              <w:pStyle w:val="BodyText"/>
              <w:spacing w:after="0"/>
              <w:rPr>
                <w:rFonts w:ascii="Consolas" w:hAnsi="Consolas" w:cs="Consolas"/>
              </w:rPr>
            </w:pPr>
            <w:r>
              <w:rPr>
                <w:rFonts w:ascii="Consolas" w:hAnsi="Consolas" w:cs="Consolas"/>
              </w:rPr>
              <w:t>pops;</w:t>
            </w:r>
          </w:p>
        </w:tc>
        <w:tc>
          <w:tcPr>
            <w:tcW w:w="1170" w:type="dxa"/>
          </w:tcPr>
          <w:p w14:paraId="4962C1A4" w14:textId="77777777" w:rsidR="00FE7E29" w:rsidRPr="004369E5" w:rsidRDefault="00FE7E29" w:rsidP="00CB0A4B">
            <w:pPr>
              <w:pStyle w:val="BodyText"/>
              <w:spacing w:after="0"/>
              <w:rPr>
                <w:rFonts w:ascii="Consolas" w:hAnsi="Consolas" w:cs="Consolas"/>
              </w:rPr>
            </w:pPr>
            <w:r>
              <w:rPr>
                <w:rFonts w:ascii="Consolas" w:hAnsi="Consolas" w:cs="Consolas"/>
              </w:rPr>
              <w:t>---</w:t>
            </w:r>
          </w:p>
        </w:tc>
        <w:tc>
          <w:tcPr>
            <w:tcW w:w="7578" w:type="dxa"/>
          </w:tcPr>
          <w:p w14:paraId="6CAB81F3" w14:textId="77777777" w:rsidR="00FE7E29" w:rsidRDefault="00FE7E29" w:rsidP="00CB0A4B">
            <w:pPr>
              <w:pStyle w:val="BodyText"/>
              <w:spacing w:after="0"/>
            </w:pPr>
            <w:r>
              <w:t xml:space="preserve">Ends a coprocessor operation by having stack node perform </w:t>
            </w:r>
            <w:proofErr w:type="gramStart"/>
            <w:r>
              <w:t>its  pops</w:t>
            </w:r>
            <w:proofErr w:type="gramEnd"/>
            <w:r>
              <w:t xml:space="preserve"> .</w:t>
            </w:r>
          </w:p>
        </w:tc>
      </w:tr>
      <w:tr w:rsidR="00FE7E29" w14:paraId="3FB475D7" w14:textId="77777777" w:rsidTr="00A65E3C">
        <w:tc>
          <w:tcPr>
            <w:tcW w:w="1188" w:type="dxa"/>
          </w:tcPr>
          <w:p w14:paraId="7D757C50" w14:textId="77777777" w:rsidR="00FE7E29" w:rsidRPr="004369E5" w:rsidRDefault="00BE078E" w:rsidP="00A65E3C">
            <w:pPr>
              <w:pStyle w:val="BodyText"/>
              <w:spacing w:after="0"/>
              <w:rPr>
                <w:rFonts w:ascii="Consolas" w:hAnsi="Consolas" w:cs="Consolas"/>
              </w:rPr>
            </w:pPr>
            <w:r>
              <w:rPr>
                <w:rFonts w:ascii="Consolas" w:hAnsi="Consolas" w:cs="Consolas"/>
              </w:rPr>
              <w:t>'</w:t>
            </w:r>
            <w:r w:rsidR="00FE7E29">
              <w:rPr>
                <w:rFonts w:ascii="Consolas" w:hAnsi="Consolas" w:cs="Consolas"/>
              </w:rPr>
              <w:t>ex@</w:t>
            </w:r>
          </w:p>
        </w:tc>
        <w:tc>
          <w:tcPr>
            <w:tcW w:w="1170" w:type="dxa"/>
          </w:tcPr>
          <w:p w14:paraId="1F2F00A6" w14:textId="77777777" w:rsidR="00FE7E29" w:rsidRPr="004369E5" w:rsidRDefault="00BE078E" w:rsidP="00A65E3C">
            <w:pPr>
              <w:pStyle w:val="BodyText"/>
              <w:spacing w:after="0"/>
              <w:rPr>
                <w:rFonts w:ascii="Consolas" w:hAnsi="Consolas" w:cs="Consolas"/>
              </w:rPr>
            </w:pPr>
            <w:r>
              <w:rPr>
                <w:rFonts w:ascii="Consolas" w:hAnsi="Consolas" w:cs="Consolas"/>
              </w:rPr>
              <w:t>XM@</w:t>
            </w:r>
          </w:p>
        </w:tc>
        <w:tc>
          <w:tcPr>
            <w:tcW w:w="7578" w:type="dxa"/>
          </w:tcPr>
          <w:p w14:paraId="6938B63F" w14:textId="77777777" w:rsidR="00FE7E29" w:rsidRDefault="00FE7E29" w:rsidP="00C4210B">
            <w:pPr>
              <w:pStyle w:val="BodyText"/>
              <w:spacing w:after="0"/>
            </w:pPr>
            <w:r w:rsidRPr="00B96A6C">
              <w:rPr>
                <w:rFonts w:ascii="Consolas" w:hAnsi="Consolas" w:cs="Consolas"/>
              </w:rPr>
              <w:t>(p</w:t>
            </w:r>
            <w:r>
              <w:rPr>
                <w:rFonts w:ascii="Consolas" w:hAnsi="Consolas" w:cs="Consolas"/>
              </w:rPr>
              <w:t>st</w:t>
            </w:r>
            <w:r w:rsidRPr="00B96A6C">
              <w:rPr>
                <w:rFonts w:ascii="Consolas" w:hAnsi="Consolas" w:cs="Consolas"/>
              </w:rPr>
              <w:t>-p</w:t>
            </w:r>
            <w:r>
              <w:rPr>
                <w:rFonts w:ascii="Consolas" w:hAnsi="Consolas" w:cs="Consolas"/>
              </w:rPr>
              <w:t>'3</w:t>
            </w:r>
            <w:proofErr w:type="gramStart"/>
            <w:r>
              <w:rPr>
                <w:rFonts w:ascii="Consolas" w:hAnsi="Consolas" w:cs="Consolas"/>
              </w:rPr>
              <w:t>w</w:t>
            </w:r>
            <w:r w:rsidRPr="00B96A6C">
              <w:rPr>
                <w:rFonts w:ascii="Consolas" w:hAnsi="Consolas" w:cs="Consolas"/>
              </w:rPr>
              <w:t>)</w:t>
            </w:r>
            <w:r>
              <w:t xml:space="preserve">  </w:t>
            </w:r>
            <w:r w:rsidR="00BE078E">
              <w:t>E</w:t>
            </w:r>
            <w:r>
              <w:t>xternal</w:t>
            </w:r>
            <w:proofErr w:type="gramEnd"/>
            <w:r>
              <w:t xml:space="preserve"> stack </w:t>
            </w:r>
            <w:r w:rsidRPr="006E0CC9">
              <w:rPr>
                <w:rFonts w:ascii="Consolas" w:hAnsi="Consolas" w:cs="Consolas"/>
              </w:rPr>
              <w:t>(</w:t>
            </w:r>
            <w:r>
              <w:rPr>
                <w:rFonts w:ascii="Consolas" w:hAnsi="Consolas" w:cs="Consolas"/>
              </w:rPr>
              <w:t>ah-w</w:t>
            </w:r>
            <w:r w:rsidRPr="006E0CC9">
              <w:rPr>
                <w:rFonts w:ascii="Consolas" w:hAnsi="Consolas" w:cs="Consolas"/>
              </w:rPr>
              <w:t>)</w:t>
            </w:r>
            <w:r>
              <w:t xml:space="preserve"> .</w:t>
            </w:r>
            <w:r w:rsidR="00BE078E">
              <w:t xml:space="preserve">  </w:t>
            </w:r>
            <w:proofErr w:type="gramStart"/>
            <w:r w:rsidR="00BE078E">
              <w:t xml:space="preserve">Fetches  </w:t>
            </w:r>
            <w:r w:rsidR="00BE078E" w:rsidRPr="00BE078E">
              <w:rPr>
                <w:i/>
              </w:rPr>
              <w:t>w</w:t>
            </w:r>
            <w:proofErr w:type="gramEnd"/>
            <w:r w:rsidR="00BE078E">
              <w:t xml:space="preserve">  from external RAM at address  </w:t>
            </w:r>
            <w:r w:rsidR="00BE078E" w:rsidRPr="00BE078E">
              <w:rPr>
                <w:i/>
              </w:rPr>
              <w:t>h:a</w:t>
            </w:r>
            <w:r w:rsidR="00BE078E">
              <w:t xml:space="preserve"> .</w:t>
            </w:r>
          </w:p>
        </w:tc>
      </w:tr>
      <w:tr w:rsidR="00FE7E29" w14:paraId="24F3DE20" w14:textId="77777777" w:rsidTr="00A65E3C">
        <w:tc>
          <w:tcPr>
            <w:tcW w:w="1188" w:type="dxa"/>
          </w:tcPr>
          <w:p w14:paraId="0919829D" w14:textId="77777777" w:rsidR="00FE7E29" w:rsidRDefault="00BE078E" w:rsidP="00A65E3C">
            <w:pPr>
              <w:pStyle w:val="BodyText"/>
              <w:spacing w:after="0"/>
              <w:rPr>
                <w:rFonts w:ascii="Consolas" w:hAnsi="Consolas" w:cs="Consolas"/>
              </w:rPr>
            </w:pPr>
            <w:r>
              <w:rPr>
                <w:rFonts w:ascii="Consolas" w:hAnsi="Consolas" w:cs="Consolas"/>
              </w:rPr>
              <w:t>'</w:t>
            </w:r>
            <w:proofErr w:type="gramStart"/>
            <w:r w:rsidR="00FE7E29">
              <w:rPr>
                <w:rFonts w:ascii="Consolas" w:hAnsi="Consolas" w:cs="Consolas"/>
              </w:rPr>
              <w:t>ex</w:t>
            </w:r>
            <w:proofErr w:type="gramEnd"/>
            <w:r w:rsidR="00FE7E29">
              <w:rPr>
                <w:rFonts w:ascii="Consolas" w:hAnsi="Consolas" w:cs="Consolas"/>
              </w:rPr>
              <w:t>!</w:t>
            </w:r>
          </w:p>
        </w:tc>
        <w:tc>
          <w:tcPr>
            <w:tcW w:w="1170" w:type="dxa"/>
          </w:tcPr>
          <w:p w14:paraId="32B47BC8" w14:textId="77777777" w:rsidR="00FE7E29" w:rsidRPr="004369E5" w:rsidRDefault="00BE078E" w:rsidP="00A65E3C">
            <w:pPr>
              <w:pStyle w:val="BodyText"/>
              <w:spacing w:after="0"/>
              <w:rPr>
                <w:rFonts w:ascii="Consolas" w:hAnsi="Consolas" w:cs="Consolas"/>
              </w:rPr>
            </w:pPr>
            <w:r>
              <w:rPr>
                <w:rFonts w:ascii="Consolas" w:hAnsi="Consolas" w:cs="Consolas"/>
              </w:rPr>
              <w:t>XM!</w:t>
            </w:r>
          </w:p>
        </w:tc>
        <w:tc>
          <w:tcPr>
            <w:tcW w:w="7578" w:type="dxa"/>
          </w:tcPr>
          <w:p w14:paraId="50FD6AB7" w14:textId="77777777" w:rsidR="00FE7E29" w:rsidRDefault="00BE078E" w:rsidP="00C4210B">
            <w:pPr>
              <w:pStyle w:val="BodyText"/>
              <w:spacing w:after="0"/>
            </w:pPr>
            <w:r>
              <w:rPr>
                <w:rFonts w:ascii="Consolas" w:hAnsi="Consolas" w:cs="Consolas"/>
              </w:rPr>
              <w:t>(pst-p'54</w:t>
            </w:r>
            <w:proofErr w:type="gramStart"/>
            <w:r>
              <w:rPr>
                <w:rFonts w:ascii="Consolas" w:hAnsi="Consolas" w:cs="Consolas"/>
              </w:rPr>
              <w:t>)</w:t>
            </w:r>
            <w:r w:rsidR="00FE7E29">
              <w:t xml:space="preserve">  </w:t>
            </w:r>
            <w:r>
              <w:t>External</w:t>
            </w:r>
            <w:proofErr w:type="gramEnd"/>
            <w:r>
              <w:t xml:space="preserve"> stack (</w:t>
            </w:r>
            <w:r w:rsidRPr="00CA1873">
              <w:rPr>
                <w:rFonts w:ascii="Consolas" w:hAnsi="Consolas" w:cs="Consolas"/>
              </w:rPr>
              <w:t>wah</w:t>
            </w:r>
            <w:r>
              <w:t xml:space="preserve">).  </w:t>
            </w:r>
            <w:proofErr w:type="gramStart"/>
            <w:r w:rsidR="00FE7E29">
              <w:t xml:space="preserve">Writes  </w:t>
            </w:r>
            <w:r w:rsidR="00FE7E29" w:rsidRPr="00BE078E">
              <w:rPr>
                <w:rFonts w:ascii="Consolas" w:hAnsi="Consolas" w:cs="Consolas"/>
                <w:i/>
              </w:rPr>
              <w:t>w</w:t>
            </w:r>
            <w:proofErr w:type="gramEnd"/>
            <w:r w:rsidR="00FE7E29">
              <w:t xml:space="preserve">  to external RAM at address  </w:t>
            </w:r>
            <w:r w:rsidR="00FE7E29" w:rsidRPr="00BE078E">
              <w:rPr>
                <w:rFonts w:ascii="Consolas" w:hAnsi="Consolas" w:cs="Consolas"/>
                <w:i/>
              </w:rPr>
              <w:t>h:a</w:t>
            </w:r>
            <w:r w:rsidR="00C4210B">
              <w:t xml:space="preserve">  .</w:t>
            </w:r>
          </w:p>
        </w:tc>
      </w:tr>
      <w:tr w:rsidR="00BE078E" w14:paraId="4D08A805" w14:textId="77777777" w:rsidTr="00A65E3C">
        <w:tc>
          <w:tcPr>
            <w:tcW w:w="1188" w:type="dxa"/>
          </w:tcPr>
          <w:p w14:paraId="3A9D3DD4" w14:textId="77777777" w:rsidR="00BE078E" w:rsidRPr="004369E5" w:rsidRDefault="00BE078E" w:rsidP="00A65E3C">
            <w:pPr>
              <w:pStyle w:val="BodyText"/>
              <w:spacing w:after="0"/>
              <w:rPr>
                <w:rFonts w:ascii="Consolas" w:hAnsi="Consolas" w:cs="Consolas"/>
              </w:rPr>
            </w:pPr>
            <w:r>
              <w:rPr>
                <w:rFonts w:ascii="Consolas" w:hAnsi="Consolas" w:cs="Consolas"/>
              </w:rPr>
              <w:t>'</w:t>
            </w:r>
            <w:proofErr w:type="gramStart"/>
            <w:r>
              <w:rPr>
                <w:rFonts w:ascii="Consolas" w:hAnsi="Consolas" w:cs="Consolas"/>
              </w:rPr>
              <w:t>cx</w:t>
            </w:r>
            <w:proofErr w:type="gramEnd"/>
            <w:r>
              <w:rPr>
                <w:rFonts w:ascii="Consolas" w:hAnsi="Consolas" w:cs="Consolas"/>
              </w:rPr>
              <w:t>?</w:t>
            </w:r>
          </w:p>
        </w:tc>
        <w:tc>
          <w:tcPr>
            <w:tcW w:w="1170" w:type="dxa"/>
          </w:tcPr>
          <w:p w14:paraId="3D59BD71" w14:textId="77777777" w:rsidR="00BE078E" w:rsidRPr="004369E5" w:rsidRDefault="00BE078E" w:rsidP="00A65E3C">
            <w:pPr>
              <w:pStyle w:val="BodyText"/>
              <w:spacing w:after="0"/>
              <w:rPr>
                <w:rFonts w:ascii="Consolas" w:hAnsi="Consolas" w:cs="Consolas"/>
              </w:rPr>
            </w:pPr>
            <w:r>
              <w:rPr>
                <w:rFonts w:ascii="Consolas" w:hAnsi="Consolas" w:cs="Consolas"/>
              </w:rPr>
              <w:t>XCX</w:t>
            </w:r>
          </w:p>
        </w:tc>
        <w:tc>
          <w:tcPr>
            <w:tcW w:w="7578" w:type="dxa"/>
          </w:tcPr>
          <w:p w14:paraId="36C56035" w14:textId="77777777" w:rsidR="00BE078E" w:rsidRDefault="00BE078E" w:rsidP="00C4210B">
            <w:pPr>
              <w:pStyle w:val="BodyText"/>
              <w:spacing w:after="0"/>
            </w:pPr>
            <w:r w:rsidRPr="00B96A6C">
              <w:rPr>
                <w:rFonts w:ascii="Consolas" w:hAnsi="Consolas" w:cs="Consolas"/>
              </w:rPr>
              <w:t>(p</w:t>
            </w:r>
            <w:r>
              <w:rPr>
                <w:rFonts w:ascii="Consolas" w:hAnsi="Consolas" w:cs="Consolas"/>
              </w:rPr>
              <w:t>st</w:t>
            </w:r>
            <w:r w:rsidRPr="00B96A6C">
              <w:rPr>
                <w:rFonts w:ascii="Consolas" w:hAnsi="Consolas" w:cs="Consolas"/>
              </w:rPr>
              <w:t>-p</w:t>
            </w:r>
            <w:r>
              <w:rPr>
                <w:rFonts w:ascii="Consolas" w:hAnsi="Consolas" w:cs="Consolas"/>
              </w:rPr>
              <w:t>'5</w:t>
            </w:r>
            <w:proofErr w:type="gramStart"/>
            <w:r>
              <w:rPr>
                <w:rFonts w:ascii="Consolas" w:hAnsi="Consolas" w:cs="Consolas"/>
              </w:rPr>
              <w:t>f</w:t>
            </w:r>
            <w:r w:rsidRPr="00B96A6C">
              <w:rPr>
                <w:rFonts w:ascii="Consolas" w:hAnsi="Consolas" w:cs="Consolas"/>
              </w:rPr>
              <w:t>)</w:t>
            </w:r>
            <w:r>
              <w:t xml:space="preserve">  </w:t>
            </w:r>
            <w:r w:rsidR="00C4210B">
              <w:t>External</w:t>
            </w:r>
            <w:proofErr w:type="gramEnd"/>
            <w:r w:rsidR="00C4210B">
              <w:t xml:space="preserve"> stack </w:t>
            </w:r>
            <w:r w:rsidR="00C4210B" w:rsidRPr="00186E4C">
              <w:rPr>
                <w:rFonts w:ascii="Consolas" w:hAnsi="Consolas" w:cs="Consolas"/>
              </w:rPr>
              <w:t>(</w:t>
            </w:r>
            <w:r w:rsidR="00C4210B">
              <w:rPr>
                <w:rFonts w:ascii="Consolas" w:hAnsi="Consolas" w:cs="Consolas"/>
              </w:rPr>
              <w:t>wahx-f</w:t>
            </w:r>
            <w:r w:rsidR="00C4210B" w:rsidRPr="00186E4C">
              <w:rPr>
                <w:rFonts w:ascii="Consolas" w:hAnsi="Consolas" w:cs="Consolas"/>
              </w:rPr>
              <w:t>)</w:t>
            </w:r>
            <w:r w:rsidR="00C4210B">
              <w:t xml:space="preserve">  Compare &amp; Exchange.  If the word in external RAM at </w:t>
            </w:r>
            <w:proofErr w:type="gramStart"/>
            <w:r w:rsidR="00C4210B">
              <w:t xml:space="preserve">address  </w:t>
            </w:r>
            <w:r w:rsidR="00C4210B" w:rsidRPr="00C4210B">
              <w:rPr>
                <w:rFonts w:ascii="Consolas" w:hAnsi="Consolas" w:cs="Consolas"/>
                <w:i/>
              </w:rPr>
              <w:t>h</w:t>
            </w:r>
            <w:proofErr w:type="gramEnd"/>
            <w:r w:rsidR="00C4210B" w:rsidRPr="00C4210B">
              <w:rPr>
                <w:rFonts w:ascii="Consolas" w:hAnsi="Consolas" w:cs="Consolas"/>
                <w:i/>
              </w:rPr>
              <w:t>:a</w:t>
            </w:r>
            <w:r w:rsidR="00C4210B">
              <w:t xml:space="preserve">  has the value  </w:t>
            </w:r>
            <w:r w:rsidR="00C4210B" w:rsidRPr="00C4210B">
              <w:rPr>
                <w:rFonts w:ascii="Consolas" w:hAnsi="Consolas" w:cs="Consolas"/>
                <w:i/>
              </w:rPr>
              <w:t>x</w:t>
            </w:r>
            <w:r w:rsidR="00C4210B">
              <w:t xml:space="preserve"> , stores  </w:t>
            </w:r>
            <w:r w:rsidR="00C4210B" w:rsidRPr="00C4210B">
              <w:rPr>
                <w:rFonts w:ascii="Consolas" w:hAnsi="Consolas" w:cs="Consolas"/>
                <w:i/>
              </w:rPr>
              <w:t>w</w:t>
            </w:r>
            <w:r w:rsidR="00C4210B">
              <w:t xml:space="preserve">  there and returns  </w:t>
            </w:r>
            <w:r w:rsidR="00C4210B" w:rsidRPr="00C4210B">
              <w:rPr>
                <w:rFonts w:ascii="Consolas" w:hAnsi="Consolas" w:cs="Consolas"/>
                <w:i/>
              </w:rPr>
              <w:t>f</w:t>
            </w:r>
            <w:r w:rsidR="00C4210B">
              <w:t xml:space="preserve">  as nonzero  Otherwise does not alter RAM and returns  </w:t>
            </w:r>
            <w:r w:rsidR="00C4210B" w:rsidRPr="00C4210B">
              <w:rPr>
                <w:rFonts w:ascii="Consolas" w:hAnsi="Consolas" w:cs="Consolas"/>
                <w:i/>
              </w:rPr>
              <w:t>f</w:t>
            </w:r>
            <w:r w:rsidR="00C4210B">
              <w:t xml:space="preserve">  as zero.</w:t>
            </w:r>
          </w:p>
        </w:tc>
      </w:tr>
      <w:tr w:rsidR="00A47534" w14:paraId="207C272A" w14:textId="77777777" w:rsidTr="00A65E3C">
        <w:tc>
          <w:tcPr>
            <w:tcW w:w="1188" w:type="dxa"/>
          </w:tcPr>
          <w:p w14:paraId="6022AEB1" w14:textId="77777777" w:rsidR="00A47534" w:rsidRDefault="00A47534" w:rsidP="00A65E3C">
            <w:pPr>
              <w:pStyle w:val="BodyText"/>
              <w:spacing w:after="0"/>
              <w:rPr>
                <w:rFonts w:ascii="Consolas" w:hAnsi="Consolas" w:cs="Consolas"/>
              </w:rPr>
            </w:pPr>
            <w:r>
              <w:rPr>
                <w:rFonts w:ascii="Consolas" w:hAnsi="Consolas" w:cs="Consolas"/>
              </w:rPr>
              <w:t>'</w:t>
            </w:r>
            <w:proofErr w:type="gramStart"/>
            <w:r>
              <w:rPr>
                <w:rFonts w:ascii="Consolas" w:hAnsi="Consolas" w:cs="Consolas"/>
              </w:rPr>
              <w:t>mk</w:t>
            </w:r>
            <w:proofErr w:type="gramEnd"/>
            <w:r>
              <w:rPr>
                <w:rFonts w:ascii="Consolas" w:hAnsi="Consolas" w:cs="Consolas"/>
              </w:rPr>
              <w:t>!</w:t>
            </w:r>
          </w:p>
        </w:tc>
        <w:tc>
          <w:tcPr>
            <w:tcW w:w="1170" w:type="dxa"/>
          </w:tcPr>
          <w:p w14:paraId="2D94A534" w14:textId="77777777" w:rsidR="00A47534" w:rsidRDefault="00A47534" w:rsidP="00A65E3C">
            <w:pPr>
              <w:pStyle w:val="BodyText"/>
              <w:spacing w:after="0"/>
              <w:rPr>
                <w:rFonts w:ascii="Consolas" w:hAnsi="Consolas" w:cs="Consolas"/>
              </w:rPr>
            </w:pPr>
            <w:r>
              <w:rPr>
                <w:rFonts w:ascii="Consolas" w:hAnsi="Consolas" w:cs="Consolas"/>
              </w:rPr>
              <w:t>MK!</w:t>
            </w:r>
          </w:p>
        </w:tc>
        <w:tc>
          <w:tcPr>
            <w:tcW w:w="7578" w:type="dxa"/>
          </w:tcPr>
          <w:p w14:paraId="3A927AC2" w14:textId="77777777" w:rsidR="00A47534" w:rsidRPr="00B96A6C" w:rsidRDefault="00187429" w:rsidP="00187429">
            <w:pPr>
              <w:pStyle w:val="BodyText"/>
              <w:spacing w:after="0"/>
              <w:rPr>
                <w:rFonts w:ascii="Consolas" w:hAnsi="Consolas" w:cs="Consolas"/>
              </w:rPr>
            </w:pPr>
            <w:r>
              <w:rPr>
                <w:rFonts w:ascii="Consolas" w:hAnsi="Consolas" w:cs="Consolas"/>
              </w:rPr>
              <w:t>(pst-p'54</w:t>
            </w:r>
            <w:proofErr w:type="gramStart"/>
            <w:r>
              <w:rPr>
                <w:rFonts w:ascii="Consolas" w:hAnsi="Consolas" w:cs="Consolas"/>
              </w:rPr>
              <w:t>)</w:t>
            </w:r>
            <w:r>
              <w:t xml:space="preserve">  External</w:t>
            </w:r>
            <w:proofErr w:type="gramEnd"/>
            <w:r>
              <w:t xml:space="preserve"> stack (</w:t>
            </w:r>
            <w:r>
              <w:rPr>
                <w:rFonts w:ascii="Consolas" w:hAnsi="Consolas" w:cs="Consolas"/>
              </w:rPr>
              <w:t>msk f 0</w:t>
            </w:r>
            <w:r>
              <w:t xml:space="preserve">).  </w:t>
            </w:r>
            <w:r w:rsidRPr="00187429">
              <w:rPr>
                <w:rFonts w:ascii="Consolas" w:hAnsi="Consolas" w:cs="Consolas"/>
                <w:i/>
              </w:rPr>
              <w:t>f</w:t>
            </w:r>
            <w:r>
              <w:t xml:space="preserve">=1 sets SRAM master enable mask </w:t>
            </w:r>
            <w:proofErr w:type="gramStart"/>
            <w:r>
              <w:t xml:space="preserve">to  </w:t>
            </w:r>
            <w:r w:rsidRPr="00187429">
              <w:rPr>
                <w:rFonts w:ascii="Consolas" w:hAnsi="Consolas" w:cs="Consolas"/>
                <w:i/>
              </w:rPr>
              <w:t>msk</w:t>
            </w:r>
            <w:proofErr w:type="gramEnd"/>
            <w:r>
              <w:t xml:space="preserve">  .  </w:t>
            </w:r>
            <w:r w:rsidRPr="00187429">
              <w:rPr>
                <w:rFonts w:ascii="Consolas" w:hAnsi="Consolas" w:cs="Consolas"/>
                <w:i/>
              </w:rPr>
              <w:t>f</w:t>
            </w:r>
            <w:r>
              <w:t xml:space="preserve">=0 posts stimuli for master(s) given </w:t>
            </w:r>
            <w:proofErr w:type="gramStart"/>
            <w:r>
              <w:t xml:space="preserve">by  </w:t>
            </w:r>
            <w:r w:rsidRPr="00187429">
              <w:rPr>
                <w:rFonts w:ascii="Consolas" w:hAnsi="Consolas" w:cs="Consolas"/>
                <w:i/>
              </w:rPr>
              <w:t>msk</w:t>
            </w:r>
            <w:proofErr w:type="gramEnd"/>
            <w:r>
              <w:t xml:space="preserve"> .  In both cases the port write bits of the mask are significant, all others must be zero.  See AN003, SRAM Control Cluster, for more information about this function.</w:t>
            </w:r>
          </w:p>
        </w:tc>
      </w:tr>
      <w:tr w:rsidR="0083059B" w14:paraId="2D51D0CF" w14:textId="77777777" w:rsidTr="00A65E3C">
        <w:tc>
          <w:tcPr>
            <w:tcW w:w="1188" w:type="dxa"/>
          </w:tcPr>
          <w:p w14:paraId="55F7430F" w14:textId="77777777" w:rsidR="0083059B" w:rsidRDefault="0083059B" w:rsidP="00A65E3C">
            <w:pPr>
              <w:pStyle w:val="BodyText"/>
              <w:spacing w:after="0"/>
              <w:rPr>
                <w:rFonts w:ascii="Consolas" w:hAnsi="Consolas" w:cs="Consolas"/>
              </w:rPr>
            </w:pPr>
            <w:r>
              <w:rPr>
                <w:rFonts w:ascii="Consolas" w:hAnsi="Consolas" w:cs="Consolas"/>
              </w:rPr>
              <w:t>'</w:t>
            </w:r>
            <w:proofErr w:type="gramStart"/>
            <w:r>
              <w:rPr>
                <w:rFonts w:ascii="Consolas" w:hAnsi="Consolas" w:cs="Consolas"/>
              </w:rPr>
              <w:t>sus</w:t>
            </w:r>
            <w:proofErr w:type="gramEnd"/>
          </w:p>
        </w:tc>
        <w:tc>
          <w:tcPr>
            <w:tcW w:w="1170" w:type="dxa"/>
          </w:tcPr>
          <w:p w14:paraId="09D47743" w14:textId="77777777" w:rsidR="0083059B" w:rsidRDefault="0083059B" w:rsidP="00A65E3C">
            <w:pPr>
              <w:pStyle w:val="BodyText"/>
              <w:spacing w:after="0"/>
              <w:rPr>
                <w:rFonts w:ascii="Consolas" w:hAnsi="Consolas" w:cs="Consolas"/>
              </w:rPr>
            </w:pPr>
            <w:r>
              <w:rPr>
                <w:rFonts w:ascii="Consolas" w:hAnsi="Consolas" w:cs="Consolas"/>
              </w:rPr>
              <w:t>SUSPEND</w:t>
            </w:r>
          </w:p>
        </w:tc>
        <w:tc>
          <w:tcPr>
            <w:tcW w:w="7578" w:type="dxa"/>
          </w:tcPr>
          <w:p w14:paraId="36EFEC87" w14:textId="77777777" w:rsidR="0083059B" w:rsidRDefault="0083059B" w:rsidP="00187429">
            <w:pPr>
              <w:pStyle w:val="BodyText"/>
              <w:spacing w:after="0"/>
              <w:rPr>
                <w:rFonts w:ascii="Consolas" w:hAnsi="Consolas" w:cs="Consolas"/>
              </w:rPr>
            </w:pPr>
            <w:r>
              <w:rPr>
                <w:rFonts w:ascii="Consolas" w:hAnsi="Consolas" w:cs="Consolas"/>
              </w:rPr>
              <w:t>Suspends VM execution, waiting for a stimulus from one of the other masters on the SRAM cluster.</w:t>
            </w:r>
          </w:p>
        </w:tc>
      </w:tr>
    </w:tbl>
    <w:p w14:paraId="36C45FE7" w14:textId="77777777" w:rsidR="00493CE8" w:rsidRDefault="00493CE8" w:rsidP="00493CE8">
      <w:pPr>
        <w:pStyle w:val="BodyText"/>
      </w:pPr>
    </w:p>
    <w:p w14:paraId="269FFE6E" w14:textId="77777777" w:rsidR="00D70CDE" w:rsidRDefault="00D70CDE" w:rsidP="00D70CDE">
      <w:pPr>
        <w:pStyle w:val="Heading3"/>
      </w:pPr>
      <w:bookmarkStart w:id="45" w:name="_Toc119166799"/>
      <w:r>
        <w:t>Stack Up Node (206)</w:t>
      </w:r>
      <w:bookmarkEnd w:id="45"/>
    </w:p>
    <w:p w14:paraId="62F08FCF" w14:textId="77777777" w:rsidR="00D70CDE" w:rsidRDefault="00D70CDE" w:rsidP="00D70CDE">
      <w:pPr>
        <w:pStyle w:val="BodyText"/>
      </w:pPr>
      <w:r>
        <w:t>This node is set aside for application microcode.  It includes optional routines to facilitate interactive testing whereby the IDE is used to compile and test new microcode on a live polyFORTH system.</w:t>
      </w:r>
    </w:p>
    <w:p w14:paraId="41C9EDD6" w14:textId="77777777" w:rsidR="00D70CDE" w:rsidRDefault="00D70CDE" w:rsidP="00D70CDE">
      <w:pPr>
        <w:pStyle w:val="BodyText"/>
        <w:numPr>
          <w:ilvl w:val="0"/>
          <w:numId w:val="10"/>
        </w:numPr>
        <w:spacing w:after="0"/>
      </w:pPr>
      <w:proofErr w:type="gramStart"/>
      <w:r>
        <w:rPr>
          <w:b/>
        </w:rPr>
        <w:t>B</w:t>
      </w:r>
      <w:r>
        <w:t xml:space="preserve">  is</w:t>
      </w:r>
      <w:proofErr w:type="gramEnd"/>
      <w:r>
        <w:t xml:space="preserve"> the port address (</w:t>
      </w:r>
      <w:r w:rsidR="00D062CA">
        <w:rPr>
          <w:rFonts w:ascii="Consolas" w:hAnsi="Consolas" w:cs="Consolas"/>
        </w:rPr>
        <w:t>up</w:t>
      </w:r>
      <w:r>
        <w:t>) for the Stack node (106).</w:t>
      </w:r>
    </w:p>
    <w:p w14:paraId="7AB60B52" w14:textId="77777777" w:rsidR="00D70CDE" w:rsidRDefault="00D70CDE" w:rsidP="00D70CDE">
      <w:pPr>
        <w:pStyle w:val="BodyText"/>
        <w:numPr>
          <w:ilvl w:val="0"/>
          <w:numId w:val="10"/>
        </w:numPr>
      </w:pPr>
      <w:proofErr w:type="gramStart"/>
      <w:r w:rsidRPr="00AF420B">
        <w:rPr>
          <w:b/>
        </w:rPr>
        <w:t>A</w:t>
      </w:r>
      <w:r>
        <w:t xml:space="preserve">  is</w:t>
      </w:r>
      <w:proofErr w:type="gramEnd"/>
      <w:r>
        <w:t xml:space="preserve"> available for application assignment.</w:t>
      </w:r>
    </w:p>
    <w:p w14:paraId="34DD4E2A" w14:textId="77777777" w:rsidR="00D70CDE" w:rsidRDefault="00D70CDE" w:rsidP="00D70CDE">
      <w:pPr>
        <w:pStyle w:val="BodyText"/>
      </w:pPr>
      <w:r>
        <w:t xml:space="preserve">As a coprocessor node, it is continually executing </w:t>
      </w:r>
      <w:proofErr w:type="gramStart"/>
      <w:r>
        <w:t>the  idle</w:t>
      </w:r>
      <w:proofErr w:type="gramEnd"/>
      <w:r>
        <w:t xml:space="preserve">  routine.  Its primitives and routines are:</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175"/>
        <w:gridCol w:w="1157"/>
        <w:gridCol w:w="7358"/>
      </w:tblGrid>
      <w:tr w:rsidR="00D70CDE" w14:paraId="09752488" w14:textId="77777777" w:rsidTr="00A65E3C">
        <w:tc>
          <w:tcPr>
            <w:tcW w:w="1188" w:type="dxa"/>
            <w:tcBorders>
              <w:top w:val="single" w:sz="12" w:space="0" w:color="auto"/>
              <w:bottom w:val="single" w:sz="12" w:space="0" w:color="auto"/>
            </w:tcBorders>
          </w:tcPr>
          <w:p w14:paraId="290C6106" w14:textId="77777777" w:rsidR="00D70CDE" w:rsidRDefault="00D70CDE" w:rsidP="00A65E3C">
            <w:pPr>
              <w:pStyle w:val="BodyText"/>
              <w:spacing w:after="0"/>
            </w:pPr>
            <w:r>
              <w:t>F18 Symbol</w:t>
            </w:r>
          </w:p>
        </w:tc>
        <w:tc>
          <w:tcPr>
            <w:tcW w:w="1170" w:type="dxa"/>
            <w:tcBorders>
              <w:top w:val="single" w:sz="12" w:space="0" w:color="auto"/>
              <w:bottom w:val="single" w:sz="12" w:space="0" w:color="auto"/>
            </w:tcBorders>
          </w:tcPr>
          <w:p w14:paraId="5AF2ECC2" w14:textId="77777777" w:rsidR="00D70CDE" w:rsidRDefault="00D70CDE" w:rsidP="00A65E3C">
            <w:pPr>
              <w:pStyle w:val="BodyText"/>
              <w:spacing w:after="0"/>
            </w:pPr>
            <w:r>
              <w:t>pF Symbol</w:t>
            </w:r>
          </w:p>
        </w:tc>
        <w:tc>
          <w:tcPr>
            <w:tcW w:w="7578" w:type="dxa"/>
            <w:tcBorders>
              <w:top w:val="single" w:sz="12" w:space="0" w:color="auto"/>
              <w:bottom w:val="single" w:sz="12" w:space="0" w:color="auto"/>
            </w:tcBorders>
          </w:tcPr>
          <w:p w14:paraId="3471B68E" w14:textId="77777777" w:rsidR="00D70CDE" w:rsidRDefault="00D70CDE" w:rsidP="00A65E3C">
            <w:pPr>
              <w:pStyle w:val="BodyText"/>
              <w:spacing w:after="0"/>
            </w:pPr>
            <w:r>
              <w:t>Function</w:t>
            </w:r>
          </w:p>
        </w:tc>
      </w:tr>
      <w:tr w:rsidR="00D70CDE" w14:paraId="1629ABF6" w14:textId="77777777" w:rsidTr="00A65E3C">
        <w:tc>
          <w:tcPr>
            <w:tcW w:w="1188" w:type="dxa"/>
          </w:tcPr>
          <w:p w14:paraId="6E0718B2" w14:textId="77777777" w:rsidR="00D70CDE" w:rsidRPr="004369E5" w:rsidRDefault="00D70CDE" w:rsidP="00A65E3C">
            <w:pPr>
              <w:pStyle w:val="BodyText"/>
              <w:spacing w:after="0"/>
              <w:rPr>
                <w:rFonts w:ascii="Consolas" w:hAnsi="Consolas" w:cs="Consolas"/>
              </w:rPr>
            </w:pPr>
            <w:r>
              <w:rPr>
                <w:rFonts w:ascii="Consolas" w:hAnsi="Consolas" w:cs="Consolas"/>
              </w:rPr>
              <w:lastRenderedPageBreak/>
              <w:t>xqt</w:t>
            </w:r>
          </w:p>
        </w:tc>
        <w:tc>
          <w:tcPr>
            <w:tcW w:w="1170" w:type="dxa"/>
          </w:tcPr>
          <w:p w14:paraId="214B53B6" w14:textId="77777777" w:rsidR="00D70CDE" w:rsidRPr="004369E5" w:rsidRDefault="00D70CDE" w:rsidP="00A65E3C">
            <w:pPr>
              <w:pStyle w:val="BodyText"/>
              <w:spacing w:after="0"/>
              <w:rPr>
                <w:rFonts w:ascii="Consolas" w:hAnsi="Consolas" w:cs="Consolas"/>
              </w:rPr>
            </w:pPr>
            <w:r>
              <w:rPr>
                <w:rFonts w:ascii="Consolas" w:hAnsi="Consolas" w:cs="Consolas"/>
              </w:rPr>
              <w:t>---</w:t>
            </w:r>
          </w:p>
        </w:tc>
        <w:tc>
          <w:tcPr>
            <w:tcW w:w="7578" w:type="dxa"/>
          </w:tcPr>
          <w:p w14:paraId="61D72816" w14:textId="77777777" w:rsidR="00D70CDE" w:rsidRDefault="00D70CDE" w:rsidP="00A65E3C">
            <w:pPr>
              <w:pStyle w:val="BodyText"/>
              <w:spacing w:after="0"/>
            </w:pPr>
            <w:r>
              <w:t>Fetches VM instruction from controlling node and executes it.</w:t>
            </w:r>
          </w:p>
        </w:tc>
      </w:tr>
      <w:tr w:rsidR="00D70CDE" w14:paraId="74B6E45D" w14:textId="77777777" w:rsidTr="00A65E3C">
        <w:tc>
          <w:tcPr>
            <w:tcW w:w="1188" w:type="dxa"/>
          </w:tcPr>
          <w:p w14:paraId="57B6B948" w14:textId="77777777" w:rsidR="00D70CDE" w:rsidRPr="004369E5" w:rsidRDefault="00D70CDE" w:rsidP="00A65E3C">
            <w:pPr>
              <w:pStyle w:val="BodyText"/>
              <w:spacing w:after="0"/>
              <w:rPr>
                <w:rFonts w:ascii="Consolas" w:hAnsi="Consolas" w:cs="Consolas"/>
              </w:rPr>
            </w:pPr>
            <w:r>
              <w:rPr>
                <w:rFonts w:ascii="Consolas" w:hAnsi="Consolas" w:cs="Consolas"/>
              </w:rPr>
              <w:t>idle</w:t>
            </w:r>
          </w:p>
        </w:tc>
        <w:tc>
          <w:tcPr>
            <w:tcW w:w="1170" w:type="dxa"/>
          </w:tcPr>
          <w:p w14:paraId="17EEF2D9" w14:textId="77777777" w:rsidR="00D70CDE" w:rsidRPr="004369E5" w:rsidRDefault="00D70CDE" w:rsidP="00A65E3C">
            <w:pPr>
              <w:pStyle w:val="BodyText"/>
              <w:spacing w:after="0"/>
              <w:rPr>
                <w:rFonts w:ascii="Consolas" w:hAnsi="Consolas" w:cs="Consolas"/>
              </w:rPr>
            </w:pPr>
            <w:r>
              <w:rPr>
                <w:rFonts w:ascii="Consolas" w:hAnsi="Consolas" w:cs="Consolas"/>
              </w:rPr>
              <w:t>---</w:t>
            </w:r>
          </w:p>
        </w:tc>
        <w:tc>
          <w:tcPr>
            <w:tcW w:w="7578" w:type="dxa"/>
          </w:tcPr>
          <w:p w14:paraId="44E733B1" w14:textId="77777777" w:rsidR="00D70CDE" w:rsidRDefault="00D70CDE" w:rsidP="00A65E3C">
            <w:pPr>
              <w:pStyle w:val="BodyText"/>
              <w:spacing w:after="0"/>
            </w:pPr>
            <w:r>
              <w:t>Loop that provides service to controlling node.</w:t>
            </w:r>
          </w:p>
        </w:tc>
      </w:tr>
      <w:tr w:rsidR="00D70CDE" w14:paraId="502DC853" w14:textId="77777777" w:rsidTr="00A65E3C">
        <w:tc>
          <w:tcPr>
            <w:tcW w:w="1188" w:type="dxa"/>
          </w:tcPr>
          <w:p w14:paraId="2763C689" w14:textId="77777777" w:rsidR="00D70CDE" w:rsidRPr="004369E5" w:rsidRDefault="00D70CDE" w:rsidP="00A65E3C">
            <w:pPr>
              <w:pStyle w:val="BodyText"/>
              <w:spacing w:after="0"/>
              <w:rPr>
                <w:rFonts w:ascii="Consolas" w:hAnsi="Consolas" w:cs="Consolas"/>
              </w:rPr>
            </w:pPr>
            <w:r>
              <w:rPr>
                <w:rFonts w:ascii="Consolas" w:hAnsi="Consolas" w:cs="Consolas"/>
              </w:rPr>
              <w:t>start</w:t>
            </w:r>
          </w:p>
        </w:tc>
        <w:tc>
          <w:tcPr>
            <w:tcW w:w="1170" w:type="dxa"/>
          </w:tcPr>
          <w:p w14:paraId="39C44E43" w14:textId="77777777" w:rsidR="00D70CDE" w:rsidRPr="004369E5" w:rsidRDefault="00D70CDE" w:rsidP="00A65E3C">
            <w:pPr>
              <w:pStyle w:val="BodyText"/>
              <w:spacing w:after="0"/>
              <w:rPr>
                <w:rFonts w:ascii="Consolas" w:hAnsi="Consolas" w:cs="Consolas"/>
              </w:rPr>
            </w:pPr>
            <w:r>
              <w:rPr>
                <w:rFonts w:ascii="Consolas" w:hAnsi="Consolas" w:cs="Consolas"/>
              </w:rPr>
              <w:t>---</w:t>
            </w:r>
          </w:p>
        </w:tc>
        <w:tc>
          <w:tcPr>
            <w:tcW w:w="7578" w:type="dxa"/>
          </w:tcPr>
          <w:p w14:paraId="3AFB27AC" w14:textId="77777777" w:rsidR="00D70CDE" w:rsidRDefault="00D70CDE" w:rsidP="00A65E3C">
            <w:pPr>
              <w:pStyle w:val="BodyText"/>
              <w:spacing w:after="0"/>
            </w:pPr>
            <w:r>
              <w:t>Callable from IDE to initiate coprocessor mode.</w:t>
            </w:r>
          </w:p>
        </w:tc>
      </w:tr>
      <w:tr w:rsidR="00D70CDE" w14:paraId="55440BB3" w14:textId="77777777" w:rsidTr="00A65E3C">
        <w:tc>
          <w:tcPr>
            <w:tcW w:w="1188" w:type="dxa"/>
          </w:tcPr>
          <w:p w14:paraId="076B0600" w14:textId="77777777" w:rsidR="00D70CDE" w:rsidRDefault="00D70CDE" w:rsidP="00A65E3C">
            <w:pPr>
              <w:pStyle w:val="BodyText"/>
              <w:spacing w:after="0"/>
              <w:rPr>
                <w:rFonts w:ascii="Consolas" w:hAnsi="Consolas" w:cs="Consolas"/>
              </w:rPr>
            </w:pPr>
            <w:r>
              <w:rPr>
                <w:rFonts w:ascii="Consolas" w:hAnsi="Consolas" w:cs="Consolas"/>
              </w:rPr>
              <w:t>free</w:t>
            </w:r>
          </w:p>
        </w:tc>
        <w:tc>
          <w:tcPr>
            <w:tcW w:w="1170" w:type="dxa"/>
          </w:tcPr>
          <w:p w14:paraId="2FD1EC6B" w14:textId="77777777" w:rsidR="00D70CDE" w:rsidRDefault="00D70CDE" w:rsidP="00A65E3C">
            <w:pPr>
              <w:pStyle w:val="BodyText"/>
              <w:spacing w:after="0"/>
              <w:rPr>
                <w:rFonts w:ascii="Consolas" w:hAnsi="Consolas" w:cs="Consolas"/>
              </w:rPr>
            </w:pPr>
            <w:r>
              <w:rPr>
                <w:rFonts w:ascii="Consolas" w:hAnsi="Consolas" w:cs="Consolas"/>
              </w:rPr>
              <w:t>-N206</w:t>
            </w:r>
          </w:p>
        </w:tc>
        <w:tc>
          <w:tcPr>
            <w:tcW w:w="7578" w:type="dxa"/>
          </w:tcPr>
          <w:p w14:paraId="2367841D" w14:textId="77777777" w:rsidR="00D70CDE" w:rsidRDefault="00D70CDE" w:rsidP="00A65E3C">
            <w:pPr>
              <w:pStyle w:val="BodyText"/>
              <w:spacing w:after="0"/>
            </w:pPr>
            <w:proofErr w:type="gramStart"/>
            <w:r>
              <w:t>Terminates  idle</w:t>
            </w:r>
            <w:proofErr w:type="gramEnd"/>
            <w:r>
              <w:t xml:space="preserve">  to allow IDE access to the node.</w:t>
            </w:r>
          </w:p>
        </w:tc>
      </w:tr>
      <w:tr w:rsidR="00D70CDE" w14:paraId="6CBCC3B5" w14:textId="77777777" w:rsidTr="00A65E3C">
        <w:tc>
          <w:tcPr>
            <w:tcW w:w="1188" w:type="dxa"/>
          </w:tcPr>
          <w:p w14:paraId="2E81B097" w14:textId="77777777" w:rsidR="00D70CDE" w:rsidRPr="004369E5" w:rsidRDefault="00D70CDE" w:rsidP="00A65E3C">
            <w:pPr>
              <w:pStyle w:val="BodyText"/>
              <w:spacing w:after="0"/>
              <w:rPr>
                <w:rFonts w:ascii="Consolas" w:hAnsi="Consolas" w:cs="Consolas"/>
              </w:rPr>
            </w:pPr>
          </w:p>
        </w:tc>
        <w:tc>
          <w:tcPr>
            <w:tcW w:w="1170" w:type="dxa"/>
          </w:tcPr>
          <w:p w14:paraId="40604D2C" w14:textId="77777777" w:rsidR="00D70CDE" w:rsidRPr="004369E5" w:rsidRDefault="00D70CDE" w:rsidP="00A65E3C">
            <w:pPr>
              <w:pStyle w:val="BodyText"/>
              <w:spacing w:after="0"/>
              <w:rPr>
                <w:rFonts w:ascii="Consolas" w:hAnsi="Consolas" w:cs="Consolas"/>
              </w:rPr>
            </w:pPr>
          </w:p>
        </w:tc>
        <w:tc>
          <w:tcPr>
            <w:tcW w:w="7578" w:type="dxa"/>
          </w:tcPr>
          <w:p w14:paraId="497D734A" w14:textId="77777777" w:rsidR="00D70CDE" w:rsidRDefault="00D70CDE" w:rsidP="00A65E3C">
            <w:pPr>
              <w:pStyle w:val="BodyText"/>
              <w:spacing w:after="0"/>
            </w:pPr>
            <w:r>
              <w:t xml:space="preserve">&lt;57 words of node RAM uncommitted.  61 available </w:t>
            </w:r>
            <w:proofErr w:type="gramStart"/>
            <w:r>
              <w:t>if  start</w:t>
            </w:r>
            <w:proofErr w:type="gramEnd"/>
            <w:r>
              <w:t xml:space="preserve">  and  free  removed.&gt;</w:t>
            </w:r>
          </w:p>
        </w:tc>
      </w:tr>
    </w:tbl>
    <w:p w14:paraId="20ACF130" w14:textId="77777777" w:rsidR="004D4DAE" w:rsidRDefault="004D4DAE" w:rsidP="007E463D">
      <w:pPr>
        <w:pStyle w:val="BodyText"/>
      </w:pPr>
    </w:p>
    <w:p w14:paraId="25AD90C9" w14:textId="77777777" w:rsidR="002F3C3F" w:rsidRPr="002F3C3F" w:rsidRDefault="002F3C3F" w:rsidP="002F3C3F">
      <w:pPr>
        <w:pStyle w:val="BodyText"/>
        <w:sectPr w:rsidR="002F3C3F" w:rsidRPr="002F3C3F" w:rsidSect="00CF38DF">
          <w:pgSz w:w="12240" w:h="15840" w:code="1"/>
          <w:pgMar w:top="1440" w:right="1080" w:bottom="1440" w:left="1440" w:header="720" w:footer="720" w:gutter="0"/>
          <w:cols w:space="720"/>
          <w:docGrid w:linePitch="272"/>
        </w:sectPr>
      </w:pPr>
    </w:p>
    <w:p w14:paraId="0E983A67" w14:textId="77777777" w:rsidR="00972174" w:rsidRDefault="00130F25" w:rsidP="00971BF5">
      <w:pPr>
        <w:pStyle w:val="Heading1"/>
      </w:pPr>
      <w:bookmarkStart w:id="46" w:name="_Toc119166800"/>
      <w:r>
        <w:lastRenderedPageBreak/>
        <w:t xml:space="preserve">polyFORTH </w:t>
      </w:r>
      <w:r w:rsidR="00972174">
        <w:t>Model</w:t>
      </w:r>
      <w:r>
        <w:t xml:space="preserve"> Differences</w:t>
      </w:r>
      <w:bookmarkEnd w:id="46"/>
    </w:p>
    <w:p w14:paraId="01052A8F" w14:textId="77777777" w:rsidR="00130F25" w:rsidRDefault="00130F25" w:rsidP="00972174">
      <w:pPr>
        <w:pStyle w:val="BodyText"/>
      </w:pPr>
      <w:r>
        <w:t>This se</w:t>
      </w:r>
      <w:r w:rsidR="00675CCE">
        <w:t>ction parallels the structure of the polyFORTH Reference Manual, detailing differences suitable for coverage in this format and referring to other sections for those requiring more elaborate documentation.  Headings are numbered to correspond with those in Chapters 1 through 4 of the Reference Manual for your convenience.</w:t>
      </w:r>
    </w:p>
    <w:p w14:paraId="3E3E58B6" w14:textId="77777777" w:rsidR="00675CCE" w:rsidRDefault="00675CCE" w:rsidP="007E463D">
      <w:pPr>
        <w:pStyle w:val="Heading2"/>
      </w:pPr>
      <w:bookmarkStart w:id="47" w:name="_Toc119166801"/>
      <w:r>
        <w:t>Chapter 1:  Introduction</w:t>
      </w:r>
      <w:bookmarkEnd w:id="47"/>
    </w:p>
    <w:p w14:paraId="78DE10C3" w14:textId="77777777" w:rsidR="00675CCE" w:rsidRDefault="00675CCE" w:rsidP="00675CCE">
      <w:pPr>
        <w:pStyle w:val="Heading3"/>
      </w:pPr>
      <w:bookmarkStart w:id="48" w:name="_Toc119166802"/>
      <w:r>
        <w:t>Forth Language Features</w:t>
      </w:r>
      <w:bookmarkEnd w:id="48"/>
    </w:p>
    <w:p w14:paraId="7A35FB8D" w14:textId="77777777" w:rsidR="00B33BE8" w:rsidRPr="00B33BE8" w:rsidRDefault="00B33BE8" w:rsidP="00B33BE8">
      <w:pPr>
        <w:pStyle w:val="BodyText"/>
      </w:pPr>
      <w:r>
        <w:t xml:space="preserve">The most pervasive difference lies in the memory model with its mapping of byte and cell address spaces.  This has made for a </w:t>
      </w:r>
      <w:r w:rsidR="00565A07">
        <w:t>very efficient implementation and in practice does not cause as much trouble as one might think.  The basic rule is that by default all addresses are cell addresses, and for words using counts the counts are in the units of the associated addresses.  Although it may be redundant, this point is made where relevant in this introductory section.</w:t>
      </w:r>
    </w:p>
    <w:p w14:paraId="04005407" w14:textId="77777777" w:rsidR="00BD5131" w:rsidRDefault="00BD5131" w:rsidP="00BD5131">
      <w:pPr>
        <w:pStyle w:val="Heading4"/>
      </w:pPr>
      <w:r>
        <w:t>The Dictionary</w:t>
      </w:r>
    </w:p>
    <w:p w14:paraId="1BA43124" w14:textId="77777777" w:rsidR="007A778D" w:rsidRDefault="007A778D" w:rsidP="00BD5131">
      <w:pPr>
        <w:pStyle w:val="BodyText"/>
      </w:pPr>
      <w:r>
        <w:t xml:space="preserve">The Dictionary is linked as in generic polyFORTH and organized into eight logical vocabularies.  There are however sixteen chains instead of eight, so that the active compiler may be conveniently supported.  </w:t>
      </w:r>
      <w:proofErr w:type="gramStart"/>
      <w:r>
        <w:t>Thus  the</w:t>
      </w:r>
      <w:proofErr w:type="gramEnd"/>
      <w:r>
        <w:t xml:space="preserve"> tables in  CONTEXT  and  GOLDEN  are twice the generic length.</w:t>
      </w:r>
    </w:p>
    <w:p w14:paraId="04FDE615" w14:textId="77777777" w:rsidR="007A778D" w:rsidRDefault="007A778D" w:rsidP="00BD5131">
      <w:pPr>
        <w:pStyle w:val="BodyText"/>
      </w:pPr>
      <w:proofErr w:type="gramStart"/>
      <w:r>
        <w:t>WIDTH  and</w:t>
      </w:r>
      <w:proofErr w:type="gramEnd"/>
      <w:r>
        <w:t xml:space="preserve"> tilde  ~  do not exist in this system.  All word names are stored in the dictionary at their full lengths, up to 31 characters, and dictionary searches always compare all characters.</w:t>
      </w:r>
    </w:p>
    <w:p w14:paraId="1B70695B" w14:textId="77777777" w:rsidR="007A778D" w:rsidRDefault="007A778D" w:rsidP="00BD5131">
      <w:pPr>
        <w:pStyle w:val="BodyText"/>
      </w:pPr>
      <w:r>
        <w:t xml:space="preserve">There is no "code pointer" in this system.  </w:t>
      </w:r>
      <w:proofErr w:type="gramStart"/>
      <w:r>
        <w:t>Instead</w:t>
      </w:r>
      <w:proofErr w:type="gramEnd"/>
      <w:r>
        <w:t xml:space="preserve"> the code field is merely the start of executable code.  Execution Tokens, in ANSI paralance, are the addresses of code fields.  Parameter fields, if any, follow one cell of code when a definition lies in main memory.</w:t>
      </w:r>
    </w:p>
    <w:p w14:paraId="4286849A" w14:textId="77777777" w:rsidR="00D85F21" w:rsidRDefault="00B33BE8" w:rsidP="00D85F21">
      <w:pPr>
        <w:pStyle w:val="Heading4"/>
      </w:pPr>
      <w:r>
        <w:t>Parameter and Return Stacks</w:t>
      </w:r>
    </w:p>
    <w:p w14:paraId="3D99D8CB" w14:textId="77777777" w:rsidR="00B33BE8" w:rsidRDefault="00B33BE8" w:rsidP="00B33BE8">
      <w:pPr>
        <w:pStyle w:val="BodyText"/>
      </w:pPr>
      <w:r>
        <w:t xml:space="preserve">The VM supports arbitrarily large stacks, as contrasted with F18 nodes which have strictly limited stack space.  Usage is conventional although, of </w:t>
      </w:r>
      <w:proofErr w:type="gramStart"/>
      <w:r>
        <w:t xml:space="preserve">course,  </w:t>
      </w:r>
      <w:r w:rsidRPr="008E39E2">
        <w:rPr>
          <w:rFonts w:ascii="Consolas" w:hAnsi="Consolas" w:cs="Consolas"/>
          <w:b/>
        </w:rPr>
        <w:t>S</w:t>
      </w:r>
      <w:proofErr w:type="gramEnd"/>
      <w:r w:rsidRPr="008E39E2">
        <w:rPr>
          <w:rFonts w:ascii="Consolas" w:hAnsi="Consolas" w:cs="Consolas"/>
          <w:b/>
        </w:rPr>
        <w:t>0</w:t>
      </w:r>
      <w:r>
        <w:t xml:space="preserve">  and  </w:t>
      </w:r>
      <w:r w:rsidRPr="008E39E2">
        <w:rPr>
          <w:rFonts w:ascii="Consolas" w:hAnsi="Consolas" w:cs="Consolas"/>
          <w:b/>
        </w:rPr>
        <w:t>'S</w:t>
      </w:r>
      <w:r>
        <w:t xml:space="preserve">  deal in cell addresses.  The vocabulary for accessing the return stack is actually a bit richer than stated in 1.1.3 of the Reference Manual.</w:t>
      </w:r>
    </w:p>
    <w:p w14:paraId="521EBD36" w14:textId="77777777" w:rsidR="00B33BE8" w:rsidRDefault="00B33BE8" w:rsidP="00B33BE8">
      <w:pPr>
        <w:pStyle w:val="Heading4"/>
      </w:pPr>
      <w:r>
        <w:t>Text Interpreter</w:t>
      </w:r>
    </w:p>
    <w:p w14:paraId="004D95D1" w14:textId="77777777" w:rsidR="00B33BE8" w:rsidRDefault="00B33BE8" w:rsidP="00B33BE8">
      <w:pPr>
        <w:pStyle w:val="BodyText"/>
      </w:pPr>
      <w:r>
        <w:t xml:space="preserve">The definition shown </w:t>
      </w:r>
      <w:proofErr w:type="gramStart"/>
      <w:r>
        <w:t xml:space="preserve">for  </w:t>
      </w:r>
      <w:r w:rsidRPr="008E39E2">
        <w:rPr>
          <w:rFonts w:ascii="Consolas" w:hAnsi="Consolas" w:cs="Consolas"/>
          <w:b/>
        </w:rPr>
        <w:t>INTERPRET</w:t>
      </w:r>
      <w:proofErr w:type="gramEnd"/>
      <w:r>
        <w:t xml:space="preserve">  is slightly different in this system to account for distinct cell and byte addressing.  Please see the nucleus source code.</w:t>
      </w:r>
    </w:p>
    <w:p w14:paraId="3B791432" w14:textId="77777777" w:rsidR="00B33BE8" w:rsidRDefault="00B33BE8" w:rsidP="00B33BE8">
      <w:pPr>
        <w:pStyle w:val="Heading4"/>
      </w:pPr>
      <w:r>
        <w:t>Numeric Input</w:t>
      </w:r>
    </w:p>
    <w:p w14:paraId="2F088E85" w14:textId="77777777" w:rsidR="00B33BE8" w:rsidRDefault="00B33BE8" w:rsidP="00B33BE8">
      <w:pPr>
        <w:pStyle w:val="BodyText"/>
      </w:pPr>
      <w:r>
        <w:t xml:space="preserve">The user </w:t>
      </w:r>
      <w:proofErr w:type="gramStart"/>
      <w:r>
        <w:t xml:space="preserve">variable  </w:t>
      </w:r>
      <w:r w:rsidRPr="008E39E2">
        <w:rPr>
          <w:rFonts w:ascii="Consolas" w:hAnsi="Consolas" w:cs="Consolas"/>
          <w:b/>
        </w:rPr>
        <w:t>'</w:t>
      </w:r>
      <w:proofErr w:type="gramEnd"/>
      <w:r w:rsidRPr="008E39E2">
        <w:rPr>
          <w:rFonts w:ascii="Consolas" w:hAnsi="Consolas" w:cs="Consolas"/>
          <w:b/>
        </w:rPr>
        <w:t>NUMBER</w:t>
      </w:r>
      <w:r>
        <w:t xml:space="preserve">  has a cell address so its follower is  </w:t>
      </w:r>
      <w:r w:rsidRPr="008E39E2">
        <w:rPr>
          <w:rFonts w:ascii="Consolas" w:hAnsi="Consolas" w:cs="Consolas"/>
          <w:b/>
        </w:rPr>
        <w:t>'NUMBER 1+</w:t>
      </w:r>
      <w:r>
        <w:t xml:space="preserve"> .</w:t>
      </w:r>
    </w:p>
    <w:p w14:paraId="765049B2" w14:textId="77777777" w:rsidR="00B33BE8" w:rsidRDefault="00B33BE8" w:rsidP="00B33BE8">
      <w:pPr>
        <w:pStyle w:val="Heading4"/>
      </w:pPr>
      <w:r>
        <w:t>Address Interpreter</w:t>
      </w:r>
    </w:p>
    <w:p w14:paraId="01283983" w14:textId="77777777" w:rsidR="00B33BE8" w:rsidRPr="00B33BE8" w:rsidRDefault="00B33BE8" w:rsidP="00B33BE8">
      <w:pPr>
        <w:pStyle w:val="BodyText"/>
      </w:pPr>
      <w:r>
        <w:t>This system does not have an address interpreter as such, since its "machine language" is designed to directly support Forth primitives.</w:t>
      </w:r>
    </w:p>
    <w:p w14:paraId="7F331633" w14:textId="77777777" w:rsidR="00675CCE" w:rsidRDefault="00675CCE" w:rsidP="00675CCE">
      <w:pPr>
        <w:pStyle w:val="Heading3"/>
      </w:pPr>
      <w:bookmarkStart w:id="49" w:name="_Toc119166803"/>
      <w:r>
        <w:t>polyFORTH Operating System Features</w:t>
      </w:r>
      <w:bookmarkEnd w:id="49"/>
    </w:p>
    <w:p w14:paraId="65E7AAE5" w14:textId="77777777" w:rsidR="00565A07" w:rsidRDefault="00565A07" w:rsidP="00565A07">
      <w:pPr>
        <w:pStyle w:val="BodyText"/>
      </w:pPr>
      <w:r>
        <w:t>This is a stand-alone, native system, complete with user programmable hardware/firmware, and a sea of available coprocessors for I/O, signal processing, and any other conceivable use.</w:t>
      </w:r>
    </w:p>
    <w:p w14:paraId="03940F0D" w14:textId="77777777" w:rsidR="00565A07" w:rsidRDefault="00565A07" w:rsidP="00565A07">
      <w:pPr>
        <w:pStyle w:val="Heading4"/>
      </w:pPr>
      <w:r>
        <w:t>Memory Organization</w:t>
      </w:r>
    </w:p>
    <w:p w14:paraId="621222DD" w14:textId="77777777" w:rsidR="007120AB" w:rsidRDefault="00565A07" w:rsidP="00565A07">
      <w:pPr>
        <w:pStyle w:val="BodyText"/>
      </w:pPr>
      <w:r>
        <w:t xml:space="preserve">The basic memory model for polyFORTH systems, as </w:t>
      </w:r>
      <w:proofErr w:type="gramStart"/>
      <w:r>
        <w:t>shown  in</w:t>
      </w:r>
      <w:proofErr w:type="gramEnd"/>
      <w:r>
        <w:t xml:space="preserve"> the Reference Manual, applies to the lowest-addressed 32k words of external RAM.  This region is fully addressable, both as bytes and cells, using a single precision address.  This system supports two additional classes of external memory:  The second 32k words</w:t>
      </w:r>
      <w:r w:rsidR="0057737A">
        <w:t xml:space="preserve">, called "high memory", and then the full 1 megaword, called "extended memory."  High memory is accessible with a 16-bit cell address; facilities </w:t>
      </w:r>
      <w:r w:rsidR="0057737A">
        <w:lastRenderedPageBreak/>
        <w:t>are provided for allocating this area for data and also for code that does not contain string literals.  Extended memory is accessible in any desired way using double precision addresses</w:t>
      </w:r>
      <w:r w:rsidR="007A778D">
        <w:t>.</w:t>
      </w:r>
    </w:p>
    <w:p w14:paraId="6CD05A84" w14:textId="77777777" w:rsidR="0057737A" w:rsidRDefault="0057737A" w:rsidP="0057737A">
      <w:pPr>
        <w:pStyle w:val="Heading4"/>
      </w:pPr>
      <w:r>
        <w:t>Disk Block I/O</w:t>
      </w:r>
    </w:p>
    <w:p w14:paraId="102D58D1" w14:textId="77777777" w:rsidR="00B35B1C" w:rsidRPr="00236BFC" w:rsidRDefault="0057737A" w:rsidP="00B35B1C">
      <w:pPr>
        <w:pStyle w:val="BodyText"/>
      </w:pPr>
      <w:r>
        <w:t xml:space="preserve">The purposes of this system are served well by very basic support for mass storage.  By </w:t>
      </w:r>
      <w:proofErr w:type="gramStart"/>
      <w:r>
        <w:t>default</w:t>
      </w:r>
      <w:proofErr w:type="gramEnd"/>
      <w:r>
        <w:t xml:space="preserve"> there are four block buffers.  </w:t>
      </w:r>
      <w:proofErr w:type="gramStart"/>
      <w:r w:rsidRPr="008E39E2">
        <w:rPr>
          <w:rFonts w:ascii="Consolas" w:hAnsi="Consolas" w:cs="Consolas"/>
          <w:b/>
        </w:rPr>
        <w:t>BLOCK</w:t>
      </w:r>
      <w:r>
        <w:t xml:space="preserve">  and</w:t>
      </w:r>
      <w:proofErr w:type="gramEnd"/>
      <w:r>
        <w:t xml:space="preserve">  </w:t>
      </w:r>
      <w:r w:rsidRPr="008E39E2">
        <w:rPr>
          <w:rFonts w:ascii="Consolas" w:hAnsi="Consolas" w:cs="Consolas"/>
          <w:b/>
        </w:rPr>
        <w:t>BUFFER</w:t>
      </w:r>
      <w:r>
        <w:t xml:space="preserve">  take single precision block numbers and return cell addresses</w:t>
      </w:r>
      <w:r w:rsidR="00C26AB8">
        <w:t xml:space="preserve">.  The infrastructure is extended for 32-bit block addressing when the MMC mass storage is added.  The </w:t>
      </w:r>
      <w:r w:rsidR="00C26AB8" w:rsidRPr="008E39E2">
        <w:rPr>
          <w:rFonts w:ascii="Consolas" w:hAnsi="Consolas" w:cs="Consolas"/>
          <w:b/>
        </w:rPr>
        <w:t>PREV</w:t>
      </w:r>
      <w:r w:rsidR="00C26AB8">
        <w:t xml:space="preserve"> table is customized.  Status information is stored </w:t>
      </w:r>
      <w:proofErr w:type="gramStart"/>
      <w:r w:rsidR="00C26AB8">
        <w:t xml:space="preserve">in  </w:t>
      </w:r>
      <w:r w:rsidR="00C26AB8" w:rsidRPr="008E39E2">
        <w:rPr>
          <w:rFonts w:ascii="Consolas" w:hAnsi="Consolas" w:cs="Consolas"/>
          <w:b/>
        </w:rPr>
        <w:t>DISK</w:t>
      </w:r>
      <w:proofErr w:type="gramEnd"/>
      <w:r w:rsidR="00C26AB8" w:rsidRPr="008E39E2">
        <w:rPr>
          <w:rFonts w:ascii="Consolas" w:hAnsi="Consolas" w:cs="Consolas"/>
          <w:b/>
        </w:rPr>
        <w:t xml:space="preserve"> 1+</w:t>
      </w:r>
      <w:r w:rsidR="00C26AB8">
        <w:t xml:space="preserve">  and the block number just written is stored starting at  </w:t>
      </w:r>
      <w:r w:rsidR="00C26AB8" w:rsidRPr="008E39E2">
        <w:rPr>
          <w:rFonts w:ascii="Consolas" w:hAnsi="Consolas" w:cs="Consolas"/>
          <w:b/>
        </w:rPr>
        <w:t>'BUFFER 1+</w:t>
      </w:r>
      <w:r w:rsidR="00C26AB8">
        <w:t xml:space="preserve"> .</w:t>
      </w:r>
      <w:r w:rsidR="00B35B1C">
        <w:t xml:space="preserve">  </w:t>
      </w:r>
      <w:proofErr w:type="gramStart"/>
      <w:r w:rsidR="00B35B1C">
        <w:t>The  mapping</w:t>
      </w:r>
      <w:proofErr w:type="gramEnd"/>
      <w:r w:rsidR="00B35B1C">
        <w:t xml:space="preserve"> of  </w:t>
      </w:r>
      <w:r w:rsidR="00B35B1C" w:rsidRPr="00E46583">
        <w:rPr>
          <w:rFonts w:ascii="Consolas" w:hAnsi="Consolas" w:cs="Consolas"/>
          <w:b/>
        </w:rPr>
        <w:t>BLOCK</w:t>
      </w:r>
      <w:r w:rsidR="00B35B1C">
        <w:t xml:space="preserve">  address space to devices is configured using a table;  </w:t>
      </w:r>
      <w:r w:rsidR="00B35B1C" w:rsidRPr="00E46583">
        <w:rPr>
          <w:rFonts w:ascii="Consolas" w:hAnsi="Consolas" w:cs="Consolas"/>
          <w:b/>
        </w:rPr>
        <w:t>PLEAT</w:t>
      </w:r>
      <w:r w:rsidR="00B35B1C">
        <w:t xml:space="preserve">  is not used and this word is not provided.</w:t>
      </w:r>
    </w:p>
    <w:p w14:paraId="36B4FBE7" w14:textId="77777777" w:rsidR="00C26AB8" w:rsidRDefault="00C26AB8" w:rsidP="00565A07">
      <w:pPr>
        <w:pStyle w:val="BodyText"/>
      </w:pPr>
      <w:r>
        <w:t xml:space="preserve">The coding example shown in the Reference Manual </w:t>
      </w:r>
      <w:proofErr w:type="gramStart"/>
      <w:r>
        <w:t xml:space="preserve">for  </w:t>
      </w:r>
      <w:r w:rsidRPr="008E39E2">
        <w:rPr>
          <w:rFonts w:ascii="Consolas" w:hAnsi="Consolas" w:cs="Consolas"/>
          <w:b/>
        </w:rPr>
        <w:t>VIRTUAL</w:t>
      </w:r>
      <w:proofErr w:type="gramEnd"/>
      <w:r>
        <w:t xml:space="preserve">  assumes a byte addressed virtual memory.  By </w:t>
      </w:r>
      <w:proofErr w:type="gramStart"/>
      <w:r>
        <w:t>replacing  1024</w:t>
      </w:r>
      <w:proofErr w:type="gramEnd"/>
      <w:r>
        <w:t xml:space="preserve">  with  512  in the definition of  </w:t>
      </w:r>
      <w:r w:rsidRPr="008E39E2">
        <w:rPr>
          <w:rFonts w:ascii="Consolas" w:hAnsi="Consolas" w:cs="Consolas"/>
          <w:b/>
        </w:rPr>
        <w:t>VIRTUAL</w:t>
      </w:r>
      <w:r>
        <w:t xml:space="preserve">  the array would be cell addressed and the example would be correct.</w:t>
      </w:r>
    </w:p>
    <w:p w14:paraId="5830ACAD" w14:textId="77777777" w:rsidR="00C26AB8" w:rsidRDefault="00C26AB8" w:rsidP="00C26AB8">
      <w:pPr>
        <w:pStyle w:val="Heading4"/>
      </w:pPr>
      <w:r>
        <w:t>Multitasking</w:t>
      </w:r>
    </w:p>
    <w:p w14:paraId="5E5D47EE" w14:textId="77777777" w:rsidR="00C26AB8" w:rsidRDefault="00C26AB8" w:rsidP="00C26AB8">
      <w:pPr>
        <w:pStyle w:val="BodyText"/>
      </w:pPr>
      <w:r>
        <w:t xml:space="preserve">The multi-tasking architecture in this system is </w:t>
      </w:r>
      <w:proofErr w:type="gramStart"/>
      <w:r>
        <w:t xml:space="preserve">conventional;  </w:t>
      </w:r>
      <w:r w:rsidRPr="008E39E2">
        <w:rPr>
          <w:rFonts w:ascii="Consolas" w:hAnsi="Consolas" w:cs="Consolas"/>
          <w:b/>
        </w:rPr>
        <w:t>STATUS</w:t>
      </w:r>
      <w:proofErr w:type="gramEnd"/>
      <w:r>
        <w:t xml:space="preserve">  contains an instruction and that instruction is either an unconditional jump (</w:t>
      </w:r>
      <w:r w:rsidRPr="00D062CA">
        <w:rPr>
          <w:rFonts w:ascii="Consolas" w:hAnsi="Consolas" w:cs="Consolas"/>
        </w:rPr>
        <w:t>else</w:t>
      </w:r>
      <w:r>
        <w:t xml:space="preserve">) to the next task's  </w:t>
      </w:r>
      <w:r w:rsidRPr="008E39E2">
        <w:rPr>
          <w:rFonts w:ascii="Consolas" w:hAnsi="Consolas" w:cs="Consolas"/>
          <w:b/>
        </w:rPr>
        <w:t>STATUS</w:t>
      </w:r>
      <w:r>
        <w:t xml:space="preserve"> , or is a call to  </w:t>
      </w:r>
      <w:r w:rsidRPr="008E39E2">
        <w:rPr>
          <w:rFonts w:ascii="Consolas" w:hAnsi="Consolas" w:cs="Consolas"/>
          <w:b/>
        </w:rPr>
        <w:t>WAKE</w:t>
      </w:r>
      <w:r>
        <w:t xml:space="preserve">  which is a short line of VM code.</w:t>
      </w:r>
    </w:p>
    <w:p w14:paraId="3B9D628F" w14:textId="77777777" w:rsidR="00236BFC" w:rsidRDefault="00C26AB8" w:rsidP="00C26AB8">
      <w:pPr>
        <w:pStyle w:val="BodyText"/>
      </w:pPr>
      <w:r>
        <w:t xml:space="preserve">The prose in 1.2.3 the Reference Manual may imply </w:t>
      </w:r>
      <w:proofErr w:type="gramStart"/>
      <w:r>
        <w:t xml:space="preserve">that  </w:t>
      </w:r>
      <w:r w:rsidRPr="008E39E2">
        <w:rPr>
          <w:rFonts w:ascii="Consolas" w:hAnsi="Consolas" w:cs="Consolas"/>
          <w:b/>
        </w:rPr>
        <w:t>STOP</w:t>
      </w:r>
      <w:proofErr w:type="gramEnd"/>
      <w:r>
        <w:t xml:space="preserve">  puts a task to sleep by storing a jump instruction in its  </w:t>
      </w:r>
      <w:r w:rsidRPr="008E39E2">
        <w:rPr>
          <w:rFonts w:ascii="Consolas" w:hAnsi="Consolas" w:cs="Consolas"/>
          <w:b/>
        </w:rPr>
        <w:t>STATUS</w:t>
      </w:r>
      <w:r>
        <w:t xml:space="preserve"> .  That is not correct; it </w:t>
      </w:r>
      <w:proofErr w:type="gramStart"/>
      <w:r>
        <w:t xml:space="preserve">is  </w:t>
      </w:r>
      <w:r w:rsidRPr="008E39E2">
        <w:rPr>
          <w:rFonts w:ascii="Consolas" w:hAnsi="Consolas" w:cs="Consolas"/>
          <w:b/>
        </w:rPr>
        <w:t>WAKE</w:t>
      </w:r>
      <w:proofErr w:type="gramEnd"/>
      <w:r>
        <w:t xml:space="preserve">  that marks a task asleep, and  </w:t>
      </w:r>
      <w:r w:rsidRPr="008E39E2">
        <w:rPr>
          <w:rFonts w:ascii="Consolas" w:hAnsi="Consolas" w:cs="Consolas"/>
          <w:b/>
        </w:rPr>
        <w:t>STOP</w:t>
      </w:r>
      <w:r>
        <w:t xml:space="preserve">  merely exercises the dispatch loop.  </w:t>
      </w:r>
      <w:proofErr w:type="gramStart"/>
      <w:r w:rsidRPr="008E39E2">
        <w:rPr>
          <w:rFonts w:ascii="Consolas" w:hAnsi="Consolas" w:cs="Consolas"/>
          <w:b/>
        </w:rPr>
        <w:t>PAUSE</w:t>
      </w:r>
      <w:r>
        <w:t xml:space="preserve">  on</w:t>
      </w:r>
      <w:proofErr w:type="gramEnd"/>
      <w:r>
        <w:t xml:space="preserve"> the other hand does store  </w:t>
      </w:r>
      <w:r w:rsidRPr="008E39E2">
        <w:rPr>
          <w:rFonts w:ascii="Consolas" w:hAnsi="Consolas" w:cs="Consolas"/>
          <w:b/>
        </w:rPr>
        <w:t>WAKE</w:t>
      </w:r>
      <w:r>
        <w:t xml:space="preserve">  into  </w:t>
      </w:r>
      <w:r w:rsidRPr="008E39E2">
        <w:rPr>
          <w:rFonts w:ascii="Consolas" w:hAnsi="Consolas" w:cs="Consolas"/>
          <w:b/>
        </w:rPr>
        <w:t>STATUS</w:t>
      </w:r>
      <w:r>
        <w:t xml:space="preserve">.  The extended description of multi-tasking in the Reference Manual is </w:t>
      </w:r>
      <w:proofErr w:type="gramStart"/>
      <w:r w:rsidR="00236BFC">
        <w:t>more clear</w:t>
      </w:r>
      <w:proofErr w:type="gramEnd"/>
      <w:r w:rsidR="00236BFC">
        <w:t xml:space="preserve"> on this vital point</w:t>
      </w:r>
    </w:p>
    <w:p w14:paraId="1FDACD69" w14:textId="77777777" w:rsidR="00C26AB8" w:rsidRDefault="00236BFC" w:rsidP="00C26AB8">
      <w:pPr>
        <w:pStyle w:val="BodyText"/>
      </w:pPr>
      <w:r>
        <w:t xml:space="preserve">As is noted elsewhere, this virtual machine has no interrupts as such.  A task may be awakened by another task, or by another memory mastering node(s) which knows how to awaken the task by storing directly into </w:t>
      </w:r>
      <w:proofErr w:type="gramStart"/>
      <w:r>
        <w:t xml:space="preserve">its  </w:t>
      </w:r>
      <w:r w:rsidRPr="008E39E2">
        <w:rPr>
          <w:rFonts w:ascii="Consolas" w:hAnsi="Consolas" w:cs="Consolas"/>
          <w:b/>
        </w:rPr>
        <w:t>STATUS</w:t>
      </w:r>
      <w:proofErr w:type="gramEnd"/>
      <w:r>
        <w:t xml:space="preserve">  cell</w:t>
      </w:r>
      <w:r w:rsidR="00C26AB8">
        <w:t>.</w:t>
      </w:r>
    </w:p>
    <w:p w14:paraId="2806F73C" w14:textId="77777777" w:rsidR="00675CCE" w:rsidRDefault="00675CCE" w:rsidP="00675CCE">
      <w:pPr>
        <w:pStyle w:val="Heading3"/>
      </w:pPr>
      <w:bookmarkStart w:id="50" w:name="_Toc119166804"/>
      <w:r>
        <w:t>The polyFORTH Assembler</w:t>
      </w:r>
      <w:bookmarkEnd w:id="50"/>
    </w:p>
    <w:p w14:paraId="2E477437" w14:textId="77777777" w:rsidR="00D7528E" w:rsidRDefault="00D7528E" w:rsidP="00D7528E">
      <w:pPr>
        <w:pStyle w:val="BodyText"/>
      </w:pPr>
      <w:r>
        <w:t>There is no need for an Assembler as such in this system.  The compiler learns how to generate VM instructions as follows:</w:t>
      </w:r>
    </w:p>
    <w:p w14:paraId="06423D66" w14:textId="77777777" w:rsidR="00D7528E" w:rsidRDefault="00D7528E" w:rsidP="00D7528E">
      <w:pPr>
        <w:pStyle w:val="BodyText"/>
      </w:pPr>
      <w:r>
        <w:t xml:space="preserve">Target compilation uses the defining </w:t>
      </w:r>
      <w:proofErr w:type="gramStart"/>
      <w:r>
        <w:t xml:space="preserve">word  </w:t>
      </w:r>
      <w:r w:rsidRPr="00E46583">
        <w:rPr>
          <w:rFonts w:ascii="Consolas" w:hAnsi="Consolas" w:cs="Consolas"/>
          <w:b/>
        </w:rPr>
        <w:t>f</w:t>
      </w:r>
      <w:proofErr w:type="gramEnd"/>
      <w:r w:rsidRPr="00E46583">
        <w:rPr>
          <w:rFonts w:ascii="Consolas" w:hAnsi="Consolas" w:cs="Consolas"/>
          <w:b/>
        </w:rPr>
        <w:t>18</w:t>
      </w:r>
      <w:r>
        <w:t xml:space="preserve">  to make "equates" whose values are </w:t>
      </w:r>
      <w:r w:rsidRPr="00E46583">
        <w:rPr>
          <w:rFonts w:ascii="Consolas" w:hAnsi="Consolas" w:cs="Consolas"/>
          <w:b/>
        </w:rPr>
        <w:t>f18</w:t>
      </w:r>
      <w:r>
        <w:t xml:space="preserve"> instructions.  Whenever the VM node code is changed, new addresses are manually transcribed into </w:t>
      </w:r>
      <w:proofErr w:type="gramStart"/>
      <w:r>
        <w:t xml:space="preserve">the  </w:t>
      </w:r>
      <w:r w:rsidRPr="00E46583">
        <w:rPr>
          <w:rFonts w:ascii="Consolas" w:hAnsi="Consolas" w:cs="Consolas"/>
          <w:b/>
        </w:rPr>
        <w:t>f</w:t>
      </w:r>
      <w:proofErr w:type="gramEnd"/>
      <w:r w:rsidRPr="00E46583">
        <w:rPr>
          <w:rFonts w:ascii="Consolas" w:hAnsi="Consolas" w:cs="Consolas"/>
          <w:b/>
        </w:rPr>
        <w:t>18</w:t>
      </w:r>
      <w:r>
        <w:t xml:space="preserve">  definitions in the nucleus.</w:t>
      </w:r>
    </w:p>
    <w:p w14:paraId="363A163F" w14:textId="77777777" w:rsidR="00D7528E" w:rsidRDefault="00D7528E" w:rsidP="00D7528E">
      <w:pPr>
        <w:pStyle w:val="BodyText"/>
      </w:pPr>
      <w:r>
        <w:t xml:space="preserve">The defining </w:t>
      </w:r>
      <w:proofErr w:type="gramStart"/>
      <w:r>
        <w:t xml:space="preserve">word  </w:t>
      </w:r>
      <w:r w:rsidRPr="00E46583">
        <w:rPr>
          <w:rFonts w:ascii="Consolas" w:hAnsi="Consolas" w:cs="Consolas"/>
          <w:b/>
        </w:rPr>
        <w:t>uCODE</w:t>
      </w:r>
      <w:proofErr w:type="gramEnd"/>
      <w:r>
        <w:t xml:space="preserve">  is given an instruction value and generates an active compiling word  (corresponding with  </w:t>
      </w:r>
      <w:r w:rsidRPr="00E46583">
        <w:rPr>
          <w:rFonts w:ascii="Consolas" w:hAnsi="Consolas" w:cs="Consolas"/>
          <w:b/>
        </w:rPr>
        <w:t>IMMEDIATE</w:t>
      </w:r>
      <w:r>
        <w:t xml:space="preserve">  in conventional Forth systems) whose behavior is to append that instruction to a definition being compiled.  For </w:t>
      </w:r>
      <w:proofErr w:type="gramStart"/>
      <w:r>
        <w:t xml:space="preserve">example,  </w:t>
      </w:r>
      <w:r w:rsidRPr="00E46583">
        <w:rPr>
          <w:rFonts w:ascii="Consolas" w:hAnsi="Consolas" w:cs="Consolas"/>
          <w:b/>
        </w:rPr>
        <w:t>'</w:t>
      </w:r>
      <w:proofErr w:type="gramEnd"/>
      <w:r w:rsidRPr="00E46583">
        <w:rPr>
          <w:rFonts w:ascii="Consolas" w:hAnsi="Consolas" w:cs="Consolas"/>
          <w:b/>
        </w:rPr>
        <w:t>drop</w:t>
      </w:r>
      <w:r>
        <w:t xml:space="preserve">  is the  </w:t>
      </w:r>
      <w:r w:rsidRPr="00E46583">
        <w:rPr>
          <w:rFonts w:ascii="Consolas" w:hAnsi="Consolas" w:cs="Consolas"/>
          <w:b/>
        </w:rPr>
        <w:t>f18</w:t>
      </w:r>
      <w:r>
        <w:t xml:space="preserve">  equate for an instruction that drops a word from the VM stack.  </w:t>
      </w:r>
      <w:r w:rsidRPr="00E46583">
        <w:rPr>
          <w:rFonts w:ascii="Consolas" w:hAnsi="Consolas" w:cs="Consolas"/>
          <w:b/>
        </w:rPr>
        <w:t>DROP</w:t>
      </w:r>
      <w:r>
        <w:t xml:space="preserve"> is </w:t>
      </w:r>
      <w:proofErr w:type="gramStart"/>
      <w:r>
        <w:t xml:space="preserve">a  </w:t>
      </w:r>
      <w:r w:rsidRPr="00E46583">
        <w:rPr>
          <w:rFonts w:ascii="Consolas" w:hAnsi="Consolas" w:cs="Consolas"/>
          <w:b/>
        </w:rPr>
        <w:t>uCODE</w:t>
      </w:r>
      <w:proofErr w:type="gramEnd"/>
      <w:r>
        <w:t xml:space="preserve">  definition that causes a  </w:t>
      </w:r>
      <w:r w:rsidRPr="00E46583">
        <w:rPr>
          <w:rFonts w:ascii="Consolas" w:hAnsi="Consolas" w:cs="Consolas"/>
          <w:b/>
        </w:rPr>
        <w:t>'drop</w:t>
      </w:r>
      <w:r>
        <w:t xml:space="preserve">  instruction to be compiled.  In order </w:t>
      </w:r>
      <w:proofErr w:type="gramStart"/>
      <w:r>
        <w:t xml:space="preserve">for  </w:t>
      </w:r>
      <w:r w:rsidRPr="00E46583">
        <w:rPr>
          <w:rFonts w:ascii="Consolas" w:hAnsi="Consolas" w:cs="Consolas"/>
          <w:b/>
        </w:rPr>
        <w:t>DROP</w:t>
      </w:r>
      <w:proofErr w:type="gramEnd"/>
      <w:r>
        <w:t xml:space="preserve">  to be usable in interpretive code, the nucleus contains a colon definition as follows:</w:t>
      </w:r>
    </w:p>
    <w:p w14:paraId="6D743E75" w14:textId="77777777" w:rsidR="00D7528E" w:rsidRPr="00E46583" w:rsidRDefault="00D7528E" w:rsidP="00D7528E">
      <w:pPr>
        <w:pStyle w:val="BodyText"/>
        <w:rPr>
          <w:rFonts w:ascii="Consolas" w:hAnsi="Consolas" w:cs="Consolas"/>
          <w:b/>
        </w:rPr>
      </w:pPr>
      <w:r w:rsidRPr="00E46583">
        <w:rPr>
          <w:rFonts w:ascii="Consolas" w:hAnsi="Consolas" w:cs="Consolas"/>
          <w:b/>
        </w:rPr>
        <w:tab/>
        <w:t xml:space="preserve">: DROP   </w:t>
      </w:r>
      <w:proofErr w:type="gramStart"/>
      <w:r w:rsidRPr="00E46583">
        <w:rPr>
          <w:rFonts w:ascii="Consolas" w:hAnsi="Consolas" w:cs="Consolas"/>
          <w:b/>
        </w:rPr>
        <w:t>DROP ;</w:t>
      </w:r>
      <w:proofErr w:type="gramEnd"/>
    </w:p>
    <w:p w14:paraId="1F8D0AF6" w14:textId="77777777" w:rsidR="00675CCE" w:rsidRDefault="00675CCE" w:rsidP="00675CCE">
      <w:pPr>
        <w:pStyle w:val="Heading3"/>
      </w:pPr>
      <w:bookmarkStart w:id="51" w:name="_Toc119166805"/>
      <w:r>
        <w:t>System Configuration and Electives</w:t>
      </w:r>
      <w:bookmarkEnd w:id="51"/>
    </w:p>
    <w:p w14:paraId="00EA4DF9" w14:textId="5A1069F3" w:rsidR="00D7528E" w:rsidRPr="00D7528E" w:rsidRDefault="00D7528E" w:rsidP="00D7528E">
      <w:pPr>
        <w:pStyle w:val="BodyText"/>
      </w:pPr>
      <w:r>
        <w:t>The procedures used for this purpose are conventional, still beginning with block 9, but other blocks in [</w:t>
      </w:r>
      <w:proofErr w:type="gramStart"/>
      <w:r>
        <w:t>0..</w:t>
      </w:r>
      <w:proofErr w:type="gramEnd"/>
      <w:r>
        <w:t>60[ have been rearranged.  Read block 9 and the code it loads to see the sequence applicable on this system.</w:t>
      </w:r>
      <w:r w:rsidR="000E58B3">
        <w:t xml:space="preserve">  In this process you will note other discrepancies with specifics described in the Reference Manual; for </w:t>
      </w:r>
      <w:proofErr w:type="gramStart"/>
      <w:r w:rsidR="000E58B3">
        <w:t xml:space="preserve">example,  </w:t>
      </w:r>
      <w:r w:rsidR="000E58B3" w:rsidRPr="00E46583">
        <w:rPr>
          <w:rFonts w:ascii="Consolas" w:hAnsi="Consolas" w:cs="Consolas"/>
          <w:b/>
        </w:rPr>
        <w:t>&lt;</w:t>
      </w:r>
      <w:proofErr w:type="gramEnd"/>
      <w:r w:rsidR="000E58B3" w:rsidRPr="00E46583">
        <w:rPr>
          <w:rFonts w:ascii="Consolas" w:hAnsi="Consolas" w:cs="Consolas"/>
          <w:b/>
        </w:rPr>
        <w:t>CREATE&gt;</w:t>
      </w:r>
      <w:r w:rsidR="000E58B3">
        <w:t xml:space="preserve">  is defined in block 9 in this system.</w:t>
      </w:r>
      <w:r>
        <w:t xml:space="preserve">  Other mechanisms including task definition have additional capabilities; see</w:t>
      </w:r>
      <w:r w:rsidR="0096670F">
        <w:t xml:space="preserve"> </w:t>
      </w:r>
      <w:r w:rsidR="005845B1">
        <w:fldChar w:fldCharType="begin"/>
      </w:r>
      <w:r w:rsidR="005845B1">
        <w:instrText xml:space="preserve"> REF _Ref333313919 \h </w:instrText>
      </w:r>
      <w:r w:rsidR="005845B1">
        <w:fldChar w:fldCharType="separate"/>
      </w:r>
      <w:r w:rsidR="007808D1">
        <w:t>Source Code Organization</w:t>
      </w:r>
      <w:r w:rsidR="005845B1">
        <w:fldChar w:fldCharType="end"/>
      </w:r>
      <w:r w:rsidR="0096670F">
        <w:t xml:space="preserve"> below</w:t>
      </w:r>
      <w:r>
        <w:t>.</w:t>
      </w:r>
    </w:p>
    <w:p w14:paraId="37BDEB53" w14:textId="77777777" w:rsidR="00675CCE" w:rsidRDefault="00675CCE" w:rsidP="00675CCE">
      <w:pPr>
        <w:pStyle w:val="Heading3"/>
      </w:pPr>
      <w:bookmarkStart w:id="52" w:name="_Toc119166806"/>
      <w:r>
        <w:t>Documentation and Source Management Facilities</w:t>
      </w:r>
      <w:bookmarkEnd w:id="52"/>
    </w:p>
    <w:p w14:paraId="0BF9ACE4" w14:textId="77777777" w:rsidR="00D7528E" w:rsidRPr="00236BFC" w:rsidRDefault="00D7528E" w:rsidP="00D7528E">
      <w:pPr>
        <w:pStyle w:val="BodyText"/>
      </w:pPr>
      <w:r>
        <w:t>This system uses conventional "shadow blocks" for primary code documentation, and the organization and style of the source code is conventional for polyFORTH systems.  Some concessions have been made to conserve mass storage space since the primary boot medium on the evaluation board is an SPI flash limited to 1 megabyte of storag</w:t>
      </w:r>
      <w:r w:rsidR="000E58B3">
        <w:t>e</w:t>
      </w:r>
      <w:r w:rsidR="00B35B1C">
        <w:t>.</w:t>
      </w:r>
    </w:p>
    <w:p w14:paraId="046A6EB0" w14:textId="77777777" w:rsidR="00675CCE" w:rsidRDefault="00D7528E" w:rsidP="00675CCE">
      <w:pPr>
        <w:pStyle w:val="BodyText"/>
      </w:pPr>
      <w:r>
        <w:lastRenderedPageBreak/>
        <w:t xml:space="preserve">The assignment of letters for stack effect comments has been changed to reflect the </w:t>
      </w:r>
      <w:proofErr w:type="gramStart"/>
      <w:r>
        <w:t>coexistence  of</w:t>
      </w:r>
      <w:proofErr w:type="gramEnd"/>
      <w:r>
        <w:t xml:space="preserve"> cell and byte addressing:</w:t>
      </w:r>
    </w:p>
    <w:p w14:paraId="022510D6" w14:textId="77777777" w:rsidR="00D7528E" w:rsidRDefault="00D7528E" w:rsidP="00281F20">
      <w:pPr>
        <w:pStyle w:val="BodyText"/>
        <w:spacing w:after="0"/>
      </w:pPr>
      <w:r>
        <w:tab/>
      </w:r>
      <w:r w:rsidRPr="00E46583">
        <w:rPr>
          <w:rFonts w:ascii="Consolas" w:hAnsi="Consolas" w:cs="Consolas"/>
          <w:b/>
        </w:rPr>
        <w:t>c</w:t>
      </w:r>
      <w:r>
        <w:tab/>
        <w:t>now denotes any octet sized value... a byte, or a character that may fit into a byte.</w:t>
      </w:r>
    </w:p>
    <w:p w14:paraId="63038C60" w14:textId="77777777" w:rsidR="00D7528E" w:rsidRDefault="00D7528E" w:rsidP="00281F20">
      <w:pPr>
        <w:pStyle w:val="BodyText"/>
        <w:spacing w:after="0"/>
      </w:pPr>
      <w:r>
        <w:tab/>
      </w:r>
      <w:r w:rsidRPr="00E46583">
        <w:rPr>
          <w:rFonts w:ascii="Consolas" w:hAnsi="Consolas" w:cs="Consolas"/>
          <w:b/>
        </w:rPr>
        <w:t>a</w:t>
      </w:r>
      <w:r>
        <w:tab/>
        <w:t>now denotes a 16-bit cell address.</w:t>
      </w:r>
    </w:p>
    <w:p w14:paraId="1A2D2648" w14:textId="77777777" w:rsidR="00D7528E" w:rsidRDefault="00D7528E" w:rsidP="00675CCE">
      <w:pPr>
        <w:pStyle w:val="BodyText"/>
      </w:pPr>
      <w:r>
        <w:tab/>
      </w:r>
      <w:r w:rsidRPr="00E46583">
        <w:rPr>
          <w:rFonts w:ascii="Consolas" w:hAnsi="Consolas" w:cs="Consolas"/>
          <w:b/>
        </w:rPr>
        <w:t>b</w:t>
      </w:r>
      <w:r>
        <w:tab/>
        <w:t>now denotes a 16-bit byte address.</w:t>
      </w:r>
    </w:p>
    <w:p w14:paraId="512255BF" w14:textId="2A2EB895" w:rsidR="00D7528E" w:rsidRPr="00675CCE" w:rsidRDefault="0096670F" w:rsidP="00675CCE">
      <w:pPr>
        <w:pStyle w:val="BodyText"/>
      </w:pPr>
      <w:r>
        <w:t xml:space="preserve">See </w:t>
      </w:r>
      <w:r w:rsidR="005845B1">
        <w:fldChar w:fldCharType="begin"/>
      </w:r>
      <w:r w:rsidR="005845B1">
        <w:instrText xml:space="preserve"> REF _Ref333313968 \h </w:instrText>
      </w:r>
      <w:r w:rsidR="005845B1">
        <w:fldChar w:fldCharType="separate"/>
      </w:r>
      <w:r w:rsidR="007808D1">
        <w:t>Source Code Management</w:t>
      </w:r>
      <w:r w:rsidR="005845B1">
        <w:fldChar w:fldCharType="end"/>
      </w:r>
      <w:r>
        <w:t xml:space="preserve"> below for the consolidated and updated tools provided with this system.</w:t>
      </w:r>
    </w:p>
    <w:p w14:paraId="2D406611" w14:textId="77777777" w:rsidR="00675CCE" w:rsidRDefault="00675CCE" w:rsidP="007E463D">
      <w:pPr>
        <w:pStyle w:val="Heading2"/>
      </w:pPr>
      <w:bookmarkStart w:id="53" w:name="_Toc119166807"/>
      <w:r>
        <w:t>Chapter 2:  Basic Forth Vocabulary</w:t>
      </w:r>
      <w:bookmarkEnd w:id="53"/>
    </w:p>
    <w:p w14:paraId="1A986050" w14:textId="77777777" w:rsidR="00392439" w:rsidRDefault="00392439" w:rsidP="00392439">
      <w:pPr>
        <w:pStyle w:val="BodyText"/>
      </w:pPr>
      <w:r>
        <w:t xml:space="preserve">This implementation </w:t>
      </w:r>
      <w:r w:rsidR="00144D70">
        <w:t>uses 16-bit cells, twos complement arithmetic, and by default all addressing is in cell units.</w:t>
      </w:r>
      <w:r w:rsidR="0000225B">
        <w:t xml:space="preserve">  Double cells are stored with most significant cell first in memory.</w:t>
      </w:r>
      <w:r w:rsidR="00144D70">
        <w:t xml:space="preserve">  Big-endian byte addressing is simulated as described later.  Enhancements are documented later on.</w:t>
      </w:r>
    </w:p>
    <w:p w14:paraId="62B39123" w14:textId="77777777" w:rsidR="00144D70" w:rsidRDefault="00144D70" w:rsidP="00144D70">
      <w:pPr>
        <w:pStyle w:val="Heading3"/>
      </w:pPr>
      <w:bookmarkStart w:id="54" w:name="_Toc119166808"/>
      <w:r>
        <w:t>Stack Operations</w:t>
      </w:r>
      <w:bookmarkEnd w:id="54"/>
    </w:p>
    <w:p w14:paraId="1DD3CEC6" w14:textId="77777777" w:rsidR="00144D70" w:rsidRDefault="00144D70" w:rsidP="00144D70">
      <w:pPr>
        <w:pStyle w:val="BodyText"/>
      </w:pPr>
      <w:r>
        <w:t xml:space="preserve">Parameter stack operations are conventional; note </w:t>
      </w:r>
      <w:proofErr w:type="gramStart"/>
      <w:r>
        <w:t xml:space="preserve">that  </w:t>
      </w:r>
      <w:r w:rsidRPr="00144D70">
        <w:rPr>
          <w:rFonts w:ascii="Consolas" w:hAnsi="Consolas" w:cs="Consolas"/>
          <w:b/>
        </w:rPr>
        <w:t>'</w:t>
      </w:r>
      <w:proofErr w:type="gramEnd"/>
      <w:r w:rsidRPr="00144D70">
        <w:rPr>
          <w:rFonts w:ascii="Consolas" w:hAnsi="Consolas" w:cs="Consolas"/>
          <w:b/>
        </w:rPr>
        <w:t>S</w:t>
      </w:r>
      <w:r>
        <w:t xml:space="preserve">  returns a cell address so offsets into the stack are half what the examples show.  </w:t>
      </w:r>
      <w:proofErr w:type="gramStart"/>
      <w:r w:rsidRPr="00144D70">
        <w:rPr>
          <w:rFonts w:ascii="Consolas" w:hAnsi="Consolas" w:cs="Consolas"/>
          <w:b/>
        </w:rPr>
        <w:t>PICK</w:t>
      </w:r>
      <w:r>
        <w:t xml:space="preserve">  and</w:t>
      </w:r>
      <w:proofErr w:type="gramEnd"/>
      <w:r>
        <w:t xml:space="preserve">  </w:t>
      </w:r>
      <w:r w:rsidRPr="00144D70">
        <w:rPr>
          <w:rFonts w:ascii="Consolas" w:hAnsi="Consolas" w:cs="Consolas"/>
          <w:b/>
        </w:rPr>
        <w:t>ROLL</w:t>
      </w:r>
      <w:r>
        <w:t xml:space="preserve">  are </w:t>
      </w:r>
      <w:r w:rsidR="0000225B">
        <w:t>deprecated</w:t>
      </w:r>
      <w:r>
        <w:t xml:space="preserve"> since both are apocryphal and  </w:t>
      </w:r>
      <w:r w:rsidRPr="00144D70">
        <w:rPr>
          <w:rFonts w:ascii="Consolas" w:hAnsi="Consolas" w:cs="Consolas"/>
          <w:b/>
        </w:rPr>
        <w:t>ROLL</w:t>
      </w:r>
      <w:r>
        <w:t xml:space="preserve">  is abysmally inefficient.</w:t>
      </w:r>
    </w:p>
    <w:p w14:paraId="61B03A59" w14:textId="77777777" w:rsidR="00144D70" w:rsidRDefault="00144D70" w:rsidP="00144D70">
      <w:pPr>
        <w:pStyle w:val="BodyText"/>
      </w:pPr>
      <w:r>
        <w:t>Memory operations are conventional except for the cell addressing and the hierarchy of available memory, as described later.  Half-cells do not exist so the half-cell vocabulary does not exist.</w:t>
      </w:r>
    </w:p>
    <w:p w14:paraId="40BB5FEB" w14:textId="77777777" w:rsidR="00144D70" w:rsidRDefault="0000225B" w:rsidP="00144D70">
      <w:pPr>
        <w:pStyle w:val="BodyText"/>
      </w:pPr>
      <w:r>
        <w:t xml:space="preserve">Return stack operators are conventional except </w:t>
      </w:r>
      <w:proofErr w:type="gramStart"/>
      <w:r>
        <w:t xml:space="preserve">that  </w:t>
      </w:r>
      <w:r w:rsidRPr="0000225B">
        <w:rPr>
          <w:rFonts w:ascii="Consolas" w:hAnsi="Consolas" w:cs="Consolas"/>
          <w:b/>
        </w:rPr>
        <w:t>R</w:t>
      </w:r>
      <w:proofErr w:type="gramEnd"/>
      <w:r w:rsidRPr="0000225B">
        <w:rPr>
          <w:rFonts w:ascii="Consolas" w:hAnsi="Consolas" w:cs="Consolas"/>
          <w:b/>
        </w:rPr>
        <w:t>@</w:t>
      </w:r>
      <w:r>
        <w:t xml:space="preserve">  is apocryphal and is deprecated.</w:t>
      </w:r>
    </w:p>
    <w:p w14:paraId="6F5B9050" w14:textId="77777777" w:rsidR="0000225B" w:rsidRDefault="0000225B" w:rsidP="00144D70">
      <w:pPr>
        <w:pStyle w:val="BodyText"/>
      </w:pPr>
      <w:r>
        <w:t xml:space="preserve">Conveniences are conventional except </w:t>
      </w:r>
      <w:proofErr w:type="gramStart"/>
      <w:r>
        <w:t xml:space="preserve">that  </w:t>
      </w:r>
      <w:r w:rsidRPr="0000225B">
        <w:rPr>
          <w:rFonts w:ascii="Consolas" w:hAnsi="Consolas" w:cs="Consolas"/>
          <w:b/>
        </w:rPr>
        <w:t>'</w:t>
      </w:r>
      <w:proofErr w:type="gramEnd"/>
      <w:r>
        <w:t xml:space="preserve">  (tick) yields an interpretable execution token (executable versions for primitives) and that the execution token is not a parameter field address.</w:t>
      </w:r>
    </w:p>
    <w:p w14:paraId="26BC3404" w14:textId="77777777" w:rsidR="0000225B" w:rsidRDefault="0000225B" w:rsidP="0000225B">
      <w:pPr>
        <w:pStyle w:val="Heading3"/>
      </w:pPr>
      <w:bookmarkStart w:id="55" w:name="_Toc119166809"/>
      <w:r>
        <w:t>Arithmetic and Logical Operations</w:t>
      </w:r>
      <w:bookmarkEnd w:id="55"/>
    </w:p>
    <w:p w14:paraId="1D24471C" w14:textId="77777777" w:rsidR="0000225B" w:rsidRPr="0000225B" w:rsidRDefault="0000225B" w:rsidP="0000225B">
      <w:pPr>
        <w:pStyle w:val="BodyText"/>
      </w:pPr>
      <w:r>
        <w:t>Some operations may be available only in compiling forms and may not be interpreted.</w:t>
      </w:r>
    </w:p>
    <w:p w14:paraId="13C8C5DB" w14:textId="77777777" w:rsidR="0000225B" w:rsidRDefault="0000225B" w:rsidP="0000225B">
      <w:pPr>
        <w:pStyle w:val="BodyText"/>
      </w:pPr>
      <w:r>
        <w:t xml:space="preserve">Deprecated functions:  </w:t>
      </w:r>
      <w:r w:rsidRPr="00D50964">
        <w:rPr>
          <w:rFonts w:ascii="Consolas" w:hAnsi="Consolas" w:cs="Consolas"/>
          <w:b/>
        </w:rPr>
        <w:t>M-</w:t>
      </w:r>
      <w:r>
        <w:t xml:space="preserve">  </w:t>
      </w:r>
    </w:p>
    <w:p w14:paraId="185B1D61" w14:textId="77777777" w:rsidR="0000225B" w:rsidRDefault="0000225B" w:rsidP="0000225B">
      <w:pPr>
        <w:pStyle w:val="BodyText"/>
      </w:pPr>
      <w:r>
        <w:t>The division operators will be changed soon.  Not all have been tested for full range.</w:t>
      </w:r>
      <w:r w:rsidR="002B7BF1">
        <w:t xml:space="preserve">  Relationals such </w:t>
      </w:r>
      <w:proofErr w:type="gramStart"/>
      <w:r w:rsidR="002B7BF1">
        <w:t xml:space="preserve">as  </w:t>
      </w:r>
      <w:r w:rsidR="002B7BF1" w:rsidRPr="00D50964">
        <w:rPr>
          <w:rFonts w:ascii="Consolas" w:hAnsi="Consolas" w:cs="Consolas"/>
          <w:b/>
        </w:rPr>
        <w:t>&lt;</w:t>
      </w:r>
      <w:proofErr w:type="gramEnd"/>
      <w:r w:rsidR="002B7BF1">
        <w:t xml:space="preserve">  </w:t>
      </w:r>
      <w:r w:rsidR="002B7BF1" w:rsidRPr="00D50964">
        <w:rPr>
          <w:rFonts w:ascii="Consolas" w:hAnsi="Consolas" w:cs="Consolas"/>
          <w:b/>
        </w:rPr>
        <w:t>MAX</w:t>
      </w:r>
      <w:r w:rsidR="002B7BF1">
        <w:t xml:space="preserve">  </w:t>
      </w:r>
      <w:r w:rsidR="002B7BF1" w:rsidRPr="00D50964">
        <w:rPr>
          <w:rFonts w:ascii="Consolas" w:hAnsi="Consolas" w:cs="Consolas"/>
          <w:b/>
        </w:rPr>
        <w:t>MIN</w:t>
      </w:r>
      <w:r w:rsidR="002B7BF1">
        <w:t xml:space="preserve">  are implemented using the circular model, so are not full range; for full range use  </w:t>
      </w:r>
      <w:r w:rsidR="002B7BF1" w:rsidRPr="00D50964">
        <w:rPr>
          <w:rFonts w:ascii="Consolas" w:hAnsi="Consolas" w:cs="Consolas"/>
          <w:b/>
        </w:rPr>
        <w:t>U&lt;</w:t>
      </w:r>
      <w:r w:rsidR="002B7BF1">
        <w:t xml:space="preserve">  or  </w:t>
      </w:r>
      <w:r w:rsidR="002B7BF1" w:rsidRPr="00D50964">
        <w:rPr>
          <w:rFonts w:ascii="Consolas" w:hAnsi="Consolas" w:cs="Consolas"/>
          <w:b/>
        </w:rPr>
        <w:t>WITHIN</w:t>
      </w:r>
      <w:r w:rsidR="002B7BF1">
        <w:t xml:space="preserve"> .</w:t>
      </w:r>
    </w:p>
    <w:p w14:paraId="7A82DC44" w14:textId="77777777" w:rsidR="002B7BF1" w:rsidRDefault="002B7BF1" w:rsidP="0000225B">
      <w:pPr>
        <w:pStyle w:val="BodyText"/>
      </w:pPr>
      <w:r>
        <w:t xml:space="preserve">Truth values are conventional for late polyFORTH systems.  Any word that consumes a flag will interpret zero as false and any nonzero value as true.  Any word that produces a flag will produce "clean" values (0 for false, -1 for true) unless the word is documented to produce a "dirty" value (any nonzero for true.)  </w:t>
      </w:r>
      <w:proofErr w:type="gramStart"/>
      <w:r w:rsidRPr="00D50964">
        <w:rPr>
          <w:rFonts w:ascii="Consolas" w:hAnsi="Consolas" w:cs="Consolas"/>
          <w:b/>
        </w:rPr>
        <w:t>NOT</w:t>
      </w:r>
      <w:r>
        <w:t xml:space="preserve">  is</w:t>
      </w:r>
      <w:proofErr w:type="gramEnd"/>
      <w:r>
        <w:t xml:space="preserve"> equivalent to  </w:t>
      </w:r>
      <w:r w:rsidRPr="00D50964">
        <w:rPr>
          <w:rFonts w:ascii="Consolas" w:hAnsi="Consolas" w:cs="Consolas"/>
          <w:b/>
        </w:rPr>
        <w:t>0=</w:t>
      </w:r>
      <w:r>
        <w:t xml:space="preserve">  and therefore will invert the interpretation of any flag, dirty or clean.</w:t>
      </w:r>
    </w:p>
    <w:p w14:paraId="0949083B" w14:textId="77777777" w:rsidR="0000225B" w:rsidRDefault="002B7BF1" w:rsidP="002B7BF1">
      <w:pPr>
        <w:pStyle w:val="Heading3"/>
      </w:pPr>
      <w:bookmarkStart w:id="56" w:name="_Toc119166810"/>
      <w:r>
        <w:t>Character and String Operations</w:t>
      </w:r>
      <w:bookmarkEnd w:id="56"/>
    </w:p>
    <w:p w14:paraId="51CD65B9" w14:textId="77777777" w:rsidR="00715AB9" w:rsidRDefault="002B7BF1" w:rsidP="002B7BF1">
      <w:pPr>
        <w:pStyle w:val="BodyText"/>
      </w:pPr>
      <w:r>
        <w:t xml:space="preserve">In general </w:t>
      </w:r>
      <w:proofErr w:type="gramStart"/>
      <w:r>
        <w:t>character oriented</w:t>
      </w:r>
      <w:proofErr w:type="gramEnd"/>
      <w:r>
        <w:t xml:space="preserve"> words produce and consume byte addresses and counts in the manner most natural for their intended uses.  For </w:t>
      </w:r>
      <w:proofErr w:type="gramStart"/>
      <w:r>
        <w:t xml:space="preserve">example,  </w:t>
      </w:r>
      <w:r w:rsidRPr="00D50964">
        <w:rPr>
          <w:rFonts w:ascii="Consolas" w:hAnsi="Consolas" w:cs="Consolas"/>
          <w:b/>
        </w:rPr>
        <w:t>WORD</w:t>
      </w:r>
      <w:proofErr w:type="gramEnd"/>
      <w:r>
        <w:t xml:space="preserve">  places counted strings at  </w:t>
      </w:r>
      <w:r w:rsidRPr="00D50964">
        <w:rPr>
          <w:rFonts w:ascii="Consolas" w:hAnsi="Consolas" w:cs="Consolas"/>
          <w:b/>
        </w:rPr>
        <w:t>HERE 1+</w:t>
      </w:r>
      <w:r>
        <w:t xml:space="preserve">  and returns a cell address.  </w:t>
      </w:r>
      <w:proofErr w:type="gramStart"/>
      <w:r w:rsidRPr="00D50964">
        <w:rPr>
          <w:rFonts w:ascii="Consolas" w:hAnsi="Consolas" w:cs="Consolas"/>
          <w:b/>
        </w:rPr>
        <w:t>COUNT</w:t>
      </w:r>
      <w:r>
        <w:t xml:space="preserve">  takes</w:t>
      </w:r>
      <w:proofErr w:type="gramEnd"/>
      <w:r>
        <w:t xml:space="preserve"> a cell address, returning a byte address and byte count.</w:t>
      </w:r>
      <w:r w:rsidR="00715AB9">
        <w:t xml:space="preserve">  Those words dealing in byte addresses and/or counts are listed in later sections.  </w:t>
      </w:r>
      <w:proofErr w:type="gramStart"/>
      <w:r w:rsidR="00715AB9" w:rsidRPr="00D50964">
        <w:rPr>
          <w:rFonts w:ascii="Consolas" w:hAnsi="Consolas" w:cs="Consolas"/>
          <w:b/>
        </w:rPr>
        <w:t>"</w:t>
      </w:r>
      <w:r w:rsidR="00715AB9">
        <w:t xml:space="preserve">  is</w:t>
      </w:r>
      <w:proofErr w:type="gramEnd"/>
      <w:r w:rsidR="00715AB9">
        <w:t xml:space="preserve"> not presently implemented.</w:t>
      </w:r>
    </w:p>
    <w:p w14:paraId="4FC43D14" w14:textId="77777777" w:rsidR="00715AB9" w:rsidRDefault="00715AB9" w:rsidP="00715AB9">
      <w:pPr>
        <w:pStyle w:val="Heading3"/>
      </w:pPr>
      <w:bookmarkStart w:id="57" w:name="_Toc119166811"/>
      <w:r>
        <w:t>Program Structures</w:t>
      </w:r>
      <w:bookmarkEnd w:id="57"/>
    </w:p>
    <w:p w14:paraId="3667FE0F" w14:textId="77777777" w:rsidR="00B029B8" w:rsidRDefault="00B029B8" w:rsidP="00B029B8">
      <w:pPr>
        <w:pStyle w:val="BodyText"/>
      </w:pPr>
      <w:r>
        <w:t>FORTH, Inc. systems have always supported flexible program structuring.  During compilation, the parameter stack holds cell addresses and is what ANS Forth calls the "control flow stack."  These addresses may be manipulated freely to build useful structures, such as multi-exit loops, that are more efficient of code and of execution time than the less flexible alternatives.  Please see ANS Forth for examples of what may be accomplished.</w:t>
      </w:r>
    </w:p>
    <w:p w14:paraId="4E8A5E77" w14:textId="77777777" w:rsidR="006B34CD" w:rsidRDefault="006B34CD" w:rsidP="00B029B8">
      <w:pPr>
        <w:pStyle w:val="BodyText"/>
      </w:pPr>
      <w:r>
        <w:lastRenderedPageBreak/>
        <w:t xml:space="preserve">This sytem </w:t>
      </w:r>
      <w:proofErr w:type="gramStart"/>
      <w:r>
        <w:t xml:space="preserve">includes  </w:t>
      </w:r>
      <w:r w:rsidRPr="00D50964">
        <w:rPr>
          <w:rFonts w:ascii="Consolas" w:hAnsi="Consolas" w:cs="Consolas"/>
          <w:b/>
        </w:rPr>
        <w:t>AHEAD</w:t>
      </w:r>
      <w:proofErr w:type="gramEnd"/>
      <w:r>
        <w:t xml:space="preserve">  which compiles an unconditional jump to be resolved later.  In addition, the VM directly </w:t>
      </w:r>
      <w:proofErr w:type="gramStart"/>
      <w:r>
        <w:t xml:space="preserve">supports  </w:t>
      </w:r>
      <w:r w:rsidRPr="00D50964">
        <w:rPr>
          <w:rFonts w:ascii="Consolas" w:hAnsi="Consolas" w:cs="Consolas"/>
          <w:b/>
        </w:rPr>
        <w:t>FOR</w:t>
      </w:r>
      <w:proofErr w:type="gramEnd"/>
      <w:r w:rsidRPr="00D50964">
        <w:rPr>
          <w:rFonts w:ascii="Consolas" w:hAnsi="Consolas" w:cs="Consolas"/>
          <w:b/>
        </w:rPr>
        <w:t xml:space="preserve">  NEXT</w:t>
      </w:r>
      <w:r>
        <w:t xml:space="preserve">  loops which are recommended over all forms of  </w:t>
      </w:r>
      <w:r w:rsidRPr="00D50964">
        <w:rPr>
          <w:rFonts w:ascii="Consolas" w:hAnsi="Consolas" w:cs="Consolas"/>
          <w:b/>
        </w:rPr>
        <w:t>DO</w:t>
      </w:r>
      <w:r>
        <w:t xml:space="preserve">  loops for efficiency.  </w:t>
      </w:r>
      <w:r w:rsidRPr="00D50964">
        <w:rPr>
          <w:rFonts w:ascii="Consolas" w:hAnsi="Consolas" w:cs="Consolas"/>
          <w:b/>
        </w:rPr>
        <w:t>DO</w:t>
      </w:r>
      <w:r>
        <w:t xml:space="preserve"> loops are still implemented to facilitate quick code conversion, but only as </w:t>
      </w:r>
      <w:proofErr w:type="gramStart"/>
      <w:r>
        <w:t>high level</w:t>
      </w:r>
      <w:proofErr w:type="gramEnd"/>
      <w:r>
        <w:t xml:space="preserve"> code.</w:t>
      </w:r>
    </w:p>
    <w:p w14:paraId="2D56CCFB" w14:textId="77777777" w:rsidR="006B34CD" w:rsidRDefault="006B34CD" w:rsidP="006B34CD">
      <w:pPr>
        <w:pStyle w:val="BodyText"/>
      </w:pPr>
      <w:r>
        <w:t xml:space="preserve">Exception handling is facilitated </w:t>
      </w:r>
      <w:proofErr w:type="gramStart"/>
      <w:r>
        <w:t xml:space="preserve">by  </w:t>
      </w:r>
      <w:r w:rsidRPr="00D50964">
        <w:rPr>
          <w:rFonts w:ascii="Consolas" w:hAnsi="Consolas" w:cs="Consolas"/>
          <w:b/>
        </w:rPr>
        <w:t>CATCH</w:t>
      </w:r>
      <w:proofErr w:type="gramEnd"/>
      <w:r>
        <w:t xml:space="preserve">  and  </w:t>
      </w:r>
      <w:r w:rsidRPr="00D50964">
        <w:rPr>
          <w:rFonts w:ascii="Consolas" w:hAnsi="Consolas" w:cs="Consolas"/>
          <w:b/>
        </w:rPr>
        <w:t>THROW</w:t>
      </w:r>
      <w:r>
        <w:t xml:space="preserve">  as described in ANS Forth.  These are not completely integrated with </w:t>
      </w:r>
      <w:r w:rsidRPr="00D50964">
        <w:rPr>
          <w:rFonts w:ascii="Consolas" w:hAnsi="Consolas" w:cs="Consolas"/>
          <w:b/>
        </w:rPr>
        <w:t>ABORT</w:t>
      </w:r>
      <w:r>
        <w:t xml:space="preserve"> yet, but will be eventually in the same way as they've been adopted in saneFORTH.</w:t>
      </w:r>
    </w:p>
    <w:p w14:paraId="7602732D" w14:textId="77777777" w:rsidR="006B34CD" w:rsidRDefault="006B34CD" w:rsidP="00B029B8">
      <w:pPr>
        <w:pStyle w:val="BodyText"/>
      </w:pPr>
      <w:r>
        <w:t xml:space="preserve">Per saneFORTH </w:t>
      </w:r>
      <w:r w:rsidR="00281F20">
        <w:t>conventions</w:t>
      </w:r>
      <w:r>
        <w:t xml:space="preserve">, </w:t>
      </w:r>
      <w:r w:rsidRPr="00D50964">
        <w:rPr>
          <w:rFonts w:ascii="Consolas" w:hAnsi="Consolas" w:cs="Consolas"/>
          <w:b/>
        </w:rPr>
        <w:t>QUIT</w:t>
      </w:r>
      <w:r>
        <w:t xml:space="preserve"> does not clear the parameter stack.</w:t>
      </w:r>
    </w:p>
    <w:p w14:paraId="570975D0" w14:textId="77777777" w:rsidR="00D50964" w:rsidRDefault="006B34CD" w:rsidP="00B029B8">
      <w:pPr>
        <w:pStyle w:val="BodyText"/>
      </w:pPr>
      <w:r>
        <w:t>Finally, in all the examples in 2.4.8 of the Reference Manual, many examples would require conversion for execution token addresses</w:t>
      </w:r>
      <w:r w:rsidR="00D50964">
        <w:t xml:space="preserve"> and</w:t>
      </w:r>
      <w:r>
        <w:t xml:space="preserve"> address offsets</w:t>
      </w:r>
      <w:r w:rsidR="00D50964">
        <w:t>.</w:t>
      </w:r>
    </w:p>
    <w:p w14:paraId="20F99F21" w14:textId="77777777" w:rsidR="00D50964" w:rsidRDefault="00D50964" w:rsidP="00D50964">
      <w:pPr>
        <w:pStyle w:val="Heading3"/>
      </w:pPr>
      <w:bookmarkStart w:id="58" w:name="_Toc119166812"/>
      <w:r>
        <w:t>Interpreter and Compiler Details</w:t>
      </w:r>
      <w:bookmarkEnd w:id="58"/>
    </w:p>
    <w:p w14:paraId="235A846A" w14:textId="1F9B04BB" w:rsidR="00D50964" w:rsidRDefault="00D50964" w:rsidP="00D50964">
      <w:pPr>
        <w:pStyle w:val="BodyText"/>
        <w:rPr>
          <w:ins w:id="59" w:author="Greg Bailey" w:date="2019-05-26T12:09:00Z"/>
        </w:rPr>
      </w:pPr>
      <w:r>
        <w:t xml:space="preserve">For operation </w:t>
      </w:r>
      <w:proofErr w:type="gramStart"/>
      <w:r>
        <w:t xml:space="preserve">of  </w:t>
      </w:r>
      <w:r w:rsidRPr="00D50964">
        <w:rPr>
          <w:rFonts w:ascii="Consolas" w:hAnsi="Consolas" w:cs="Consolas"/>
          <w:b/>
        </w:rPr>
        <w:t>[</w:t>
      </w:r>
      <w:proofErr w:type="gramEnd"/>
      <w:r w:rsidRPr="00D50964">
        <w:rPr>
          <w:rFonts w:ascii="Consolas" w:hAnsi="Consolas" w:cs="Consolas"/>
          <w:b/>
        </w:rPr>
        <w:t>']</w:t>
      </w:r>
      <w:r>
        <w:t xml:space="preserve">  and other aspects of dictionary searching, see the section on Active Compiler later on.  </w:t>
      </w:r>
      <w:r w:rsidRPr="00D50964">
        <w:rPr>
          <w:rFonts w:ascii="Consolas" w:hAnsi="Consolas" w:cs="Consolas"/>
          <w:b/>
        </w:rPr>
        <w:t>'</w:t>
      </w:r>
      <w:proofErr w:type="gramStart"/>
      <w:r w:rsidRPr="00D50964">
        <w:rPr>
          <w:rFonts w:ascii="Consolas" w:hAnsi="Consolas" w:cs="Consolas"/>
          <w:b/>
        </w:rPr>
        <w:t>HEAD</w:t>
      </w:r>
      <w:r>
        <w:t xml:space="preserve">  returns</w:t>
      </w:r>
      <w:proofErr w:type="gramEnd"/>
      <w:r>
        <w:t xml:space="preserve">  </w:t>
      </w:r>
      <w:r w:rsidRPr="00281F20">
        <w:rPr>
          <w:rFonts w:ascii="Consolas" w:hAnsi="Consolas" w:cs="Consolas"/>
        </w:rPr>
        <w:t>xt</w:t>
      </w:r>
      <w:r>
        <w:t xml:space="preserve">  instead of  PFA .  </w:t>
      </w:r>
      <w:proofErr w:type="gramStart"/>
      <w:r w:rsidRPr="00D50964">
        <w:rPr>
          <w:rFonts w:ascii="Consolas" w:hAnsi="Consolas" w:cs="Consolas"/>
          <w:b/>
        </w:rPr>
        <w:t>CVARIABLE</w:t>
      </w:r>
      <w:r>
        <w:t xml:space="preserve">  and</w:t>
      </w:r>
      <w:proofErr w:type="gramEnd"/>
      <w:r>
        <w:t xml:space="preserve">  </w:t>
      </w:r>
      <w:r w:rsidRPr="00D50964">
        <w:rPr>
          <w:rFonts w:ascii="Consolas" w:hAnsi="Consolas" w:cs="Consolas"/>
          <w:b/>
        </w:rPr>
        <w:t>RECURSE</w:t>
      </w:r>
      <w:r>
        <w:t xml:space="preserve">  are deprecated.</w:t>
      </w:r>
    </w:p>
    <w:p w14:paraId="2F25B02B" w14:textId="77777777" w:rsidR="00A45ABB" w:rsidRPr="00A45ABB" w:rsidRDefault="00A45ABB">
      <w:pPr>
        <w:pStyle w:val="Heading3"/>
        <w:rPr>
          <w:ins w:id="60" w:author="Greg Bailey" w:date="2019-05-26T12:09:00Z"/>
        </w:rPr>
        <w:pPrChange w:id="61" w:author="Greg Bailey" w:date="2019-05-26T12:10:00Z">
          <w:pPr>
            <w:keepNext/>
            <w:numPr>
              <w:ilvl w:val="1"/>
              <w:numId w:val="40"/>
            </w:numPr>
            <w:spacing w:before="160" w:after="120"/>
            <w:textAlignment w:val="auto"/>
            <w:outlineLvl w:val="1"/>
          </w:pPr>
        </w:pPrChange>
      </w:pPr>
      <w:bookmarkStart w:id="62" w:name="_Toc519536887"/>
      <w:bookmarkStart w:id="63" w:name="_Toc9764854"/>
      <w:bookmarkStart w:id="64" w:name="_Toc119166813"/>
      <w:ins w:id="65" w:author="Greg Bailey" w:date="2019-05-26T12:09:00Z">
        <w:r w:rsidRPr="00A45ABB">
          <w:t>Capsules</w:t>
        </w:r>
        <w:bookmarkEnd w:id="62"/>
        <w:bookmarkEnd w:id="63"/>
        <w:bookmarkEnd w:id="64"/>
      </w:ins>
    </w:p>
    <w:p w14:paraId="53E41DF0" w14:textId="541402D1" w:rsidR="00A45ABB" w:rsidRPr="00A45ABB" w:rsidRDefault="00A45ABB" w:rsidP="00A45ABB">
      <w:pPr>
        <w:spacing w:after="160"/>
        <w:rPr>
          <w:ins w:id="66" w:author="Greg Bailey" w:date="2019-05-26T12:09:00Z"/>
        </w:rPr>
      </w:pPr>
      <w:ins w:id="67" w:author="Greg Bailey" w:date="2019-05-26T12:09:00Z">
        <w:r w:rsidRPr="00A45ABB">
          <w:t xml:space="preserve">This is a dictionary organization tool.  A CAPSULE is a word that, when invoked, makes a given dictionary environment available through vocabulary linkage and any other necessary mechanisms such as memory management or overlaying.  Unlike simple vocabulary selection, when a CAPSULE is not selected none of its vocabulary is searched.  This allows large bodies of code, such as TCP/IP packages or the arrayForth tools, to be present in memory but to have little or no effect on dictionary search time.  On the </w:t>
        </w:r>
      </w:ins>
      <w:del w:id="68" w:author="Greg Bailey" w:date="2020-01-26T07:37:00Z">
        <w:r w:rsidR="00924416" w:rsidDel="00924416">
          <w:delText>GA144 chip</w:delText>
        </w:r>
      </w:del>
      <w:ins w:id="69" w:author="Greg Bailey" w:date="2020-01-26T07:37:00Z">
        <w:r w:rsidR="00924416">
          <w:t>GA144 chip</w:t>
        </w:r>
      </w:ins>
      <w:ins w:id="70" w:author="Greg Bailey" w:date="2019-05-26T12:09:00Z">
        <w:r w:rsidRPr="00A45ABB">
          <w:t>, our implementation is very simple, using the following vocabulary:</w:t>
        </w:r>
      </w:ins>
    </w:p>
    <w:p w14:paraId="715D627E" w14:textId="77777777" w:rsidR="00A45ABB" w:rsidRPr="00A45ABB" w:rsidRDefault="00A45ABB" w:rsidP="00A45ABB">
      <w:pPr>
        <w:tabs>
          <w:tab w:val="left" w:pos="1080"/>
        </w:tabs>
        <w:spacing w:after="80"/>
        <w:ind w:left="1080" w:hanging="360"/>
        <w:rPr>
          <w:ins w:id="71" w:author="Greg Bailey" w:date="2019-05-26T12:09:00Z"/>
        </w:rPr>
      </w:pPr>
      <w:ins w:id="72" w:author="Greg Bailey" w:date="2019-05-26T12:09:00Z">
        <w:r w:rsidRPr="00A45ABB">
          <w:rPr>
            <w:rFonts w:ascii="Consolas" w:hAnsi="Consolas" w:cs="Consolas"/>
            <w:b/>
          </w:rPr>
          <w:t xml:space="preserve">'CAPSULE </w:t>
        </w:r>
        <w:proofErr w:type="gramStart"/>
        <w:r w:rsidRPr="00A45ABB">
          <w:rPr>
            <w:rFonts w:ascii="Consolas" w:hAnsi="Consolas" w:cs="Consolas"/>
            <w:b/>
          </w:rPr>
          <w:t>( -</w:t>
        </w:r>
        <w:proofErr w:type="gramEnd"/>
        <w:r w:rsidRPr="00A45ABB">
          <w:rPr>
            <w:rFonts w:ascii="Consolas" w:hAnsi="Consolas" w:cs="Consolas"/>
            <w:b/>
          </w:rPr>
          <w:t>a)</w:t>
        </w:r>
        <w:r w:rsidRPr="00A45ABB">
          <w:t xml:space="preserve">  a USER variable containing the execution token (XT) of the current capsule.</w:t>
        </w:r>
      </w:ins>
    </w:p>
    <w:p w14:paraId="2698619A" w14:textId="77777777" w:rsidR="00A45ABB" w:rsidRPr="00A45ABB" w:rsidRDefault="00A45ABB" w:rsidP="00A45ABB">
      <w:pPr>
        <w:tabs>
          <w:tab w:val="left" w:pos="1080"/>
        </w:tabs>
        <w:spacing w:after="80"/>
        <w:ind w:left="1080" w:hanging="360"/>
        <w:rPr>
          <w:ins w:id="73" w:author="Greg Bailey" w:date="2019-05-26T12:09:00Z"/>
        </w:rPr>
      </w:pPr>
      <w:ins w:id="74" w:author="Greg Bailey" w:date="2019-05-26T12:09:00Z">
        <w:r w:rsidRPr="00A45ABB">
          <w:rPr>
            <w:rFonts w:ascii="Consolas" w:hAnsi="Consolas" w:cs="Consolas"/>
            <w:b/>
          </w:rPr>
          <w:t xml:space="preserve">CAPSULE </w:t>
        </w:r>
        <w:proofErr w:type="gramStart"/>
        <w:r w:rsidRPr="00A45ABB">
          <w:rPr>
            <w:rFonts w:ascii="Consolas" w:hAnsi="Consolas" w:cs="Consolas"/>
            <w:b/>
          </w:rPr>
          <w:t>( _</w:t>
        </w:r>
        <w:proofErr w:type="gramEnd"/>
        <w:r w:rsidRPr="00A45ABB">
          <w:rPr>
            <w:rFonts w:ascii="Consolas" w:hAnsi="Consolas" w:cs="Consolas"/>
            <w:b/>
          </w:rPr>
          <w:t>)</w:t>
        </w:r>
        <w:r w:rsidRPr="00A45ABB">
          <w:t xml:space="preserve">  defines a capsule that stores the vector of dictionary head-links and search selectors within which its words may be found.  When executed, a capsule definition makes itself current and executes EMPTY.</w:t>
        </w:r>
      </w:ins>
    </w:p>
    <w:p w14:paraId="3EE52517" w14:textId="77777777" w:rsidR="00A45ABB" w:rsidRPr="00A45ABB" w:rsidRDefault="00A45ABB" w:rsidP="00A45ABB">
      <w:pPr>
        <w:tabs>
          <w:tab w:val="left" w:pos="1080"/>
        </w:tabs>
        <w:spacing w:after="80"/>
        <w:ind w:left="1080" w:hanging="360"/>
        <w:rPr>
          <w:ins w:id="75" w:author="Greg Bailey" w:date="2019-05-26T12:09:00Z"/>
        </w:rPr>
      </w:pPr>
      <w:ins w:id="76" w:author="Greg Bailey" w:date="2019-05-26T12:09:00Z">
        <w:r w:rsidRPr="00A45ABB">
          <w:rPr>
            <w:rFonts w:ascii="Consolas" w:hAnsi="Consolas" w:cs="Consolas"/>
            <w:b/>
          </w:rPr>
          <w:t xml:space="preserve">EMPTY </w:t>
        </w:r>
        <w:r w:rsidRPr="00A45ABB">
          <w:t xml:space="preserve">  releases temporary dictionary space and restores search head-links from the current capsule definition.</w:t>
        </w:r>
      </w:ins>
    </w:p>
    <w:p w14:paraId="77CCBC84" w14:textId="77777777" w:rsidR="00A45ABB" w:rsidRPr="00A45ABB" w:rsidRDefault="00A45ABB" w:rsidP="00A45ABB">
      <w:pPr>
        <w:tabs>
          <w:tab w:val="left" w:pos="1080"/>
        </w:tabs>
        <w:spacing w:after="80"/>
        <w:ind w:left="1080" w:hanging="360"/>
        <w:rPr>
          <w:ins w:id="77" w:author="Greg Bailey" w:date="2019-05-26T12:09:00Z"/>
        </w:rPr>
      </w:pPr>
      <w:ins w:id="78" w:author="Greg Bailey" w:date="2019-05-26T12:09:00Z">
        <w:r w:rsidRPr="00A45ABB">
          <w:rPr>
            <w:rFonts w:ascii="Consolas" w:hAnsi="Consolas" w:cs="Consolas"/>
            <w:b/>
          </w:rPr>
          <w:t xml:space="preserve">CAP </w:t>
        </w:r>
        <w:proofErr w:type="gramStart"/>
        <w:r w:rsidRPr="00A45ABB">
          <w:rPr>
            <w:rFonts w:ascii="Consolas" w:hAnsi="Consolas" w:cs="Consolas"/>
            <w:b/>
          </w:rPr>
          <w:t>( _</w:t>
        </w:r>
        <w:proofErr w:type="gramEnd"/>
        <w:r w:rsidRPr="00A45ABB">
          <w:rPr>
            <w:rFonts w:ascii="Consolas" w:hAnsi="Consolas" w:cs="Consolas"/>
            <w:b/>
          </w:rPr>
          <w:t>)</w:t>
        </w:r>
        <w:r w:rsidRPr="00A45ABB">
          <w:t xml:space="preserve">  Saves the current dictionary head-links in the named capsule definition.</w:t>
        </w:r>
      </w:ins>
    </w:p>
    <w:p w14:paraId="04691A01" w14:textId="77777777" w:rsidR="00A45ABB" w:rsidRPr="00A45ABB" w:rsidRDefault="00A45ABB" w:rsidP="00A45ABB">
      <w:pPr>
        <w:tabs>
          <w:tab w:val="left" w:pos="1080"/>
        </w:tabs>
        <w:spacing w:after="80"/>
        <w:ind w:left="1080" w:hanging="360"/>
        <w:rPr>
          <w:ins w:id="79" w:author="Greg Bailey" w:date="2019-05-26T12:09:00Z"/>
        </w:rPr>
      </w:pPr>
      <w:ins w:id="80" w:author="Greg Bailey" w:date="2019-05-26T12:09:00Z">
        <w:r w:rsidRPr="00A45ABB">
          <w:rPr>
            <w:rFonts w:ascii="Consolas" w:hAnsi="Consolas" w:cs="Consolas"/>
            <w:b/>
          </w:rPr>
          <w:t xml:space="preserve">IMPORT </w:t>
        </w:r>
        <w:proofErr w:type="gramStart"/>
        <w:r w:rsidRPr="00A45ABB">
          <w:rPr>
            <w:rFonts w:ascii="Consolas" w:hAnsi="Consolas" w:cs="Consolas"/>
            <w:b/>
          </w:rPr>
          <w:t>( _</w:t>
        </w:r>
        <w:proofErr w:type="gramEnd"/>
        <w:r w:rsidRPr="00A45ABB">
          <w:rPr>
            <w:rFonts w:ascii="Consolas" w:hAnsi="Consolas" w:cs="Consolas"/>
            <w:b/>
          </w:rPr>
          <w:t>cap _word)</w:t>
        </w:r>
        <w:r w:rsidRPr="00A45ABB">
          <w:t xml:space="preserve">  defines an alias for _word, as defined in capsule _cap, in the current dictionary.</w:t>
        </w:r>
      </w:ins>
    </w:p>
    <w:p w14:paraId="4F174A31" w14:textId="77777777" w:rsidR="00A45ABB" w:rsidRPr="00A45ABB" w:rsidRDefault="00A45ABB" w:rsidP="00A45ABB">
      <w:pPr>
        <w:tabs>
          <w:tab w:val="left" w:pos="1080"/>
        </w:tabs>
        <w:spacing w:after="80"/>
        <w:ind w:left="1080" w:hanging="360"/>
        <w:rPr>
          <w:ins w:id="81" w:author="Greg Bailey" w:date="2019-05-26T12:09:00Z"/>
        </w:rPr>
      </w:pPr>
      <w:ins w:id="82" w:author="Greg Bailey" w:date="2019-05-26T12:09:00Z">
        <w:r w:rsidRPr="00A45ABB">
          <w:rPr>
            <w:rFonts w:ascii="Consolas" w:hAnsi="Consolas" w:cs="Consolas"/>
            <w:b/>
          </w:rPr>
          <w:t xml:space="preserve">GOLD </w:t>
        </w:r>
        <w:r w:rsidRPr="00A45ABB">
          <w:t xml:space="preserve">  a capsule containing the basic system, before application code has been compiled.</w:t>
        </w:r>
      </w:ins>
    </w:p>
    <w:p w14:paraId="19112AF0" w14:textId="77777777" w:rsidR="00A45ABB" w:rsidRPr="00D50964" w:rsidRDefault="00A45ABB" w:rsidP="00D50964">
      <w:pPr>
        <w:pStyle w:val="BodyText"/>
      </w:pPr>
    </w:p>
    <w:p w14:paraId="62969EA9" w14:textId="6CC5C2CE" w:rsidR="00675CCE" w:rsidRDefault="00675CCE" w:rsidP="007E463D">
      <w:pPr>
        <w:pStyle w:val="Heading2"/>
      </w:pPr>
      <w:bookmarkStart w:id="83" w:name="_Toc119166814"/>
      <w:r>
        <w:t>Chapter 3:  System Functions</w:t>
      </w:r>
      <w:bookmarkEnd w:id="83"/>
    </w:p>
    <w:p w14:paraId="7BF3C33C" w14:textId="77777777" w:rsidR="00A45ABB" w:rsidRDefault="00A45ABB" w:rsidP="00A45ABB">
      <w:pPr>
        <w:pStyle w:val="Heading3"/>
        <w:rPr>
          <w:ins w:id="84" w:author="Greg Bailey" w:date="2019-05-26T12:08:00Z"/>
        </w:rPr>
      </w:pPr>
      <w:bookmarkStart w:id="85" w:name="_Toc9764884"/>
      <w:bookmarkStart w:id="86" w:name="_Toc119166815"/>
      <w:ins w:id="87" w:author="Greg Bailey" w:date="2019-05-26T12:08:00Z">
        <w:r>
          <w:t>Conveniences</w:t>
        </w:r>
        <w:bookmarkEnd w:id="85"/>
        <w:bookmarkEnd w:id="86"/>
      </w:ins>
    </w:p>
    <w:p w14:paraId="5195CC28" w14:textId="77777777" w:rsidR="00A45ABB" w:rsidRDefault="00A45ABB" w:rsidP="00A45ABB">
      <w:pPr>
        <w:pStyle w:val="BodyText"/>
        <w:rPr>
          <w:ins w:id="88" w:author="Greg Bailey" w:date="2019-05-26T12:08:00Z"/>
        </w:rPr>
      </w:pPr>
      <w:ins w:id="89" w:author="Greg Bailey" w:date="2019-05-26T12:08:00Z">
        <w:r>
          <w:t>These environment-specific functions have proven useful:</w:t>
        </w:r>
      </w:ins>
    </w:p>
    <w:p w14:paraId="1947DAA6" w14:textId="77777777" w:rsidR="00A45ABB" w:rsidRDefault="00A45ABB" w:rsidP="00A45ABB">
      <w:pPr>
        <w:pStyle w:val="List2"/>
        <w:rPr>
          <w:ins w:id="90" w:author="Greg Bailey" w:date="2019-05-26T12:08:00Z"/>
        </w:rPr>
      </w:pPr>
      <w:ins w:id="91" w:author="Greg Bailey" w:date="2019-05-26T12:08:00Z">
        <w:r>
          <w:rPr>
            <w:rFonts w:ascii="Consolas" w:hAnsi="Consolas"/>
            <w:b/>
          </w:rPr>
          <w:t>WHO</w:t>
        </w:r>
        <w:r>
          <w:t xml:space="preserve">   Added for arrayForth because it is the human interface for both sF/x86 and pF/144.  Identifies which system you are talking to at the moment.</w:t>
        </w:r>
      </w:ins>
    </w:p>
    <w:p w14:paraId="749BD690" w14:textId="77777777" w:rsidR="00A45ABB" w:rsidRDefault="00A45ABB" w:rsidP="00A45ABB">
      <w:pPr>
        <w:pStyle w:val="Heading3"/>
        <w:rPr>
          <w:ins w:id="92" w:author="Greg Bailey" w:date="2019-05-26T12:08:00Z"/>
        </w:rPr>
      </w:pPr>
      <w:bookmarkStart w:id="93" w:name="_Toc9764885"/>
      <w:bookmarkStart w:id="94" w:name="_Toc119166816"/>
      <w:ins w:id="95" w:author="Greg Bailey" w:date="2019-05-26T12:08:00Z">
        <w:r>
          <w:t>Hex Numbers ("xNUMBER")</w:t>
        </w:r>
        <w:bookmarkEnd w:id="93"/>
        <w:bookmarkEnd w:id="94"/>
      </w:ins>
    </w:p>
    <w:p w14:paraId="19833E5D" w14:textId="77777777" w:rsidR="00A45ABB" w:rsidRDefault="00A45ABB" w:rsidP="00A45ABB">
      <w:pPr>
        <w:pStyle w:val="BodyText"/>
        <w:rPr>
          <w:ins w:id="96" w:author="Greg Bailey" w:date="2019-05-26T12:08:00Z"/>
        </w:rPr>
      </w:pPr>
      <w:ins w:id="97" w:author="Greg Bailey" w:date="2019-05-26T12:08:00Z">
        <w:r>
          <w:t xml:space="preserve">After years of losing white space in source code to transitions </w:t>
        </w:r>
        <w:proofErr w:type="gramStart"/>
        <w:r>
          <w:t>between  HEX</w:t>
        </w:r>
        <w:proofErr w:type="gramEnd"/>
        <w:r>
          <w:t xml:space="preserve">  and  DECIMAL  radixes, not to mention obscure bugs resulting from, for example, copying source phrases from an area in one radix into an area in the other, we finally introduced a convention that's now standard across all saneFORTH and polyFORTH systems we have created, specifically including the systems comprising GreenArrays' arrayForth 3.</w:t>
        </w:r>
      </w:ins>
    </w:p>
    <w:p w14:paraId="5AFC2690" w14:textId="77777777" w:rsidR="00A45ABB" w:rsidRDefault="00A45ABB" w:rsidP="00A45ABB">
      <w:pPr>
        <w:pStyle w:val="BodyText"/>
        <w:rPr>
          <w:ins w:id="98" w:author="Greg Bailey" w:date="2019-05-26T12:08:00Z"/>
        </w:rPr>
      </w:pPr>
      <w:ins w:id="99" w:author="Greg Bailey" w:date="2019-05-26T12:08:00Z">
        <w:r>
          <w:t xml:space="preserve">When parsing a potential number, regardless of the current radix (BASE), its first character is tested and, if found to be lower case X, the rest of the number is parsed and converted as being represented in hexadecimal.  This test and </w:t>
        </w:r>
        <w:r>
          <w:lastRenderedPageBreak/>
          <w:t xml:space="preserve">behavior is always performed as the first act of the routines in </w:t>
        </w:r>
        <w:proofErr w:type="gramStart"/>
        <w:r>
          <w:t>the  '</w:t>
        </w:r>
        <w:proofErr w:type="gramEnd"/>
        <w:r>
          <w:t>NUMBER  vector so it takes precedence over recognizing such things as floating point numbers.</w:t>
        </w:r>
      </w:ins>
    </w:p>
    <w:p w14:paraId="79CF5A4F" w14:textId="166045AC" w:rsidR="00A45ABB" w:rsidRPr="00A45ABB" w:rsidRDefault="00A45ABB" w:rsidP="00A45ABB">
      <w:pPr>
        <w:pStyle w:val="BodyText"/>
      </w:pPr>
      <w:ins w:id="100" w:author="Greg Bailey" w:date="2019-05-26T12:08:00Z">
        <w:r>
          <w:t xml:space="preserve">This capability has proven to be very clean and useful.  It does require a usage rule, namely that you should not define any word beginning with lowercase X that looks like a valid hex number.  This is not because the system would misinterpret your word as a number; as usual, our systems check for valid words in the dictionary before considering that they might be numbers.  However, if you define such a word and you or anyone else happens to write a hex number that is spelled the same, your word will be found and instead of a hex value you will have a bug.  To see if you have any potential problems in this area, use the concordance and </w:t>
        </w:r>
        <w:proofErr w:type="gramStart"/>
        <w:r>
          <w:t xml:space="preserve">say  </w:t>
        </w:r>
        <w:r w:rsidRPr="002360FD">
          <w:rPr>
            <w:rFonts w:ascii="Consolas" w:hAnsi="Consolas"/>
            <w:b/>
          </w:rPr>
          <w:t>NEAR</w:t>
        </w:r>
        <w:proofErr w:type="gramEnd"/>
        <w:r w:rsidRPr="002360FD">
          <w:rPr>
            <w:rFonts w:ascii="Consolas" w:hAnsi="Consolas"/>
            <w:b/>
          </w:rPr>
          <w:t xml:space="preserve"> x</w:t>
        </w:r>
        <w:r>
          <w:t xml:space="preserve">  which will quickly reveal any potential problems</w:t>
        </w:r>
      </w:ins>
    </w:p>
    <w:p w14:paraId="4751B686" w14:textId="77777777" w:rsidR="00D50964" w:rsidRDefault="00D50964" w:rsidP="00D50964">
      <w:pPr>
        <w:pStyle w:val="Heading3"/>
      </w:pPr>
      <w:bookmarkStart w:id="101" w:name="_Toc119166817"/>
      <w:r>
        <w:t>Vectored Routines</w:t>
      </w:r>
      <w:bookmarkEnd w:id="101"/>
    </w:p>
    <w:p w14:paraId="24D4198F" w14:textId="77777777" w:rsidR="00D50964" w:rsidRDefault="00D50964" w:rsidP="00D50964">
      <w:pPr>
        <w:pStyle w:val="BodyText"/>
      </w:pPr>
      <w:r>
        <w:t xml:space="preserve">Generic vectors are supported.  This system adds some important ones such </w:t>
      </w:r>
      <w:proofErr w:type="gramStart"/>
      <w:r>
        <w:t xml:space="preserve">as  </w:t>
      </w:r>
      <w:r w:rsidRPr="002E38CA">
        <w:rPr>
          <w:rFonts w:ascii="Consolas" w:hAnsi="Consolas" w:cs="Consolas"/>
          <w:b/>
        </w:rPr>
        <w:t>'</w:t>
      </w:r>
      <w:proofErr w:type="gramEnd"/>
      <w:r w:rsidRPr="002E38CA">
        <w:rPr>
          <w:rFonts w:ascii="Consolas" w:hAnsi="Consolas" w:cs="Consolas"/>
          <w:b/>
        </w:rPr>
        <w:t>IDLE</w:t>
      </w:r>
      <w:r>
        <w:t xml:space="preserve">  and  </w:t>
      </w:r>
      <w:r w:rsidRPr="002E38CA">
        <w:rPr>
          <w:rFonts w:ascii="Consolas" w:hAnsi="Consolas" w:cs="Consolas"/>
          <w:b/>
        </w:rPr>
        <w:t>'reload</w:t>
      </w:r>
      <w:r w:rsidR="002E38CA">
        <w:t xml:space="preserve"> .</w:t>
      </w:r>
    </w:p>
    <w:p w14:paraId="77E5457C" w14:textId="77777777" w:rsidR="002E38CA" w:rsidRDefault="002E38CA" w:rsidP="002E38CA">
      <w:pPr>
        <w:pStyle w:val="Heading3"/>
      </w:pPr>
      <w:bookmarkStart w:id="102" w:name="_Toc119166818"/>
      <w:r>
        <w:t>Disk Driver</w:t>
      </w:r>
      <w:bookmarkEnd w:id="102"/>
    </w:p>
    <w:p w14:paraId="31A78B47" w14:textId="77777777" w:rsidR="002E38CA" w:rsidRDefault="002E38CA" w:rsidP="002E38CA">
      <w:pPr>
        <w:pStyle w:val="BodyText"/>
      </w:pPr>
      <w:r>
        <w:t>Mass storage support is significantly upgraded in this system and is discussed in its own major section below.</w:t>
      </w:r>
    </w:p>
    <w:p w14:paraId="0396E58F" w14:textId="77777777" w:rsidR="002E38CA" w:rsidRDefault="002E38CA" w:rsidP="002E38CA">
      <w:pPr>
        <w:pStyle w:val="Heading3"/>
      </w:pPr>
      <w:bookmarkStart w:id="103" w:name="_Toc119166819"/>
      <w:r>
        <w:t>Loading Source Blocks</w:t>
      </w:r>
      <w:bookmarkEnd w:id="103"/>
    </w:p>
    <w:p w14:paraId="4EF14C5B" w14:textId="77777777" w:rsidR="002E38CA" w:rsidRPr="002E38CA" w:rsidRDefault="002E38CA" w:rsidP="002E38CA">
      <w:pPr>
        <w:pStyle w:val="BodyText"/>
      </w:pPr>
      <w:r>
        <w:t xml:space="preserve">Extensions beyond generic polyFORTH include the </w:t>
      </w:r>
      <w:proofErr w:type="gramStart"/>
      <w:r>
        <w:t xml:space="preserve">functions  </w:t>
      </w:r>
      <w:r w:rsidRPr="0012050D">
        <w:rPr>
          <w:rFonts w:ascii="Consolas" w:hAnsi="Consolas" w:cs="Consolas"/>
          <w:b/>
        </w:rPr>
        <w:t>Load</w:t>
      </w:r>
      <w:proofErr w:type="gramEnd"/>
      <w:r>
        <w:t xml:space="preserve">  and  </w:t>
      </w:r>
      <w:r w:rsidRPr="0012050D">
        <w:rPr>
          <w:rFonts w:ascii="Consolas" w:hAnsi="Consolas" w:cs="Consolas"/>
          <w:b/>
        </w:rPr>
        <w:t>FINISH</w:t>
      </w:r>
      <w:r>
        <w:t xml:space="preserve">  as well as (eventually) integration with  </w:t>
      </w:r>
      <w:r w:rsidRPr="0012050D">
        <w:rPr>
          <w:rFonts w:ascii="Consolas" w:hAnsi="Consolas" w:cs="Consolas"/>
          <w:b/>
        </w:rPr>
        <w:t>CATCH</w:t>
      </w:r>
      <w:r>
        <w:t xml:space="preserve">  and  </w:t>
      </w:r>
      <w:r w:rsidRPr="0012050D">
        <w:rPr>
          <w:rFonts w:ascii="Consolas" w:hAnsi="Consolas" w:cs="Consolas"/>
          <w:b/>
        </w:rPr>
        <w:t>THROW</w:t>
      </w:r>
      <w:r>
        <w:t xml:space="preserve"> .</w:t>
      </w:r>
    </w:p>
    <w:p w14:paraId="1A0B1BBF" w14:textId="77777777" w:rsidR="002E38CA" w:rsidRDefault="002E38CA" w:rsidP="002E38CA">
      <w:pPr>
        <w:pStyle w:val="Heading3"/>
      </w:pPr>
      <w:bookmarkStart w:id="104" w:name="_Toc119166820"/>
      <w:r>
        <w:t>Vocabularies</w:t>
      </w:r>
      <w:bookmarkEnd w:id="104"/>
    </w:p>
    <w:p w14:paraId="37343C50" w14:textId="77777777" w:rsidR="0012050D" w:rsidRDefault="0012050D" w:rsidP="0012050D">
      <w:pPr>
        <w:pStyle w:val="BodyText"/>
      </w:pPr>
      <w:r>
        <w:t xml:space="preserve">Vocabulary numbers are conventional, </w:t>
      </w:r>
      <w:proofErr w:type="gramStart"/>
      <w:r>
        <w:t xml:space="preserve">with  </w:t>
      </w:r>
      <w:r w:rsidRPr="00281F20">
        <w:rPr>
          <w:rFonts w:ascii="Consolas" w:hAnsi="Consolas" w:cs="Consolas"/>
          <w:b/>
        </w:rPr>
        <w:t>FORTH</w:t>
      </w:r>
      <w:proofErr w:type="gramEnd"/>
      <w:r>
        <w:t xml:space="preserve">  and  </w:t>
      </w:r>
      <w:r w:rsidRPr="00281F20">
        <w:rPr>
          <w:rFonts w:ascii="Consolas" w:hAnsi="Consolas" w:cs="Consolas"/>
          <w:b/>
        </w:rPr>
        <w:t>EDITOR</w:t>
      </w:r>
      <w:r>
        <w:t xml:space="preserve">  defined by default.  The low order nibble </w:t>
      </w:r>
      <w:proofErr w:type="gramStart"/>
      <w:r>
        <w:t xml:space="preserve">of  </w:t>
      </w:r>
      <w:r w:rsidRPr="00281F20">
        <w:rPr>
          <w:rFonts w:ascii="Consolas" w:hAnsi="Consolas" w:cs="Consolas"/>
          <w:b/>
        </w:rPr>
        <w:t>CONTEXT</w:t>
      </w:r>
      <w:proofErr w:type="gramEnd"/>
      <w:r>
        <w:t xml:space="preserve">  is the one to be searched first, and the low order nibble of  </w:t>
      </w:r>
      <w:r w:rsidRPr="00281F20">
        <w:rPr>
          <w:rFonts w:ascii="Consolas" w:hAnsi="Consolas" w:cs="Consolas"/>
          <w:b/>
        </w:rPr>
        <w:t>CURRENT</w:t>
      </w:r>
      <w:r>
        <w:t xml:space="preserve">  is the one to which definitions will be added.  As mentioned earlier, there are actually 16 chains and each vocabulary number actually includes two subvocabularies, one for compiling and one for interpreting.</w:t>
      </w:r>
    </w:p>
    <w:p w14:paraId="69FA9F4D" w14:textId="77777777" w:rsidR="0012050D" w:rsidRDefault="0012050D" w:rsidP="0012050D">
      <w:pPr>
        <w:pStyle w:val="Heading3"/>
      </w:pPr>
      <w:bookmarkStart w:id="105" w:name="_Toc119166821"/>
      <w:r>
        <w:t>Calendar Support</w:t>
      </w:r>
      <w:bookmarkEnd w:id="105"/>
    </w:p>
    <w:p w14:paraId="4EBE4FCC" w14:textId="77777777" w:rsidR="0012050D" w:rsidRDefault="0012050D" w:rsidP="0012050D">
      <w:pPr>
        <w:pStyle w:val="BodyText"/>
      </w:pPr>
      <w:r>
        <w:t>Conventional, with support for 21st Century dates.</w:t>
      </w:r>
    </w:p>
    <w:p w14:paraId="7608247D" w14:textId="77777777" w:rsidR="0012050D" w:rsidRDefault="0012050D" w:rsidP="0012050D">
      <w:pPr>
        <w:pStyle w:val="Heading3"/>
      </w:pPr>
      <w:bookmarkStart w:id="106" w:name="_Toc119166822"/>
      <w:r>
        <w:t>Clock Support</w:t>
      </w:r>
      <w:bookmarkEnd w:id="106"/>
    </w:p>
    <w:p w14:paraId="316CD861" w14:textId="44DF19C4" w:rsidR="0012050D" w:rsidRPr="0012050D" w:rsidRDefault="0012050D" w:rsidP="0012050D">
      <w:pPr>
        <w:pStyle w:val="BodyText"/>
      </w:pPr>
      <w:r>
        <w:t xml:space="preserve">For minimal systems, the Terminal Emulator includes support for interval timing.  </w:t>
      </w:r>
      <w:proofErr w:type="gramStart"/>
      <w:r>
        <w:t>Otherwise</w:t>
      </w:r>
      <w:proofErr w:type="gramEnd"/>
      <w:r>
        <w:t xml:space="preserve"> support is provided for two kinds of clocks, one using a node driving a </w:t>
      </w:r>
      <w:r w:rsidR="00CC5D8F">
        <w:t>crystal</w:t>
      </w:r>
      <w:r>
        <w:t xml:space="preserve"> and the other assuming a clock input has been wired to a pin.  Additional opportunistic clock sources may be used if available.</w:t>
      </w:r>
    </w:p>
    <w:p w14:paraId="37B5DC94" w14:textId="77777777" w:rsidR="0012050D" w:rsidRDefault="0012050D" w:rsidP="0012050D">
      <w:pPr>
        <w:pStyle w:val="Heading3"/>
      </w:pPr>
      <w:bookmarkStart w:id="107" w:name="_Toc119166823"/>
      <w:r>
        <w:t>Terminal Driver</w:t>
      </w:r>
      <w:bookmarkEnd w:id="107"/>
    </w:p>
    <w:p w14:paraId="56DBDD5A" w14:textId="77777777" w:rsidR="0012050D" w:rsidRPr="0012050D" w:rsidRDefault="00BF4126" w:rsidP="0012050D">
      <w:pPr>
        <w:pStyle w:val="BodyText"/>
      </w:pPr>
      <w:r>
        <w:t>Serial terminal support is conventional except that it is neither memory mapped nor interrupt driven and so is not well suited for demanding, multiprogrammed applications.  See discussion below.</w:t>
      </w:r>
    </w:p>
    <w:p w14:paraId="4BC79964" w14:textId="77777777" w:rsidR="00675CCE" w:rsidRDefault="00BF4126" w:rsidP="00BF4126">
      <w:pPr>
        <w:pStyle w:val="Heading3"/>
      </w:pPr>
      <w:bookmarkStart w:id="108" w:name="_Toc119166824"/>
      <w:r>
        <w:t>Forth Bootstrap</w:t>
      </w:r>
      <w:bookmarkEnd w:id="108"/>
    </w:p>
    <w:p w14:paraId="4354670C" w14:textId="77777777" w:rsidR="00BF4126" w:rsidRPr="00BF4126" w:rsidRDefault="00BF4126" w:rsidP="00BF4126">
      <w:pPr>
        <w:pStyle w:val="BodyText"/>
      </w:pPr>
      <w:r>
        <w:t>Booting procedures and options are numerous and flexible.  See the chapter on System Operation.</w:t>
      </w:r>
    </w:p>
    <w:p w14:paraId="18020969" w14:textId="77777777" w:rsidR="00675CCE" w:rsidRDefault="00675CCE" w:rsidP="007E463D">
      <w:pPr>
        <w:pStyle w:val="Heading2"/>
      </w:pPr>
      <w:bookmarkStart w:id="109" w:name="_Toc119166825"/>
      <w:r>
        <w:t>Chapter 4:  Multitasking</w:t>
      </w:r>
      <w:bookmarkEnd w:id="109"/>
    </w:p>
    <w:p w14:paraId="212FB0A7" w14:textId="77777777" w:rsidR="00BF4126" w:rsidRDefault="00BF4126" w:rsidP="00BF4126">
      <w:pPr>
        <w:pStyle w:val="BodyText"/>
      </w:pPr>
      <w:r>
        <w:t xml:space="preserve">This system's multiprogrammer is very near to the </w:t>
      </w:r>
      <w:r w:rsidR="009938BE">
        <w:t xml:space="preserve">generic polyFORTH model.  The dispatcher loop is implemented in VM code, with sleeping tasks jumping to the next </w:t>
      </w:r>
      <w:proofErr w:type="gramStart"/>
      <w:r w:rsidR="009938BE">
        <w:t xml:space="preserve">task's  </w:t>
      </w:r>
      <w:r w:rsidR="009938BE" w:rsidRPr="0089694C">
        <w:rPr>
          <w:rFonts w:ascii="Consolas" w:hAnsi="Consolas" w:cs="Consolas"/>
          <w:b/>
        </w:rPr>
        <w:t>STATUS</w:t>
      </w:r>
      <w:proofErr w:type="gramEnd"/>
      <w:r w:rsidR="009938BE">
        <w:t xml:space="preserve">  and awakened tasks calling a routine  </w:t>
      </w:r>
      <w:r w:rsidR="009938BE" w:rsidRPr="0089694C">
        <w:rPr>
          <w:rFonts w:ascii="Consolas" w:hAnsi="Consolas" w:cs="Consolas"/>
          <w:b/>
        </w:rPr>
        <w:t>WAKE</w:t>
      </w:r>
      <w:r w:rsidR="009938BE">
        <w:t xml:space="preserve">  which marks the task asleep, unpacks its stacks and registe</w:t>
      </w:r>
      <w:r w:rsidR="00FA3245">
        <w:t xml:space="preserve">rs, and lets it run.  </w:t>
      </w:r>
      <w:proofErr w:type="gramStart"/>
      <w:r w:rsidR="00FA3245">
        <w:t xml:space="preserve">The  </w:t>
      </w:r>
      <w:r w:rsidR="00FA3245" w:rsidRPr="0089694C">
        <w:rPr>
          <w:rFonts w:ascii="Consolas" w:hAnsi="Consolas" w:cs="Consolas"/>
          <w:b/>
        </w:rPr>
        <w:t>STOP</w:t>
      </w:r>
      <w:proofErr w:type="gramEnd"/>
      <w:r w:rsidR="00FA3245">
        <w:t xml:space="preserve">  and  </w:t>
      </w:r>
      <w:r w:rsidR="00FA3245" w:rsidRPr="0089694C">
        <w:rPr>
          <w:rFonts w:ascii="Consolas" w:hAnsi="Consolas" w:cs="Consolas"/>
          <w:b/>
        </w:rPr>
        <w:t>PAUSE</w:t>
      </w:r>
      <w:r w:rsidR="00FA3245">
        <w:t xml:space="preserve">  functions operate conventionally as do  </w:t>
      </w:r>
      <w:r w:rsidR="00FA3245" w:rsidRPr="0089694C">
        <w:rPr>
          <w:rFonts w:ascii="Consolas" w:hAnsi="Consolas" w:cs="Consolas"/>
          <w:b/>
        </w:rPr>
        <w:t>GET</w:t>
      </w:r>
      <w:r w:rsidR="00FA3245">
        <w:t xml:space="preserve">  and  </w:t>
      </w:r>
      <w:r w:rsidR="00FA3245" w:rsidRPr="0089694C">
        <w:rPr>
          <w:rFonts w:ascii="Consolas" w:hAnsi="Consolas" w:cs="Consolas"/>
          <w:b/>
        </w:rPr>
        <w:t>RELEASE</w:t>
      </w:r>
      <w:r w:rsidR="00FA3245">
        <w:t xml:space="preserve"> </w:t>
      </w:r>
      <w:r w:rsidR="0089694C">
        <w:t>.</w:t>
      </w:r>
      <w:r w:rsidR="00E452D4">
        <w:t xml:space="preserve">  </w:t>
      </w:r>
      <w:proofErr w:type="gramStart"/>
      <w:r w:rsidR="00E452D4">
        <w:t>GRAB  is</w:t>
      </w:r>
      <w:proofErr w:type="gramEnd"/>
      <w:r w:rsidR="00E452D4">
        <w:t xml:space="preserve"> included and has been present in polyFORTH systems for years.</w:t>
      </w:r>
    </w:p>
    <w:p w14:paraId="3D98B04A" w14:textId="77777777" w:rsidR="00E452D4" w:rsidRDefault="00E452D4" w:rsidP="00BF4126">
      <w:pPr>
        <w:pStyle w:val="BodyText"/>
      </w:pPr>
      <w:r>
        <w:t xml:space="preserve">The options and mechanisms for </w:t>
      </w:r>
      <w:proofErr w:type="gramStart"/>
      <w:r>
        <w:t>creating  BACKGROUND</w:t>
      </w:r>
      <w:proofErr w:type="gramEnd"/>
      <w:r>
        <w:t xml:space="preserve">  and  TERMINAL  tasks are quite similar but include options such as allocating memory for  BACKGROUND  tasks in high memory.  See later sections for details.</w:t>
      </w:r>
    </w:p>
    <w:p w14:paraId="25AFD483" w14:textId="77777777" w:rsidR="00E452D4" w:rsidRPr="00BF4126" w:rsidRDefault="00E452D4" w:rsidP="00BF4126">
      <w:pPr>
        <w:pStyle w:val="BodyText"/>
      </w:pPr>
      <w:r>
        <w:lastRenderedPageBreak/>
        <w:t>Since printers are unlikely to be connected directly to our chips, direct printing is deprecated.  See the TCP/IP package for network printing capabilties.</w:t>
      </w:r>
    </w:p>
    <w:p w14:paraId="65785FF5" w14:textId="77777777" w:rsidR="00E954AC" w:rsidRDefault="00E954AC" w:rsidP="00E954AC">
      <w:pPr>
        <w:pStyle w:val="Heading2"/>
      </w:pPr>
      <w:bookmarkStart w:id="110" w:name="_Toc119166826"/>
      <w:r>
        <w:t>Chapter 5:  Utility Functions</w:t>
      </w:r>
      <w:bookmarkEnd w:id="110"/>
    </w:p>
    <w:p w14:paraId="560626F3" w14:textId="77777777" w:rsidR="00E452D4" w:rsidRPr="00E452D4" w:rsidRDefault="00E452D4" w:rsidP="00E452D4">
      <w:pPr>
        <w:pStyle w:val="BodyText"/>
      </w:pPr>
      <w:r>
        <w:t>The utility functions are up-to-date with saneFORTH systems.</w:t>
      </w:r>
    </w:p>
    <w:p w14:paraId="4511162A" w14:textId="77777777" w:rsidR="00E452D4" w:rsidRDefault="00E452D4" w:rsidP="00E452D4">
      <w:pPr>
        <w:pStyle w:val="Heading3"/>
      </w:pPr>
      <w:bookmarkStart w:id="111" w:name="_Toc119166827"/>
      <w:r>
        <w:t>The Editor</w:t>
      </w:r>
      <w:bookmarkEnd w:id="111"/>
    </w:p>
    <w:p w14:paraId="3B8C1396" w14:textId="77777777" w:rsidR="00E452D4" w:rsidRDefault="00E452D4" w:rsidP="00E452D4">
      <w:pPr>
        <w:pStyle w:val="BodyText"/>
      </w:pPr>
      <w:r>
        <w:t>The polyFORTH Editor is compatible with that described in the Reference Manual, with time-tested enhancements.</w:t>
      </w:r>
    </w:p>
    <w:p w14:paraId="07D84287" w14:textId="77777777" w:rsidR="00E452D4" w:rsidRDefault="00E452D4" w:rsidP="00E452D4">
      <w:pPr>
        <w:pStyle w:val="Heading3"/>
      </w:pPr>
      <w:bookmarkStart w:id="112" w:name="_Toc119166828"/>
      <w:r>
        <w:t>Program Listing Utility</w:t>
      </w:r>
      <w:bookmarkEnd w:id="112"/>
    </w:p>
    <w:p w14:paraId="0E7CF124" w14:textId="77777777" w:rsidR="00E452D4" w:rsidRDefault="00E452D4" w:rsidP="00E452D4">
      <w:pPr>
        <w:pStyle w:val="BodyText"/>
      </w:pPr>
      <w:r>
        <w:t>This is not supported by the basic system.  See TCP/IP package.</w:t>
      </w:r>
    </w:p>
    <w:p w14:paraId="6A3B991D" w14:textId="304B8830" w:rsidR="00E452D4" w:rsidRDefault="00E452D4" w:rsidP="00E452D4">
      <w:pPr>
        <w:pStyle w:val="Heading3"/>
      </w:pPr>
      <w:bookmarkStart w:id="113" w:name="_Toc119166829"/>
      <w:r>
        <w:t>DISKING</w:t>
      </w:r>
      <w:ins w:id="114" w:author="Greg Bailey" w:date="2019-05-13T13:16:00Z">
        <w:r w:rsidR="00256E8E">
          <w:t xml:space="preserve"> and BULK</w:t>
        </w:r>
      </w:ins>
      <w:r>
        <w:t xml:space="preserve"> </w:t>
      </w:r>
      <w:del w:id="115" w:author="Greg Bailey" w:date="2019-05-13T13:16:00Z">
        <w:r w:rsidDel="00256E8E">
          <w:delText>Utility</w:delText>
        </w:r>
      </w:del>
      <w:ins w:id="116" w:author="Greg Bailey" w:date="2019-05-13T13:16:00Z">
        <w:r w:rsidR="00256E8E">
          <w:t>Utilities</w:t>
        </w:r>
      </w:ins>
      <w:bookmarkEnd w:id="113"/>
    </w:p>
    <w:p w14:paraId="0B6DDFBB" w14:textId="04DA961F" w:rsidR="00E452D4" w:rsidRDefault="00E452D4" w:rsidP="00E452D4">
      <w:pPr>
        <w:pStyle w:val="BodyText"/>
      </w:pPr>
      <w:r>
        <w:t>This utility has been upgraded with time-tested enhancements including updated auditing tools.</w:t>
      </w:r>
      <w:ins w:id="117" w:author="Greg Bailey" w:date="2019-05-26T12:14:00Z">
        <w:r w:rsidR="00D82C07">
          <w:t xml:space="preserve">  BULK </w:t>
        </w:r>
        <w:proofErr w:type="gramStart"/>
        <w:r w:rsidR="00D82C07">
          <w:t>LOAD  compiles</w:t>
        </w:r>
        <w:proofErr w:type="gramEnd"/>
        <w:r w:rsidR="00D82C07">
          <w:t xml:space="preserve"> a version of DISKING whose  BLOCKS  function goes directly to flash, </w:t>
        </w:r>
      </w:ins>
      <w:ins w:id="118" w:author="Greg Bailey" w:date="2019-05-26T12:15:00Z">
        <w:r w:rsidR="00D82C07">
          <w:t>bypassing the buffer pool, and takes significantly less time to write flash because it need not read-erase-write for each block.  Use with care, not suitable in active mul</w:t>
        </w:r>
      </w:ins>
      <w:ins w:id="119" w:author="Greg Bailey" w:date="2019-05-26T12:16:00Z">
        <w:r w:rsidR="00D82C07">
          <w:t>tiprogramming environments unless the areas being written are of no interest to any other task.</w:t>
        </w:r>
      </w:ins>
    </w:p>
    <w:p w14:paraId="112CB585" w14:textId="77777777" w:rsidR="00E452D4" w:rsidRDefault="00E452D4" w:rsidP="00E452D4">
      <w:pPr>
        <w:pStyle w:val="Heading3"/>
      </w:pPr>
      <w:bookmarkStart w:id="120" w:name="_Toc119166830"/>
      <w:r>
        <w:t>Other Utilities</w:t>
      </w:r>
      <w:bookmarkEnd w:id="120"/>
    </w:p>
    <w:p w14:paraId="7B3C65B6" w14:textId="77777777" w:rsidR="00E452D4" w:rsidRPr="00E452D4" w:rsidRDefault="00E452D4" w:rsidP="00E452D4">
      <w:pPr>
        <w:pStyle w:val="BodyText"/>
      </w:pPr>
      <w:proofErr w:type="gramStart"/>
      <w:r>
        <w:t>The</w:t>
      </w:r>
      <w:r w:rsidR="00FE5206">
        <w:t xml:space="preserve"> </w:t>
      </w:r>
      <w:r>
        <w:t xml:space="preserve"> DEBUG</w:t>
      </w:r>
      <w:proofErr w:type="gramEnd"/>
      <w:r w:rsidR="00FE5206">
        <w:t xml:space="preserve"> </w:t>
      </w:r>
      <w:r>
        <w:t xml:space="preserve"> utility was deprecated long ago in favor of bottom-up testing of definitions.  </w:t>
      </w:r>
      <w:r w:rsidR="00FE5206">
        <w:t xml:space="preserve">The </w:t>
      </w:r>
      <w:proofErr w:type="gramStart"/>
      <w:r w:rsidR="00FE5206">
        <w:t>separate  AUDIT</w:t>
      </w:r>
      <w:proofErr w:type="gramEnd"/>
      <w:r w:rsidR="00FE5206">
        <w:t xml:space="preserve">  utility has been deprecated since auditing functions were integrated with  DISKING .  </w:t>
      </w:r>
      <w:proofErr w:type="gramStart"/>
      <w:r w:rsidR="00FE5206">
        <w:t>PROM  burning</w:t>
      </w:r>
      <w:proofErr w:type="gramEnd"/>
      <w:r w:rsidR="00FE5206">
        <w:t xml:space="preserve"> is not relevant in this system and has been deprecated.  </w:t>
      </w:r>
      <w:proofErr w:type="gramStart"/>
      <w:r w:rsidR="00FE5206">
        <w:t>The  NETWORK</w:t>
      </w:r>
      <w:proofErr w:type="gramEnd"/>
      <w:r w:rsidR="00FE5206">
        <w:t xml:space="preserve">  utility is obsolete and has been deprecated.</w:t>
      </w:r>
    </w:p>
    <w:p w14:paraId="5716F260" w14:textId="77777777" w:rsidR="00E452D4" w:rsidRDefault="00E452D4" w:rsidP="00E452D4">
      <w:pPr>
        <w:pStyle w:val="Heading2"/>
      </w:pPr>
      <w:bookmarkStart w:id="121" w:name="_Toc119166831"/>
      <w:r>
        <w:t>The Assembler</w:t>
      </w:r>
      <w:bookmarkEnd w:id="121"/>
    </w:p>
    <w:p w14:paraId="265D1F13" w14:textId="4A699376" w:rsidR="00E452D4" w:rsidRDefault="00FE5206" w:rsidP="00E452D4">
      <w:pPr>
        <w:pStyle w:val="BodyText"/>
      </w:pPr>
      <w:r>
        <w:t>No Assembler is required by this system.</w:t>
      </w:r>
      <w:ins w:id="122" w:author="Greg Bailey" w:date="2020-01-26T12:12:00Z">
        <w:r w:rsidR="00277E30">
          <w:t xml:space="preserve">  However, in arrayForth, there is an assembler for </w:t>
        </w:r>
      </w:ins>
      <w:ins w:id="123" w:author="Greg Bailey" w:date="2020-01-26T12:13:00Z">
        <w:r w:rsidR="00277E30">
          <w:t>F18 code that may be used to extend the polyFORTH virtual machine, even while it is running!</w:t>
        </w:r>
      </w:ins>
    </w:p>
    <w:p w14:paraId="5D7DD958" w14:textId="77777777" w:rsidR="00E452D4" w:rsidRDefault="00E452D4" w:rsidP="00E452D4">
      <w:pPr>
        <w:pStyle w:val="Heading2"/>
      </w:pPr>
      <w:bookmarkStart w:id="124" w:name="_Toc119166832"/>
      <w:r>
        <w:t>Target Compilation</w:t>
      </w:r>
      <w:bookmarkEnd w:id="124"/>
    </w:p>
    <w:p w14:paraId="4007DCB6" w14:textId="77777777" w:rsidR="00E452D4" w:rsidRDefault="00FE5206" w:rsidP="00E452D4">
      <w:pPr>
        <w:pStyle w:val="BodyText"/>
      </w:pPr>
      <w:r>
        <w:t>Full nucleus source and target compiler are included, as they are with all other polyFORTH systems.  See the section below on Maintaining the polyFORTH Nucleus for details.</w:t>
      </w:r>
    </w:p>
    <w:p w14:paraId="08AB007F" w14:textId="77777777" w:rsidR="00FE5206" w:rsidRDefault="00FE5206" w:rsidP="00FE5206">
      <w:pPr>
        <w:pStyle w:val="Heading2"/>
      </w:pPr>
      <w:bookmarkStart w:id="125" w:name="_Toc119166833"/>
      <w:r>
        <w:t>Data Base Support</w:t>
      </w:r>
      <w:bookmarkEnd w:id="125"/>
    </w:p>
    <w:p w14:paraId="233EBB77" w14:textId="77777777" w:rsidR="001A2123" w:rsidRDefault="00FE5206" w:rsidP="00FE5206">
      <w:pPr>
        <w:pStyle w:val="BodyText"/>
        <w:sectPr w:rsidR="001A2123" w:rsidSect="00CF38DF">
          <w:footerReference w:type="default" r:id="rId21"/>
          <w:pgSz w:w="12240" w:h="15840" w:code="1"/>
          <w:pgMar w:top="1440" w:right="1080" w:bottom="1440" w:left="1440" w:header="720" w:footer="720" w:gutter="0"/>
          <w:cols w:space="720"/>
          <w:docGrid w:linePitch="272"/>
        </w:sectPr>
      </w:pPr>
      <w:r>
        <w:t xml:space="preserve">The methods described in Chapter 8 of the Reference Manual are not deemed relevant to our primary motivations for creating this system and in fact many of the ideas described have been superseded over the years by improved tools.  Several models are available </w:t>
      </w:r>
      <w:r w:rsidR="001A2123">
        <w:t xml:space="preserve">if needed, but until the need </w:t>
      </w:r>
      <w:proofErr w:type="gramStart"/>
      <w:r w:rsidR="001A2123">
        <w:t>arises</w:t>
      </w:r>
      <w:proofErr w:type="gramEnd"/>
      <w:r w:rsidR="001A2123">
        <w:t xml:space="preserve"> we do not plan to select and convert one.</w:t>
      </w:r>
    </w:p>
    <w:p w14:paraId="38AA87F7" w14:textId="77777777" w:rsidR="003C57D6" w:rsidRPr="003C57D6" w:rsidRDefault="00D30FC5" w:rsidP="003C57D6">
      <w:pPr>
        <w:pStyle w:val="Heading1"/>
      </w:pPr>
      <w:bookmarkStart w:id="126" w:name="_Toc119166834"/>
      <w:r>
        <w:lastRenderedPageBreak/>
        <w:t>System Features</w:t>
      </w:r>
      <w:bookmarkEnd w:id="126"/>
    </w:p>
    <w:p w14:paraId="012EF05E" w14:textId="77777777" w:rsidR="007E463D" w:rsidRDefault="00F944C0" w:rsidP="007E463D">
      <w:pPr>
        <w:pStyle w:val="Heading2"/>
      </w:pPr>
      <w:bookmarkStart w:id="127" w:name="_Toc119166835"/>
      <w:r>
        <w:t>Addresses, Data and Arithmetic</w:t>
      </w:r>
      <w:bookmarkEnd w:id="127"/>
    </w:p>
    <w:p w14:paraId="00C7ED44" w14:textId="77777777" w:rsidR="00F944C0" w:rsidRDefault="00F944C0" w:rsidP="00F944C0">
      <w:pPr>
        <w:pStyle w:val="BodyText"/>
      </w:pPr>
      <w:r>
        <w:t xml:space="preserve">The fundamental numeric value, </w:t>
      </w:r>
      <w:proofErr w:type="gramStart"/>
      <w:r>
        <w:t xml:space="preserve">abbreviated  </w:t>
      </w:r>
      <w:r w:rsidRPr="00E46583">
        <w:rPr>
          <w:rFonts w:ascii="Consolas" w:hAnsi="Consolas" w:cs="Consolas"/>
          <w:b/>
        </w:rPr>
        <w:t>n</w:t>
      </w:r>
      <w:proofErr w:type="gramEnd"/>
      <w:r>
        <w:t xml:space="preserve">  in stack effects, is a 16-bit number.  Negative numbers are represented in twos complement and arithmetic is done in twos complement.</w:t>
      </w:r>
    </w:p>
    <w:p w14:paraId="10E5F624" w14:textId="77777777" w:rsidR="00F944C0" w:rsidRDefault="00F944C0" w:rsidP="00F944C0">
      <w:pPr>
        <w:pStyle w:val="BodyText"/>
      </w:pPr>
      <w:r>
        <w:t xml:space="preserve">The basic address type, </w:t>
      </w:r>
      <w:proofErr w:type="gramStart"/>
      <w:r>
        <w:t xml:space="preserve">abbreviated  </w:t>
      </w:r>
      <w:r w:rsidRPr="00E46583">
        <w:rPr>
          <w:rFonts w:ascii="Consolas" w:hAnsi="Consolas" w:cs="Consolas"/>
          <w:b/>
        </w:rPr>
        <w:t>a</w:t>
      </w:r>
      <w:proofErr w:type="gramEnd"/>
      <w:r>
        <w:t xml:space="preserve">  in stack effects, is a linear index of 16-bit words in external SRAM.</w:t>
      </w:r>
    </w:p>
    <w:p w14:paraId="61207709" w14:textId="77777777" w:rsidR="00F944C0" w:rsidRDefault="00F944C0" w:rsidP="00F944C0">
      <w:pPr>
        <w:pStyle w:val="BodyText"/>
      </w:pPr>
      <w:r>
        <w:t xml:space="preserve">Double numbers, </w:t>
      </w:r>
      <w:proofErr w:type="gramStart"/>
      <w:r>
        <w:t xml:space="preserve">abbreviated  </w:t>
      </w:r>
      <w:r w:rsidRPr="00E46583">
        <w:rPr>
          <w:rFonts w:ascii="Consolas" w:hAnsi="Consolas" w:cs="Consolas"/>
          <w:b/>
        </w:rPr>
        <w:t>d</w:t>
      </w:r>
      <w:proofErr w:type="gramEnd"/>
      <w:r>
        <w:t xml:space="preserve">  in stack effects, are stored in RAM with the high order word at the lower address, and are represented on the stack with the high order word on top (at the lower address on the stack, as well.)</w:t>
      </w:r>
    </w:p>
    <w:p w14:paraId="35838F6A" w14:textId="77777777" w:rsidR="00F944C0" w:rsidRDefault="00F944C0" w:rsidP="00F944C0">
      <w:pPr>
        <w:pStyle w:val="BodyText"/>
      </w:pPr>
      <w:r>
        <w:t xml:space="preserve">The byte address type, </w:t>
      </w:r>
      <w:proofErr w:type="gramStart"/>
      <w:r>
        <w:t xml:space="preserve">abbreviated  </w:t>
      </w:r>
      <w:r w:rsidRPr="00E46583">
        <w:rPr>
          <w:rFonts w:ascii="Consolas" w:hAnsi="Consolas" w:cs="Consolas"/>
          <w:b/>
        </w:rPr>
        <w:t>b</w:t>
      </w:r>
      <w:proofErr w:type="gramEnd"/>
      <w:r>
        <w:t xml:space="preserve">  in stack effects, is a linear index of 8-bit octets in external SRAM.  The high order octet of the word at address 0 is addressable as a byte using byte address zero; the low order octet is addressable as byte address 1.</w:t>
      </w:r>
    </w:p>
    <w:p w14:paraId="1321B053" w14:textId="77777777" w:rsidR="00F944C0" w:rsidRDefault="00F944C0" w:rsidP="009624A1">
      <w:pPr>
        <w:pStyle w:val="BodyText"/>
        <w:ind w:left="1440" w:hanging="720"/>
      </w:pPr>
      <w:r w:rsidRPr="005464C3">
        <w:rPr>
          <w:rFonts w:ascii="Consolas" w:hAnsi="Consolas" w:cs="Consolas"/>
          <w:b/>
        </w:rPr>
        <w:t>BYTE</w:t>
      </w:r>
      <w:r w:rsidRPr="00E46583">
        <w:rPr>
          <w:rFonts w:ascii="Consolas" w:hAnsi="Consolas" w:cs="Consolas"/>
          <w:b/>
        </w:rPr>
        <w:t xml:space="preserve"> </w:t>
      </w:r>
      <w:r w:rsidRPr="00E46583">
        <w:rPr>
          <w:rFonts w:ascii="Consolas" w:hAnsi="Consolas" w:cs="Consolas"/>
        </w:rPr>
        <w:t>(a-</w:t>
      </w:r>
      <w:proofErr w:type="gramStart"/>
      <w:r w:rsidRPr="00E46583">
        <w:rPr>
          <w:rFonts w:ascii="Consolas" w:hAnsi="Consolas" w:cs="Consolas"/>
        </w:rPr>
        <w:t>b)</w:t>
      </w:r>
      <w:r>
        <w:t xml:space="preserve">  converts</w:t>
      </w:r>
      <w:proofErr w:type="gramEnd"/>
      <w:r>
        <w:t xml:space="preserve"> a word address to a byte address by doubling it.</w:t>
      </w:r>
    </w:p>
    <w:p w14:paraId="0E761953" w14:textId="77777777" w:rsidR="00F944C0" w:rsidRDefault="00F944C0" w:rsidP="009624A1">
      <w:pPr>
        <w:pStyle w:val="BodyText"/>
        <w:ind w:left="1440" w:hanging="720"/>
      </w:pPr>
      <w:r w:rsidRPr="005464C3">
        <w:rPr>
          <w:rFonts w:ascii="Consolas" w:hAnsi="Consolas" w:cs="Consolas"/>
          <w:b/>
        </w:rPr>
        <w:t>CELL</w:t>
      </w:r>
      <w:r w:rsidRPr="00E46583">
        <w:rPr>
          <w:rFonts w:ascii="Consolas" w:hAnsi="Consolas" w:cs="Consolas"/>
          <w:b/>
        </w:rPr>
        <w:t xml:space="preserve"> </w:t>
      </w:r>
      <w:r w:rsidRPr="00E46583">
        <w:rPr>
          <w:rFonts w:ascii="Consolas" w:hAnsi="Consolas" w:cs="Consolas"/>
        </w:rPr>
        <w:t>(b-</w:t>
      </w:r>
      <w:proofErr w:type="gramStart"/>
      <w:r w:rsidRPr="00E46583">
        <w:rPr>
          <w:rFonts w:ascii="Consolas" w:hAnsi="Consolas" w:cs="Consolas"/>
        </w:rPr>
        <w:t>a)</w:t>
      </w:r>
      <w:r>
        <w:t xml:space="preserve">  converts</w:t>
      </w:r>
      <w:proofErr w:type="gramEnd"/>
      <w:r>
        <w:t xml:space="preserve"> a byte address to a word address by halving it as an unsigned number.</w:t>
      </w:r>
    </w:p>
    <w:p w14:paraId="63B64F54" w14:textId="77777777" w:rsidR="00F944C0" w:rsidRPr="00F944C0" w:rsidRDefault="005464C3" w:rsidP="00F944C0">
      <w:pPr>
        <w:pStyle w:val="BodyText"/>
      </w:pPr>
      <w:r>
        <w:t>Division is generally of the round-toward-zero variety.</w:t>
      </w:r>
    </w:p>
    <w:p w14:paraId="640E42F9" w14:textId="77777777" w:rsidR="00450D74" w:rsidRDefault="00450D74" w:rsidP="007E463D">
      <w:pPr>
        <w:pStyle w:val="Heading2"/>
      </w:pPr>
      <w:bookmarkStart w:id="128" w:name="_Toc119166836"/>
      <w:r>
        <w:t>Using Memory</w:t>
      </w:r>
      <w:bookmarkEnd w:id="128"/>
    </w:p>
    <w:p w14:paraId="122C3528" w14:textId="77777777" w:rsidR="00D30FC5" w:rsidRDefault="00D30FC5" w:rsidP="00D30FC5">
      <w:pPr>
        <w:pStyle w:val="BodyText"/>
      </w:pPr>
      <w:r>
        <w:rPr>
          <w:noProof/>
        </w:rPr>
        <mc:AlternateContent>
          <mc:Choice Requires="wps">
            <w:drawing>
              <wp:anchor distT="0" distB="0" distL="114300" distR="114300" simplePos="0" relativeHeight="251654656" behindDoc="0" locked="0" layoutInCell="1" allowOverlap="1" wp14:anchorId="4704E2CD" wp14:editId="5588C440">
                <wp:simplePos x="0" y="0"/>
                <wp:positionH relativeFrom="column">
                  <wp:posOffset>598805</wp:posOffset>
                </wp:positionH>
                <wp:positionV relativeFrom="paragraph">
                  <wp:posOffset>1151890</wp:posOffset>
                </wp:positionV>
                <wp:extent cx="4770120" cy="3717925"/>
                <wp:effectExtent l="0" t="0" r="26670" b="18415"/>
                <wp:wrapTopAndBottom/>
                <wp:docPr id="7" name="Text Box 7"/>
                <wp:cNvGraphicFramePr/>
                <a:graphic xmlns:a="http://schemas.openxmlformats.org/drawingml/2006/main">
                  <a:graphicData uri="http://schemas.microsoft.com/office/word/2010/wordprocessingShape">
                    <wps:wsp>
                      <wps:cNvSpPr txBox="1"/>
                      <wps:spPr>
                        <a:xfrm>
                          <a:off x="0" y="0"/>
                          <a:ext cx="4770120" cy="37179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BB97919" w14:textId="37CF57DD" w:rsidR="00DC773F" w:rsidRPr="00CC4813" w:rsidRDefault="007808D1" w:rsidP="007B451D">
                            <w:pPr>
                              <w:pStyle w:val="BodyText"/>
                              <w:rPr>
                                <w:rFonts w:ascii="Consolas" w:hAnsi="Consolas" w:cs="Consolas"/>
                              </w:rPr>
                            </w:pPr>
                            <w:r>
                              <w:rPr>
                                <w:rFonts w:ascii="Consolas" w:hAnsi="Consolas" w:cs="Consolas"/>
                              </w:rPr>
                              <w:object w:dxaOrig="7695" w:dyaOrig="2655" w14:anchorId="379D506D">
                                <v:shape id="_x0000_i1035" type="#_x0000_t75" style="width:384.75pt;height:132.75pt" o:ole="">
                                  <v:imagedata r:id="rId22" o:title=""/>
                                </v:shape>
                                <o:OLEObject Type="Link" ProgID="Visio.Drawing.11" ShapeID="_x0000_i1035" DrawAspect="Content" r:id="rId23" UpdateMode="Always">
                                  <o:LinkType>EnhancedMetaFile</o:LinkType>
                                  <o:LockedField>false</o:LockedField>
                                  <o:FieldCodes>\f 0</o:FieldCodes>
                                </o:OLEObject>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4704E2CD" id="Text Box 7" o:spid="_x0000_s1030" type="#_x0000_t202" style="position:absolute;margin-left:47.15pt;margin-top:90.7pt;width:375.6pt;height:292.75pt;z-index:251654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" fillcolor="white [3201]" strokeweight=".5pt">
                <v:textbox style="mso-fit-shape-to-text:t">
                  <w:txbxContent>
                    <w:p w14:paraId="5BB97919" w14:textId="37CF57DD" w:rsidR="00DC773F" w:rsidRPr="00CC4813" w:rsidRDefault="007808D1" w:rsidP="007B451D">
                      <w:pPr>
                        <w:pStyle w:val="BodyText"/>
                        <w:rPr>
                          <w:rFonts w:ascii="Consolas" w:hAnsi="Consolas" w:cs="Consolas"/>
                        </w:rPr>
                      </w:pPr>
                      <w:r>
                        <w:rPr>
                          <w:rFonts w:ascii="Consolas" w:hAnsi="Consolas" w:cs="Consolas"/>
                        </w:rPr>
                        <w:object w:dxaOrig="7695" w:dyaOrig="2655" w14:anchorId="379D506D">
                          <v:shape id="_x0000_i1035" type="#_x0000_t75" style="width:384.75pt;height:132.75pt" o:ole="">
                            <v:imagedata r:id="rId22" o:title=""/>
                          </v:shape>
                          <o:OLEObject Type="Link" ProgID="Visio.Drawing.11" ShapeID="_x0000_i1035" DrawAspect="Content" r:id="rId24" UpdateMode="Always">
                            <o:LinkType>EnhancedMetaFile</o:LinkType>
                            <o:LockedField>false</o:LockedField>
                            <o:FieldCodes>\f 0</o:FieldCodes>
                          </o:OLEObject>
                        </w:object>
                      </w:r>
                    </w:p>
                  </w:txbxContent>
                </v:textbox>
                <w10:wrap type="topAndBottom"/>
              </v:shape>
            </w:pict>
          </mc:Fallback>
        </mc:AlternateContent>
      </w:r>
      <w:r>
        <w:t xml:space="preserve">The lowest-addressed 32k words of external RAM are called "main memory" and constitute the full scope of memory contemplated by a conventional Forth system.  This region is fully addressable, both as bytes and cells, using a single precision address.  The second 32k words, called "high memory", </w:t>
      </w:r>
      <w:r w:rsidR="00505C7B">
        <w:t>is accessible with a 16-bit cell address; facilities are provided for allocating this area for data and also for code that does not contain string literals.  T</w:t>
      </w:r>
      <w:r>
        <w:t>he full 1 me</w:t>
      </w:r>
      <w:r w:rsidR="00505C7B">
        <w:t>gaword, called "extended memory</w:t>
      </w:r>
      <w:r>
        <w:t>"</w:t>
      </w:r>
      <w:r w:rsidR="00505C7B">
        <w:t xml:space="preserve">, </w:t>
      </w:r>
      <w:r>
        <w:t>is accessible in any desired way using double precision addresses.  The entire external memory</w:t>
      </w:r>
      <w:r w:rsidR="007B451D">
        <w:t xml:space="preserve"> with its hierarchy of address spaces is shown in this drawing</w:t>
      </w:r>
      <w:r>
        <w:t>:</w:t>
      </w:r>
    </w:p>
    <w:p w14:paraId="45000C2F" w14:textId="77777777" w:rsidR="00D30FC5" w:rsidRDefault="00D30FC5" w:rsidP="007B451D">
      <w:pPr>
        <w:pStyle w:val="BodyText"/>
        <w:spacing w:after="0"/>
      </w:pPr>
    </w:p>
    <w:p w14:paraId="2DE039F2" w14:textId="77777777" w:rsidR="00450D74" w:rsidRDefault="00505C7B" w:rsidP="00450D74">
      <w:pPr>
        <w:pStyle w:val="BodyText"/>
      </w:pPr>
      <w:r>
        <w:t xml:space="preserve">Main memory is allocated by </w:t>
      </w:r>
      <w:proofErr w:type="gramStart"/>
      <w:r>
        <w:t xml:space="preserve">the  </w:t>
      </w:r>
      <w:r w:rsidRPr="007B451D">
        <w:rPr>
          <w:rFonts w:ascii="Consolas" w:hAnsi="Consolas" w:cs="Consolas"/>
        </w:rPr>
        <w:t>OPERATOR</w:t>
      </w:r>
      <w:proofErr w:type="gramEnd"/>
      <w:r>
        <w:t xml:space="preserve">  task using the </w:t>
      </w:r>
      <w:r w:rsidR="00547CDE">
        <w:t>conventional</w:t>
      </w:r>
      <w:r>
        <w:t xml:space="preserve"> words as follow:</w:t>
      </w:r>
    </w:p>
    <w:p w14:paraId="0E1BCEB6" w14:textId="77777777" w:rsidR="00505C7B" w:rsidRDefault="00505C7B" w:rsidP="00505C7B">
      <w:pPr>
        <w:pStyle w:val="BodyText"/>
        <w:ind w:left="1440" w:hanging="720"/>
      </w:pPr>
      <w:r w:rsidRPr="00547CDE">
        <w:rPr>
          <w:rFonts w:ascii="Consolas" w:hAnsi="Consolas" w:cs="Consolas"/>
          <w:b/>
        </w:rPr>
        <w:t>H</w:t>
      </w:r>
      <w:r w:rsidR="00A56448">
        <w:tab/>
        <w:t xml:space="preserve">A </w:t>
      </w:r>
      <w:r w:rsidRPr="00547CDE">
        <w:rPr>
          <w:rFonts w:ascii="Consolas" w:hAnsi="Consolas" w:cs="Consolas"/>
        </w:rPr>
        <w:t>USER</w:t>
      </w:r>
      <w:r>
        <w:t xml:space="preserve"> variable containing the cell address of the next available word of dictionary.</w:t>
      </w:r>
    </w:p>
    <w:p w14:paraId="5BD5CEC4" w14:textId="77777777" w:rsidR="00A56448" w:rsidRDefault="00A56448" w:rsidP="00505C7B">
      <w:pPr>
        <w:pStyle w:val="BodyText"/>
        <w:ind w:left="1440" w:hanging="720"/>
      </w:pPr>
      <w:r w:rsidRPr="00547CDE">
        <w:rPr>
          <w:rFonts w:ascii="Consolas" w:hAnsi="Consolas" w:cs="Consolas"/>
          <w:b/>
        </w:rPr>
        <w:t>H 1+</w:t>
      </w:r>
      <w:r>
        <w:tab/>
        <w:t xml:space="preserve">A </w:t>
      </w:r>
      <w:r w:rsidRPr="00547CDE">
        <w:rPr>
          <w:rFonts w:ascii="Consolas" w:hAnsi="Consolas" w:cs="Consolas"/>
        </w:rPr>
        <w:t>USER</w:t>
      </w:r>
      <w:r>
        <w:t xml:space="preserve"> variable containing the cell address</w:t>
      </w:r>
      <w:r w:rsidR="00294F9E">
        <w:t xml:space="preserve"> to </w:t>
      </w:r>
      <w:proofErr w:type="gramStart"/>
      <w:r w:rsidR="00294F9E">
        <w:t xml:space="preserve">which  </w:t>
      </w:r>
      <w:r w:rsidR="00294F9E" w:rsidRPr="00294F9E">
        <w:rPr>
          <w:rFonts w:ascii="Consolas" w:hAnsi="Consolas" w:cs="Consolas"/>
        </w:rPr>
        <w:t>EMPTY</w:t>
      </w:r>
      <w:proofErr w:type="gramEnd"/>
      <w:r w:rsidR="00294F9E">
        <w:t xml:space="preserve">  restores</w:t>
      </w:r>
      <w:r>
        <w:t xml:space="preserve">  </w:t>
      </w:r>
      <w:r w:rsidRPr="00547CDE">
        <w:rPr>
          <w:rFonts w:ascii="Consolas" w:hAnsi="Consolas" w:cs="Consolas"/>
        </w:rPr>
        <w:t>H</w:t>
      </w:r>
      <w:r>
        <w:t xml:space="preserve">  .</w:t>
      </w:r>
    </w:p>
    <w:p w14:paraId="346A2D50" w14:textId="77777777" w:rsidR="00A56448" w:rsidRDefault="00A56448" w:rsidP="00505C7B">
      <w:pPr>
        <w:pStyle w:val="BodyText"/>
        <w:ind w:left="1440" w:hanging="720"/>
      </w:pPr>
      <w:r w:rsidRPr="00547CDE">
        <w:rPr>
          <w:rFonts w:ascii="Consolas" w:hAnsi="Consolas" w:cs="Consolas"/>
          <w:b/>
        </w:rPr>
        <w:t>H 2 +</w:t>
      </w:r>
      <w:r>
        <w:tab/>
        <w:t xml:space="preserve">A </w:t>
      </w:r>
      <w:r w:rsidRPr="00547CDE">
        <w:rPr>
          <w:rFonts w:ascii="Consolas" w:hAnsi="Consolas" w:cs="Consolas"/>
        </w:rPr>
        <w:t>USER</w:t>
      </w:r>
      <w:r>
        <w:t xml:space="preserve"> variable containing the cell address immediately above the task's dictionary.</w:t>
      </w:r>
    </w:p>
    <w:p w14:paraId="6859366B" w14:textId="77777777" w:rsidR="00A56448" w:rsidRDefault="00A56448" w:rsidP="00505C7B">
      <w:pPr>
        <w:pStyle w:val="BodyText"/>
        <w:ind w:left="1440" w:hanging="720"/>
      </w:pPr>
      <w:r w:rsidRPr="00547CDE">
        <w:rPr>
          <w:rFonts w:ascii="Consolas" w:hAnsi="Consolas" w:cs="Consolas"/>
          <w:b/>
        </w:rPr>
        <w:t>HERE</w:t>
      </w:r>
      <w:r w:rsidRPr="00547CDE">
        <w:rPr>
          <w:rFonts w:ascii="Consolas" w:hAnsi="Consolas" w:cs="Consolas"/>
        </w:rPr>
        <w:t xml:space="preserve"> </w:t>
      </w:r>
      <w:proofErr w:type="gramStart"/>
      <w:r w:rsidRPr="00547CDE">
        <w:rPr>
          <w:rFonts w:ascii="Consolas" w:hAnsi="Consolas" w:cs="Consolas"/>
        </w:rPr>
        <w:t>( -</w:t>
      </w:r>
      <w:proofErr w:type="gramEnd"/>
      <w:r w:rsidRPr="00547CDE">
        <w:rPr>
          <w:rFonts w:ascii="Consolas" w:hAnsi="Consolas" w:cs="Consolas"/>
        </w:rPr>
        <w:t xml:space="preserve">a)   </w:t>
      </w:r>
      <w:r>
        <w:t xml:space="preserve">returns the cell address contained in  </w:t>
      </w:r>
      <w:r w:rsidRPr="00547CDE">
        <w:rPr>
          <w:rFonts w:ascii="Consolas" w:hAnsi="Consolas" w:cs="Consolas"/>
        </w:rPr>
        <w:t>H</w:t>
      </w:r>
      <w:r>
        <w:t xml:space="preserve"> .</w:t>
      </w:r>
    </w:p>
    <w:p w14:paraId="41899757" w14:textId="77777777" w:rsidR="00A66CE1" w:rsidRPr="00A66CE1" w:rsidRDefault="00A66CE1" w:rsidP="00505C7B">
      <w:pPr>
        <w:pStyle w:val="BodyText"/>
        <w:ind w:left="1440" w:hanging="720"/>
        <w:rPr>
          <w:rFonts w:asciiTheme="minorHAnsi" w:hAnsiTheme="minorHAnsi" w:cstheme="minorHAnsi"/>
        </w:rPr>
      </w:pPr>
      <w:r>
        <w:rPr>
          <w:rFonts w:ascii="Consolas" w:hAnsi="Consolas" w:cs="Consolas"/>
          <w:b/>
        </w:rPr>
        <w:t>UNUSED</w:t>
      </w:r>
      <w:r>
        <w:rPr>
          <w:rFonts w:ascii="Consolas" w:hAnsi="Consolas" w:cs="Consolas"/>
        </w:rPr>
        <w:t xml:space="preserve"> </w:t>
      </w:r>
      <w:proofErr w:type="gramStart"/>
      <w:r>
        <w:rPr>
          <w:rFonts w:ascii="Consolas" w:hAnsi="Consolas" w:cs="Consolas"/>
        </w:rPr>
        <w:t>( -</w:t>
      </w:r>
      <w:proofErr w:type="gramEnd"/>
      <w:r>
        <w:rPr>
          <w:rFonts w:ascii="Consolas" w:hAnsi="Consolas" w:cs="Consolas"/>
        </w:rPr>
        <w:t xml:space="preserve"> n)   </w:t>
      </w:r>
      <w:r>
        <w:rPr>
          <w:rFonts w:asciiTheme="minorHAnsi" w:hAnsiTheme="minorHAnsi" w:cstheme="minorHAnsi"/>
        </w:rPr>
        <w:t>returns the number of available cells in a task's dictionary area.</w:t>
      </w:r>
    </w:p>
    <w:p w14:paraId="567FB0BB" w14:textId="77777777" w:rsidR="00A56448" w:rsidRDefault="000F597B" w:rsidP="00505C7B">
      <w:pPr>
        <w:pStyle w:val="BodyText"/>
        <w:ind w:left="1440" w:hanging="720"/>
      </w:pPr>
      <w:r w:rsidRPr="00547CDE">
        <w:rPr>
          <w:rFonts w:ascii="Consolas" w:hAnsi="Consolas" w:cs="Consolas"/>
          <w:b/>
        </w:rPr>
        <w:lastRenderedPageBreak/>
        <w:t>ALLOT</w:t>
      </w:r>
      <w:r w:rsidRPr="00547CDE">
        <w:rPr>
          <w:rFonts w:ascii="Consolas" w:hAnsi="Consolas" w:cs="Consolas"/>
        </w:rPr>
        <w:t xml:space="preserve"> </w:t>
      </w:r>
      <w:proofErr w:type="gramStart"/>
      <w:r w:rsidRPr="00547CDE">
        <w:rPr>
          <w:rFonts w:ascii="Consolas" w:hAnsi="Consolas" w:cs="Consolas"/>
        </w:rPr>
        <w:t>( n</w:t>
      </w:r>
      <w:proofErr w:type="gramEnd"/>
      <w:r w:rsidRPr="00547CDE">
        <w:rPr>
          <w:rFonts w:ascii="Consolas" w:hAnsi="Consolas" w:cs="Consolas"/>
        </w:rPr>
        <w:t xml:space="preserve">)   </w:t>
      </w:r>
      <w:r w:rsidR="003C57D6">
        <w:t xml:space="preserve">reserves  </w:t>
      </w:r>
      <w:r w:rsidR="003C57D6" w:rsidRPr="00547CDE">
        <w:rPr>
          <w:rFonts w:ascii="Consolas" w:hAnsi="Consolas" w:cs="Consolas"/>
          <w:i/>
        </w:rPr>
        <w:t>n</w:t>
      </w:r>
      <w:r w:rsidR="003C57D6">
        <w:t xml:space="preserve">  cells in the dictionary by adding  </w:t>
      </w:r>
      <w:r w:rsidR="003C57D6" w:rsidRPr="00547CDE">
        <w:rPr>
          <w:rFonts w:ascii="Consolas" w:hAnsi="Consolas" w:cs="Consolas"/>
          <w:i/>
        </w:rPr>
        <w:t>n</w:t>
      </w:r>
      <w:r w:rsidR="003C57D6">
        <w:t xml:space="preserve">  to  </w:t>
      </w:r>
      <w:r w:rsidR="003C57D6" w:rsidRPr="00547CDE">
        <w:rPr>
          <w:rFonts w:ascii="Consolas" w:hAnsi="Consolas" w:cs="Consolas"/>
        </w:rPr>
        <w:t>H</w:t>
      </w:r>
      <w:r w:rsidR="003C57D6">
        <w:t xml:space="preserve"> .</w:t>
      </w:r>
    </w:p>
    <w:p w14:paraId="7BABE4C0" w14:textId="77777777" w:rsidR="003C57D6" w:rsidRDefault="003C57D6" w:rsidP="00505C7B">
      <w:pPr>
        <w:pStyle w:val="BodyText"/>
        <w:ind w:left="1440" w:hanging="720"/>
      </w:pPr>
      <w:r w:rsidRPr="00547CDE">
        <w:rPr>
          <w:rFonts w:ascii="Consolas" w:hAnsi="Consolas" w:cs="Consolas"/>
          <w:b/>
        </w:rPr>
        <w:t>table</w:t>
      </w:r>
      <w:r w:rsidRPr="00547CDE">
        <w:rPr>
          <w:rFonts w:ascii="Consolas" w:hAnsi="Consolas" w:cs="Consolas"/>
        </w:rPr>
        <w:t xml:space="preserve"> </w:t>
      </w:r>
      <w:proofErr w:type="gramStart"/>
      <w:r w:rsidRPr="00547CDE">
        <w:rPr>
          <w:rFonts w:ascii="Consolas" w:hAnsi="Consolas" w:cs="Consolas"/>
        </w:rPr>
        <w:t>( n</w:t>
      </w:r>
      <w:proofErr w:type="gramEnd"/>
      <w:r w:rsidRPr="00547CDE">
        <w:rPr>
          <w:rFonts w:ascii="Consolas" w:hAnsi="Consolas" w:cs="Consolas"/>
        </w:rPr>
        <w:t xml:space="preserve">)   </w:t>
      </w:r>
      <w:r>
        <w:t xml:space="preserve">reserves  </w:t>
      </w:r>
      <w:r w:rsidRPr="00547CDE">
        <w:rPr>
          <w:rFonts w:ascii="Consolas" w:hAnsi="Consolas" w:cs="Consolas"/>
          <w:i/>
        </w:rPr>
        <w:t>n</w:t>
      </w:r>
      <w:r>
        <w:t xml:space="preserve">  cells in the dictionary like  </w:t>
      </w:r>
      <w:r w:rsidRPr="00547CDE">
        <w:rPr>
          <w:rFonts w:ascii="Consolas" w:hAnsi="Consolas" w:cs="Consolas"/>
        </w:rPr>
        <w:t>ALLOT</w:t>
      </w:r>
      <w:r>
        <w:t xml:space="preserve">  but erases them all to zero.</w:t>
      </w:r>
    </w:p>
    <w:p w14:paraId="0C738C65" w14:textId="77777777" w:rsidR="003C57D6" w:rsidRDefault="003C57D6" w:rsidP="00505C7B">
      <w:pPr>
        <w:pStyle w:val="BodyText"/>
        <w:ind w:left="1440" w:hanging="720"/>
      </w:pPr>
      <w:r w:rsidRPr="00547CDE">
        <w:rPr>
          <w:rFonts w:ascii="Consolas" w:hAnsi="Consolas" w:cs="Consolas"/>
          <w:b/>
        </w:rPr>
        <w:t>TABLE</w:t>
      </w:r>
      <w:r w:rsidRPr="00547CDE">
        <w:rPr>
          <w:rFonts w:ascii="Consolas" w:hAnsi="Consolas" w:cs="Consolas"/>
        </w:rPr>
        <w:t xml:space="preserve"> </w:t>
      </w:r>
      <w:proofErr w:type="gramStart"/>
      <w:r w:rsidRPr="00547CDE">
        <w:rPr>
          <w:rFonts w:ascii="Consolas" w:hAnsi="Consolas" w:cs="Consolas"/>
        </w:rPr>
        <w:t>( n</w:t>
      </w:r>
      <w:proofErr w:type="gramEnd"/>
      <w:r w:rsidRPr="00547CDE">
        <w:rPr>
          <w:rFonts w:ascii="Consolas" w:hAnsi="Consolas" w:cs="Consolas"/>
        </w:rPr>
        <w:t xml:space="preserve"> _)   </w:t>
      </w:r>
      <w:r>
        <w:t xml:space="preserve">creates a named  </w:t>
      </w:r>
      <w:r w:rsidRPr="00547CDE">
        <w:rPr>
          <w:rFonts w:ascii="Consolas" w:hAnsi="Consolas" w:cs="Consolas"/>
        </w:rPr>
        <w:t>table</w:t>
      </w:r>
      <w:r>
        <w:t xml:space="preserve"> .</w:t>
      </w:r>
    </w:p>
    <w:p w14:paraId="47DDAEDF" w14:textId="77777777" w:rsidR="003C57D6" w:rsidRDefault="003C57D6" w:rsidP="00505C7B">
      <w:pPr>
        <w:pStyle w:val="BodyText"/>
        <w:ind w:left="1440" w:hanging="720"/>
      </w:pPr>
      <w:r w:rsidRPr="00547CDE">
        <w:rPr>
          <w:rFonts w:ascii="Consolas" w:hAnsi="Consolas" w:cs="Consolas"/>
          <w:b/>
        </w:rPr>
        <w:t>ARRAY</w:t>
      </w:r>
      <w:r w:rsidRPr="00547CDE">
        <w:rPr>
          <w:rFonts w:ascii="Consolas" w:hAnsi="Consolas" w:cs="Consolas"/>
        </w:rPr>
        <w:t xml:space="preserve"> </w:t>
      </w:r>
      <w:proofErr w:type="gramStart"/>
      <w:r w:rsidRPr="00547CDE">
        <w:rPr>
          <w:rFonts w:ascii="Consolas" w:hAnsi="Consolas" w:cs="Consolas"/>
        </w:rPr>
        <w:t>( n</w:t>
      </w:r>
      <w:proofErr w:type="gramEnd"/>
      <w:r w:rsidRPr="00547CDE">
        <w:rPr>
          <w:rFonts w:ascii="Consolas" w:hAnsi="Consolas" w:cs="Consolas"/>
        </w:rPr>
        <w:t xml:space="preserve">)   </w:t>
      </w:r>
      <w:r>
        <w:t xml:space="preserve">creates a zeroed </w:t>
      </w:r>
      <w:r w:rsidR="00547CDE" w:rsidRPr="00547CDE">
        <w:rPr>
          <w:rFonts w:ascii="Consolas" w:hAnsi="Consolas" w:cs="Consolas"/>
        </w:rPr>
        <w:t>table</w:t>
      </w:r>
      <w:r>
        <w:t xml:space="preserve"> of  </w:t>
      </w:r>
      <w:r w:rsidRPr="00547CDE">
        <w:rPr>
          <w:rFonts w:ascii="Consolas" w:hAnsi="Consolas" w:cs="Consolas"/>
          <w:i/>
        </w:rPr>
        <w:t>n</w:t>
      </w:r>
      <w:r>
        <w:t xml:space="preserve">  cells.  When executed, </w:t>
      </w:r>
      <w:proofErr w:type="gramStart"/>
      <w:r>
        <w:t xml:space="preserve">an  </w:t>
      </w:r>
      <w:r w:rsidRPr="00547CDE">
        <w:rPr>
          <w:rFonts w:ascii="Consolas" w:hAnsi="Consolas" w:cs="Consolas"/>
        </w:rPr>
        <w:t>ARRAY</w:t>
      </w:r>
      <w:proofErr w:type="gramEnd"/>
      <w:r>
        <w:t xml:space="preserve">  takes a zero relative cell index and returns the address of the indexed cell.</w:t>
      </w:r>
    </w:p>
    <w:p w14:paraId="1E8A72FC" w14:textId="77777777" w:rsidR="003C57D6" w:rsidRDefault="003C57D6" w:rsidP="00505C7B">
      <w:pPr>
        <w:pStyle w:val="BodyText"/>
        <w:ind w:left="1440" w:hanging="720"/>
      </w:pPr>
      <w:r w:rsidRPr="00547CDE">
        <w:rPr>
          <w:rFonts w:ascii="Consolas" w:hAnsi="Consolas" w:cs="Consolas"/>
          <w:b/>
        </w:rPr>
        <w:t>2ARRAY</w:t>
      </w:r>
      <w:r w:rsidRPr="00547CDE">
        <w:rPr>
          <w:rFonts w:ascii="Consolas" w:hAnsi="Consolas" w:cs="Consolas"/>
        </w:rPr>
        <w:t xml:space="preserve"> </w:t>
      </w:r>
      <w:proofErr w:type="gramStart"/>
      <w:r w:rsidRPr="00547CDE">
        <w:rPr>
          <w:rFonts w:ascii="Consolas" w:hAnsi="Consolas" w:cs="Consolas"/>
        </w:rPr>
        <w:t>( n</w:t>
      </w:r>
      <w:proofErr w:type="gramEnd"/>
      <w:r w:rsidRPr="00547CDE">
        <w:rPr>
          <w:rFonts w:ascii="Consolas" w:hAnsi="Consolas" w:cs="Consolas"/>
        </w:rPr>
        <w:t xml:space="preserve">)   </w:t>
      </w:r>
      <w:r>
        <w:t xml:space="preserve">creates a zeroed </w:t>
      </w:r>
      <w:r w:rsidR="00547CDE" w:rsidRPr="00547CDE">
        <w:rPr>
          <w:rFonts w:ascii="Consolas" w:hAnsi="Consolas" w:cs="Consolas"/>
        </w:rPr>
        <w:t>table</w:t>
      </w:r>
      <w:r>
        <w:t xml:space="preserve"> of  </w:t>
      </w:r>
      <w:r w:rsidRPr="00547CDE">
        <w:rPr>
          <w:rFonts w:ascii="Consolas" w:hAnsi="Consolas" w:cs="Consolas"/>
          <w:i/>
        </w:rPr>
        <w:t>n</w:t>
      </w:r>
      <w:r>
        <w:t xml:space="preserve">  double cells that executes with double cell indexing.</w:t>
      </w:r>
    </w:p>
    <w:p w14:paraId="4069FC72" w14:textId="77777777" w:rsidR="00505C7B" w:rsidRPr="00450D74" w:rsidRDefault="00505C7B" w:rsidP="00450D74">
      <w:pPr>
        <w:pStyle w:val="BodyText"/>
      </w:pPr>
      <w:r>
        <w:t xml:space="preserve">Normally, all task dictionaries and </w:t>
      </w:r>
      <w:r w:rsidRPr="00547CDE">
        <w:rPr>
          <w:rFonts w:ascii="Consolas" w:hAnsi="Consolas" w:cs="Consolas"/>
        </w:rPr>
        <w:t>USER</w:t>
      </w:r>
      <w:r>
        <w:t xml:space="preserve"> areas are allocated in main memory and so the above words also refer to the main memory allocated to each task.  It is possible to allocate </w:t>
      </w:r>
      <w:proofErr w:type="gramStart"/>
      <w:r w:rsidR="00A56448">
        <w:t>selected</w:t>
      </w:r>
      <w:r>
        <w:t xml:space="preserve">  </w:t>
      </w:r>
      <w:r w:rsidRPr="00547CDE">
        <w:rPr>
          <w:rFonts w:ascii="Consolas" w:hAnsi="Consolas" w:cs="Consolas"/>
        </w:rPr>
        <w:t>BACKGROUND</w:t>
      </w:r>
      <w:proofErr w:type="gramEnd"/>
      <w:r>
        <w:t xml:space="preserve">  task</w:t>
      </w:r>
      <w:r w:rsidR="00A56448">
        <w:t>s</w:t>
      </w:r>
      <w:r>
        <w:t xml:space="preserve">  </w:t>
      </w:r>
      <w:r w:rsidR="00A56448">
        <w:t xml:space="preserve">such that their  </w:t>
      </w:r>
      <w:r w:rsidR="00A56448" w:rsidRPr="00547CDE">
        <w:rPr>
          <w:rFonts w:ascii="Consolas" w:hAnsi="Consolas" w:cs="Consolas"/>
        </w:rPr>
        <w:t>USER</w:t>
      </w:r>
      <w:r w:rsidR="00A56448">
        <w:t xml:space="preserve">  areas, stacks and dictionaries are all in high memory.  In this special case, the above words refer to high memory, and the task must be careful never to execute any code which assumes that any part of its memory is byte-addressable.</w:t>
      </w:r>
    </w:p>
    <w:p w14:paraId="3D068585" w14:textId="77777777" w:rsidR="0057737A" w:rsidRDefault="0057737A" w:rsidP="00450D74">
      <w:pPr>
        <w:pStyle w:val="Heading3"/>
      </w:pPr>
      <w:bookmarkStart w:id="129" w:name="_Toc119166837"/>
      <w:r>
        <w:t>Using High Memory</w:t>
      </w:r>
      <w:bookmarkEnd w:id="129"/>
    </w:p>
    <w:p w14:paraId="3E3D0C91" w14:textId="77777777" w:rsidR="0057737A" w:rsidRDefault="00D429B0" w:rsidP="0057737A">
      <w:pPr>
        <w:pStyle w:val="BodyText"/>
      </w:pPr>
      <w:r>
        <w:t xml:space="preserve">From cell address 32k to 64k, single-precision cell addresses still work for all cell-oriented operations; the only big restriction is that memory in this range may not be the direct destination of a VM call instruction.  VM code may still execute in this region, may be the destination of VM jump instructions, and may be the destination of a VM return.  As noted above, when </w:t>
      </w:r>
      <w:proofErr w:type="gramStart"/>
      <w:r>
        <w:t xml:space="preserve">a  </w:t>
      </w:r>
      <w:r w:rsidRPr="009E64AD">
        <w:rPr>
          <w:rFonts w:ascii="Consolas" w:hAnsi="Consolas" w:cs="Consolas"/>
        </w:rPr>
        <w:t>BACKGROUND</w:t>
      </w:r>
      <w:proofErr w:type="gramEnd"/>
      <w:r>
        <w:t xml:space="preserve">  task is allocated in high memory, its  </w:t>
      </w:r>
      <w:r w:rsidRPr="009E64AD">
        <w:rPr>
          <w:rFonts w:ascii="Consolas" w:hAnsi="Consolas" w:cs="Consolas"/>
        </w:rPr>
        <w:t>HERE</w:t>
      </w:r>
      <w:r>
        <w:t xml:space="preserve">  is also in high memory and with the exception of byte addressing it may make any other conventional uses of its dictionary.</w:t>
      </w:r>
    </w:p>
    <w:p w14:paraId="4717FAEE" w14:textId="77777777" w:rsidR="00D429B0" w:rsidRDefault="00D429B0" w:rsidP="0057737A">
      <w:pPr>
        <w:pStyle w:val="BodyText"/>
      </w:pPr>
      <w:r>
        <w:t>Byte access to high memory is supported by the following two words, using high memory byte addresses which are obtained by doubling a high memory cell address:</w:t>
      </w:r>
    </w:p>
    <w:p w14:paraId="7E0257A5" w14:textId="77777777" w:rsidR="00D429B0" w:rsidRDefault="00D429B0" w:rsidP="00D429B0">
      <w:pPr>
        <w:pStyle w:val="BodyText"/>
        <w:ind w:left="1440" w:hanging="720"/>
      </w:pPr>
      <w:r w:rsidRPr="00547CDE">
        <w:rPr>
          <w:rFonts w:ascii="Consolas" w:hAnsi="Consolas" w:cs="Consolas"/>
          <w:b/>
        </w:rPr>
        <w:t>H</w:t>
      </w:r>
      <w:r>
        <w:rPr>
          <w:rFonts w:ascii="Consolas" w:hAnsi="Consolas" w:cs="Consolas"/>
          <w:b/>
        </w:rPr>
        <w:t>C@</w:t>
      </w:r>
      <w:r w:rsidRPr="00547CDE">
        <w:rPr>
          <w:rFonts w:ascii="Consolas" w:hAnsi="Consolas" w:cs="Consolas"/>
        </w:rPr>
        <w:t xml:space="preserve"> </w:t>
      </w:r>
      <w:proofErr w:type="gramStart"/>
      <w:r w:rsidRPr="00547CDE">
        <w:rPr>
          <w:rFonts w:ascii="Consolas" w:hAnsi="Consolas" w:cs="Consolas"/>
        </w:rPr>
        <w:t xml:space="preserve">( </w:t>
      </w:r>
      <w:r>
        <w:rPr>
          <w:rFonts w:ascii="Consolas" w:hAnsi="Consolas" w:cs="Consolas"/>
        </w:rPr>
        <w:t>bh</w:t>
      </w:r>
      <w:proofErr w:type="gramEnd"/>
      <w:r>
        <w:rPr>
          <w:rFonts w:ascii="Consolas" w:hAnsi="Consolas" w:cs="Consolas"/>
        </w:rPr>
        <w:t xml:space="preserve"> - c</w:t>
      </w:r>
      <w:r w:rsidRPr="00547CDE">
        <w:rPr>
          <w:rFonts w:ascii="Consolas" w:hAnsi="Consolas" w:cs="Consolas"/>
        </w:rPr>
        <w:t xml:space="preserve">)   </w:t>
      </w:r>
      <w:r w:rsidRPr="0097722A">
        <w:rPr>
          <w:rFonts w:asciiTheme="minorHAnsi" w:hAnsiTheme="minorHAnsi" w:cstheme="minorHAnsi"/>
        </w:rPr>
        <w:t>Fetches a byte that must be in high memory</w:t>
      </w:r>
      <w:r>
        <w:t>.</w:t>
      </w:r>
    </w:p>
    <w:p w14:paraId="3AE95751" w14:textId="77777777" w:rsidR="00D429B0" w:rsidRPr="00D429B0" w:rsidRDefault="00D429B0" w:rsidP="00D429B0">
      <w:pPr>
        <w:pStyle w:val="BodyText"/>
        <w:ind w:left="1440" w:hanging="720"/>
      </w:pPr>
      <w:r>
        <w:rPr>
          <w:rFonts w:ascii="Consolas" w:hAnsi="Consolas" w:cs="Consolas"/>
          <w:b/>
        </w:rPr>
        <w:t xml:space="preserve">HC! </w:t>
      </w:r>
      <w:proofErr w:type="gramStart"/>
      <w:r>
        <w:rPr>
          <w:rFonts w:ascii="Consolas" w:hAnsi="Consolas" w:cs="Consolas"/>
        </w:rPr>
        <w:t>( c</w:t>
      </w:r>
      <w:proofErr w:type="gramEnd"/>
      <w:r>
        <w:rPr>
          <w:rFonts w:ascii="Consolas" w:hAnsi="Consolas" w:cs="Consolas"/>
        </w:rPr>
        <w:t xml:space="preserve"> bh)   </w:t>
      </w:r>
      <w:r w:rsidRPr="0097722A">
        <w:rPr>
          <w:rFonts w:asciiTheme="minorHAnsi" w:hAnsiTheme="minorHAnsi" w:cstheme="minorHAnsi"/>
        </w:rPr>
        <w:t>Stores a byte into high memory.</w:t>
      </w:r>
    </w:p>
    <w:p w14:paraId="24C79A5D" w14:textId="77777777" w:rsidR="00D429B0" w:rsidRDefault="00D429B0" w:rsidP="0057737A">
      <w:pPr>
        <w:pStyle w:val="BodyText"/>
      </w:pPr>
      <w:r>
        <w:t>High memory is allocated by any task using the following words:</w:t>
      </w:r>
    </w:p>
    <w:p w14:paraId="1879B6C2" w14:textId="77777777" w:rsidR="00D429B0" w:rsidRDefault="00D429B0" w:rsidP="00D429B0">
      <w:pPr>
        <w:pStyle w:val="BodyText"/>
        <w:ind w:left="1440" w:hanging="720"/>
      </w:pPr>
      <w:r>
        <w:rPr>
          <w:rFonts w:ascii="Consolas" w:hAnsi="Consolas" w:cs="Consolas"/>
          <w:b/>
        </w:rPr>
        <w:t>'</w:t>
      </w:r>
      <w:r w:rsidRPr="00547CDE">
        <w:rPr>
          <w:rFonts w:ascii="Consolas" w:hAnsi="Consolas" w:cs="Consolas"/>
          <w:b/>
        </w:rPr>
        <w:t>H</w:t>
      </w:r>
      <w:r>
        <w:rPr>
          <w:rFonts w:ascii="Consolas" w:hAnsi="Consolas" w:cs="Consolas"/>
          <w:b/>
        </w:rPr>
        <w:t>I</w:t>
      </w:r>
      <w:r>
        <w:tab/>
        <w:t>A variable containing the cell address of the next available word of high memory.</w:t>
      </w:r>
    </w:p>
    <w:p w14:paraId="1064E335" w14:textId="77777777" w:rsidR="00D429B0" w:rsidRDefault="00D429B0" w:rsidP="00D429B0">
      <w:pPr>
        <w:pStyle w:val="BodyText"/>
        <w:ind w:left="1440" w:hanging="720"/>
      </w:pPr>
      <w:r>
        <w:rPr>
          <w:rFonts w:ascii="Consolas" w:hAnsi="Consolas" w:cs="Consolas"/>
          <w:b/>
        </w:rPr>
        <w:t>HIGH</w:t>
      </w:r>
      <w:r w:rsidRPr="00547CDE">
        <w:rPr>
          <w:rFonts w:ascii="Consolas" w:hAnsi="Consolas" w:cs="Consolas"/>
        </w:rPr>
        <w:t xml:space="preserve"> </w:t>
      </w:r>
      <w:proofErr w:type="gramStart"/>
      <w:r w:rsidRPr="00547CDE">
        <w:rPr>
          <w:rFonts w:ascii="Consolas" w:hAnsi="Consolas" w:cs="Consolas"/>
        </w:rPr>
        <w:t>( -</w:t>
      </w:r>
      <w:proofErr w:type="gramEnd"/>
      <w:r w:rsidRPr="00547CDE">
        <w:rPr>
          <w:rFonts w:ascii="Consolas" w:hAnsi="Consolas" w:cs="Consolas"/>
        </w:rPr>
        <w:t xml:space="preserve">a)   </w:t>
      </w:r>
      <w:r>
        <w:t xml:space="preserve">returns the cell address contained in  </w:t>
      </w:r>
      <w:r w:rsidR="0097722A">
        <w:rPr>
          <w:rFonts w:ascii="Consolas" w:hAnsi="Consolas" w:cs="Consolas"/>
        </w:rPr>
        <w:t>'HI</w:t>
      </w:r>
      <w:r>
        <w:t xml:space="preserve"> .</w:t>
      </w:r>
    </w:p>
    <w:p w14:paraId="096D1A9C" w14:textId="77777777" w:rsidR="00D429B0" w:rsidRPr="00D429B0" w:rsidRDefault="00D429B0" w:rsidP="00D429B0">
      <w:pPr>
        <w:pStyle w:val="BodyText"/>
        <w:ind w:left="1440" w:hanging="720"/>
        <w:rPr>
          <w:rFonts w:asciiTheme="minorHAnsi" w:hAnsiTheme="minorHAnsi" w:cstheme="minorHAnsi"/>
        </w:rPr>
      </w:pPr>
      <w:r>
        <w:rPr>
          <w:rFonts w:ascii="Consolas" w:hAnsi="Consolas" w:cs="Consolas"/>
          <w:b/>
        </w:rPr>
        <w:t>HCREATE</w:t>
      </w:r>
      <w:r>
        <w:rPr>
          <w:rFonts w:ascii="Consolas" w:hAnsi="Consolas" w:cs="Consolas"/>
        </w:rPr>
        <w:t xml:space="preserve"> </w:t>
      </w:r>
      <w:proofErr w:type="gramStart"/>
      <w:r>
        <w:rPr>
          <w:rFonts w:ascii="Consolas" w:hAnsi="Consolas" w:cs="Consolas"/>
        </w:rPr>
        <w:t>( _</w:t>
      </w:r>
      <w:proofErr w:type="gramEnd"/>
      <w:r>
        <w:rPr>
          <w:rFonts w:ascii="Consolas" w:hAnsi="Consolas" w:cs="Consolas"/>
        </w:rPr>
        <w:t xml:space="preserve">)   </w:t>
      </w:r>
      <w:r w:rsidR="0097722A">
        <w:rPr>
          <w:rFonts w:asciiTheme="minorHAnsi" w:hAnsiTheme="minorHAnsi" w:cstheme="minorHAnsi"/>
        </w:rPr>
        <w:t xml:space="preserve">names a location at  </w:t>
      </w:r>
      <w:r w:rsidR="0097722A" w:rsidRPr="0097722A">
        <w:rPr>
          <w:rFonts w:ascii="Consolas" w:hAnsi="Consolas" w:cs="Consolas"/>
        </w:rPr>
        <w:t>HIGH</w:t>
      </w:r>
      <w:r w:rsidR="0097722A">
        <w:rPr>
          <w:rFonts w:asciiTheme="minorHAnsi" w:hAnsiTheme="minorHAnsi" w:cstheme="minorHAnsi"/>
        </w:rPr>
        <w:t xml:space="preserve">  in high memory.</w:t>
      </w:r>
    </w:p>
    <w:p w14:paraId="39A2888C" w14:textId="77777777" w:rsidR="00D429B0" w:rsidRDefault="0097722A" w:rsidP="00D429B0">
      <w:pPr>
        <w:pStyle w:val="BodyText"/>
        <w:ind w:left="1440" w:hanging="720"/>
      </w:pPr>
      <w:r>
        <w:rPr>
          <w:rFonts w:ascii="Consolas" w:hAnsi="Consolas" w:cs="Consolas"/>
          <w:b/>
        </w:rPr>
        <w:t>H</w:t>
      </w:r>
      <w:r w:rsidR="00D429B0" w:rsidRPr="00547CDE">
        <w:rPr>
          <w:rFonts w:ascii="Consolas" w:hAnsi="Consolas" w:cs="Consolas"/>
          <w:b/>
        </w:rPr>
        <w:t>ALLOT</w:t>
      </w:r>
      <w:r w:rsidR="00D429B0" w:rsidRPr="00547CDE">
        <w:rPr>
          <w:rFonts w:ascii="Consolas" w:hAnsi="Consolas" w:cs="Consolas"/>
        </w:rPr>
        <w:t xml:space="preserve"> </w:t>
      </w:r>
      <w:proofErr w:type="gramStart"/>
      <w:r w:rsidR="00D429B0" w:rsidRPr="00547CDE">
        <w:rPr>
          <w:rFonts w:ascii="Consolas" w:hAnsi="Consolas" w:cs="Consolas"/>
        </w:rPr>
        <w:t>( n</w:t>
      </w:r>
      <w:proofErr w:type="gramEnd"/>
      <w:r w:rsidR="00D429B0" w:rsidRPr="00547CDE">
        <w:rPr>
          <w:rFonts w:ascii="Consolas" w:hAnsi="Consolas" w:cs="Consolas"/>
        </w:rPr>
        <w:t xml:space="preserve">)   </w:t>
      </w:r>
      <w:r w:rsidR="00D429B0">
        <w:t xml:space="preserve">reserves  </w:t>
      </w:r>
      <w:r w:rsidR="00D429B0" w:rsidRPr="00547CDE">
        <w:rPr>
          <w:rFonts w:ascii="Consolas" w:hAnsi="Consolas" w:cs="Consolas"/>
          <w:i/>
        </w:rPr>
        <w:t>n</w:t>
      </w:r>
      <w:r w:rsidR="00D429B0">
        <w:t xml:space="preserve">  cells in </w:t>
      </w:r>
      <w:r>
        <w:t>high memory</w:t>
      </w:r>
      <w:r w:rsidR="00D429B0">
        <w:t xml:space="preserve"> by adding  </w:t>
      </w:r>
      <w:r w:rsidR="00D429B0" w:rsidRPr="00547CDE">
        <w:rPr>
          <w:rFonts w:ascii="Consolas" w:hAnsi="Consolas" w:cs="Consolas"/>
          <w:i/>
        </w:rPr>
        <w:t>n</w:t>
      </w:r>
      <w:r w:rsidR="00D429B0">
        <w:t xml:space="preserve">  to  </w:t>
      </w:r>
      <w:r>
        <w:rPr>
          <w:rFonts w:ascii="Consolas" w:hAnsi="Consolas" w:cs="Consolas"/>
        </w:rPr>
        <w:t>'HI</w:t>
      </w:r>
      <w:r w:rsidR="00D429B0">
        <w:t xml:space="preserve"> .</w:t>
      </w:r>
    </w:p>
    <w:p w14:paraId="2B5D2D57" w14:textId="77777777" w:rsidR="00D429B0" w:rsidRDefault="0097722A" w:rsidP="00D429B0">
      <w:pPr>
        <w:pStyle w:val="BodyText"/>
        <w:ind w:left="1440" w:hanging="720"/>
      </w:pPr>
      <w:r>
        <w:rPr>
          <w:rFonts w:ascii="Consolas" w:hAnsi="Consolas" w:cs="Consolas"/>
          <w:b/>
        </w:rPr>
        <w:t>Htbl</w:t>
      </w:r>
      <w:r w:rsidR="00D429B0" w:rsidRPr="00547CDE">
        <w:rPr>
          <w:rFonts w:ascii="Consolas" w:hAnsi="Consolas" w:cs="Consolas"/>
        </w:rPr>
        <w:t xml:space="preserve"> </w:t>
      </w:r>
      <w:proofErr w:type="gramStart"/>
      <w:r w:rsidR="00D429B0" w:rsidRPr="00547CDE">
        <w:rPr>
          <w:rFonts w:ascii="Consolas" w:hAnsi="Consolas" w:cs="Consolas"/>
        </w:rPr>
        <w:t>( n</w:t>
      </w:r>
      <w:proofErr w:type="gramEnd"/>
      <w:r>
        <w:rPr>
          <w:rFonts w:ascii="Consolas" w:hAnsi="Consolas" w:cs="Consolas"/>
        </w:rPr>
        <w:t xml:space="preserve"> - a</w:t>
      </w:r>
      <w:r w:rsidR="00D429B0" w:rsidRPr="00547CDE">
        <w:rPr>
          <w:rFonts w:ascii="Consolas" w:hAnsi="Consolas" w:cs="Consolas"/>
        </w:rPr>
        <w:t xml:space="preserve">)   </w:t>
      </w:r>
      <w:r>
        <w:t xml:space="preserve">allocates and returns the address of </w:t>
      </w:r>
      <w:r w:rsidR="00D429B0">
        <w:t xml:space="preserve"> </w:t>
      </w:r>
      <w:r w:rsidR="00D429B0" w:rsidRPr="00547CDE">
        <w:rPr>
          <w:rFonts w:ascii="Consolas" w:hAnsi="Consolas" w:cs="Consolas"/>
          <w:i/>
        </w:rPr>
        <w:t>n</w:t>
      </w:r>
      <w:r w:rsidR="00D429B0">
        <w:t xml:space="preserve">  cells in </w:t>
      </w:r>
      <w:r>
        <w:t>high memory,</w:t>
      </w:r>
      <w:r w:rsidR="00D429B0">
        <w:t xml:space="preserve"> </w:t>
      </w:r>
      <w:r>
        <w:t xml:space="preserve">erased </w:t>
      </w:r>
      <w:r w:rsidR="00D429B0">
        <w:t>to zero.</w:t>
      </w:r>
    </w:p>
    <w:p w14:paraId="30A12B36" w14:textId="77777777" w:rsidR="00D429B0" w:rsidRDefault="0097722A" w:rsidP="00D429B0">
      <w:pPr>
        <w:pStyle w:val="BodyText"/>
        <w:ind w:left="1440" w:hanging="720"/>
      </w:pPr>
      <w:r>
        <w:rPr>
          <w:rFonts w:ascii="Consolas" w:hAnsi="Consolas" w:cs="Consolas"/>
          <w:b/>
        </w:rPr>
        <w:t>H</w:t>
      </w:r>
      <w:r w:rsidR="00D429B0" w:rsidRPr="00547CDE">
        <w:rPr>
          <w:rFonts w:ascii="Consolas" w:hAnsi="Consolas" w:cs="Consolas"/>
          <w:b/>
        </w:rPr>
        <w:t>TABLE</w:t>
      </w:r>
      <w:r w:rsidR="00D429B0" w:rsidRPr="00547CDE">
        <w:rPr>
          <w:rFonts w:ascii="Consolas" w:hAnsi="Consolas" w:cs="Consolas"/>
        </w:rPr>
        <w:t xml:space="preserve"> </w:t>
      </w:r>
      <w:proofErr w:type="gramStart"/>
      <w:r w:rsidR="00D429B0" w:rsidRPr="00547CDE">
        <w:rPr>
          <w:rFonts w:ascii="Consolas" w:hAnsi="Consolas" w:cs="Consolas"/>
        </w:rPr>
        <w:t>( n</w:t>
      </w:r>
      <w:proofErr w:type="gramEnd"/>
      <w:r w:rsidR="00D429B0" w:rsidRPr="00547CDE">
        <w:rPr>
          <w:rFonts w:ascii="Consolas" w:hAnsi="Consolas" w:cs="Consolas"/>
        </w:rPr>
        <w:t xml:space="preserve"> _)   </w:t>
      </w:r>
      <w:r w:rsidR="00D429B0">
        <w:t xml:space="preserve">creates a named  </w:t>
      </w:r>
      <w:r>
        <w:rPr>
          <w:rFonts w:ascii="Consolas" w:hAnsi="Consolas" w:cs="Consolas"/>
        </w:rPr>
        <w:t>Htbl</w:t>
      </w:r>
      <w:r w:rsidR="00D429B0">
        <w:t xml:space="preserve"> .</w:t>
      </w:r>
    </w:p>
    <w:p w14:paraId="320390D5" w14:textId="77777777" w:rsidR="00D429B0" w:rsidRDefault="0097722A" w:rsidP="00D429B0">
      <w:pPr>
        <w:pStyle w:val="BodyText"/>
        <w:ind w:left="1440" w:hanging="720"/>
      </w:pPr>
      <w:r>
        <w:rPr>
          <w:rFonts w:ascii="Consolas" w:hAnsi="Consolas" w:cs="Consolas"/>
          <w:b/>
        </w:rPr>
        <w:t>H</w:t>
      </w:r>
      <w:r w:rsidR="00D429B0" w:rsidRPr="00547CDE">
        <w:rPr>
          <w:rFonts w:ascii="Consolas" w:hAnsi="Consolas" w:cs="Consolas"/>
          <w:b/>
        </w:rPr>
        <w:t>RAY</w:t>
      </w:r>
      <w:r w:rsidR="00D429B0" w:rsidRPr="00547CDE">
        <w:rPr>
          <w:rFonts w:ascii="Consolas" w:hAnsi="Consolas" w:cs="Consolas"/>
        </w:rPr>
        <w:t xml:space="preserve"> </w:t>
      </w:r>
      <w:proofErr w:type="gramStart"/>
      <w:r w:rsidR="00D429B0" w:rsidRPr="00547CDE">
        <w:rPr>
          <w:rFonts w:ascii="Consolas" w:hAnsi="Consolas" w:cs="Consolas"/>
        </w:rPr>
        <w:t>( n</w:t>
      </w:r>
      <w:proofErr w:type="gramEnd"/>
      <w:r w:rsidR="00D429B0" w:rsidRPr="00547CDE">
        <w:rPr>
          <w:rFonts w:ascii="Consolas" w:hAnsi="Consolas" w:cs="Consolas"/>
        </w:rPr>
        <w:t xml:space="preserve">)   </w:t>
      </w:r>
      <w:r w:rsidR="00D429B0">
        <w:t>creates a zeroed</w:t>
      </w:r>
      <w:r>
        <w:t xml:space="preserve"> </w:t>
      </w:r>
      <w:r w:rsidR="00D429B0">
        <w:t xml:space="preserve"> </w:t>
      </w:r>
      <w:r>
        <w:rPr>
          <w:rFonts w:ascii="Consolas" w:hAnsi="Consolas" w:cs="Consolas"/>
        </w:rPr>
        <w:t>Htbl</w:t>
      </w:r>
      <w:r w:rsidR="00D429B0">
        <w:t xml:space="preserve"> of  </w:t>
      </w:r>
      <w:r w:rsidR="00D429B0" w:rsidRPr="00547CDE">
        <w:rPr>
          <w:rFonts w:ascii="Consolas" w:hAnsi="Consolas" w:cs="Consolas"/>
          <w:i/>
        </w:rPr>
        <w:t>n</w:t>
      </w:r>
      <w:r w:rsidR="00D429B0">
        <w:t xml:space="preserve">  cells.  When executed, </w:t>
      </w:r>
      <w:proofErr w:type="gramStart"/>
      <w:r w:rsidR="00D429B0">
        <w:t xml:space="preserve">an  </w:t>
      </w:r>
      <w:r>
        <w:rPr>
          <w:rFonts w:ascii="Consolas" w:hAnsi="Consolas" w:cs="Consolas"/>
        </w:rPr>
        <w:t>H</w:t>
      </w:r>
      <w:r w:rsidR="00D429B0" w:rsidRPr="00547CDE">
        <w:rPr>
          <w:rFonts w:ascii="Consolas" w:hAnsi="Consolas" w:cs="Consolas"/>
        </w:rPr>
        <w:t>RAY</w:t>
      </w:r>
      <w:proofErr w:type="gramEnd"/>
      <w:r w:rsidR="00D429B0">
        <w:t xml:space="preserve">  takes a zero relative cell index and returns the address of the indexed cell.</w:t>
      </w:r>
    </w:p>
    <w:p w14:paraId="4DD80987" w14:textId="77777777" w:rsidR="00D429B0" w:rsidRDefault="0097722A" w:rsidP="00D429B0">
      <w:pPr>
        <w:pStyle w:val="BodyText"/>
        <w:ind w:left="1440" w:hanging="720"/>
      </w:pPr>
      <w:r>
        <w:rPr>
          <w:rFonts w:ascii="Consolas" w:hAnsi="Consolas" w:cs="Consolas"/>
          <w:b/>
        </w:rPr>
        <w:t>H2</w:t>
      </w:r>
      <w:r w:rsidR="00D429B0" w:rsidRPr="00547CDE">
        <w:rPr>
          <w:rFonts w:ascii="Consolas" w:hAnsi="Consolas" w:cs="Consolas"/>
          <w:b/>
        </w:rPr>
        <w:t>RAY</w:t>
      </w:r>
      <w:r w:rsidR="00D429B0" w:rsidRPr="00547CDE">
        <w:rPr>
          <w:rFonts w:ascii="Consolas" w:hAnsi="Consolas" w:cs="Consolas"/>
        </w:rPr>
        <w:t xml:space="preserve"> </w:t>
      </w:r>
      <w:proofErr w:type="gramStart"/>
      <w:r w:rsidR="00D429B0" w:rsidRPr="00547CDE">
        <w:rPr>
          <w:rFonts w:ascii="Consolas" w:hAnsi="Consolas" w:cs="Consolas"/>
        </w:rPr>
        <w:t>( n</w:t>
      </w:r>
      <w:proofErr w:type="gramEnd"/>
      <w:r w:rsidR="00D429B0" w:rsidRPr="00547CDE">
        <w:rPr>
          <w:rFonts w:ascii="Consolas" w:hAnsi="Consolas" w:cs="Consolas"/>
        </w:rPr>
        <w:t xml:space="preserve">)   </w:t>
      </w:r>
      <w:r w:rsidR="00D429B0">
        <w:t xml:space="preserve">creates a zeroed </w:t>
      </w:r>
      <w:r>
        <w:rPr>
          <w:rFonts w:ascii="Consolas" w:hAnsi="Consolas" w:cs="Consolas"/>
        </w:rPr>
        <w:t xml:space="preserve"> Htbl</w:t>
      </w:r>
      <w:r w:rsidR="00D429B0">
        <w:t xml:space="preserve"> </w:t>
      </w:r>
      <w:r>
        <w:t xml:space="preserve"> </w:t>
      </w:r>
      <w:r w:rsidR="00D429B0">
        <w:t xml:space="preserve">of  </w:t>
      </w:r>
      <w:r w:rsidR="00D429B0" w:rsidRPr="00547CDE">
        <w:rPr>
          <w:rFonts w:ascii="Consolas" w:hAnsi="Consolas" w:cs="Consolas"/>
          <w:i/>
        </w:rPr>
        <w:t>n</w:t>
      </w:r>
      <w:r w:rsidR="00D429B0">
        <w:t xml:space="preserve">  double cells that executes with double cell indexing.</w:t>
      </w:r>
    </w:p>
    <w:p w14:paraId="73F26B30" w14:textId="77777777" w:rsidR="00CC4813" w:rsidRDefault="00CC4813" w:rsidP="00CC4813">
      <w:pPr>
        <w:pStyle w:val="BodyText"/>
      </w:pPr>
      <w:r>
        <w:t>The basic system allocates a small table at the start of high memory for use with the optional software defined Ethernet NIC.</w:t>
      </w:r>
    </w:p>
    <w:p w14:paraId="360706E6" w14:textId="77777777" w:rsidR="0057737A" w:rsidRDefault="0057737A" w:rsidP="00450D74">
      <w:pPr>
        <w:pStyle w:val="Heading3"/>
      </w:pPr>
      <w:bookmarkStart w:id="130" w:name="_Toc119166838"/>
      <w:r>
        <w:t>Using Extended Memory</w:t>
      </w:r>
      <w:bookmarkEnd w:id="130"/>
    </w:p>
    <w:p w14:paraId="46A08623" w14:textId="77777777" w:rsidR="0057737A" w:rsidRDefault="0097722A" w:rsidP="0057737A">
      <w:pPr>
        <w:pStyle w:val="BodyText"/>
      </w:pPr>
      <w:r>
        <w:t>The entire 1 megaword external memory is accessible using double precision addresses (da for double cell address, db for double byte address, with the same relationship as in main memory</w:t>
      </w:r>
      <w:r w:rsidR="005373C5">
        <w:t>; the byte address of the high order byte of a cell is the cell address times two</w:t>
      </w:r>
      <w:r>
        <w:t>).  Main and high memory are accessible in the</w:t>
      </w:r>
      <w:r w:rsidR="005373C5">
        <w:t xml:space="preserve"> first 64k words of this space.</w:t>
      </w:r>
    </w:p>
    <w:p w14:paraId="1746CBBA" w14:textId="77777777" w:rsidR="0097722A" w:rsidRDefault="005373C5" w:rsidP="0097722A">
      <w:pPr>
        <w:pStyle w:val="BodyText"/>
        <w:ind w:left="1440" w:hanging="720"/>
      </w:pPr>
      <w:r>
        <w:rPr>
          <w:rFonts w:ascii="Consolas" w:hAnsi="Consolas" w:cs="Consolas"/>
          <w:b/>
        </w:rPr>
        <w:t>X</w:t>
      </w:r>
      <w:r w:rsidR="0097722A">
        <w:rPr>
          <w:rFonts w:ascii="Consolas" w:hAnsi="Consolas" w:cs="Consolas"/>
          <w:b/>
        </w:rPr>
        <w:t>@</w:t>
      </w:r>
      <w:r w:rsidR="0097722A" w:rsidRPr="00547CDE">
        <w:rPr>
          <w:rFonts w:ascii="Consolas" w:hAnsi="Consolas" w:cs="Consolas"/>
        </w:rPr>
        <w:t xml:space="preserve"> </w:t>
      </w:r>
      <w:proofErr w:type="gramStart"/>
      <w:r w:rsidR="0097722A" w:rsidRPr="00547CDE">
        <w:rPr>
          <w:rFonts w:ascii="Consolas" w:hAnsi="Consolas" w:cs="Consolas"/>
        </w:rPr>
        <w:t xml:space="preserve">( </w:t>
      </w:r>
      <w:r>
        <w:rPr>
          <w:rFonts w:ascii="Consolas" w:hAnsi="Consolas" w:cs="Consolas"/>
        </w:rPr>
        <w:t>da</w:t>
      </w:r>
      <w:proofErr w:type="gramEnd"/>
      <w:r w:rsidR="0097722A">
        <w:rPr>
          <w:rFonts w:ascii="Consolas" w:hAnsi="Consolas" w:cs="Consolas"/>
        </w:rPr>
        <w:t xml:space="preserve"> - </w:t>
      </w:r>
      <w:r>
        <w:rPr>
          <w:rFonts w:ascii="Consolas" w:hAnsi="Consolas" w:cs="Consolas"/>
        </w:rPr>
        <w:t>n</w:t>
      </w:r>
      <w:r w:rsidR="0097722A" w:rsidRPr="00547CDE">
        <w:rPr>
          <w:rFonts w:ascii="Consolas" w:hAnsi="Consolas" w:cs="Consolas"/>
        </w:rPr>
        <w:t xml:space="preserve">)   </w:t>
      </w:r>
      <w:r w:rsidR="0097722A" w:rsidRPr="0097722A">
        <w:rPr>
          <w:rFonts w:asciiTheme="minorHAnsi" w:hAnsiTheme="minorHAnsi" w:cstheme="minorHAnsi"/>
        </w:rPr>
        <w:t xml:space="preserve">Fetches a </w:t>
      </w:r>
      <w:r>
        <w:rPr>
          <w:rFonts w:asciiTheme="minorHAnsi" w:hAnsiTheme="minorHAnsi" w:cstheme="minorHAnsi"/>
        </w:rPr>
        <w:t>cell from an extended</w:t>
      </w:r>
      <w:r w:rsidR="007B451D">
        <w:rPr>
          <w:rFonts w:asciiTheme="minorHAnsi" w:hAnsiTheme="minorHAnsi" w:cstheme="minorHAnsi"/>
        </w:rPr>
        <w:t>, 20-bit</w:t>
      </w:r>
      <w:r>
        <w:rPr>
          <w:rFonts w:asciiTheme="minorHAnsi" w:hAnsiTheme="minorHAnsi" w:cstheme="minorHAnsi"/>
        </w:rPr>
        <w:t xml:space="preserve"> cell address</w:t>
      </w:r>
      <w:r w:rsidR="0097722A">
        <w:t>.</w:t>
      </w:r>
    </w:p>
    <w:p w14:paraId="12025E56" w14:textId="77777777" w:rsidR="005373C5" w:rsidRDefault="005373C5" w:rsidP="0097722A">
      <w:pPr>
        <w:pStyle w:val="BodyText"/>
        <w:ind w:left="1440" w:hanging="720"/>
        <w:rPr>
          <w:rFonts w:ascii="Consolas" w:hAnsi="Consolas" w:cs="Consolas"/>
          <w:b/>
        </w:rPr>
      </w:pPr>
      <w:r>
        <w:rPr>
          <w:rFonts w:ascii="Consolas" w:hAnsi="Consolas" w:cs="Consolas"/>
          <w:b/>
        </w:rPr>
        <w:lastRenderedPageBreak/>
        <w:t xml:space="preserve">X! </w:t>
      </w:r>
      <w:proofErr w:type="gramStart"/>
      <w:r>
        <w:rPr>
          <w:rFonts w:ascii="Consolas" w:hAnsi="Consolas" w:cs="Consolas"/>
        </w:rPr>
        <w:t>( n</w:t>
      </w:r>
      <w:proofErr w:type="gramEnd"/>
      <w:r>
        <w:rPr>
          <w:rFonts w:ascii="Consolas" w:hAnsi="Consolas" w:cs="Consolas"/>
        </w:rPr>
        <w:t xml:space="preserve"> da)   </w:t>
      </w:r>
      <w:r w:rsidRPr="0097722A">
        <w:rPr>
          <w:rFonts w:asciiTheme="minorHAnsi" w:hAnsiTheme="minorHAnsi" w:cstheme="minorHAnsi"/>
        </w:rPr>
        <w:t xml:space="preserve">Stores a </w:t>
      </w:r>
      <w:r>
        <w:rPr>
          <w:rFonts w:asciiTheme="minorHAnsi" w:hAnsiTheme="minorHAnsi" w:cstheme="minorHAnsi"/>
        </w:rPr>
        <w:t>cell</w:t>
      </w:r>
      <w:r w:rsidRPr="0097722A">
        <w:rPr>
          <w:rFonts w:asciiTheme="minorHAnsi" w:hAnsiTheme="minorHAnsi" w:cstheme="minorHAnsi"/>
        </w:rPr>
        <w:t xml:space="preserve"> into </w:t>
      </w:r>
      <w:r w:rsidR="007F6D13">
        <w:rPr>
          <w:rFonts w:asciiTheme="minorHAnsi" w:hAnsiTheme="minorHAnsi" w:cstheme="minorHAnsi"/>
        </w:rPr>
        <w:t>extended memory</w:t>
      </w:r>
      <w:r>
        <w:rPr>
          <w:rFonts w:asciiTheme="minorHAnsi" w:hAnsiTheme="minorHAnsi" w:cstheme="minorHAnsi"/>
        </w:rPr>
        <w:t>.</w:t>
      </w:r>
    </w:p>
    <w:p w14:paraId="7FE9D2D1" w14:textId="77777777" w:rsidR="005373C5" w:rsidRDefault="00226C9C" w:rsidP="0097722A">
      <w:pPr>
        <w:pStyle w:val="BodyText"/>
        <w:ind w:left="1440" w:hanging="720"/>
      </w:pPr>
      <w:r>
        <w:rPr>
          <w:rFonts w:ascii="Consolas" w:hAnsi="Consolas" w:cs="Consolas"/>
          <w:b/>
        </w:rPr>
        <w:t>X</w:t>
      </w:r>
      <w:r w:rsidR="005373C5">
        <w:rPr>
          <w:rFonts w:ascii="Consolas" w:hAnsi="Consolas" w:cs="Consolas"/>
          <w:b/>
        </w:rPr>
        <w:t>C@</w:t>
      </w:r>
      <w:r w:rsidR="005373C5" w:rsidRPr="00547CDE">
        <w:rPr>
          <w:rFonts w:ascii="Consolas" w:hAnsi="Consolas" w:cs="Consolas"/>
        </w:rPr>
        <w:t xml:space="preserve"> </w:t>
      </w:r>
      <w:proofErr w:type="gramStart"/>
      <w:r w:rsidR="005373C5" w:rsidRPr="00547CDE">
        <w:rPr>
          <w:rFonts w:ascii="Consolas" w:hAnsi="Consolas" w:cs="Consolas"/>
        </w:rPr>
        <w:t xml:space="preserve">( </w:t>
      </w:r>
      <w:r w:rsidR="005373C5">
        <w:rPr>
          <w:rFonts w:ascii="Consolas" w:hAnsi="Consolas" w:cs="Consolas"/>
        </w:rPr>
        <w:t>db</w:t>
      </w:r>
      <w:proofErr w:type="gramEnd"/>
      <w:r w:rsidR="005373C5">
        <w:rPr>
          <w:rFonts w:ascii="Consolas" w:hAnsi="Consolas" w:cs="Consolas"/>
        </w:rPr>
        <w:t xml:space="preserve"> - c</w:t>
      </w:r>
      <w:r w:rsidR="005373C5" w:rsidRPr="00547CDE">
        <w:rPr>
          <w:rFonts w:ascii="Consolas" w:hAnsi="Consolas" w:cs="Consolas"/>
        </w:rPr>
        <w:t xml:space="preserve">)   </w:t>
      </w:r>
      <w:r w:rsidR="005373C5" w:rsidRPr="0097722A">
        <w:rPr>
          <w:rFonts w:asciiTheme="minorHAnsi" w:hAnsiTheme="minorHAnsi" w:cstheme="minorHAnsi"/>
        </w:rPr>
        <w:t xml:space="preserve">Fetches a byte </w:t>
      </w:r>
      <w:r w:rsidR="005373C5">
        <w:rPr>
          <w:rFonts w:asciiTheme="minorHAnsi" w:hAnsiTheme="minorHAnsi" w:cstheme="minorHAnsi"/>
        </w:rPr>
        <w:t>from an extended</w:t>
      </w:r>
      <w:r w:rsidR="007B451D">
        <w:rPr>
          <w:rFonts w:asciiTheme="minorHAnsi" w:hAnsiTheme="minorHAnsi" w:cstheme="minorHAnsi"/>
        </w:rPr>
        <w:t>, 21-bit</w:t>
      </w:r>
      <w:r w:rsidR="005373C5">
        <w:rPr>
          <w:rFonts w:asciiTheme="minorHAnsi" w:hAnsiTheme="minorHAnsi" w:cstheme="minorHAnsi"/>
        </w:rPr>
        <w:t xml:space="preserve"> byte address</w:t>
      </w:r>
      <w:r w:rsidR="005373C5">
        <w:t>.</w:t>
      </w:r>
    </w:p>
    <w:p w14:paraId="4849AA5D" w14:textId="77777777" w:rsidR="0097722A" w:rsidRPr="00D429B0" w:rsidRDefault="00226C9C" w:rsidP="0097722A">
      <w:pPr>
        <w:pStyle w:val="BodyText"/>
        <w:ind w:left="1440" w:hanging="720"/>
      </w:pPr>
      <w:r>
        <w:rPr>
          <w:rFonts w:ascii="Consolas" w:hAnsi="Consolas" w:cs="Consolas"/>
          <w:b/>
        </w:rPr>
        <w:t>X</w:t>
      </w:r>
      <w:r w:rsidR="0097722A">
        <w:rPr>
          <w:rFonts w:ascii="Consolas" w:hAnsi="Consolas" w:cs="Consolas"/>
          <w:b/>
        </w:rPr>
        <w:t xml:space="preserve">C! </w:t>
      </w:r>
      <w:proofErr w:type="gramStart"/>
      <w:r w:rsidR="0097722A">
        <w:rPr>
          <w:rFonts w:ascii="Consolas" w:hAnsi="Consolas" w:cs="Consolas"/>
        </w:rPr>
        <w:t>( c</w:t>
      </w:r>
      <w:proofErr w:type="gramEnd"/>
      <w:r w:rsidR="0097722A">
        <w:rPr>
          <w:rFonts w:ascii="Consolas" w:hAnsi="Consolas" w:cs="Consolas"/>
        </w:rPr>
        <w:t xml:space="preserve"> </w:t>
      </w:r>
      <w:r w:rsidR="005373C5">
        <w:rPr>
          <w:rFonts w:ascii="Consolas" w:hAnsi="Consolas" w:cs="Consolas"/>
        </w:rPr>
        <w:t>db</w:t>
      </w:r>
      <w:r w:rsidR="0097722A">
        <w:rPr>
          <w:rFonts w:ascii="Consolas" w:hAnsi="Consolas" w:cs="Consolas"/>
        </w:rPr>
        <w:t xml:space="preserve">)   </w:t>
      </w:r>
      <w:r w:rsidR="0097722A" w:rsidRPr="0097722A">
        <w:rPr>
          <w:rFonts w:asciiTheme="minorHAnsi" w:hAnsiTheme="minorHAnsi" w:cstheme="minorHAnsi"/>
        </w:rPr>
        <w:t xml:space="preserve">Stores a byte into </w:t>
      </w:r>
      <w:r w:rsidR="007F6D13">
        <w:rPr>
          <w:rFonts w:asciiTheme="minorHAnsi" w:hAnsiTheme="minorHAnsi" w:cstheme="minorHAnsi"/>
        </w:rPr>
        <w:t>extended memory</w:t>
      </w:r>
      <w:r w:rsidR="0097722A" w:rsidRPr="0097722A">
        <w:rPr>
          <w:rFonts w:asciiTheme="minorHAnsi" w:hAnsiTheme="minorHAnsi" w:cstheme="minorHAnsi"/>
        </w:rPr>
        <w:t>.</w:t>
      </w:r>
    </w:p>
    <w:p w14:paraId="4D19972A" w14:textId="77777777" w:rsidR="0097722A" w:rsidRDefault="007F6D13" w:rsidP="0057737A">
      <w:pPr>
        <w:pStyle w:val="BodyText"/>
      </w:pPr>
      <w:r>
        <w:t>Extended memory is allocated by any task using the following words:</w:t>
      </w:r>
    </w:p>
    <w:p w14:paraId="69C8F6E1" w14:textId="77777777" w:rsidR="007F6D13" w:rsidRDefault="007F6D13" w:rsidP="007F6D13">
      <w:pPr>
        <w:pStyle w:val="BodyText"/>
        <w:ind w:left="1440" w:hanging="720"/>
      </w:pPr>
      <w:r>
        <w:rPr>
          <w:rFonts w:ascii="Consolas" w:hAnsi="Consolas" w:cs="Consolas"/>
          <w:b/>
        </w:rPr>
        <w:t>'X</w:t>
      </w:r>
      <w:r w:rsidRPr="00547CDE">
        <w:rPr>
          <w:rFonts w:ascii="Consolas" w:hAnsi="Consolas" w:cs="Consolas"/>
          <w:b/>
        </w:rPr>
        <w:t>H</w:t>
      </w:r>
      <w:r>
        <w:rPr>
          <w:rFonts w:ascii="Consolas" w:hAnsi="Consolas" w:cs="Consolas"/>
          <w:b/>
        </w:rPr>
        <w:t>I</w:t>
      </w:r>
      <w:r>
        <w:tab/>
        <w:t xml:space="preserve">A </w:t>
      </w:r>
      <w:r w:rsidRPr="007A778D">
        <w:rPr>
          <w:rFonts w:ascii="Consolas" w:hAnsi="Consolas" w:cs="Consolas"/>
        </w:rPr>
        <w:t>2VARIABLE</w:t>
      </w:r>
      <w:r>
        <w:t xml:space="preserve"> containing the cell address of the next available word of high memory.</w:t>
      </w:r>
    </w:p>
    <w:p w14:paraId="5DB400A9" w14:textId="77777777" w:rsidR="007F6D13" w:rsidRDefault="007F6D13" w:rsidP="007F6D13">
      <w:pPr>
        <w:pStyle w:val="BodyText"/>
        <w:ind w:left="1440" w:hanging="720"/>
      </w:pPr>
      <w:r>
        <w:rPr>
          <w:rFonts w:ascii="Consolas" w:hAnsi="Consolas" w:cs="Consolas"/>
          <w:b/>
        </w:rPr>
        <w:t>XHI</w:t>
      </w:r>
      <w:r w:rsidRPr="00547CDE">
        <w:rPr>
          <w:rFonts w:ascii="Consolas" w:hAnsi="Consolas" w:cs="Consolas"/>
        </w:rPr>
        <w:t xml:space="preserve"> </w:t>
      </w:r>
      <w:proofErr w:type="gramStart"/>
      <w:r w:rsidRPr="00547CDE">
        <w:rPr>
          <w:rFonts w:ascii="Consolas" w:hAnsi="Consolas" w:cs="Consolas"/>
        </w:rPr>
        <w:t>( -</w:t>
      </w:r>
      <w:proofErr w:type="gramEnd"/>
      <w:r>
        <w:rPr>
          <w:rFonts w:ascii="Consolas" w:hAnsi="Consolas" w:cs="Consolas"/>
        </w:rPr>
        <w:t>da</w:t>
      </w:r>
      <w:r w:rsidRPr="00547CDE">
        <w:rPr>
          <w:rFonts w:ascii="Consolas" w:hAnsi="Consolas" w:cs="Consolas"/>
        </w:rPr>
        <w:t xml:space="preserve">)   </w:t>
      </w:r>
      <w:r>
        <w:t>returns the</w:t>
      </w:r>
      <w:r w:rsidR="007A778D">
        <w:t xml:space="preserve"> double precision</w:t>
      </w:r>
      <w:r>
        <w:t xml:space="preserve"> cell address contained in  </w:t>
      </w:r>
      <w:r>
        <w:rPr>
          <w:rFonts w:ascii="Consolas" w:hAnsi="Consolas" w:cs="Consolas"/>
        </w:rPr>
        <w:t>'XHI</w:t>
      </w:r>
      <w:r>
        <w:t xml:space="preserve"> .</w:t>
      </w:r>
    </w:p>
    <w:p w14:paraId="5D8A34F3" w14:textId="77777777" w:rsidR="007F6D13" w:rsidRPr="00D429B0" w:rsidRDefault="007F6D13" w:rsidP="007F6D13">
      <w:pPr>
        <w:pStyle w:val="BodyText"/>
        <w:ind w:left="1440" w:hanging="720"/>
        <w:rPr>
          <w:rFonts w:asciiTheme="minorHAnsi" w:hAnsiTheme="minorHAnsi" w:cstheme="minorHAnsi"/>
        </w:rPr>
      </w:pPr>
      <w:r>
        <w:rPr>
          <w:rFonts w:ascii="Consolas" w:hAnsi="Consolas" w:cs="Consolas"/>
          <w:b/>
        </w:rPr>
        <w:t>XCREATE</w:t>
      </w:r>
      <w:r>
        <w:rPr>
          <w:rFonts w:ascii="Consolas" w:hAnsi="Consolas" w:cs="Consolas"/>
        </w:rPr>
        <w:t xml:space="preserve"> </w:t>
      </w:r>
      <w:proofErr w:type="gramStart"/>
      <w:r>
        <w:rPr>
          <w:rFonts w:ascii="Consolas" w:hAnsi="Consolas" w:cs="Consolas"/>
        </w:rPr>
        <w:t>( _</w:t>
      </w:r>
      <w:proofErr w:type="gramEnd"/>
      <w:r>
        <w:rPr>
          <w:rFonts w:ascii="Consolas" w:hAnsi="Consolas" w:cs="Consolas"/>
        </w:rPr>
        <w:t xml:space="preserve">)   </w:t>
      </w:r>
      <w:r>
        <w:rPr>
          <w:rFonts w:asciiTheme="minorHAnsi" w:hAnsiTheme="minorHAnsi" w:cstheme="minorHAnsi"/>
        </w:rPr>
        <w:t xml:space="preserve">names a location at  </w:t>
      </w:r>
      <w:r w:rsidRPr="0097722A">
        <w:rPr>
          <w:rFonts w:ascii="Consolas" w:hAnsi="Consolas" w:cs="Consolas"/>
        </w:rPr>
        <w:t>HIGH</w:t>
      </w:r>
      <w:r>
        <w:rPr>
          <w:rFonts w:asciiTheme="minorHAnsi" w:hAnsiTheme="minorHAnsi" w:cstheme="minorHAnsi"/>
        </w:rPr>
        <w:t xml:space="preserve">  in high memory.  Returns </w:t>
      </w:r>
      <w:proofErr w:type="gramStart"/>
      <w:r>
        <w:rPr>
          <w:rFonts w:asciiTheme="minorHAnsi" w:hAnsiTheme="minorHAnsi" w:cstheme="minorHAnsi"/>
        </w:rPr>
        <w:t xml:space="preserve">a  </w:t>
      </w:r>
      <w:r w:rsidRPr="00090537">
        <w:rPr>
          <w:rFonts w:ascii="Consolas" w:hAnsi="Consolas" w:cs="Consolas"/>
        </w:rPr>
        <w:t>da</w:t>
      </w:r>
      <w:proofErr w:type="gramEnd"/>
      <w:r>
        <w:rPr>
          <w:rFonts w:asciiTheme="minorHAnsi" w:hAnsiTheme="minorHAnsi" w:cstheme="minorHAnsi"/>
        </w:rPr>
        <w:t xml:space="preserve">  when executed.</w:t>
      </w:r>
    </w:p>
    <w:p w14:paraId="1A1E3B27" w14:textId="77777777" w:rsidR="007F6D13" w:rsidRDefault="007F6D13" w:rsidP="007F6D13">
      <w:pPr>
        <w:pStyle w:val="BodyText"/>
        <w:ind w:left="1440" w:hanging="720"/>
      </w:pPr>
      <w:r>
        <w:rPr>
          <w:rFonts w:ascii="Consolas" w:hAnsi="Consolas" w:cs="Consolas"/>
          <w:b/>
        </w:rPr>
        <w:t>X</w:t>
      </w:r>
      <w:r w:rsidRPr="00547CDE">
        <w:rPr>
          <w:rFonts w:ascii="Consolas" w:hAnsi="Consolas" w:cs="Consolas"/>
          <w:b/>
        </w:rPr>
        <w:t>ALLOT</w:t>
      </w:r>
      <w:r w:rsidRPr="00547CDE">
        <w:rPr>
          <w:rFonts w:ascii="Consolas" w:hAnsi="Consolas" w:cs="Consolas"/>
        </w:rPr>
        <w:t xml:space="preserve"> </w:t>
      </w:r>
      <w:proofErr w:type="gramStart"/>
      <w:r w:rsidRPr="00547CDE">
        <w:rPr>
          <w:rFonts w:ascii="Consolas" w:hAnsi="Consolas" w:cs="Consolas"/>
        </w:rPr>
        <w:t>( n</w:t>
      </w:r>
      <w:proofErr w:type="gramEnd"/>
      <w:r w:rsidRPr="00547CDE">
        <w:rPr>
          <w:rFonts w:ascii="Consolas" w:hAnsi="Consolas" w:cs="Consolas"/>
        </w:rPr>
        <w:t xml:space="preserve">)   </w:t>
      </w:r>
      <w:r>
        <w:t xml:space="preserve">reserves  </w:t>
      </w:r>
      <w:r w:rsidRPr="00547CDE">
        <w:rPr>
          <w:rFonts w:ascii="Consolas" w:hAnsi="Consolas" w:cs="Consolas"/>
          <w:i/>
        </w:rPr>
        <w:t>n</w:t>
      </w:r>
      <w:r>
        <w:t xml:space="preserve">  cells in high memory by adding  </w:t>
      </w:r>
      <w:r w:rsidRPr="00547CDE">
        <w:rPr>
          <w:rFonts w:ascii="Consolas" w:hAnsi="Consolas" w:cs="Consolas"/>
          <w:i/>
        </w:rPr>
        <w:t>n</w:t>
      </w:r>
      <w:r>
        <w:t xml:space="preserve">  to  </w:t>
      </w:r>
      <w:r>
        <w:rPr>
          <w:rFonts w:ascii="Consolas" w:hAnsi="Consolas" w:cs="Consolas"/>
        </w:rPr>
        <w:t>'</w:t>
      </w:r>
      <w:r w:rsidR="00090537">
        <w:rPr>
          <w:rFonts w:ascii="Consolas" w:hAnsi="Consolas" w:cs="Consolas"/>
        </w:rPr>
        <w:t>X</w:t>
      </w:r>
      <w:r>
        <w:rPr>
          <w:rFonts w:ascii="Consolas" w:hAnsi="Consolas" w:cs="Consolas"/>
        </w:rPr>
        <w:t>HI</w:t>
      </w:r>
      <w:r>
        <w:t xml:space="preserve"> .</w:t>
      </w:r>
      <w:r w:rsidR="00090537">
        <w:t xml:space="preserve">  Crosses 64k word boundaries.</w:t>
      </w:r>
    </w:p>
    <w:p w14:paraId="14CFF7B9" w14:textId="77777777" w:rsidR="007F6D13" w:rsidRDefault="007A778D" w:rsidP="0057737A">
      <w:pPr>
        <w:pStyle w:val="BodyText"/>
      </w:pPr>
      <w:r>
        <w:t>Memory display is simplified as follows:</w:t>
      </w:r>
    </w:p>
    <w:p w14:paraId="095F42A9" w14:textId="77777777" w:rsidR="007A778D" w:rsidRPr="00D429B0" w:rsidRDefault="00090537" w:rsidP="007A778D">
      <w:pPr>
        <w:pStyle w:val="BodyText"/>
        <w:ind w:left="1440" w:hanging="720"/>
        <w:rPr>
          <w:rFonts w:asciiTheme="minorHAnsi" w:hAnsiTheme="minorHAnsi" w:cstheme="minorHAnsi"/>
        </w:rPr>
      </w:pPr>
      <w:r>
        <w:rPr>
          <w:rFonts w:ascii="Consolas" w:hAnsi="Consolas" w:cs="Consolas"/>
          <w:b/>
        </w:rPr>
        <w:t>~type</w:t>
      </w:r>
      <w:r w:rsidR="007A778D">
        <w:rPr>
          <w:rFonts w:ascii="Consolas" w:hAnsi="Consolas" w:cs="Consolas"/>
        </w:rPr>
        <w:t xml:space="preserve"> </w:t>
      </w:r>
      <w:proofErr w:type="gramStart"/>
      <w:r w:rsidR="007A778D">
        <w:rPr>
          <w:rFonts w:ascii="Consolas" w:hAnsi="Consolas" w:cs="Consolas"/>
        </w:rPr>
        <w:t xml:space="preserve">( </w:t>
      </w:r>
      <w:r>
        <w:rPr>
          <w:rFonts w:ascii="Consolas" w:hAnsi="Consolas" w:cs="Consolas"/>
        </w:rPr>
        <w:t>db</w:t>
      </w:r>
      <w:proofErr w:type="gramEnd"/>
      <w:r>
        <w:rPr>
          <w:rFonts w:ascii="Consolas" w:hAnsi="Consolas" w:cs="Consolas"/>
        </w:rPr>
        <w:t xml:space="preserve"> n</w:t>
      </w:r>
      <w:r w:rsidR="007A778D">
        <w:rPr>
          <w:rFonts w:ascii="Consolas" w:hAnsi="Consolas" w:cs="Consolas"/>
        </w:rPr>
        <w:t xml:space="preserve">)   </w:t>
      </w:r>
      <w:r w:rsidRPr="007B451D">
        <w:rPr>
          <w:rFonts w:ascii="Consolas" w:hAnsi="Consolas" w:cs="Consolas"/>
        </w:rPr>
        <w:t>TYPEs</w:t>
      </w:r>
      <w:r>
        <w:rPr>
          <w:rFonts w:asciiTheme="minorHAnsi" w:hAnsiTheme="minorHAnsi" w:cstheme="minorHAnsi"/>
        </w:rPr>
        <w:t xml:space="preserve"> a string of </w:t>
      </w:r>
      <w:r w:rsidRPr="00090537">
        <w:rPr>
          <w:rFonts w:asciiTheme="minorHAnsi" w:hAnsiTheme="minorHAnsi" w:cstheme="minorHAnsi"/>
          <w:i/>
        </w:rPr>
        <w:t>n</w:t>
      </w:r>
      <w:r>
        <w:rPr>
          <w:rFonts w:asciiTheme="minorHAnsi" w:hAnsiTheme="minorHAnsi" w:cstheme="minorHAnsi"/>
        </w:rPr>
        <w:t xml:space="preserve"> </w:t>
      </w:r>
      <w:r w:rsidR="00392439">
        <w:rPr>
          <w:rFonts w:asciiTheme="minorHAnsi" w:hAnsiTheme="minorHAnsi" w:cstheme="minorHAnsi"/>
        </w:rPr>
        <w:t>characters</w:t>
      </w:r>
      <w:r>
        <w:rPr>
          <w:rFonts w:asciiTheme="minorHAnsi" w:hAnsiTheme="minorHAnsi" w:cstheme="minorHAnsi"/>
        </w:rPr>
        <w:t xml:space="preserve"> from anywhere in memory.  Applies printability filter </w:t>
      </w:r>
      <w:proofErr w:type="gramStart"/>
      <w:r w:rsidR="00362638">
        <w:rPr>
          <w:rFonts w:asciiTheme="minorHAnsi" w:hAnsiTheme="minorHAnsi" w:cstheme="minorHAnsi"/>
        </w:rPr>
        <w:t xml:space="preserve">like  </w:t>
      </w:r>
      <w:r w:rsidR="00362638" w:rsidRPr="00362638">
        <w:rPr>
          <w:rFonts w:ascii="Consolas" w:hAnsi="Consolas" w:cs="Consolas"/>
        </w:rPr>
        <w:t>&gt;</w:t>
      </w:r>
      <w:proofErr w:type="gramEnd"/>
      <w:r w:rsidR="00362638" w:rsidRPr="00362638">
        <w:rPr>
          <w:rFonts w:ascii="Consolas" w:hAnsi="Consolas" w:cs="Consolas"/>
        </w:rPr>
        <w:t>MOVE</w:t>
      </w:r>
      <w:r w:rsidR="00362638">
        <w:rPr>
          <w:rFonts w:asciiTheme="minorHAnsi" w:hAnsiTheme="minorHAnsi" w:cstheme="minorHAnsi"/>
        </w:rPr>
        <w:t xml:space="preserve">  </w:t>
      </w:r>
      <w:r>
        <w:rPr>
          <w:rFonts w:asciiTheme="minorHAnsi" w:hAnsiTheme="minorHAnsi" w:cstheme="minorHAnsi"/>
        </w:rPr>
        <w:t>and crosses any boundary.</w:t>
      </w:r>
    </w:p>
    <w:p w14:paraId="268D07B1" w14:textId="77777777" w:rsidR="00392439" w:rsidRDefault="00090537" w:rsidP="007A778D">
      <w:pPr>
        <w:pStyle w:val="BodyText"/>
        <w:ind w:left="1440" w:hanging="720"/>
      </w:pPr>
      <w:r>
        <w:rPr>
          <w:rFonts w:ascii="Consolas" w:hAnsi="Consolas" w:cs="Consolas"/>
          <w:b/>
        </w:rPr>
        <w:t>XDUMP</w:t>
      </w:r>
      <w:r w:rsidR="007A778D" w:rsidRPr="00547CDE">
        <w:rPr>
          <w:rFonts w:ascii="Consolas" w:hAnsi="Consolas" w:cs="Consolas"/>
        </w:rPr>
        <w:t xml:space="preserve"> </w:t>
      </w:r>
      <w:proofErr w:type="gramStart"/>
      <w:r w:rsidR="007A778D" w:rsidRPr="00547CDE">
        <w:rPr>
          <w:rFonts w:ascii="Consolas" w:hAnsi="Consolas" w:cs="Consolas"/>
        </w:rPr>
        <w:t xml:space="preserve">( </w:t>
      </w:r>
      <w:r>
        <w:rPr>
          <w:rFonts w:ascii="Consolas" w:hAnsi="Consolas" w:cs="Consolas"/>
        </w:rPr>
        <w:t>da</w:t>
      </w:r>
      <w:proofErr w:type="gramEnd"/>
      <w:r>
        <w:rPr>
          <w:rFonts w:ascii="Consolas" w:hAnsi="Consolas" w:cs="Consolas"/>
        </w:rPr>
        <w:t xml:space="preserve"> n</w:t>
      </w:r>
      <w:r w:rsidR="007A778D" w:rsidRPr="00547CDE">
        <w:rPr>
          <w:rFonts w:ascii="Consolas" w:hAnsi="Consolas" w:cs="Consolas"/>
        </w:rPr>
        <w:t xml:space="preserve">)   </w:t>
      </w:r>
      <w:r w:rsidR="00392439">
        <w:t xml:space="preserve">Displays at least </w:t>
      </w:r>
      <w:r w:rsidR="007A778D">
        <w:t xml:space="preserve"> </w:t>
      </w:r>
      <w:r w:rsidR="007A778D" w:rsidRPr="00392439">
        <w:rPr>
          <w:rFonts w:ascii="Consolas" w:hAnsi="Consolas" w:cs="Consolas"/>
          <w:i/>
        </w:rPr>
        <w:t>n</w:t>
      </w:r>
      <w:r w:rsidR="007A778D">
        <w:t xml:space="preserve">  </w:t>
      </w:r>
      <w:r w:rsidR="00392439">
        <w:t xml:space="preserve">cells of data starting anywhere in memory, in rows of eight cells in the current  </w:t>
      </w:r>
      <w:r w:rsidR="00392439" w:rsidRPr="00392439">
        <w:rPr>
          <w:rFonts w:ascii="Consolas" w:hAnsi="Consolas" w:cs="Consolas"/>
        </w:rPr>
        <w:t>BASE</w:t>
      </w:r>
      <w:r w:rsidR="00392439">
        <w:t xml:space="preserve">  followed by the same eight cells as sixteen bytes filtered for printability.</w:t>
      </w:r>
    </w:p>
    <w:p w14:paraId="0B6CD0EB" w14:textId="77777777" w:rsidR="007A778D" w:rsidRDefault="00392439" w:rsidP="007A778D">
      <w:pPr>
        <w:pStyle w:val="BodyText"/>
        <w:ind w:left="1440" w:hanging="720"/>
      </w:pPr>
      <w:r>
        <w:rPr>
          <w:rFonts w:ascii="Consolas" w:hAnsi="Consolas" w:cs="Consolas"/>
          <w:b/>
        </w:rPr>
        <w:t>DUMP</w:t>
      </w:r>
      <w:r w:rsidR="007A778D" w:rsidRPr="00547CDE">
        <w:rPr>
          <w:rFonts w:ascii="Consolas" w:hAnsi="Consolas" w:cs="Consolas"/>
        </w:rPr>
        <w:t xml:space="preserve"> </w:t>
      </w:r>
      <w:proofErr w:type="gramStart"/>
      <w:r w:rsidR="007A778D" w:rsidRPr="00547CDE">
        <w:rPr>
          <w:rFonts w:ascii="Consolas" w:hAnsi="Consolas" w:cs="Consolas"/>
        </w:rPr>
        <w:t xml:space="preserve">( </w:t>
      </w:r>
      <w:r>
        <w:rPr>
          <w:rFonts w:ascii="Consolas" w:hAnsi="Consolas" w:cs="Consolas"/>
        </w:rPr>
        <w:t>a</w:t>
      </w:r>
      <w:proofErr w:type="gramEnd"/>
      <w:r>
        <w:rPr>
          <w:rFonts w:ascii="Consolas" w:hAnsi="Consolas" w:cs="Consolas"/>
        </w:rPr>
        <w:t xml:space="preserve"> </w:t>
      </w:r>
      <w:r w:rsidR="007A778D" w:rsidRPr="00547CDE">
        <w:rPr>
          <w:rFonts w:ascii="Consolas" w:hAnsi="Consolas" w:cs="Consolas"/>
        </w:rPr>
        <w:t xml:space="preserve">n)   </w:t>
      </w:r>
      <w:r>
        <w:t xml:space="preserve">Uses  </w:t>
      </w:r>
      <w:r w:rsidRPr="00392439">
        <w:rPr>
          <w:rFonts w:ascii="Consolas" w:hAnsi="Consolas" w:cs="Consolas"/>
        </w:rPr>
        <w:t>XDUMP</w:t>
      </w:r>
      <w:r>
        <w:t xml:space="preserve">  to display at least </w:t>
      </w:r>
      <w:r w:rsidR="007A778D">
        <w:t xml:space="preserve"> </w:t>
      </w:r>
      <w:r w:rsidR="007A778D" w:rsidRPr="00392439">
        <w:rPr>
          <w:rFonts w:ascii="Consolas" w:hAnsi="Consolas" w:cs="Consolas"/>
          <w:i/>
        </w:rPr>
        <w:t>n</w:t>
      </w:r>
      <w:r>
        <w:t xml:space="preserve">  cells from main or </w:t>
      </w:r>
      <w:r w:rsidR="007A778D">
        <w:t>high memory.</w:t>
      </w:r>
    </w:p>
    <w:p w14:paraId="68978303" w14:textId="77777777" w:rsidR="00CC4813" w:rsidRDefault="00CC4813" w:rsidP="00CC4813">
      <w:pPr>
        <w:pStyle w:val="BodyText"/>
      </w:pPr>
      <w:r>
        <w:t xml:space="preserve">The basic system allocates only the top 2k words of Extended Memory (starting at hex F.F800) </w:t>
      </w:r>
      <w:r w:rsidR="007B451D">
        <w:t>for use as a write buffer by the SPI flash code.</w:t>
      </w:r>
    </w:p>
    <w:p w14:paraId="1789FA69" w14:textId="77777777" w:rsidR="00715AB9" w:rsidRDefault="00715AB9" w:rsidP="00715AB9">
      <w:pPr>
        <w:pStyle w:val="Heading3"/>
      </w:pPr>
      <w:bookmarkStart w:id="131" w:name="_Toc119166839"/>
      <w:r>
        <w:t>Character Operations</w:t>
      </w:r>
      <w:bookmarkEnd w:id="131"/>
    </w:p>
    <w:p w14:paraId="23584C56" w14:textId="77777777" w:rsidR="00715AB9" w:rsidRDefault="00715AB9" w:rsidP="00715AB9">
      <w:pPr>
        <w:pStyle w:val="BodyText"/>
      </w:pPr>
      <w:r>
        <w:t>Despite having distinct cell versus byte addresses, usage is affected less than you might expect.  Here is a quick tutorial beginning with standard storage areas:</w:t>
      </w:r>
    </w:p>
    <w:p w14:paraId="0D754FF2" w14:textId="77777777" w:rsidR="00715AB9" w:rsidRDefault="00715AB9" w:rsidP="00715AB9">
      <w:pPr>
        <w:pStyle w:val="BodyText"/>
        <w:ind w:left="1440" w:hanging="720"/>
      </w:pPr>
      <w:r>
        <w:rPr>
          <w:rFonts w:ascii="Consolas" w:hAnsi="Consolas" w:cs="Consolas"/>
          <w:b/>
        </w:rPr>
        <w:t>CORE</w:t>
      </w:r>
      <w:r w:rsidRPr="00547CDE">
        <w:rPr>
          <w:rFonts w:ascii="Consolas" w:hAnsi="Consolas" w:cs="Consolas"/>
        </w:rPr>
        <w:t xml:space="preserve"> </w:t>
      </w:r>
      <w:proofErr w:type="gramStart"/>
      <w:r w:rsidRPr="00547CDE">
        <w:rPr>
          <w:rFonts w:ascii="Consolas" w:hAnsi="Consolas" w:cs="Consolas"/>
        </w:rPr>
        <w:t xml:space="preserve">( </w:t>
      </w:r>
      <w:r>
        <w:rPr>
          <w:rFonts w:ascii="Consolas" w:hAnsi="Consolas" w:cs="Consolas"/>
        </w:rPr>
        <w:t>-</w:t>
      </w:r>
      <w:proofErr w:type="gramEnd"/>
      <w:r>
        <w:rPr>
          <w:rFonts w:ascii="Consolas" w:hAnsi="Consolas" w:cs="Consolas"/>
        </w:rPr>
        <w:t>b</w:t>
      </w:r>
      <w:r w:rsidRPr="00547CDE">
        <w:rPr>
          <w:rFonts w:ascii="Consolas" w:hAnsi="Consolas" w:cs="Consolas"/>
        </w:rPr>
        <w:t xml:space="preserve">)   </w:t>
      </w:r>
      <w:r>
        <w:t xml:space="preserve">returns the byte address of the start of  </w:t>
      </w:r>
      <w:r w:rsidRPr="00B21A6D">
        <w:rPr>
          <w:rFonts w:ascii="Consolas" w:hAnsi="Consolas" w:cs="Consolas"/>
        </w:rPr>
        <w:t>PAD</w:t>
      </w:r>
      <w:r>
        <w:t xml:space="preserve"> .</w:t>
      </w:r>
    </w:p>
    <w:p w14:paraId="68889C14" w14:textId="77777777" w:rsidR="000D603C" w:rsidRPr="000D603C" w:rsidRDefault="000D603C" w:rsidP="00715AB9">
      <w:pPr>
        <w:pStyle w:val="BodyText"/>
        <w:ind w:left="1440" w:hanging="720"/>
        <w:rPr>
          <w:rFonts w:asciiTheme="minorHAnsi" w:hAnsiTheme="minorHAnsi" w:cstheme="minorHAnsi"/>
        </w:rPr>
      </w:pPr>
      <w:r>
        <w:rPr>
          <w:rFonts w:ascii="Consolas" w:hAnsi="Consolas" w:cs="Consolas"/>
          <w:b/>
        </w:rPr>
        <w:t>TIB</w:t>
      </w:r>
      <w:r>
        <w:rPr>
          <w:rFonts w:ascii="Consolas" w:hAnsi="Consolas" w:cs="Consolas"/>
        </w:rPr>
        <w:t xml:space="preserve"> </w:t>
      </w:r>
      <w:proofErr w:type="gramStart"/>
      <w:r>
        <w:rPr>
          <w:rFonts w:ascii="Consolas" w:hAnsi="Consolas" w:cs="Consolas"/>
        </w:rPr>
        <w:t>( -</w:t>
      </w:r>
      <w:proofErr w:type="gramEnd"/>
      <w:r>
        <w:rPr>
          <w:rFonts w:ascii="Consolas" w:hAnsi="Consolas" w:cs="Consolas"/>
        </w:rPr>
        <w:t xml:space="preserve"> b)   </w:t>
      </w:r>
      <w:r>
        <w:rPr>
          <w:rFonts w:asciiTheme="minorHAnsi" w:hAnsiTheme="minorHAnsi" w:cstheme="minorHAnsi"/>
        </w:rPr>
        <w:t>returns the byte address of the terminal input buffer, two cells above the data stack.</w:t>
      </w:r>
    </w:p>
    <w:p w14:paraId="5BD888B3" w14:textId="77777777" w:rsidR="00715AB9" w:rsidRDefault="00715AB9" w:rsidP="00715AB9">
      <w:pPr>
        <w:pStyle w:val="BodyText"/>
      </w:pPr>
      <w:r>
        <w:t>The addresses and counts produced and consumed by standard words are all by default in cell units.  The standard words that deal with byte addresses and/or counts are as follow</w:t>
      </w:r>
      <w:r w:rsidR="007B451D">
        <w:t xml:space="preserve">; note </w:t>
      </w:r>
      <w:proofErr w:type="gramStart"/>
      <w:r w:rsidR="007B451D">
        <w:t>that  COUNT</w:t>
      </w:r>
      <w:proofErr w:type="gramEnd"/>
      <w:r w:rsidR="007B451D">
        <w:t xml:space="preserve">  is a mixed operator, converting the cell address of a counted string into the byte address and length of that string</w:t>
      </w:r>
      <w:r>
        <w:t>:</w:t>
      </w:r>
    </w:p>
    <w:p w14:paraId="1D012846" w14:textId="77777777" w:rsidR="000D603C" w:rsidRDefault="000D603C" w:rsidP="000D603C">
      <w:pPr>
        <w:pStyle w:val="BodyText"/>
        <w:spacing w:after="0"/>
        <w:rPr>
          <w:rFonts w:ascii="Consolas" w:hAnsi="Consolas" w:cs="Consolas"/>
          <w:b/>
        </w:rPr>
      </w:pPr>
      <w:r>
        <w:rPr>
          <w:rFonts w:ascii="Consolas" w:hAnsi="Consolas" w:cs="Consolas"/>
          <w:b/>
        </w:rPr>
        <w:t xml:space="preserve">CELL </w:t>
      </w:r>
      <w:proofErr w:type="gramStart"/>
      <w:r>
        <w:rPr>
          <w:rFonts w:ascii="Consolas" w:hAnsi="Consolas" w:cs="Consolas"/>
          <w:b/>
        </w:rPr>
        <w:t>( b</w:t>
      </w:r>
      <w:proofErr w:type="gramEnd"/>
      <w:r>
        <w:rPr>
          <w:rFonts w:ascii="Consolas" w:hAnsi="Consolas" w:cs="Consolas"/>
          <w:b/>
        </w:rPr>
        <w:t xml:space="preserve"> - a)</w:t>
      </w:r>
      <w:r>
        <w:rPr>
          <w:rFonts w:ascii="Consolas" w:hAnsi="Consolas" w:cs="Consolas"/>
          <w:b/>
        </w:rPr>
        <w:tab/>
      </w:r>
      <w:r>
        <w:rPr>
          <w:rFonts w:ascii="Consolas" w:hAnsi="Consolas" w:cs="Consolas"/>
          <w:b/>
        </w:rPr>
        <w:tab/>
        <w:t>BYTE ( a - b)</w:t>
      </w:r>
      <w:r>
        <w:rPr>
          <w:rFonts w:ascii="Consolas" w:hAnsi="Consolas" w:cs="Consolas"/>
          <w:b/>
        </w:rPr>
        <w:tab/>
      </w:r>
      <w:r>
        <w:rPr>
          <w:rFonts w:ascii="Consolas" w:hAnsi="Consolas" w:cs="Consolas"/>
          <w:b/>
        </w:rPr>
        <w:tab/>
        <w:t>C@ ( b - c)</w:t>
      </w:r>
      <w:r>
        <w:rPr>
          <w:rFonts w:ascii="Consolas" w:hAnsi="Consolas" w:cs="Consolas"/>
          <w:b/>
        </w:rPr>
        <w:tab/>
      </w:r>
      <w:r>
        <w:rPr>
          <w:rFonts w:ascii="Consolas" w:hAnsi="Consolas" w:cs="Consolas"/>
          <w:b/>
        </w:rPr>
        <w:tab/>
        <w:t xml:space="preserve">C! </w:t>
      </w:r>
      <w:proofErr w:type="gramStart"/>
      <w:r>
        <w:rPr>
          <w:rFonts w:ascii="Consolas" w:hAnsi="Consolas" w:cs="Consolas"/>
          <w:b/>
        </w:rPr>
        <w:t>( c</w:t>
      </w:r>
      <w:proofErr w:type="gramEnd"/>
      <w:r>
        <w:rPr>
          <w:rFonts w:ascii="Consolas" w:hAnsi="Consolas" w:cs="Consolas"/>
          <w:b/>
        </w:rPr>
        <w:t xml:space="preserve"> b)</w:t>
      </w:r>
    </w:p>
    <w:p w14:paraId="5072D8D3" w14:textId="77777777" w:rsidR="00B21A6D" w:rsidRDefault="00B21A6D" w:rsidP="000D603C">
      <w:pPr>
        <w:pStyle w:val="BodyText"/>
        <w:spacing w:after="0"/>
        <w:rPr>
          <w:rFonts w:ascii="Consolas" w:hAnsi="Consolas" w:cs="Consolas"/>
          <w:b/>
        </w:rPr>
      </w:pPr>
      <w:r>
        <w:rPr>
          <w:rFonts w:ascii="Consolas" w:hAnsi="Consolas" w:cs="Consolas"/>
          <w:b/>
        </w:rPr>
        <w:t xml:space="preserve">EMIT </w:t>
      </w:r>
      <w:proofErr w:type="gramStart"/>
      <w:r>
        <w:rPr>
          <w:rFonts w:ascii="Consolas" w:hAnsi="Consolas" w:cs="Consolas"/>
          <w:b/>
        </w:rPr>
        <w:t>( c</w:t>
      </w:r>
      <w:proofErr w:type="gramEnd"/>
      <w:r>
        <w:rPr>
          <w:rFonts w:ascii="Consolas" w:hAnsi="Consolas" w:cs="Consolas"/>
          <w:b/>
        </w:rPr>
        <w:t>)</w:t>
      </w:r>
      <w:r>
        <w:rPr>
          <w:rFonts w:ascii="Consolas" w:hAnsi="Consolas" w:cs="Consolas"/>
          <w:b/>
        </w:rPr>
        <w:tab/>
      </w:r>
      <w:r>
        <w:rPr>
          <w:rFonts w:ascii="Consolas" w:hAnsi="Consolas" w:cs="Consolas"/>
          <w:b/>
        </w:rPr>
        <w:tab/>
      </w:r>
      <w:r w:rsidR="000D603C">
        <w:rPr>
          <w:rFonts w:ascii="Consolas" w:hAnsi="Consolas" w:cs="Consolas"/>
          <w:b/>
        </w:rPr>
        <w:t>TYPE ( b n)</w:t>
      </w:r>
      <w:r w:rsidR="000D603C">
        <w:rPr>
          <w:rFonts w:ascii="Consolas" w:hAnsi="Consolas" w:cs="Consolas"/>
          <w:b/>
        </w:rPr>
        <w:tab/>
      </w:r>
      <w:r w:rsidR="000D603C">
        <w:rPr>
          <w:rFonts w:ascii="Consolas" w:hAnsi="Consolas" w:cs="Consolas"/>
          <w:b/>
        </w:rPr>
        <w:tab/>
        <w:t>MARK ( b n)</w:t>
      </w:r>
      <w:r w:rsidR="000D603C">
        <w:rPr>
          <w:rFonts w:ascii="Consolas" w:hAnsi="Consolas" w:cs="Consolas"/>
          <w:b/>
        </w:rPr>
        <w:tab/>
      </w:r>
      <w:r w:rsidR="000D603C">
        <w:rPr>
          <w:rFonts w:ascii="Consolas" w:hAnsi="Consolas" w:cs="Consolas"/>
          <w:b/>
        </w:rPr>
        <w:tab/>
      </w:r>
      <w:r>
        <w:rPr>
          <w:rFonts w:ascii="Consolas" w:hAnsi="Consolas" w:cs="Consolas"/>
          <w:b/>
        </w:rPr>
        <w:t>KEY ( - c)</w:t>
      </w:r>
    </w:p>
    <w:p w14:paraId="60F4F6DC" w14:textId="77777777" w:rsidR="00B21A6D" w:rsidRDefault="00B21A6D" w:rsidP="000D603C">
      <w:pPr>
        <w:pStyle w:val="BodyText"/>
        <w:spacing w:after="0"/>
        <w:rPr>
          <w:rFonts w:ascii="Consolas" w:hAnsi="Consolas" w:cs="Consolas"/>
          <w:b/>
        </w:rPr>
      </w:pPr>
      <w:proofErr w:type="gramStart"/>
      <w:r>
        <w:rPr>
          <w:rFonts w:ascii="Consolas" w:hAnsi="Consolas" w:cs="Consolas"/>
          <w:b/>
        </w:rPr>
        <w:t>?KEY</w:t>
      </w:r>
      <w:proofErr w:type="gramEnd"/>
      <w:r>
        <w:rPr>
          <w:rFonts w:ascii="Consolas" w:hAnsi="Consolas" w:cs="Consolas"/>
          <w:b/>
        </w:rPr>
        <w:t xml:space="preserve"> ( - c)</w:t>
      </w:r>
      <w:r>
        <w:rPr>
          <w:rFonts w:ascii="Consolas" w:hAnsi="Consolas" w:cs="Consolas"/>
          <w:b/>
        </w:rPr>
        <w:tab/>
      </w:r>
      <w:r>
        <w:rPr>
          <w:rFonts w:ascii="Consolas" w:hAnsi="Consolas" w:cs="Consolas"/>
          <w:b/>
        </w:rPr>
        <w:tab/>
      </w:r>
      <w:r w:rsidR="000D603C">
        <w:rPr>
          <w:rFonts w:ascii="Consolas" w:hAnsi="Consolas" w:cs="Consolas"/>
          <w:b/>
        </w:rPr>
        <w:t>EXPECT ( b n)</w:t>
      </w:r>
      <w:r>
        <w:rPr>
          <w:rFonts w:ascii="Consolas" w:hAnsi="Consolas" w:cs="Consolas"/>
          <w:b/>
        </w:rPr>
        <w:tab/>
      </w:r>
      <w:r>
        <w:rPr>
          <w:rFonts w:ascii="Consolas" w:hAnsi="Consolas" w:cs="Consolas"/>
          <w:b/>
        </w:rPr>
        <w:tab/>
        <w:t>CORE ( - b)</w:t>
      </w:r>
      <w:r>
        <w:rPr>
          <w:rFonts w:ascii="Consolas" w:hAnsi="Consolas" w:cs="Consolas"/>
          <w:b/>
        </w:rPr>
        <w:tab/>
      </w:r>
      <w:r>
        <w:rPr>
          <w:rFonts w:ascii="Consolas" w:hAnsi="Consolas" w:cs="Consolas"/>
          <w:b/>
        </w:rPr>
        <w:tab/>
        <w:t>COUNT ( a - b n)</w:t>
      </w:r>
    </w:p>
    <w:p w14:paraId="30AF3874" w14:textId="77777777" w:rsidR="007613FF" w:rsidRDefault="00B21A6D" w:rsidP="000D603C">
      <w:pPr>
        <w:pStyle w:val="BodyText"/>
        <w:spacing w:after="0"/>
        <w:rPr>
          <w:rFonts w:ascii="Consolas" w:hAnsi="Consolas" w:cs="Consolas"/>
          <w:b/>
        </w:rPr>
      </w:pPr>
      <w:r>
        <w:rPr>
          <w:rFonts w:ascii="Consolas" w:hAnsi="Consolas" w:cs="Consolas"/>
          <w:b/>
        </w:rPr>
        <w:t xml:space="preserve">SPACES </w:t>
      </w:r>
      <w:proofErr w:type="gramStart"/>
      <w:r>
        <w:rPr>
          <w:rFonts w:ascii="Consolas" w:hAnsi="Consolas" w:cs="Consolas"/>
          <w:b/>
        </w:rPr>
        <w:t>( n</w:t>
      </w:r>
      <w:proofErr w:type="gramEnd"/>
      <w:r>
        <w:rPr>
          <w:rFonts w:ascii="Consolas" w:hAnsi="Consolas" w:cs="Consolas"/>
          <w:b/>
        </w:rPr>
        <w:t>)</w:t>
      </w:r>
      <w:r>
        <w:rPr>
          <w:rFonts w:ascii="Consolas" w:hAnsi="Consolas" w:cs="Consolas"/>
          <w:b/>
        </w:rPr>
        <w:tab/>
      </w:r>
      <w:r>
        <w:rPr>
          <w:rFonts w:ascii="Consolas" w:hAnsi="Consolas" w:cs="Consolas"/>
          <w:b/>
        </w:rPr>
        <w:tab/>
        <w:t>HOLD ( c)</w:t>
      </w:r>
      <w:r>
        <w:rPr>
          <w:rFonts w:ascii="Consolas" w:hAnsi="Consolas" w:cs="Consolas"/>
          <w:b/>
        </w:rPr>
        <w:tab/>
      </w:r>
      <w:r>
        <w:rPr>
          <w:rFonts w:ascii="Consolas" w:hAnsi="Consolas" w:cs="Consolas"/>
          <w:b/>
        </w:rPr>
        <w:tab/>
        <w:t>#&gt; ( d - b n)</w:t>
      </w:r>
      <w:r w:rsidR="007613FF">
        <w:rPr>
          <w:rFonts w:ascii="Consolas" w:hAnsi="Consolas" w:cs="Consolas"/>
          <w:b/>
        </w:rPr>
        <w:tab/>
      </w:r>
      <w:r w:rsidR="007613FF">
        <w:rPr>
          <w:rFonts w:ascii="Consolas" w:hAnsi="Consolas" w:cs="Consolas"/>
          <w:b/>
        </w:rPr>
        <w:tab/>
      </w:r>
      <w:r>
        <w:rPr>
          <w:rFonts w:ascii="Consolas" w:hAnsi="Consolas" w:cs="Consolas"/>
          <w:b/>
        </w:rPr>
        <w:t>TIB ( - b)</w:t>
      </w:r>
    </w:p>
    <w:p w14:paraId="4D158E82" w14:textId="77777777" w:rsidR="000D603C" w:rsidRDefault="00B21A6D" w:rsidP="000D603C">
      <w:pPr>
        <w:pStyle w:val="BodyText"/>
        <w:spacing w:after="0"/>
        <w:rPr>
          <w:rFonts w:ascii="Consolas" w:hAnsi="Consolas" w:cs="Consolas"/>
          <w:b/>
        </w:rPr>
      </w:pPr>
      <w:r>
        <w:rPr>
          <w:rFonts w:ascii="Consolas" w:hAnsi="Consolas" w:cs="Consolas"/>
          <w:b/>
        </w:rPr>
        <w:t xml:space="preserve">CMOVE </w:t>
      </w:r>
      <w:proofErr w:type="gramStart"/>
      <w:r>
        <w:rPr>
          <w:rFonts w:ascii="Consolas" w:hAnsi="Consolas" w:cs="Consolas"/>
          <w:b/>
        </w:rPr>
        <w:t>( s</w:t>
      </w:r>
      <w:proofErr w:type="gramEnd"/>
      <w:r>
        <w:rPr>
          <w:rFonts w:ascii="Consolas" w:hAnsi="Consolas" w:cs="Consolas"/>
          <w:b/>
        </w:rPr>
        <w:t xml:space="preserve"> d #)</w:t>
      </w:r>
      <w:r>
        <w:rPr>
          <w:rFonts w:ascii="Consolas" w:hAnsi="Consolas" w:cs="Consolas"/>
          <w:b/>
        </w:rPr>
        <w:tab/>
      </w:r>
      <w:r w:rsidR="007613FF">
        <w:rPr>
          <w:rFonts w:ascii="Consolas" w:hAnsi="Consolas" w:cs="Consolas"/>
          <w:b/>
        </w:rPr>
        <w:t>&lt;CMOVE ( s d #)</w:t>
      </w:r>
      <w:r w:rsidR="007613FF">
        <w:rPr>
          <w:rFonts w:ascii="Consolas" w:hAnsi="Consolas" w:cs="Consolas"/>
          <w:b/>
        </w:rPr>
        <w:tab/>
      </w:r>
      <w:r w:rsidR="000D603C">
        <w:rPr>
          <w:rFonts w:ascii="Consolas" w:hAnsi="Consolas" w:cs="Consolas"/>
          <w:b/>
        </w:rPr>
        <w:t>.MOVE ( bs bd n)</w:t>
      </w:r>
      <w:r w:rsidR="000D603C">
        <w:rPr>
          <w:rFonts w:ascii="Consolas" w:hAnsi="Consolas" w:cs="Consolas"/>
          <w:b/>
        </w:rPr>
        <w:tab/>
      </w:r>
      <w:r>
        <w:rPr>
          <w:rFonts w:ascii="Consolas" w:hAnsi="Consolas" w:cs="Consolas"/>
          <w:b/>
        </w:rPr>
        <w:t xml:space="preserve">&gt;TYPE ( </w:t>
      </w:r>
      <w:r w:rsidR="007613FF">
        <w:rPr>
          <w:rFonts w:ascii="Consolas" w:hAnsi="Consolas" w:cs="Consolas"/>
          <w:b/>
        </w:rPr>
        <w:t xml:space="preserve">b </w:t>
      </w:r>
      <w:r>
        <w:rPr>
          <w:rFonts w:ascii="Consolas" w:hAnsi="Consolas" w:cs="Consolas"/>
          <w:b/>
        </w:rPr>
        <w:t>n)</w:t>
      </w:r>
    </w:p>
    <w:p w14:paraId="4F08FF4C" w14:textId="77777777" w:rsidR="007613FF" w:rsidRDefault="007613FF" w:rsidP="000D603C">
      <w:pPr>
        <w:pStyle w:val="BodyText"/>
        <w:spacing w:after="0"/>
        <w:rPr>
          <w:rFonts w:ascii="Consolas" w:hAnsi="Consolas" w:cs="Consolas"/>
          <w:b/>
        </w:rPr>
      </w:pPr>
      <w:r>
        <w:rPr>
          <w:rFonts w:ascii="Consolas" w:hAnsi="Consolas" w:cs="Consolas"/>
          <w:b/>
        </w:rPr>
        <w:t xml:space="preserve">C+! </w:t>
      </w:r>
      <w:proofErr w:type="gramStart"/>
      <w:r>
        <w:rPr>
          <w:rFonts w:ascii="Consolas" w:hAnsi="Consolas" w:cs="Consolas"/>
          <w:b/>
        </w:rPr>
        <w:t>( c</w:t>
      </w:r>
      <w:proofErr w:type="gramEnd"/>
      <w:r>
        <w:rPr>
          <w:rFonts w:ascii="Consolas" w:hAnsi="Consolas" w:cs="Consolas"/>
          <w:b/>
        </w:rPr>
        <w:t xml:space="preserve"> b)</w:t>
      </w:r>
      <w:r>
        <w:rPr>
          <w:rFonts w:ascii="Consolas" w:hAnsi="Consolas" w:cs="Consolas"/>
          <w:b/>
        </w:rPr>
        <w:tab/>
      </w:r>
      <w:r>
        <w:rPr>
          <w:rFonts w:ascii="Consolas" w:hAnsi="Consolas" w:cs="Consolas"/>
          <w:b/>
        </w:rPr>
        <w:tab/>
        <w:t>(.) ( n - b n)</w:t>
      </w:r>
      <w:r w:rsidR="00586B6F">
        <w:rPr>
          <w:rFonts w:ascii="Consolas" w:hAnsi="Consolas" w:cs="Consolas"/>
          <w:b/>
        </w:rPr>
        <w:tab/>
      </w:r>
      <w:r>
        <w:rPr>
          <w:rFonts w:ascii="Consolas" w:hAnsi="Consolas" w:cs="Consolas"/>
          <w:b/>
        </w:rPr>
        <w:t>(D.) ( d - b n)</w:t>
      </w:r>
      <w:r>
        <w:rPr>
          <w:rFonts w:ascii="Consolas" w:hAnsi="Consolas" w:cs="Consolas"/>
          <w:b/>
        </w:rPr>
        <w:tab/>
        <w:t>CONVERT ( d b - d b)</w:t>
      </w:r>
    </w:p>
    <w:p w14:paraId="2736D9EE" w14:textId="77777777" w:rsidR="007613FF" w:rsidRDefault="00B029B8" w:rsidP="000D603C">
      <w:pPr>
        <w:pStyle w:val="BodyText"/>
        <w:spacing w:after="0"/>
        <w:rPr>
          <w:rFonts w:ascii="Consolas" w:hAnsi="Consolas" w:cs="Consolas"/>
          <w:b/>
        </w:rPr>
      </w:pPr>
      <w:r>
        <w:rPr>
          <w:rFonts w:ascii="Consolas" w:hAnsi="Consolas" w:cs="Consolas"/>
          <w:b/>
        </w:rPr>
        <w:t xml:space="preserve">NUMBER </w:t>
      </w:r>
      <w:proofErr w:type="gramStart"/>
      <w:r>
        <w:rPr>
          <w:rFonts w:ascii="Consolas" w:hAnsi="Consolas" w:cs="Consolas"/>
          <w:b/>
        </w:rPr>
        <w:t>( b</w:t>
      </w:r>
      <w:proofErr w:type="gramEnd"/>
      <w:r>
        <w:rPr>
          <w:rFonts w:ascii="Consolas" w:hAnsi="Consolas" w:cs="Consolas"/>
          <w:b/>
        </w:rPr>
        <w:t xml:space="preserve"> - n | d)</w:t>
      </w:r>
      <w:r>
        <w:rPr>
          <w:rFonts w:ascii="Consolas" w:hAnsi="Consolas" w:cs="Consolas"/>
          <w:b/>
        </w:rPr>
        <w:tab/>
        <w:t>FILL ( b n c)</w:t>
      </w:r>
      <w:r>
        <w:rPr>
          <w:rFonts w:ascii="Consolas" w:hAnsi="Consolas" w:cs="Consolas"/>
          <w:b/>
        </w:rPr>
        <w:tab/>
      </w:r>
      <w:r>
        <w:rPr>
          <w:rFonts w:ascii="Consolas" w:hAnsi="Consolas" w:cs="Consolas"/>
          <w:b/>
        </w:rPr>
        <w:tab/>
        <w:t>HC@ ( b - n)</w:t>
      </w:r>
      <w:r>
        <w:rPr>
          <w:rFonts w:ascii="Consolas" w:hAnsi="Consolas" w:cs="Consolas"/>
          <w:b/>
        </w:rPr>
        <w:tab/>
      </w:r>
      <w:r>
        <w:rPr>
          <w:rFonts w:ascii="Consolas" w:hAnsi="Consolas" w:cs="Consolas"/>
          <w:b/>
        </w:rPr>
        <w:tab/>
        <w:t xml:space="preserve">HC! </w:t>
      </w:r>
      <w:proofErr w:type="gramStart"/>
      <w:r>
        <w:rPr>
          <w:rFonts w:ascii="Consolas" w:hAnsi="Consolas" w:cs="Consolas"/>
          <w:b/>
        </w:rPr>
        <w:t>( n</w:t>
      </w:r>
      <w:proofErr w:type="gramEnd"/>
      <w:r>
        <w:rPr>
          <w:rFonts w:ascii="Consolas" w:hAnsi="Consolas" w:cs="Consolas"/>
          <w:b/>
        </w:rPr>
        <w:t xml:space="preserve"> b)</w:t>
      </w:r>
    </w:p>
    <w:p w14:paraId="7E5358B2" w14:textId="77777777" w:rsidR="00B029B8" w:rsidRDefault="00B029B8" w:rsidP="000D603C">
      <w:pPr>
        <w:pStyle w:val="BodyText"/>
        <w:spacing w:after="0"/>
        <w:rPr>
          <w:rFonts w:ascii="Consolas" w:hAnsi="Consolas" w:cs="Consolas"/>
          <w:b/>
        </w:rPr>
      </w:pPr>
      <w:r>
        <w:rPr>
          <w:rFonts w:ascii="Consolas" w:hAnsi="Consolas" w:cs="Consolas"/>
          <w:b/>
        </w:rPr>
        <w:t xml:space="preserve">XC@ </w:t>
      </w:r>
      <w:proofErr w:type="gramStart"/>
      <w:r>
        <w:rPr>
          <w:rFonts w:ascii="Consolas" w:hAnsi="Consolas" w:cs="Consolas"/>
          <w:b/>
        </w:rPr>
        <w:t>( db</w:t>
      </w:r>
      <w:proofErr w:type="gramEnd"/>
      <w:r>
        <w:rPr>
          <w:rFonts w:ascii="Consolas" w:hAnsi="Consolas" w:cs="Consolas"/>
          <w:b/>
        </w:rPr>
        <w:t xml:space="preserve"> - n)</w:t>
      </w:r>
      <w:r>
        <w:rPr>
          <w:rFonts w:ascii="Consolas" w:hAnsi="Consolas" w:cs="Consolas"/>
          <w:b/>
        </w:rPr>
        <w:tab/>
      </w:r>
      <w:r>
        <w:rPr>
          <w:rFonts w:ascii="Consolas" w:hAnsi="Consolas" w:cs="Consolas"/>
          <w:b/>
        </w:rPr>
        <w:tab/>
        <w:t xml:space="preserve">XC! </w:t>
      </w:r>
      <w:proofErr w:type="gramStart"/>
      <w:r>
        <w:rPr>
          <w:rFonts w:ascii="Consolas" w:hAnsi="Consolas" w:cs="Consolas"/>
          <w:b/>
        </w:rPr>
        <w:t>( n</w:t>
      </w:r>
      <w:proofErr w:type="gramEnd"/>
      <w:r>
        <w:rPr>
          <w:rFonts w:ascii="Consolas" w:hAnsi="Consolas" w:cs="Consolas"/>
          <w:b/>
        </w:rPr>
        <w:t xml:space="preserve"> db)</w:t>
      </w:r>
      <w:r>
        <w:rPr>
          <w:rFonts w:ascii="Consolas" w:hAnsi="Consolas" w:cs="Consolas"/>
          <w:b/>
        </w:rPr>
        <w:tab/>
      </w:r>
      <w:r>
        <w:rPr>
          <w:rFonts w:ascii="Consolas" w:hAnsi="Consolas" w:cs="Consolas"/>
          <w:b/>
        </w:rPr>
        <w:tab/>
        <w:t>~type ( db n)</w:t>
      </w:r>
      <w:r>
        <w:rPr>
          <w:rFonts w:ascii="Consolas" w:hAnsi="Consolas" w:cs="Consolas"/>
          <w:b/>
        </w:rPr>
        <w:tab/>
      </w:r>
      <w:r>
        <w:rPr>
          <w:rFonts w:ascii="Consolas" w:hAnsi="Consolas" w:cs="Consolas"/>
          <w:b/>
        </w:rPr>
        <w:tab/>
        <w:t>(DATE) ( u - a n)</w:t>
      </w:r>
    </w:p>
    <w:p w14:paraId="5E7EB1AD" w14:textId="77777777" w:rsidR="00586B6F" w:rsidRDefault="00586B6F" w:rsidP="000D603C">
      <w:pPr>
        <w:pStyle w:val="BodyText"/>
        <w:spacing w:after="0"/>
        <w:rPr>
          <w:rFonts w:ascii="Consolas" w:hAnsi="Consolas" w:cs="Consolas"/>
          <w:b/>
        </w:rPr>
      </w:pPr>
      <w:r>
        <w:rPr>
          <w:rFonts w:ascii="Consolas" w:hAnsi="Consolas" w:cs="Consolas"/>
          <w:b/>
        </w:rPr>
        <w:t xml:space="preserve">(YYYY) </w:t>
      </w:r>
      <w:proofErr w:type="gramStart"/>
      <w:r>
        <w:rPr>
          <w:rFonts w:ascii="Consolas" w:hAnsi="Consolas" w:cs="Consolas"/>
          <w:b/>
        </w:rPr>
        <w:t>( u</w:t>
      </w:r>
      <w:proofErr w:type="gramEnd"/>
      <w:r>
        <w:rPr>
          <w:rFonts w:ascii="Consolas" w:hAnsi="Consolas" w:cs="Consolas"/>
          <w:b/>
        </w:rPr>
        <w:t xml:space="preserve"> - a n)</w:t>
      </w:r>
      <w:r>
        <w:rPr>
          <w:rFonts w:ascii="Consolas" w:hAnsi="Consolas" w:cs="Consolas"/>
          <w:b/>
        </w:rPr>
        <w:tab/>
        <w:t>(TIME) ( d - a n)</w:t>
      </w:r>
      <w:r>
        <w:rPr>
          <w:rFonts w:ascii="Consolas" w:hAnsi="Consolas" w:cs="Consolas"/>
          <w:b/>
        </w:rPr>
        <w:tab/>
        <w:t>INTERPRET ( b n)</w:t>
      </w:r>
      <w:r>
        <w:rPr>
          <w:rFonts w:ascii="Consolas" w:hAnsi="Consolas" w:cs="Consolas"/>
          <w:b/>
        </w:rPr>
        <w:tab/>
        <w:t>STRING ( c)</w:t>
      </w:r>
    </w:p>
    <w:p w14:paraId="3D73345B" w14:textId="77777777" w:rsidR="00586B6F" w:rsidRDefault="00586B6F" w:rsidP="00586B6F">
      <w:pPr>
        <w:pStyle w:val="BodyText"/>
        <w:spacing w:after="0"/>
        <w:rPr>
          <w:rFonts w:ascii="Consolas" w:hAnsi="Consolas" w:cs="Consolas"/>
          <w:b/>
        </w:rPr>
      </w:pPr>
      <w:r>
        <w:rPr>
          <w:rFonts w:ascii="Consolas" w:hAnsi="Consolas" w:cs="Consolas"/>
          <w:b/>
        </w:rPr>
        <w:t xml:space="preserve">-TRAILING </w:t>
      </w:r>
      <w:proofErr w:type="gramStart"/>
      <w:r>
        <w:rPr>
          <w:rFonts w:ascii="Consolas" w:hAnsi="Consolas" w:cs="Consolas"/>
          <w:b/>
        </w:rPr>
        <w:t>( b</w:t>
      </w:r>
      <w:proofErr w:type="gramEnd"/>
      <w:r>
        <w:rPr>
          <w:rFonts w:ascii="Consolas" w:hAnsi="Consolas" w:cs="Consolas"/>
          <w:b/>
        </w:rPr>
        <w:t xml:space="preserve"> n - b n)</w:t>
      </w:r>
      <w:r>
        <w:rPr>
          <w:rFonts w:ascii="Consolas" w:hAnsi="Consolas" w:cs="Consolas"/>
          <w:b/>
        </w:rPr>
        <w:tab/>
      </w:r>
      <w:r>
        <w:rPr>
          <w:rFonts w:ascii="Consolas" w:hAnsi="Consolas" w:cs="Consolas"/>
          <w:b/>
        </w:rPr>
        <w:tab/>
      </w:r>
      <w:r>
        <w:rPr>
          <w:rFonts w:ascii="Consolas" w:hAnsi="Consolas" w:cs="Consolas"/>
          <w:b/>
        </w:rPr>
        <w:tab/>
        <w:t>BLANK ( b n)</w:t>
      </w:r>
    </w:p>
    <w:p w14:paraId="07AC603A" w14:textId="77777777" w:rsidR="00586B6F" w:rsidRPr="00C24ADA" w:rsidRDefault="00586B6F" w:rsidP="00586B6F">
      <w:pPr>
        <w:pStyle w:val="BodyText"/>
        <w:spacing w:after="0"/>
        <w:rPr>
          <w:rFonts w:ascii="Consolas" w:hAnsi="Consolas" w:cs="Consolas"/>
          <w:b/>
          <w:lang w:val="es-AR"/>
          <w:rPrChange w:id="132" w:author="Greg Bailey" w:date="2022-11-12T16:40:00Z">
            <w:rPr>
              <w:rFonts w:ascii="Consolas" w:hAnsi="Consolas" w:cs="Consolas"/>
              <w:b/>
            </w:rPr>
          </w:rPrChange>
        </w:rPr>
      </w:pPr>
      <w:proofErr w:type="gramStart"/>
      <w:r w:rsidRPr="00C24ADA">
        <w:rPr>
          <w:rFonts w:ascii="Consolas" w:hAnsi="Consolas" w:cs="Consolas"/>
          <w:b/>
          <w:lang w:val="es-AR"/>
          <w:rPrChange w:id="133" w:author="Greg Bailey" w:date="2022-11-12T16:40:00Z">
            <w:rPr>
              <w:rFonts w:ascii="Consolas" w:hAnsi="Consolas" w:cs="Consolas"/>
              <w:b/>
            </w:rPr>
          </w:rPrChange>
        </w:rPr>
        <w:t>?DIGIT</w:t>
      </w:r>
      <w:proofErr w:type="gramEnd"/>
      <w:r w:rsidRPr="00C24ADA">
        <w:rPr>
          <w:rFonts w:ascii="Consolas" w:hAnsi="Consolas" w:cs="Consolas"/>
          <w:b/>
          <w:lang w:val="es-AR"/>
          <w:rPrChange w:id="134" w:author="Greg Bailey" w:date="2022-11-12T16:40:00Z">
            <w:rPr>
              <w:rFonts w:ascii="Consolas" w:hAnsi="Consolas" w:cs="Consolas"/>
              <w:b/>
            </w:rPr>
          </w:rPrChange>
        </w:rPr>
        <w:t xml:space="preserve"> ( b - b 0 | b n 1)</w:t>
      </w:r>
      <w:r w:rsidRPr="00C24ADA">
        <w:rPr>
          <w:rFonts w:ascii="Consolas" w:hAnsi="Consolas" w:cs="Consolas"/>
          <w:b/>
          <w:lang w:val="es-AR"/>
          <w:rPrChange w:id="135" w:author="Greg Bailey" w:date="2022-11-12T16:40:00Z">
            <w:rPr>
              <w:rFonts w:ascii="Consolas" w:hAnsi="Consolas" w:cs="Consolas"/>
              <w:b/>
            </w:rPr>
          </w:rPrChange>
        </w:rPr>
        <w:tab/>
      </w:r>
      <w:r w:rsidRPr="00C24ADA">
        <w:rPr>
          <w:rFonts w:ascii="Consolas" w:hAnsi="Consolas" w:cs="Consolas"/>
          <w:b/>
          <w:lang w:val="es-AR"/>
          <w:rPrChange w:id="136" w:author="Greg Bailey" w:date="2022-11-12T16:40:00Z">
            <w:rPr>
              <w:rFonts w:ascii="Consolas" w:hAnsi="Consolas" w:cs="Consolas"/>
              <w:b/>
            </w:rPr>
          </w:rPrChange>
        </w:rPr>
        <w:tab/>
      </w:r>
      <w:r w:rsidRPr="00C24ADA">
        <w:rPr>
          <w:rFonts w:ascii="Consolas" w:hAnsi="Consolas" w:cs="Consolas"/>
          <w:b/>
          <w:lang w:val="es-AR"/>
          <w:rPrChange w:id="137" w:author="Greg Bailey" w:date="2022-11-12T16:40:00Z">
            <w:rPr>
              <w:rFonts w:ascii="Consolas" w:hAnsi="Consolas" w:cs="Consolas"/>
              <w:b/>
            </w:rPr>
          </w:rPrChange>
        </w:rPr>
        <w:tab/>
        <w:t>*DIGIT ( d b n - d b)</w:t>
      </w:r>
    </w:p>
    <w:p w14:paraId="7AF44A63" w14:textId="77777777" w:rsidR="00B029B8" w:rsidRDefault="00586B6F" w:rsidP="00586B6F">
      <w:pPr>
        <w:pStyle w:val="BodyText"/>
        <w:spacing w:after="240"/>
        <w:rPr>
          <w:rFonts w:ascii="Consolas" w:hAnsi="Consolas" w:cs="Consolas"/>
          <w:b/>
        </w:rPr>
      </w:pPr>
      <w:r>
        <w:rPr>
          <w:rFonts w:ascii="Consolas" w:hAnsi="Consolas" w:cs="Consolas"/>
          <w:b/>
        </w:rPr>
        <w:t xml:space="preserve">-MATCH </w:t>
      </w:r>
      <w:proofErr w:type="gramStart"/>
      <w:r>
        <w:rPr>
          <w:rFonts w:ascii="Consolas" w:hAnsi="Consolas" w:cs="Consolas"/>
          <w:b/>
        </w:rPr>
        <w:t>( d</w:t>
      </w:r>
      <w:proofErr w:type="gramEnd"/>
      <w:r>
        <w:rPr>
          <w:rFonts w:ascii="Consolas" w:hAnsi="Consolas" w:cs="Consolas"/>
          <w:b/>
        </w:rPr>
        <w:t xml:space="preserve"> n s n - b t)</w:t>
      </w:r>
    </w:p>
    <w:p w14:paraId="08D6B673" w14:textId="3DEC4EF1" w:rsidR="000D603C" w:rsidRDefault="000D603C" w:rsidP="00715AB9">
      <w:pPr>
        <w:pStyle w:val="BodyText"/>
      </w:pPr>
      <w:r>
        <w:t xml:space="preserve">Some words </w:t>
      </w:r>
      <w:r w:rsidR="00CC5D8F">
        <w:t xml:space="preserve">conventionally </w:t>
      </w:r>
      <w:r>
        <w:t>used in a byte-oriented way have been classified as cell operators for greater efficiency, so watch out for them.  They are:</w:t>
      </w:r>
    </w:p>
    <w:p w14:paraId="3021FE45" w14:textId="77777777" w:rsidR="00B029B8" w:rsidRDefault="000D603C" w:rsidP="00586B6F">
      <w:pPr>
        <w:pStyle w:val="BodyText"/>
        <w:spacing w:after="240"/>
        <w:rPr>
          <w:rFonts w:ascii="Consolas" w:hAnsi="Consolas" w:cs="Consolas"/>
          <w:b/>
        </w:rPr>
      </w:pPr>
      <w:r>
        <w:rPr>
          <w:rFonts w:ascii="Consolas" w:hAnsi="Consolas" w:cs="Consolas"/>
          <w:b/>
        </w:rPr>
        <w:t xml:space="preserve">MOVE </w:t>
      </w:r>
      <w:proofErr w:type="gramStart"/>
      <w:r>
        <w:rPr>
          <w:rFonts w:ascii="Consolas" w:hAnsi="Consolas" w:cs="Consolas"/>
          <w:b/>
        </w:rPr>
        <w:t>( as</w:t>
      </w:r>
      <w:proofErr w:type="gramEnd"/>
      <w:r>
        <w:rPr>
          <w:rFonts w:ascii="Consolas" w:hAnsi="Consolas" w:cs="Consolas"/>
          <w:b/>
        </w:rPr>
        <w:t xml:space="preserve"> ad n)</w:t>
      </w:r>
      <w:r>
        <w:rPr>
          <w:rFonts w:ascii="Consolas" w:hAnsi="Consolas" w:cs="Consolas"/>
          <w:b/>
        </w:rPr>
        <w:tab/>
      </w:r>
      <w:r w:rsidR="00B029B8">
        <w:rPr>
          <w:rFonts w:ascii="Consolas" w:hAnsi="Consolas" w:cs="Consolas"/>
          <w:b/>
        </w:rPr>
        <w:t>W</w:t>
      </w:r>
      <w:r w:rsidR="00586B6F">
        <w:rPr>
          <w:rFonts w:ascii="Consolas" w:hAnsi="Consolas" w:cs="Consolas"/>
          <w:b/>
        </w:rPr>
        <w:t>FILL ( a n w)</w:t>
      </w:r>
      <w:r w:rsidR="00586B6F">
        <w:rPr>
          <w:rFonts w:ascii="Consolas" w:hAnsi="Consolas" w:cs="Consolas"/>
          <w:b/>
        </w:rPr>
        <w:tab/>
        <w:t>ERASE ( a n)</w:t>
      </w:r>
    </w:p>
    <w:p w14:paraId="23246227" w14:textId="77777777" w:rsidR="00715AB9" w:rsidRDefault="00715AB9" w:rsidP="00715AB9">
      <w:pPr>
        <w:pStyle w:val="BodyText"/>
      </w:pPr>
      <w:r>
        <w:lastRenderedPageBreak/>
        <w:t>In practice, the biggest visible difference to the programmer is that since the default address type is cell address, the values we so often add or subtract to offset addresses must be themselves in cell units.  Our experience has been that this area is where most of the conversion effort is required in preparing to compile legacy Forth code.</w:t>
      </w:r>
    </w:p>
    <w:p w14:paraId="45D637C7" w14:textId="77777777" w:rsidR="00D30FC5" w:rsidRDefault="00D30FC5" w:rsidP="00D30FC5">
      <w:pPr>
        <w:pStyle w:val="Heading2"/>
      </w:pPr>
      <w:bookmarkStart w:id="138" w:name="_Toc119166840"/>
      <w:r>
        <w:t>Using the Active Compiler</w:t>
      </w:r>
      <w:bookmarkEnd w:id="138"/>
    </w:p>
    <w:p w14:paraId="46269D51" w14:textId="77777777" w:rsidR="007A778D" w:rsidRDefault="007A778D" w:rsidP="007A778D">
      <w:pPr>
        <w:pStyle w:val="Heading3"/>
      </w:pPr>
      <w:bookmarkStart w:id="139" w:name="_Toc119166841"/>
      <w:r>
        <w:t>Dictionary Structure</w:t>
      </w:r>
      <w:bookmarkEnd w:id="139"/>
    </w:p>
    <w:p w14:paraId="526E05F7" w14:textId="77777777" w:rsidR="007A778D" w:rsidRDefault="007A778D" w:rsidP="007A778D">
      <w:pPr>
        <w:pStyle w:val="BodyText"/>
      </w:pPr>
      <w:r w:rsidRPr="00BD5131">
        <w:t>The Dictionary</w:t>
      </w:r>
      <w:r w:rsidR="008E6DFF">
        <w:t xml:space="preserve"> actually has sixte</w:t>
      </w:r>
      <w:r>
        <w:t>en, not eight, chains.  Logically these comprise eight vocabularies, but each has two logical chains; one for interpreting, and one for actively compiling words</w:t>
      </w:r>
      <w:r w:rsidR="00A66CE1">
        <w:t xml:space="preserve">.  Therefore, </w:t>
      </w:r>
      <w:proofErr w:type="gramStart"/>
      <w:r w:rsidR="00A66CE1">
        <w:t xml:space="preserve">the  </w:t>
      </w:r>
      <w:r w:rsidR="00A66CE1" w:rsidRPr="00A66CE1">
        <w:rPr>
          <w:rFonts w:ascii="Consolas" w:hAnsi="Consolas" w:cs="Consolas"/>
          <w:b/>
        </w:rPr>
        <w:t>GOLDEN</w:t>
      </w:r>
      <w:proofErr w:type="gramEnd"/>
      <w:r w:rsidR="00A66CE1">
        <w:t xml:space="preserve">  array, and the table between  </w:t>
      </w:r>
      <w:r w:rsidR="00A66CE1" w:rsidRPr="00A66CE1">
        <w:rPr>
          <w:rFonts w:ascii="Consolas" w:hAnsi="Consolas" w:cs="Consolas"/>
          <w:b/>
        </w:rPr>
        <w:t>CONTEXT</w:t>
      </w:r>
      <w:r w:rsidR="00A66CE1">
        <w:t xml:space="preserve">  and  </w:t>
      </w:r>
      <w:r w:rsidR="00A66CE1" w:rsidRPr="00A66CE1">
        <w:rPr>
          <w:rFonts w:ascii="Consolas" w:hAnsi="Consolas" w:cs="Consolas"/>
          <w:b/>
        </w:rPr>
        <w:t>CURRENT</w:t>
      </w:r>
      <w:r w:rsidR="00A66CE1">
        <w:t xml:space="preserve">  in the </w:t>
      </w:r>
      <w:r w:rsidR="00A66CE1" w:rsidRPr="00A66CE1">
        <w:rPr>
          <w:rFonts w:ascii="Consolas" w:hAnsi="Consolas" w:cs="Consolas"/>
        </w:rPr>
        <w:t>USER</w:t>
      </w:r>
      <w:r w:rsidR="00A66CE1">
        <w:t xml:space="preserve"> area, are each 16 cells long</w:t>
      </w:r>
      <w:r>
        <w:t xml:space="preserve">.  The use and meanings of the vocabulary numbers is the same, </w:t>
      </w:r>
      <w:proofErr w:type="gramStart"/>
      <w:r>
        <w:t xml:space="preserve">however </w:t>
      </w:r>
      <w:r w:rsidR="00A66CE1">
        <w:t xml:space="preserve"> </w:t>
      </w:r>
      <w:r w:rsidRPr="008E39E2">
        <w:rPr>
          <w:rFonts w:ascii="Consolas" w:hAnsi="Consolas" w:cs="Consolas"/>
          <w:b/>
        </w:rPr>
        <w:t>ASSEMBLER</w:t>
      </w:r>
      <w:proofErr w:type="gramEnd"/>
      <w:r>
        <w:t xml:space="preserve"> </w:t>
      </w:r>
      <w:r w:rsidR="00A66CE1">
        <w:t xml:space="preserve"> </w:t>
      </w:r>
      <w:r>
        <w:t>is not normally used since there is no Assembler.</w:t>
      </w:r>
    </w:p>
    <w:p w14:paraId="61E7B0E4" w14:textId="77777777" w:rsidR="00A66CE1" w:rsidRDefault="00A66CE1" w:rsidP="007A778D">
      <w:pPr>
        <w:pStyle w:val="BodyText"/>
      </w:pPr>
    </w:p>
    <w:p w14:paraId="107A04B4" w14:textId="77777777" w:rsidR="007A778D" w:rsidRDefault="00AC4F2F" w:rsidP="007A778D">
      <w:pPr>
        <w:pStyle w:val="BodyText"/>
      </w:pPr>
      <w:r>
        <w:rPr>
          <w:noProof/>
        </w:rPr>
        <mc:AlternateContent>
          <mc:Choice Requires="wps">
            <w:drawing>
              <wp:anchor distT="0" distB="0" distL="114300" distR="114300" simplePos="0" relativeHeight="251658752" behindDoc="0" locked="0" layoutInCell="1" allowOverlap="1" wp14:anchorId="6F8730DE" wp14:editId="7ADDB798">
                <wp:simplePos x="0" y="0"/>
                <wp:positionH relativeFrom="column">
                  <wp:posOffset>659130</wp:posOffset>
                </wp:positionH>
                <wp:positionV relativeFrom="paragraph">
                  <wp:posOffset>506730</wp:posOffset>
                </wp:positionV>
                <wp:extent cx="5951855" cy="1388745"/>
                <wp:effectExtent l="0" t="0" r="20955" b="17145"/>
                <wp:wrapTopAndBottom/>
                <wp:docPr id="5" name="Text Box 5"/>
                <wp:cNvGraphicFramePr/>
                <a:graphic xmlns:a="http://schemas.openxmlformats.org/drawingml/2006/main">
                  <a:graphicData uri="http://schemas.microsoft.com/office/word/2010/wordprocessingShape">
                    <wps:wsp>
                      <wps:cNvSpPr txBox="1"/>
                      <wps:spPr>
                        <a:xfrm>
                          <a:off x="0" y="0"/>
                          <a:ext cx="5951855" cy="138874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FF8F134" w14:textId="6D161F4C" w:rsidR="00DC773F" w:rsidRDefault="007808D1" w:rsidP="00090537">
                            <w:r>
                              <w:object w:dxaOrig="9105" w:dyaOrig="5400" w14:anchorId="292326B6">
                                <v:shape id="_x0000_i1037" type="#_x0000_t75" style="width:394.25pt;height:234.1pt">
                                  <v:imagedata r:id="rId25" o:title=""/>
                                </v:shape>
                                <o:OLEObject Type="Link" ProgID="Visio.Drawing.11" ShapeID="_x0000_i1037" DrawAspect="Content" r:id="rId26" UpdateMode="Always">
                                  <o:LinkType>EnhancedMetaFile</o:LinkType>
                                  <o:LockedField>false</o:LockedField>
                                  <o:FieldCodes>\f 0</o:FieldCodes>
                                </o:OLEObject>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F8730DE" id="Text Box 5" o:spid="_x0000_s1031" type="#_x0000_t202" style="position:absolute;margin-left:51.9pt;margin-top:39.9pt;width:468.65pt;height:109.35pt;z-index:2516587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" fillcolor="white [3201]" strokeweight=".5pt">
                <v:textbox style="mso-fit-shape-to-text:t">
                  <w:txbxContent>
                    <w:p w14:paraId="1FF8F134" w14:textId="6D161F4C" w:rsidR="00DC773F" w:rsidRDefault="007808D1" w:rsidP="00090537">
                      <w:r>
                        <w:object w:dxaOrig="9105" w:dyaOrig="5400" w14:anchorId="292326B6">
                          <v:shape id="_x0000_i1037" type="#_x0000_t75" style="width:394.25pt;height:234.1pt">
                            <v:imagedata r:id="rId25" o:title=""/>
                          </v:shape>
                          <o:OLEObject Type="Link" ProgID="Visio.Drawing.11" ShapeID="_x0000_i1037" DrawAspect="Content" r:id="rId27" UpdateMode="Always">
                            <o:LinkType>EnhancedMetaFile</o:LinkType>
                            <o:LockedField>false</o:LockedField>
                            <o:FieldCodes>\f 0</o:FieldCodes>
                          </o:OLEObject>
                        </w:object>
                      </w:r>
                    </w:p>
                  </w:txbxContent>
                </v:textbox>
                <w10:wrap type="topAndBottom"/>
              </v:shape>
            </w:pict>
          </mc:Fallback>
        </mc:AlternateContent>
      </w:r>
      <w:r w:rsidR="007A778D" w:rsidRPr="008E39E2">
        <w:rPr>
          <w:rFonts w:ascii="Consolas" w:hAnsi="Consolas" w:cs="Consolas"/>
          <w:b/>
        </w:rPr>
        <w:t>WIDTH</w:t>
      </w:r>
      <w:r w:rsidR="007A778D">
        <w:t xml:space="preserve"> does not exist, nor does tilde "</w:t>
      </w:r>
      <w:r w:rsidR="007A778D" w:rsidRPr="008E39E2">
        <w:rPr>
          <w:rFonts w:ascii="Consolas" w:hAnsi="Consolas" w:cs="Consolas"/>
          <w:b/>
        </w:rPr>
        <w:t>~</w:t>
      </w:r>
      <w:r w:rsidR="007A778D">
        <w:t>".  In this system, all word names are recorded at full length, truncated only at 31 characters.  A "head" in this system is structured as shown below:</w:t>
      </w:r>
    </w:p>
    <w:p w14:paraId="34133A1E" w14:textId="77777777" w:rsidR="007A778D" w:rsidRDefault="007A778D" w:rsidP="007A778D">
      <w:pPr>
        <w:pStyle w:val="BodyText"/>
        <w:spacing w:after="0"/>
      </w:pPr>
    </w:p>
    <w:p w14:paraId="60A96ABC" w14:textId="77777777" w:rsidR="007A778D" w:rsidRDefault="007A778D" w:rsidP="007A778D">
      <w:pPr>
        <w:pStyle w:val="BodyText"/>
      </w:pPr>
      <w:r>
        <w:t xml:space="preserve">The high-order bits of the count </w:t>
      </w:r>
      <w:proofErr w:type="gramStart"/>
      <w:r>
        <w:t xml:space="preserve">field  </w:t>
      </w:r>
      <w:r w:rsidRPr="008E39E2">
        <w:rPr>
          <w:rFonts w:ascii="Consolas" w:hAnsi="Consolas" w:cs="Consolas"/>
          <w:b/>
        </w:rPr>
        <w:t>d</w:t>
      </w:r>
      <w:proofErr w:type="gramEnd"/>
      <w:r>
        <w:t xml:space="preserve">  </w:t>
      </w:r>
      <w:r w:rsidRPr="008E39E2">
        <w:rPr>
          <w:rFonts w:ascii="Consolas" w:hAnsi="Consolas" w:cs="Consolas"/>
          <w:b/>
        </w:rPr>
        <w:t>r</w:t>
      </w:r>
      <w:r>
        <w:t xml:space="preserve">  and  </w:t>
      </w:r>
      <w:r w:rsidRPr="008E39E2">
        <w:rPr>
          <w:rFonts w:ascii="Consolas" w:hAnsi="Consolas" w:cs="Consolas"/>
          <w:b/>
        </w:rPr>
        <w:t>s</w:t>
      </w:r>
      <w:r>
        <w:t xml:space="preserve">  are defined by the compiler;  </w:t>
      </w:r>
      <w:r w:rsidRPr="008E39E2">
        <w:rPr>
          <w:rFonts w:ascii="Consolas" w:hAnsi="Consolas" w:cs="Consolas"/>
          <w:b/>
        </w:rPr>
        <w:t>d</w:t>
      </w:r>
      <w:r>
        <w:t xml:space="preserve">  is reserved for direct substitution,  </w:t>
      </w:r>
      <w:r w:rsidRPr="008E39E2">
        <w:rPr>
          <w:rFonts w:ascii="Consolas" w:hAnsi="Consolas" w:cs="Consolas"/>
          <w:b/>
        </w:rPr>
        <w:t>r</w:t>
      </w:r>
      <w:r>
        <w:t xml:space="preserve">  indicates a remote head, and  </w:t>
      </w:r>
      <w:r w:rsidRPr="008E39E2">
        <w:rPr>
          <w:rFonts w:ascii="Consolas" w:hAnsi="Consolas" w:cs="Consolas"/>
          <w:b/>
        </w:rPr>
        <w:t>s</w:t>
      </w:r>
      <w:r>
        <w:t xml:space="preserve">  is the "smudge" bit.  The name field is one or more cells long, padded with space in its last octet if necessary.  The high order </w:t>
      </w:r>
      <w:proofErr w:type="gramStart"/>
      <w:r>
        <w:t xml:space="preserve">bit  </w:t>
      </w:r>
      <w:r w:rsidRPr="008E39E2">
        <w:rPr>
          <w:rFonts w:ascii="Consolas" w:hAnsi="Consolas" w:cs="Consolas"/>
          <w:b/>
        </w:rPr>
        <w:t>t</w:t>
      </w:r>
      <w:proofErr w:type="gramEnd"/>
      <w:r>
        <w:t xml:space="preserve">  of the last octet (hex 80 bit in the last cell) is always set, even if the name is only a single character in length.  The "code field" does not hold a pointer but is actually executable code; for colon definitions it is simply the first instruction, while for instances made by data defining words it is a single instruction followed by the data (or parameter) field.  A word in the dictionary is normally addressed by its "code field", which is equivalent to its "execution token" in</w:t>
      </w:r>
      <w:r w:rsidR="00090537">
        <w:t xml:space="preserve"> ANS Forth parlance.</w:t>
      </w:r>
    </w:p>
    <w:p w14:paraId="5E70A655" w14:textId="77777777" w:rsidR="00A66CE1" w:rsidRDefault="00A66CE1" w:rsidP="007A778D">
      <w:pPr>
        <w:pStyle w:val="BodyText"/>
      </w:pPr>
      <w:r>
        <w:t>While remote heads and remote code are provided for in this system's design, neither has yet been implemented in this version.</w:t>
      </w:r>
    </w:p>
    <w:p w14:paraId="22A9E445" w14:textId="77777777" w:rsidR="007A778D" w:rsidRDefault="007A778D" w:rsidP="007A778D">
      <w:pPr>
        <w:pStyle w:val="BodyText"/>
      </w:pPr>
      <w:r>
        <w:rPr>
          <w:noProof/>
        </w:rPr>
        <w:lastRenderedPageBreak/>
        <mc:AlternateContent>
          <mc:Choice Requires="wps">
            <w:drawing>
              <wp:anchor distT="0" distB="0" distL="114300" distR="114300" simplePos="0" relativeHeight="251663872" behindDoc="0" locked="0" layoutInCell="1" allowOverlap="1" wp14:anchorId="05CEC1CB" wp14:editId="26D93516">
                <wp:simplePos x="0" y="0"/>
                <wp:positionH relativeFrom="column">
                  <wp:posOffset>629285</wp:posOffset>
                </wp:positionH>
                <wp:positionV relativeFrom="paragraph">
                  <wp:posOffset>309245</wp:posOffset>
                </wp:positionV>
                <wp:extent cx="4502785" cy="5563870"/>
                <wp:effectExtent l="0" t="0" r="12065" b="17780"/>
                <wp:wrapTopAndBottom/>
                <wp:docPr id="8" name="Text Box 8"/>
                <wp:cNvGraphicFramePr/>
                <a:graphic xmlns:a="http://schemas.openxmlformats.org/drawingml/2006/main">
                  <a:graphicData uri="http://schemas.microsoft.com/office/word/2010/wordprocessingShape">
                    <wps:wsp>
                      <wps:cNvSpPr txBox="1"/>
                      <wps:spPr>
                        <a:xfrm>
                          <a:off x="0" y="0"/>
                          <a:ext cx="4502785" cy="55638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157D32A" w14:textId="21B1D234" w:rsidR="00DC773F" w:rsidRDefault="007808D1" w:rsidP="00090537">
                            <w:r>
                              <w:object w:dxaOrig="7845" w:dyaOrig="7065" w14:anchorId="4490E809">
                                <v:shape id="_x0000_i1039" type="#_x0000_t75" style="width:423.65pt;height:381.5pt">
                                  <v:imagedata r:id="rId28" o:title=""/>
                                </v:shape>
                                <o:OLEObject Type="Link" ProgID="Visio.Drawing.11" ShapeID="_x0000_i1039" DrawAspect="Content" r:id="rId29" UpdateMode="Always">
                                  <o:LinkType>EnhancedMetaFile</o:LinkType>
                                  <o:LockedField>false</o:LockedField>
                                  <o:FieldCodes>\f 0</o:FieldCodes>
                                </o:OLEObject>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5CEC1CB" id="Text Box 8" o:spid="_x0000_s1032" type="#_x0000_t202" style="position:absolute;margin-left:49.55pt;margin-top:24.35pt;width:354.55pt;height:438.1pt;z-index:2516638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" fillcolor="white [3201]" strokeweight=".5pt">
                <v:textbox style="mso-fit-shape-to-text:t">
                  <w:txbxContent>
                    <w:p w14:paraId="3157D32A" w14:textId="21B1D234" w:rsidR="00DC773F" w:rsidRDefault="007808D1" w:rsidP="00090537">
                      <w:r>
                        <w:object w:dxaOrig="7845" w:dyaOrig="7065" w14:anchorId="4490E809">
                          <v:shape id="_x0000_i1039" type="#_x0000_t75" style="width:423.65pt;height:381.5pt">
                            <v:imagedata r:id="rId28" o:title=""/>
                          </v:shape>
                          <o:OLEObject Type="Link" ProgID="Visio.Drawing.11" ShapeID="_x0000_i1039" DrawAspect="Content" r:id="rId30" UpdateMode="Always">
                            <o:LinkType>EnhancedMetaFile</o:LinkType>
                            <o:LockedField>false</o:LockedField>
                            <o:FieldCodes>\f 0</o:FieldCodes>
                          </o:OLEObject>
                        </w:object>
                      </w:r>
                    </w:p>
                  </w:txbxContent>
                </v:textbox>
                <w10:wrap type="topAndBottom"/>
              </v:shape>
            </w:pict>
          </mc:Fallback>
        </mc:AlternateContent>
      </w:r>
      <w:r>
        <w:t xml:space="preserve">Here are examples of a </w:t>
      </w:r>
      <w:r w:rsidRPr="008E39E2">
        <w:rPr>
          <w:rFonts w:ascii="Consolas" w:hAnsi="Consolas" w:cs="Consolas"/>
          <w:b/>
        </w:rPr>
        <w:t>CONSTANT</w:t>
      </w:r>
      <w:r>
        <w:t xml:space="preserve">, a </w:t>
      </w:r>
      <w:r w:rsidRPr="008E39E2">
        <w:rPr>
          <w:rFonts w:ascii="Consolas" w:hAnsi="Consolas" w:cs="Consolas"/>
          <w:b/>
        </w:rPr>
        <w:t>VARIABLE</w:t>
      </w:r>
      <w:r>
        <w:t>, and a colon (same as code) definition for this system:</w:t>
      </w:r>
    </w:p>
    <w:p w14:paraId="6AA6F94A" w14:textId="77777777" w:rsidR="007A778D" w:rsidRDefault="007A778D" w:rsidP="007A778D">
      <w:pPr>
        <w:pStyle w:val="BodyText"/>
        <w:spacing w:after="0"/>
      </w:pPr>
    </w:p>
    <w:p w14:paraId="22B67E00" w14:textId="77777777" w:rsidR="00D30FC5" w:rsidRDefault="00D30FC5" w:rsidP="00D30FC5">
      <w:pPr>
        <w:pStyle w:val="Heading3"/>
      </w:pPr>
      <w:bookmarkStart w:id="140" w:name="_Toc119166842"/>
      <w:r>
        <w:t>Vocabularies</w:t>
      </w:r>
      <w:bookmarkEnd w:id="140"/>
    </w:p>
    <w:p w14:paraId="4E0C91FA" w14:textId="77777777" w:rsidR="00D30FC5" w:rsidRDefault="00D30FC5" w:rsidP="00D30FC5">
      <w:pPr>
        <w:pStyle w:val="BodyText"/>
      </w:pPr>
      <w:r>
        <w:t xml:space="preserve">This system, following the model we developed for the Novix computer, uses the standard polyFORTH multithreaded dictionary with 8 vocabulary indices, but with 16 actual threads so that each vocabulary index is actually a pair of them; one for </w:t>
      </w:r>
      <w:r w:rsidRPr="00E46583">
        <w:rPr>
          <w:rFonts w:ascii="Consolas" w:hAnsi="Consolas" w:cs="Consolas"/>
          <w:b/>
        </w:rPr>
        <w:t>IMMEDIATE</w:t>
      </w:r>
      <w:r>
        <w:t xml:space="preserve"> and one for non-</w:t>
      </w:r>
      <w:r w:rsidRPr="00E46583">
        <w:rPr>
          <w:rFonts w:ascii="Consolas" w:hAnsi="Consolas" w:cs="Consolas"/>
          <w:b/>
        </w:rPr>
        <w:t>IMMEDIATE</w:t>
      </w:r>
      <w:r>
        <w:t xml:space="preserve"> words.  For primitives such </w:t>
      </w:r>
      <w:proofErr w:type="gramStart"/>
      <w:r>
        <w:t xml:space="preserve">as  </w:t>
      </w:r>
      <w:r w:rsidRPr="00E46583">
        <w:rPr>
          <w:rFonts w:ascii="Consolas" w:hAnsi="Consolas" w:cs="Consolas"/>
          <w:b/>
        </w:rPr>
        <w:t>@</w:t>
      </w:r>
      <w:proofErr w:type="gramEnd"/>
      <w:r>
        <w:t xml:space="preserve">  the </w:t>
      </w:r>
      <w:r w:rsidRPr="00E46583">
        <w:rPr>
          <w:rFonts w:ascii="Consolas" w:hAnsi="Consolas" w:cs="Consolas"/>
          <w:b/>
        </w:rPr>
        <w:t>IMMEDIATE</w:t>
      </w:r>
      <w:r>
        <w:t xml:space="preserve"> version is used while compiling and the non-immediate when interpreting.  By analogy with colorForth, each vocabulary has its independent "forth" and "macro" lists.</w:t>
      </w:r>
    </w:p>
    <w:p w14:paraId="534904B4" w14:textId="77777777" w:rsidR="003E07D0" w:rsidRDefault="003E07D0" w:rsidP="0000225B">
      <w:pPr>
        <w:pStyle w:val="Heading3"/>
      </w:pPr>
      <w:bookmarkStart w:id="141" w:name="_Toc119166843"/>
      <w:r>
        <w:t>Program Structure</w:t>
      </w:r>
      <w:bookmarkEnd w:id="141"/>
    </w:p>
    <w:p w14:paraId="334641E9" w14:textId="77777777" w:rsidR="003E07D0" w:rsidRDefault="003E07D0" w:rsidP="003E07D0">
      <w:pPr>
        <w:pStyle w:val="BodyText"/>
      </w:pPr>
      <w:r>
        <w:t xml:space="preserve">The following words enhance the standard polyFORTH capabilities.  Note </w:t>
      </w:r>
      <w:proofErr w:type="gramStart"/>
      <w:r>
        <w:t>that  DO</w:t>
      </w:r>
      <w:proofErr w:type="gramEnd"/>
      <w:r>
        <w:t xml:space="preserve"> LOOP  and variants are all very inefficient on this implementation.  FOR </w:t>
      </w:r>
      <w:proofErr w:type="gramStart"/>
      <w:r>
        <w:t>NEXT  should</w:t>
      </w:r>
      <w:proofErr w:type="gramEnd"/>
      <w:r>
        <w:t xml:space="preserve"> be used whenever time and energy are important.</w:t>
      </w:r>
    </w:p>
    <w:p w14:paraId="295B5D4A" w14:textId="77777777" w:rsidR="003E07D0" w:rsidRDefault="003E07D0" w:rsidP="003E07D0">
      <w:pPr>
        <w:pStyle w:val="BodyText"/>
        <w:ind w:left="1440" w:hanging="720"/>
        <w:rPr>
          <w:rFonts w:asciiTheme="minorHAnsi" w:hAnsiTheme="minorHAnsi" w:cstheme="minorHAnsi"/>
        </w:rPr>
      </w:pPr>
      <w:r>
        <w:rPr>
          <w:rFonts w:ascii="Consolas" w:hAnsi="Consolas" w:cs="Consolas"/>
          <w:b/>
        </w:rPr>
        <w:t>AHEAD</w:t>
      </w:r>
      <w:r>
        <w:rPr>
          <w:rFonts w:ascii="Consolas" w:hAnsi="Consolas" w:cs="Consolas"/>
        </w:rPr>
        <w:t xml:space="preserve"> </w:t>
      </w:r>
      <w:proofErr w:type="gramStart"/>
      <w:r>
        <w:rPr>
          <w:rFonts w:ascii="Consolas" w:hAnsi="Consolas" w:cs="Consolas"/>
        </w:rPr>
        <w:t>C( -</w:t>
      </w:r>
      <w:proofErr w:type="gramEnd"/>
      <w:r>
        <w:rPr>
          <w:rFonts w:ascii="Consolas" w:hAnsi="Consolas" w:cs="Consolas"/>
        </w:rPr>
        <w:t xml:space="preserve"> a)</w:t>
      </w:r>
      <w:r>
        <w:rPr>
          <w:rFonts w:ascii="Consolas" w:hAnsi="Consolas" w:cs="Consolas"/>
          <w:b/>
        </w:rPr>
        <w:t xml:space="preserve">   </w:t>
      </w:r>
      <w:r>
        <w:rPr>
          <w:rFonts w:asciiTheme="minorHAnsi" w:hAnsiTheme="minorHAnsi" w:cstheme="minorHAnsi"/>
        </w:rPr>
        <w:t xml:space="preserve">is an  </w:t>
      </w:r>
      <w:r w:rsidRPr="003D56AE">
        <w:rPr>
          <w:rFonts w:ascii="Consolas" w:hAnsi="Consolas" w:cs="Consolas"/>
        </w:rPr>
        <w:t>IMMEDIATE</w:t>
      </w:r>
      <w:r>
        <w:rPr>
          <w:rFonts w:asciiTheme="minorHAnsi" w:hAnsiTheme="minorHAnsi" w:cstheme="minorHAnsi"/>
        </w:rPr>
        <w:t xml:space="preserve">  word that compiles an unconditional jump (typically forward).  Leaves its address on the stack during compilation, to be resolved by a </w:t>
      </w:r>
      <w:proofErr w:type="gramStart"/>
      <w:r>
        <w:rPr>
          <w:rFonts w:asciiTheme="minorHAnsi" w:hAnsiTheme="minorHAnsi" w:cstheme="minorHAnsi"/>
        </w:rPr>
        <w:t xml:space="preserve">matching  </w:t>
      </w:r>
      <w:r w:rsidRPr="003D56AE">
        <w:rPr>
          <w:rFonts w:ascii="Consolas" w:hAnsi="Consolas" w:cs="Consolas"/>
        </w:rPr>
        <w:t>THEN</w:t>
      </w:r>
      <w:proofErr w:type="gramEnd"/>
      <w:r>
        <w:rPr>
          <w:rFonts w:asciiTheme="minorHAnsi" w:hAnsiTheme="minorHAnsi" w:cstheme="minorHAnsi"/>
        </w:rPr>
        <w:t xml:space="preserve">  or equivalent.</w:t>
      </w:r>
    </w:p>
    <w:p w14:paraId="3116AAF6" w14:textId="77777777" w:rsidR="003E07D0" w:rsidRDefault="003E07D0" w:rsidP="003E07D0">
      <w:pPr>
        <w:pStyle w:val="BodyText"/>
        <w:ind w:left="1440" w:hanging="720"/>
        <w:rPr>
          <w:rFonts w:asciiTheme="minorHAnsi" w:hAnsiTheme="minorHAnsi" w:cstheme="minorHAnsi"/>
        </w:rPr>
      </w:pPr>
      <w:r>
        <w:rPr>
          <w:rFonts w:ascii="Consolas" w:hAnsi="Consolas" w:cs="Consolas"/>
          <w:b/>
        </w:rPr>
        <w:t>FOR</w:t>
      </w:r>
      <w:r>
        <w:rPr>
          <w:rFonts w:ascii="Consolas" w:hAnsi="Consolas" w:cs="Consolas"/>
        </w:rPr>
        <w:t xml:space="preserve"> </w:t>
      </w:r>
      <w:proofErr w:type="gramStart"/>
      <w:r>
        <w:rPr>
          <w:rFonts w:ascii="Consolas" w:hAnsi="Consolas" w:cs="Consolas"/>
        </w:rPr>
        <w:t>( n</w:t>
      </w:r>
      <w:proofErr w:type="gramEnd"/>
      <w:r>
        <w:rPr>
          <w:rFonts w:ascii="Consolas" w:hAnsi="Consolas" w:cs="Consolas"/>
        </w:rPr>
        <w:t>)  C( - a)</w:t>
      </w:r>
      <w:r>
        <w:rPr>
          <w:rFonts w:ascii="Consolas" w:hAnsi="Consolas" w:cs="Consolas"/>
          <w:b/>
        </w:rPr>
        <w:t xml:space="preserve">   </w:t>
      </w:r>
      <w:r>
        <w:rPr>
          <w:rFonts w:asciiTheme="minorHAnsi" w:hAnsiTheme="minorHAnsi" w:cstheme="minorHAnsi"/>
        </w:rPr>
        <w:t xml:space="preserve">is an  </w:t>
      </w:r>
      <w:r w:rsidRPr="003D56AE">
        <w:rPr>
          <w:rFonts w:ascii="Consolas" w:hAnsi="Consolas" w:cs="Consolas"/>
        </w:rPr>
        <w:t>IMMEDIATE</w:t>
      </w:r>
      <w:r>
        <w:rPr>
          <w:rFonts w:asciiTheme="minorHAnsi" w:hAnsiTheme="minorHAnsi" w:cstheme="minorHAnsi"/>
        </w:rPr>
        <w:t xml:space="preserve">  word that begins a  </w:t>
      </w:r>
      <w:r w:rsidRPr="003D56AE">
        <w:rPr>
          <w:rFonts w:ascii="Consolas" w:hAnsi="Consolas" w:cs="Consolas"/>
        </w:rPr>
        <w:t>NEXT</w:t>
      </w:r>
      <w:r>
        <w:rPr>
          <w:rFonts w:asciiTheme="minorHAnsi" w:hAnsiTheme="minorHAnsi" w:cstheme="minorHAnsi"/>
        </w:rPr>
        <w:t xml:space="preserve">  loop by compiling  </w:t>
      </w:r>
      <w:r w:rsidRPr="003D56AE">
        <w:rPr>
          <w:rFonts w:ascii="Consolas" w:hAnsi="Consolas" w:cs="Consolas"/>
        </w:rPr>
        <w:t>&gt;R</w:t>
      </w:r>
      <w:r>
        <w:rPr>
          <w:rFonts w:asciiTheme="minorHAnsi" w:hAnsiTheme="minorHAnsi" w:cstheme="minorHAnsi"/>
        </w:rPr>
        <w:t xml:space="preserve">  to push its induction variable onto the return stack.  Leaves its address on the stack during compilation for later use </w:t>
      </w:r>
      <w:proofErr w:type="gramStart"/>
      <w:r>
        <w:rPr>
          <w:rFonts w:asciiTheme="minorHAnsi" w:hAnsiTheme="minorHAnsi" w:cstheme="minorHAnsi"/>
        </w:rPr>
        <w:t xml:space="preserve">by  </w:t>
      </w:r>
      <w:r w:rsidRPr="003D56AE">
        <w:rPr>
          <w:rFonts w:ascii="Consolas" w:hAnsi="Consolas" w:cs="Consolas"/>
        </w:rPr>
        <w:t>NEXT</w:t>
      </w:r>
      <w:proofErr w:type="gramEnd"/>
      <w:r>
        <w:rPr>
          <w:rFonts w:asciiTheme="minorHAnsi" w:hAnsiTheme="minorHAnsi" w:cstheme="minorHAnsi"/>
        </w:rPr>
        <w:t xml:space="preserve">  or equivalent.</w:t>
      </w:r>
    </w:p>
    <w:p w14:paraId="4DA9795B" w14:textId="77777777" w:rsidR="003E07D0" w:rsidRDefault="003E07D0" w:rsidP="003E07D0">
      <w:pPr>
        <w:pStyle w:val="BodyText"/>
        <w:ind w:left="1440" w:hanging="720"/>
        <w:rPr>
          <w:rFonts w:asciiTheme="minorHAnsi" w:hAnsiTheme="minorHAnsi" w:cstheme="minorHAnsi"/>
        </w:rPr>
      </w:pPr>
      <w:r>
        <w:rPr>
          <w:rFonts w:ascii="Consolas" w:hAnsi="Consolas" w:cs="Consolas"/>
          <w:b/>
        </w:rPr>
        <w:lastRenderedPageBreak/>
        <w:t xml:space="preserve">NEXT </w:t>
      </w:r>
      <w:proofErr w:type="gramStart"/>
      <w:r w:rsidR="003D56AE">
        <w:rPr>
          <w:rFonts w:ascii="Consolas" w:hAnsi="Consolas" w:cs="Consolas"/>
        </w:rPr>
        <w:t xml:space="preserve">C( </w:t>
      </w:r>
      <w:r w:rsidRPr="003E07D0">
        <w:rPr>
          <w:rFonts w:ascii="Consolas" w:hAnsi="Consolas" w:cs="Consolas"/>
        </w:rPr>
        <w:t>a</w:t>
      </w:r>
      <w:proofErr w:type="gramEnd"/>
      <w:r w:rsidRPr="003E07D0">
        <w:rPr>
          <w:rFonts w:ascii="Consolas" w:hAnsi="Consolas" w:cs="Consolas"/>
        </w:rPr>
        <w:t xml:space="preserve">)   </w:t>
      </w:r>
      <w:r>
        <w:rPr>
          <w:rFonts w:asciiTheme="minorHAnsi" w:hAnsiTheme="minorHAnsi" w:cstheme="minorHAnsi"/>
        </w:rPr>
        <w:t xml:space="preserve">Ends a loop that tests the top of the return stack.  If nonzero, the value is decremented by 1 and a jump is made to the address given during compilation.  If zero, the value is discarded from the return stack and execution continues.  </w:t>
      </w:r>
      <w:r w:rsidRPr="003D56AE">
        <w:rPr>
          <w:rFonts w:ascii="Consolas" w:hAnsi="Consolas" w:cs="Consolas"/>
        </w:rPr>
        <w:t xml:space="preserve">3 </w:t>
      </w:r>
      <w:proofErr w:type="gramStart"/>
      <w:r w:rsidRPr="003D56AE">
        <w:rPr>
          <w:rFonts w:ascii="Consolas" w:hAnsi="Consolas" w:cs="Consolas"/>
        </w:rPr>
        <w:t>FOR  I</w:t>
      </w:r>
      <w:proofErr w:type="gramEnd"/>
      <w:r w:rsidRPr="003D56AE">
        <w:rPr>
          <w:rFonts w:ascii="Consolas" w:hAnsi="Consolas" w:cs="Consolas"/>
        </w:rPr>
        <w:t xml:space="preserve"> . </w:t>
      </w:r>
      <w:proofErr w:type="gramStart"/>
      <w:r w:rsidRPr="003D56AE">
        <w:rPr>
          <w:rFonts w:ascii="Consolas" w:hAnsi="Consolas" w:cs="Consolas"/>
        </w:rPr>
        <w:t>NEXT</w:t>
      </w:r>
      <w:r>
        <w:rPr>
          <w:rFonts w:asciiTheme="minorHAnsi" w:hAnsiTheme="minorHAnsi" w:cstheme="minorHAnsi"/>
        </w:rPr>
        <w:t xml:space="preserve">  displays</w:t>
      </w:r>
      <w:proofErr w:type="gramEnd"/>
      <w:r>
        <w:rPr>
          <w:rFonts w:asciiTheme="minorHAnsi" w:hAnsiTheme="minorHAnsi" w:cstheme="minorHAnsi"/>
        </w:rPr>
        <w:t xml:space="preserve"> </w:t>
      </w:r>
      <w:r w:rsidR="003D56AE">
        <w:rPr>
          <w:rFonts w:asciiTheme="minorHAnsi" w:hAnsiTheme="minorHAnsi" w:cstheme="minorHAnsi"/>
        </w:rPr>
        <w:t xml:space="preserve"> </w:t>
      </w:r>
      <w:r w:rsidRPr="003D56AE">
        <w:rPr>
          <w:rFonts w:ascii="Consolas" w:hAnsi="Consolas" w:cs="Consolas"/>
        </w:rPr>
        <w:t>3 2 1 0</w:t>
      </w:r>
      <w:r>
        <w:rPr>
          <w:rFonts w:asciiTheme="minorHAnsi" w:hAnsiTheme="minorHAnsi" w:cstheme="minorHAnsi"/>
        </w:rPr>
        <w:t xml:space="preserve"> </w:t>
      </w:r>
      <w:r w:rsidR="003D56AE">
        <w:rPr>
          <w:rFonts w:asciiTheme="minorHAnsi" w:hAnsiTheme="minorHAnsi" w:cstheme="minorHAnsi"/>
        </w:rPr>
        <w:t xml:space="preserve"> </w:t>
      </w:r>
      <w:r>
        <w:rPr>
          <w:rFonts w:asciiTheme="minorHAnsi" w:hAnsiTheme="minorHAnsi" w:cstheme="minorHAnsi"/>
        </w:rPr>
        <w:t>.</w:t>
      </w:r>
    </w:p>
    <w:p w14:paraId="79A177AA" w14:textId="77777777" w:rsidR="00B21A6D" w:rsidRDefault="003E07D0" w:rsidP="0000225B">
      <w:pPr>
        <w:pStyle w:val="Heading3"/>
      </w:pPr>
      <w:bookmarkStart w:id="142" w:name="_Toc119166844"/>
      <w:r>
        <w:t xml:space="preserve">Compiler </w:t>
      </w:r>
      <w:r w:rsidR="00B21A6D">
        <w:t>Internals</w:t>
      </w:r>
      <w:bookmarkEnd w:id="142"/>
    </w:p>
    <w:p w14:paraId="4278AC45" w14:textId="77777777" w:rsidR="00A66CE1" w:rsidRDefault="00AC3787" w:rsidP="00A66CE1">
      <w:pPr>
        <w:pStyle w:val="BodyText"/>
      </w:pPr>
      <w:r>
        <w:t>Active compilers require a few additional functions.</w:t>
      </w:r>
      <w:r w:rsidR="001170A7">
        <w:t xml:space="preserve">  Here are relevant compiler control functions:</w:t>
      </w:r>
    </w:p>
    <w:p w14:paraId="2A75A21E" w14:textId="77777777" w:rsidR="00AC3787" w:rsidRDefault="00F25311" w:rsidP="00AC3787">
      <w:pPr>
        <w:pStyle w:val="BodyText"/>
        <w:ind w:left="1440" w:hanging="720"/>
        <w:rPr>
          <w:rFonts w:asciiTheme="minorHAnsi" w:hAnsiTheme="minorHAnsi" w:cstheme="minorHAnsi"/>
        </w:rPr>
      </w:pPr>
      <w:r>
        <w:rPr>
          <w:rFonts w:ascii="Consolas" w:hAnsi="Consolas" w:cs="Consolas"/>
          <w:b/>
        </w:rPr>
        <w:t>STATE</w:t>
      </w:r>
      <w:r w:rsidR="00AC3787" w:rsidRPr="00E46583">
        <w:rPr>
          <w:rFonts w:ascii="Consolas" w:hAnsi="Consolas" w:cs="Consolas"/>
          <w:b/>
        </w:rPr>
        <w:t xml:space="preserve"> </w:t>
      </w:r>
      <w:r w:rsidR="00AC3787">
        <w:rPr>
          <w:rFonts w:ascii="Consolas" w:hAnsi="Consolas" w:cs="Consolas"/>
        </w:rPr>
        <w:t xml:space="preserve">  </w:t>
      </w:r>
      <w:r>
        <w:rPr>
          <w:rFonts w:asciiTheme="minorHAnsi" w:hAnsiTheme="minorHAnsi" w:cstheme="minorHAnsi"/>
        </w:rPr>
        <w:t xml:space="preserve">is </w:t>
      </w:r>
      <w:proofErr w:type="gramStart"/>
      <w:r>
        <w:rPr>
          <w:rFonts w:asciiTheme="minorHAnsi" w:hAnsiTheme="minorHAnsi" w:cstheme="minorHAnsi"/>
        </w:rPr>
        <w:t xml:space="preserve">a  </w:t>
      </w:r>
      <w:r w:rsidRPr="003D56AE">
        <w:rPr>
          <w:rFonts w:ascii="Consolas" w:hAnsi="Consolas" w:cs="Consolas"/>
        </w:rPr>
        <w:t>USER</w:t>
      </w:r>
      <w:proofErr w:type="gramEnd"/>
      <w:r>
        <w:rPr>
          <w:rFonts w:asciiTheme="minorHAnsi" w:hAnsiTheme="minorHAnsi" w:cstheme="minorHAnsi"/>
        </w:rPr>
        <w:t xml:space="preserve">  variable controlling the dictionary search.  If 1, we are compiling and the dictionary search checks </w:t>
      </w:r>
      <w:proofErr w:type="gramStart"/>
      <w:r>
        <w:rPr>
          <w:rFonts w:asciiTheme="minorHAnsi" w:hAnsiTheme="minorHAnsi" w:cstheme="minorHAnsi"/>
        </w:rPr>
        <w:t xml:space="preserve">each  </w:t>
      </w:r>
      <w:r w:rsidRPr="003D56AE">
        <w:rPr>
          <w:rFonts w:ascii="Consolas" w:hAnsi="Consolas" w:cs="Consolas"/>
        </w:rPr>
        <w:t>IMMEDIATE</w:t>
      </w:r>
      <w:proofErr w:type="gramEnd"/>
      <w:r>
        <w:rPr>
          <w:rFonts w:asciiTheme="minorHAnsi" w:hAnsiTheme="minorHAnsi" w:cstheme="minorHAnsi"/>
        </w:rPr>
        <w:t xml:space="preserve">  subvocabulary before it checks the corresponding normal vocabulary.  Otherwise it is zero and we ignore </w:t>
      </w:r>
      <w:proofErr w:type="gramStart"/>
      <w:r>
        <w:rPr>
          <w:rFonts w:asciiTheme="minorHAnsi" w:hAnsiTheme="minorHAnsi" w:cstheme="minorHAnsi"/>
        </w:rPr>
        <w:t xml:space="preserve">the  </w:t>
      </w:r>
      <w:r w:rsidRPr="003D56AE">
        <w:rPr>
          <w:rFonts w:ascii="Consolas" w:hAnsi="Consolas" w:cs="Consolas"/>
        </w:rPr>
        <w:t>IMMEDIATE</w:t>
      </w:r>
      <w:proofErr w:type="gramEnd"/>
      <w:r>
        <w:rPr>
          <w:rFonts w:asciiTheme="minorHAnsi" w:hAnsiTheme="minorHAnsi" w:cstheme="minorHAnsi"/>
        </w:rPr>
        <w:t xml:space="preserve">  subvocabularies</w:t>
      </w:r>
      <w:r w:rsidR="00AC3787">
        <w:rPr>
          <w:rFonts w:asciiTheme="minorHAnsi" w:hAnsiTheme="minorHAnsi" w:cstheme="minorHAnsi"/>
        </w:rPr>
        <w:t>.</w:t>
      </w:r>
      <w:r w:rsidR="001170A7">
        <w:rPr>
          <w:rFonts w:asciiTheme="minorHAnsi" w:hAnsiTheme="minorHAnsi" w:cstheme="minorHAnsi"/>
        </w:rPr>
        <w:t xml:space="preserve">  </w:t>
      </w:r>
      <w:proofErr w:type="gramStart"/>
      <w:r w:rsidR="001170A7" w:rsidRPr="003D56AE">
        <w:rPr>
          <w:rFonts w:ascii="Consolas" w:hAnsi="Consolas" w:cs="Consolas"/>
        </w:rPr>
        <w:t>STATE</w:t>
      </w:r>
      <w:r w:rsidR="001170A7">
        <w:rPr>
          <w:rFonts w:asciiTheme="minorHAnsi" w:hAnsiTheme="minorHAnsi" w:cstheme="minorHAnsi"/>
        </w:rPr>
        <w:t xml:space="preserve">  is</w:t>
      </w:r>
      <w:proofErr w:type="gramEnd"/>
      <w:r w:rsidR="001170A7">
        <w:rPr>
          <w:rFonts w:asciiTheme="minorHAnsi" w:hAnsiTheme="minorHAnsi" w:cstheme="minorHAnsi"/>
        </w:rPr>
        <w:t xml:space="preserve"> maintained automatically by the compiler.</w:t>
      </w:r>
    </w:p>
    <w:p w14:paraId="7DD92493" w14:textId="77777777" w:rsidR="00F25311" w:rsidRDefault="00F25311" w:rsidP="00AC3787">
      <w:pPr>
        <w:pStyle w:val="BodyText"/>
        <w:ind w:left="1440" w:hanging="720"/>
        <w:rPr>
          <w:rFonts w:asciiTheme="minorHAnsi" w:hAnsiTheme="minorHAnsi" w:cstheme="minorHAnsi"/>
        </w:rPr>
      </w:pPr>
      <w:r>
        <w:rPr>
          <w:rFonts w:ascii="Consolas" w:hAnsi="Consolas" w:cs="Consolas"/>
          <w:b/>
        </w:rPr>
        <w:t xml:space="preserve">IMM   </w:t>
      </w:r>
      <w:r>
        <w:rPr>
          <w:rFonts w:asciiTheme="minorHAnsi" w:hAnsiTheme="minorHAnsi" w:cstheme="minorHAnsi"/>
        </w:rPr>
        <w:t xml:space="preserve">is a system variable whose value is odd immediately following a dictionary search if </w:t>
      </w:r>
      <w:proofErr w:type="gramStart"/>
      <w:r>
        <w:rPr>
          <w:rFonts w:asciiTheme="minorHAnsi" w:hAnsiTheme="minorHAnsi" w:cstheme="minorHAnsi"/>
        </w:rPr>
        <w:t xml:space="preserve">an  </w:t>
      </w:r>
      <w:r w:rsidRPr="003D56AE">
        <w:rPr>
          <w:rFonts w:ascii="Consolas" w:hAnsi="Consolas" w:cs="Consolas"/>
        </w:rPr>
        <w:t>IMMEDIATE</w:t>
      </w:r>
      <w:proofErr w:type="gramEnd"/>
      <w:r>
        <w:rPr>
          <w:rFonts w:asciiTheme="minorHAnsi" w:hAnsiTheme="minorHAnsi" w:cstheme="minorHAnsi"/>
        </w:rPr>
        <w:t xml:space="preserve">  word was found.</w:t>
      </w:r>
      <w:r w:rsidR="001170A7">
        <w:rPr>
          <w:rFonts w:asciiTheme="minorHAnsi" w:hAnsiTheme="minorHAnsi" w:cstheme="minorHAnsi"/>
        </w:rPr>
        <w:t xml:space="preserve">  Note that this value may be changed after </w:t>
      </w:r>
      <w:proofErr w:type="gramStart"/>
      <w:r w:rsidR="001170A7">
        <w:rPr>
          <w:rFonts w:asciiTheme="minorHAnsi" w:hAnsiTheme="minorHAnsi" w:cstheme="minorHAnsi"/>
        </w:rPr>
        <w:t xml:space="preserve">a  </w:t>
      </w:r>
      <w:r w:rsidR="001170A7" w:rsidRPr="003D56AE">
        <w:rPr>
          <w:rFonts w:ascii="Consolas" w:hAnsi="Consolas" w:cs="Consolas"/>
        </w:rPr>
        <w:t>PAUSE</w:t>
      </w:r>
      <w:proofErr w:type="gramEnd"/>
      <w:r w:rsidR="001170A7">
        <w:rPr>
          <w:rFonts w:asciiTheme="minorHAnsi" w:hAnsiTheme="minorHAnsi" w:cstheme="minorHAnsi"/>
        </w:rPr>
        <w:t xml:space="preserve"> .</w:t>
      </w:r>
    </w:p>
    <w:p w14:paraId="0E5D06C7" w14:textId="77777777" w:rsidR="008A3A3A" w:rsidRDefault="008A3A3A" w:rsidP="008A3A3A">
      <w:pPr>
        <w:pStyle w:val="BodyText"/>
        <w:ind w:left="1440" w:hanging="720"/>
        <w:rPr>
          <w:rFonts w:asciiTheme="minorHAnsi" w:hAnsiTheme="minorHAnsi" w:cstheme="minorHAnsi"/>
        </w:rPr>
      </w:pPr>
      <w:r>
        <w:rPr>
          <w:rFonts w:ascii="Consolas" w:hAnsi="Consolas" w:cs="Consolas"/>
          <w:b/>
        </w:rPr>
        <w:t>IMMEDIATE</w:t>
      </w:r>
      <w:r w:rsidRPr="00E46583">
        <w:rPr>
          <w:rFonts w:ascii="Consolas" w:hAnsi="Consolas" w:cs="Consolas"/>
          <w:b/>
        </w:rPr>
        <w:t xml:space="preserve"> </w:t>
      </w:r>
      <w:r>
        <w:rPr>
          <w:rFonts w:ascii="Consolas" w:hAnsi="Consolas" w:cs="Consolas"/>
        </w:rPr>
        <w:t xml:space="preserve">  </w:t>
      </w:r>
      <w:r>
        <w:rPr>
          <w:rFonts w:asciiTheme="minorHAnsi" w:hAnsiTheme="minorHAnsi" w:cstheme="minorHAnsi"/>
        </w:rPr>
        <w:t xml:space="preserve">is used after semicolon to move the most recently created definition to the </w:t>
      </w:r>
      <w:proofErr w:type="gramStart"/>
      <w:r>
        <w:rPr>
          <w:rFonts w:asciiTheme="minorHAnsi" w:hAnsiTheme="minorHAnsi" w:cstheme="minorHAnsi"/>
        </w:rPr>
        <w:t xml:space="preserve">current  </w:t>
      </w:r>
      <w:r w:rsidRPr="003D56AE">
        <w:rPr>
          <w:rFonts w:ascii="Consolas" w:hAnsi="Consolas" w:cs="Consolas"/>
        </w:rPr>
        <w:t>IMMEDIATE</w:t>
      </w:r>
      <w:proofErr w:type="gramEnd"/>
      <w:r>
        <w:rPr>
          <w:rFonts w:asciiTheme="minorHAnsi" w:hAnsiTheme="minorHAnsi" w:cstheme="minorHAnsi"/>
        </w:rPr>
        <w:t xml:space="preserve">  subvocabulary.</w:t>
      </w:r>
    </w:p>
    <w:p w14:paraId="21D9BF03" w14:textId="77777777" w:rsidR="008A3A3A" w:rsidRPr="008A3A3A" w:rsidRDefault="008A3A3A" w:rsidP="008A3A3A">
      <w:pPr>
        <w:pStyle w:val="BodyText"/>
        <w:ind w:left="1440" w:hanging="720"/>
        <w:rPr>
          <w:rFonts w:asciiTheme="minorHAnsi" w:hAnsiTheme="minorHAnsi" w:cstheme="minorHAnsi"/>
        </w:rPr>
      </w:pPr>
      <w:r>
        <w:rPr>
          <w:rFonts w:ascii="Consolas" w:hAnsi="Consolas" w:cs="Consolas"/>
          <w:b/>
        </w:rPr>
        <w:t>[COMPILE]</w:t>
      </w:r>
      <w:r>
        <w:rPr>
          <w:rFonts w:ascii="Consolas" w:hAnsi="Consolas" w:cs="Consolas"/>
        </w:rPr>
        <w:t xml:space="preserve"> (</w:t>
      </w:r>
      <w:proofErr w:type="gramStart"/>
      <w:r>
        <w:rPr>
          <w:rFonts w:ascii="Consolas" w:hAnsi="Consolas" w:cs="Consolas"/>
        </w:rPr>
        <w:t xml:space="preserve">_)   </w:t>
      </w:r>
      <w:proofErr w:type="gramEnd"/>
      <w:r w:rsidRPr="008A3A3A">
        <w:rPr>
          <w:rFonts w:asciiTheme="minorHAnsi" w:hAnsiTheme="minorHAnsi" w:cstheme="minorHAnsi"/>
        </w:rPr>
        <w:t>compiles a ca</w:t>
      </w:r>
      <w:r>
        <w:rPr>
          <w:rFonts w:asciiTheme="minorHAnsi" w:hAnsiTheme="minorHAnsi" w:cstheme="minorHAnsi"/>
        </w:rPr>
        <w:t xml:space="preserve">ll to the following word even if that word is  </w:t>
      </w:r>
      <w:r w:rsidRPr="003D56AE">
        <w:rPr>
          <w:rFonts w:ascii="Consolas" w:hAnsi="Consolas" w:cs="Consolas"/>
        </w:rPr>
        <w:t>IMMEDIATE</w:t>
      </w:r>
      <w:r>
        <w:rPr>
          <w:rFonts w:asciiTheme="minorHAnsi" w:hAnsiTheme="minorHAnsi" w:cstheme="minorHAnsi"/>
        </w:rPr>
        <w:t xml:space="preserve"> .</w:t>
      </w:r>
    </w:p>
    <w:p w14:paraId="39818AD7" w14:textId="77777777" w:rsidR="008A3A3A" w:rsidRPr="008A3A3A" w:rsidRDefault="008A3A3A" w:rsidP="008A3A3A">
      <w:pPr>
        <w:pStyle w:val="BodyText"/>
        <w:ind w:left="1440" w:hanging="720"/>
        <w:rPr>
          <w:rFonts w:asciiTheme="minorHAnsi" w:hAnsiTheme="minorHAnsi" w:cstheme="minorHAnsi"/>
        </w:rPr>
      </w:pPr>
      <w:r>
        <w:rPr>
          <w:rFonts w:ascii="Consolas" w:hAnsi="Consolas" w:cs="Consolas"/>
          <w:b/>
        </w:rPr>
        <w:t>\</w:t>
      </w:r>
      <w:r>
        <w:rPr>
          <w:rFonts w:ascii="Consolas" w:hAnsi="Consolas" w:cs="Consolas"/>
        </w:rPr>
        <w:t xml:space="preserve"> </w:t>
      </w:r>
      <w:proofErr w:type="gramStart"/>
      <w:r>
        <w:rPr>
          <w:rFonts w:ascii="Consolas" w:hAnsi="Consolas" w:cs="Consolas"/>
        </w:rPr>
        <w:t>( _</w:t>
      </w:r>
      <w:proofErr w:type="gramEnd"/>
      <w:r>
        <w:rPr>
          <w:rFonts w:ascii="Consolas" w:hAnsi="Consolas" w:cs="Consolas"/>
        </w:rPr>
        <w:t xml:space="preserve">)   </w:t>
      </w:r>
      <w:r>
        <w:rPr>
          <w:rFonts w:asciiTheme="minorHAnsi" w:hAnsiTheme="minorHAnsi" w:cstheme="minorHAnsi"/>
        </w:rPr>
        <w:t xml:space="preserve">is shorthand for  </w:t>
      </w:r>
      <w:r w:rsidRPr="003D56AE">
        <w:rPr>
          <w:rFonts w:ascii="Consolas" w:hAnsi="Consolas" w:cs="Consolas"/>
        </w:rPr>
        <w:t>[COMPILE]</w:t>
      </w:r>
      <w:r>
        <w:rPr>
          <w:rFonts w:asciiTheme="minorHAnsi" w:hAnsiTheme="minorHAnsi" w:cstheme="minorHAnsi"/>
        </w:rPr>
        <w:t xml:space="preserve">  .</w:t>
      </w:r>
    </w:p>
    <w:p w14:paraId="39B82F26" w14:textId="77777777" w:rsidR="00763775" w:rsidRPr="00D429B0" w:rsidRDefault="00763775" w:rsidP="00763775">
      <w:pPr>
        <w:pStyle w:val="BodyText"/>
        <w:ind w:left="1440" w:hanging="720"/>
        <w:rPr>
          <w:rFonts w:asciiTheme="minorHAnsi" w:hAnsiTheme="minorHAnsi" w:cstheme="minorHAnsi"/>
        </w:rPr>
      </w:pPr>
      <w:r>
        <w:rPr>
          <w:rFonts w:ascii="Consolas" w:hAnsi="Consolas" w:cs="Consolas"/>
          <w:b/>
        </w:rPr>
        <w:t>LITERAL</w:t>
      </w:r>
      <w:r>
        <w:rPr>
          <w:rFonts w:ascii="Consolas" w:hAnsi="Consolas" w:cs="Consolas"/>
        </w:rPr>
        <w:t xml:space="preserve"> </w:t>
      </w:r>
      <w:proofErr w:type="gramStart"/>
      <w:r>
        <w:rPr>
          <w:rFonts w:ascii="Consolas" w:hAnsi="Consolas" w:cs="Consolas"/>
        </w:rPr>
        <w:t>(</w:t>
      </w:r>
      <w:r w:rsidR="003D56AE">
        <w:rPr>
          <w:rFonts w:ascii="Consolas" w:hAnsi="Consolas" w:cs="Consolas"/>
        </w:rPr>
        <w:t xml:space="preserve"> </w:t>
      </w:r>
      <w:r>
        <w:rPr>
          <w:rFonts w:ascii="Consolas" w:hAnsi="Consolas" w:cs="Consolas"/>
        </w:rPr>
        <w:t>n</w:t>
      </w:r>
      <w:proofErr w:type="gramEnd"/>
      <w:r>
        <w:rPr>
          <w:rFonts w:ascii="Consolas" w:hAnsi="Consolas" w:cs="Consolas"/>
        </w:rPr>
        <w:t xml:space="preserve">)   </w:t>
      </w:r>
      <w:r>
        <w:rPr>
          <w:rFonts w:asciiTheme="minorHAnsi" w:hAnsiTheme="minorHAnsi" w:cstheme="minorHAnsi"/>
        </w:rPr>
        <w:t xml:space="preserve">an  </w:t>
      </w:r>
      <w:r w:rsidRPr="003D56AE">
        <w:rPr>
          <w:rFonts w:ascii="Consolas" w:hAnsi="Consolas" w:cs="Consolas"/>
        </w:rPr>
        <w:t>IMMEDIATE</w:t>
      </w:r>
      <w:r>
        <w:rPr>
          <w:rFonts w:asciiTheme="minorHAnsi" w:hAnsiTheme="minorHAnsi" w:cstheme="minorHAnsi"/>
        </w:rPr>
        <w:t xml:space="preserve">  word that compiles a literal whose value is taken from the compiler's stack.</w:t>
      </w:r>
    </w:p>
    <w:p w14:paraId="4E5F3815" w14:textId="1CA6CA68" w:rsidR="00277E30" w:rsidRPr="00D429B0" w:rsidRDefault="00277E30" w:rsidP="00277E30">
      <w:pPr>
        <w:pStyle w:val="BodyText"/>
        <w:ind w:left="1440" w:hanging="720"/>
        <w:rPr>
          <w:ins w:id="143" w:author="Greg Bailey" w:date="2020-01-26T12:08:00Z"/>
          <w:rFonts w:asciiTheme="minorHAnsi" w:hAnsiTheme="minorHAnsi" w:cstheme="minorHAnsi"/>
        </w:rPr>
      </w:pPr>
      <w:ins w:id="144" w:author="Greg Bailey" w:date="2020-01-26T12:08:00Z">
        <w:r>
          <w:rPr>
            <w:rFonts w:ascii="Consolas" w:hAnsi="Consolas" w:cs="Consolas"/>
            <w:b/>
          </w:rPr>
          <w:t>2LITERAL</w:t>
        </w:r>
        <w:r>
          <w:rPr>
            <w:rFonts w:ascii="Consolas" w:hAnsi="Consolas" w:cs="Consolas"/>
          </w:rPr>
          <w:t xml:space="preserve"> </w:t>
        </w:r>
        <w:proofErr w:type="gramStart"/>
        <w:r>
          <w:rPr>
            <w:rFonts w:ascii="Consolas" w:hAnsi="Consolas" w:cs="Consolas"/>
          </w:rPr>
          <w:t>( d</w:t>
        </w:r>
        <w:proofErr w:type="gramEnd"/>
        <w:r>
          <w:rPr>
            <w:rFonts w:ascii="Consolas" w:hAnsi="Consolas" w:cs="Consolas"/>
          </w:rPr>
          <w:t xml:space="preserve">)   </w:t>
        </w:r>
        <w:r>
          <w:rPr>
            <w:rFonts w:asciiTheme="minorHAnsi" w:hAnsiTheme="minorHAnsi" w:cstheme="minorHAnsi"/>
          </w:rPr>
          <w:t xml:space="preserve">an  </w:t>
        </w:r>
        <w:r w:rsidRPr="003D56AE">
          <w:rPr>
            <w:rFonts w:ascii="Consolas" w:hAnsi="Consolas" w:cs="Consolas"/>
          </w:rPr>
          <w:t>IMMEDIATE</w:t>
        </w:r>
        <w:r>
          <w:rPr>
            <w:rFonts w:asciiTheme="minorHAnsi" w:hAnsiTheme="minorHAnsi" w:cstheme="minorHAnsi"/>
          </w:rPr>
          <w:t xml:space="preserve">  word that compiles a</w:t>
        </w:r>
      </w:ins>
      <w:ins w:id="145" w:author="Greg Bailey" w:date="2020-01-26T12:09:00Z">
        <w:r>
          <w:rPr>
            <w:rFonts w:asciiTheme="minorHAnsi" w:hAnsiTheme="minorHAnsi" w:cstheme="minorHAnsi"/>
          </w:rPr>
          <w:t xml:space="preserve"> double precision</w:t>
        </w:r>
      </w:ins>
      <w:ins w:id="146" w:author="Greg Bailey" w:date="2020-01-26T12:08:00Z">
        <w:r>
          <w:rPr>
            <w:rFonts w:asciiTheme="minorHAnsi" w:hAnsiTheme="minorHAnsi" w:cstheme="minorHAnsi"/>
          </w:rPr>
          <w:t xml:space="preserve"> literal whose value is taken from the compiler's stack.</w:t>
        </w:r>
      </w:ins>
      <w:ins w:id="147" w:author="Greg Bailey" w:date="2020-01-26T12:15:00Z">
        <w:r>
          <w:rPr>
            <w:rFonts w:asciiTheme="minorHAnsi" w:hAnsiTheme="minorHAnsi" w:cstheme="minorHAnsi"/>
          </w:rPr>
          <w:t xml:space="preserve">  As of version 03</w:t>
        </w:r>
      </w:ins>
      <w:ins w:id="148" w:author="Greg Bailey" w:date="2020-01-26T12:16:00Z">
        <w:r>
          <w:rPr>
            <w:rFonts w:asciiTheme="minorHAnsi" w:hAnsiTheme="minorHAnsi" w:cstheme="minorHAnsi"/>
          </w:rPr>
          <w:t>c, double numbers occurring in definitions are compiled as double literals.</w:t>
        </w:r>
      </w:ins>
    </w:p>
    <w:p w14:paraId="69F5A4DC" w14:textId="77777777" w:rsidR="00763775" w:rsidRDefault="00763775" w:rsidP="00763775">
      <w:pPr>
        <w:pStyle w:val="BodyText"/>
        <w:ind w:left="1440" w:hanging="720"/>
        <w:rPr>
          <w:rFonts w:asciiTheme="minorHAnsi" w:hAnsiTheme="minorHAnsi" w:cstheme="minorHAnsi"/>
        </w:rPr>
      </w:pPr>
      <w:r>
        <w:rPr>
          <w:rFonts w:ascii="Consolas" w:hAnsi="Consolas" w:cs="Consolas"/>
          <w:b/>
        </w:rPr>
        <w:t>RECURSIVE</w:t>
      </w:r>
      <w:r w:rsidRPr="00E46583">
        <w:rPr>
          <w:rFonts w:ascii="Consolas" w:hAnsi="Consolas" w:cs="Consolas"/>
          <w:b/>
        </w:rPr>
        <w:t xml:space="preserve"> </w:t>
      </w:r>
      <w:r>
        <w:rPr>
          <w:rFonts w:ascii="Consolas" w:hAnsi="Consolas" w:cs="Consolas"/>
        </w:rPr>
        <w:t xml:space="preserve">  </w:t>
      </w:r>
      <w:r>
        <w:rPr>
          <w:rFonts w:asciiTheme="minorHAnsi" w:hAnsiTheme="minorHAnsi" w:cstheme="minorHAnsi"/>
        </w:rPr>
        <w:t xml:space="preserve">is </w:t>
      </w:r>
      <w:proofErr w:type="gramStart"/>
      <w:r>
        <w:rPr>
          <w:rFonts w:asciiTheme="minorHAnsi" w:hAnsiTheme="minorHAnsi" w:cstheme="minorHAnsi"/>
        </w:rPr>
        <w:t xml:space="preserve">an  </w:t>
      </w:r>
      <w:r w:rsidRPr="003D56AE">
        <w:rPr>
          <w:rFonts w:ascii="Consolas" w:hAnsi="Consolas" w:cs="Consolas"/>
        </w:rPr>
        <w:t>IMMEDIATE</w:t>
      </w:r>
      <w:proofErr w:type="gramEnd"/>
      <w:r>
        <w:rPr>
          <w:rFonts w:asciiTheme="minorHAnsi" w:hAnsiTheme="minorHAnsi" w:cstheme="minorHAnsi"/>
        </w:rPr>
        <w:t xml:space="preserve">  word; used inside a definition to un-smudge the name of that definition so it is findable.</w:t>
      </w:r>
    </w:p>
    <w:p w14:paraId="0FC286E2" w14:textId="77777777" w:rsidR="008A3A3A" w:rsidRPr="00A66CE1" w:rsidRDefault="008A3A3A" w:rsidP="008A3A3A">
      <w:pPr>
        <w:pStyle w:val="BodyText"/>
      </w:pPr>
      <w:r>
        <w:t>The following internal functions are useful when extending the compiler</w:t>
      </w:r>
      <w:r w:rsidR="003D56AE">
        <w:t>; the optimization capability</w:t>
      </w:r>
      <w:r w:rsidR="00EC08BE">
        <w:t xml:space="preserve"> has not proven useful and</w:t>
      </w:r>
      <w:r w:rsidR="003D56AE">
        <w:t xml:space="preserve"> will probably be deprecated soon</w:t>
      </w:r>
      <w:r>
        <w:t>:</w:t>
      </w:r>
    </w:p>
    <w:p w14:paraId="34BD425A" w14:textId="77777777" w:rsidR="003D56AE" w:rsidRDefault="003D56AE" w:rsidP="003D56AE">
      <w:pPr>
        <w:pStyle w:val="BodyText"/>
        <w:ind w:left="1440" w:hanging="720"/>
        <w:rPr>
          <w:rFonts w:asciiTheme="minorHAnsi" w:hAnsiTheme="minorHAnsi" w:cstheme="minorHAnsi"/>
        </w:rPr>
      </w:pPr>
      <w:r w:rsidRPr="00443A3D">
        <w:rPr>
          <w:rFonts w:ascii="Consolas" w:hAnsi="Consolas" w:cs="Consolas"/>
          <w:b/>
        </w:rPr>
        <w:t>uCODE</w:t>
      </w:r>
      <w:r w:rsidRPr="00E46583">
        <w:rPr>
          <w:rFonts w:ascii="Consolas" w:hAnsi="Consolas" w:cs="Consolas"/>
          <w:b/>
        </w:rPr>
        <w:t xml:space="preserve"> </w:t>
      </w:r>
      <w:proofErr w:type="gramStart"/>
      <w:r w:rsidRPr="00E46583">
        <w:rPr>
          <w:rFonts w:ascii="Consolas" w:hAnsi="Consolas" w:cs="Consolas"/>
        </w:rPr>
        <w:t>(</w:t>
      </w:r>
      <w:r>
        <w:rPr>
          <w:rFonts w:ascii="Consolas" w:hAnsi="Consolas" w:cs="Consolas"/>
        </w:rPr>
        <w:t xml:space="preserve"> </w:t>
      </w:r>
      <w:r w:rsidRPr="00E46583">
        <w:rPr>
          <w:rFonts w:ascii="Consolas" w:hAnsi="Consolas" w:cs="Consolas"/>
        </w:rPr>
        <w:t>n</w:t>
      </w:r>
      <w:proofErr w:type="gramEnd"/>
      <w:r w:rsidRPr="00E46583">
        <w:rPr>
          <w:rFonts w:ascii="Consolas" w:hAnsi="Consolas" w:cs="Consolas"/>
        </w:rPr>
        <w:t xml:space="preserve"> _)</w:t>
      </w:r>
      <w:r>
        <w:rPr>
          <w:rFonts w:ascii="Consolas" w:hAnsi="Consolas" w:cs="Consolas"/>
        </w:rPr>
        <w:t xml:space="preserve">  </w:t>
      </w:r>
      <w:r>
        <w:rPr>
          <w:rFonts w:asciiTheme="minorHAnsi" w:hAnsiTheme="minorHAnsi" w:cstheme="minorHAnsi"/>
        </w:rPr>
        <w:t xml:space="preserve">defines a new VM instruction with the value  </w:t>
      </w:r>
      <w:r w:rsidRPr="00443A3D">
        <w:rPr>
          <w:rFonts w:asciiTheme="minorHAnsi" w:hAnsiTheme="minorHAnsi" w:cstheme="minorHAnsi"/>
          <w:i/>
        </w:rPr>
        <w:t xml:space="preserve">n </w:t>
      </w:r>
      <w:r>
        <w:rPr>
          <w:rFonts w:asciiTheme="minorHAnsi" w:hAnsiTheme="minorHAnsi" w:cstheme="minorHAnsi"/>
        </w:rPr>
        <w:t>.  It's visible in the regular compiler so that you may name new instructions if you choose to customize the Virtual Machine.</w:t>
      </w:r>
    </w:p>
    <w:p w14:paraId="5BA73DA7" w14:textId="77777777" w:rsidR="00F25311" w:rsidRDefault="00F25311" w:rsidP="00F25311">
      <w:pPr>
        <w:pStyle w:val="BodyText"/>
        <w:ind w:left="1440" w:hanging="720"/>
        <w:rPr>
          <w:rFonts w:asciiTheme="minorHAnsi" w:hAnsiTheme="minorHAnsi" w:cstheme="minorHAnsi"/>
        </w:rPr>
      </w:pPr>
      <w:r>
        <w:rPr>
          <w:rFonts w:ascii="Consolas" w:hAnsi="Consolas" w:cs="Consolas"/>
          <w:b/>
        </w:rPr>
        <w:t>-COMPILE</w:t>
      </w:r>
      <w:r w:rsidRPr="00E46583">
        <w:rPr>
          <w:rFonts w:ascii="Consolas" w:hAnsi="Consolas" w:cs="Consolas"/>
          <w:b/>
        </w:rPr>
        <w:t xml:space="preserve"> </w:t>
      </w:r>
      <w:r>
        <w:rPr>
          <w:rFonts w:ascii="Consolas" w:hAnsi="Consolas" w:cs="Consolas"/>
        </w:rPr>
        <w:t xml:space="preserve">  </w:t>
      </w:r>
      <w:proofErr w:type="gramStart"/>
      <w:r w:rsidR="008A3A3A">
        <w:rPr>
          <w:rFonts w:asciiTheme="minorHAnsi" w:hAnsiTheme="minorHAnsi" w:cstheme="minorHAnsi"/>
        </w:rPr>
        <w:t>sets</w:t>
      </w:r>
      <w:r w:rsidR="001170A7">
        <w:rPr>
          <w:rFonts w:asciiTheme="minorHAnsi" w:hAnsiTheme="minorHAnsi" w:cstheme="minorHAnsi"/>
        </w:rPr>
        <w:t xml:space="preserve">  </w:t>
      </w:r>
      <w:r w:rsidR="001170A7" w:rsidRPr="003D56AE">
        <w:rPr>
          <w:rFonts w:ascii="Consolas" w:hAnsi="Consolas" w:cs="Consolas"/>
        </w:rPr>
        <w:t>STATE</w:t>
      </w:r>
      <w:proofErr w:type="gramEnd"/>
      <w:r w:rsidR="001170A7">
        <w:rPr>
          <w:rFonts w:asciiTheme="minorHAnsi" w:hAnsiTheme="minorHAnsi" w:cstheme="minorHAnsi"/>
        </w:rPr>
        <w:t xml:space="preserve">  </w:t>
      </w:r>
      <w:r w:rsidR="008A3A3A">
        <w:rPr>
          <w:rFonts w:asciiTheme="minorHAnsi" w:hAnsiTheme="minorHAnsi" w:cstheme="minorHAnsi"/>
        </w:rPr>
        <w:t>to zero</w:t>
      </w:r>
      <w:r>
        <w:rPr>
          <w:rFonts w:asciiTheme="minorHAnsi" w:hAnsiTheme="minorHAnsi" w:cstheme="minorHAnsi"/>
        </w:rPr>
        <w:t>.</w:t>
      </w:r>
    </w:p>
    <w:p w14:paraId="39F50A08" w14:textId="77777777" w:rsidR="008A3A3A" w:rsidRDefault="008A3A3A" w:rsidP="00F25311">
      <w:pPr>
        <w:pStyle w:val="BodyText"/>
        <w:ind w:left="1440" w:hanging="720"/>
        <w:rPr>
          <w:rFonts w:asciiTheme="minorHAnsi" w:hAnsiTheme="minorHAnsi" w:cstheme="minorHAnsi"/>
        </w:rPr>
      </w:pPr>
      <w:proofErr w:type="gramStart"/>
      <w:r>
        <w:rPr>
          <w:rFonts w:ascii="Consolas" w:hAnsi="Consolas" w:cs="Consolas"/>
          <w:b/>
        </w:rPr>
        <w:t>,C</w:t>
      </w:r>
      <w:proofErr w:type="gramEnd"/>
      <w:r>
        <w:rPr>
          <w:rFonts w:ascii="Consolas" w:hAnsi="Consolas" w:cs="Consolas"/>
        </w:rPr>
        <w:t xml:space="preserve">   </w:t>
      </w:r>
      <w:r w:rsidR="00763775" w:rsidRPr="00763775">
        <w:rPr>
          <w:rFonts w:asciiTheme="minorHAnsi" w:hAnsiTheme="minorHAnsi" w:cstheme="minorHAnsi"/>
        </w:rPr>
        <w:t xml:space="preserve">compiles </w:t>
      </w:r>
      <w:r w:rsidR="00763775">
        <w:rPr>
          <w:rFonts w:asciiTheme="minorHAnsi" w:hAnsiTheme="minorHAnsi" w:cstheme="minorHAnsi"/>
        </w:rPr>
        <w:t>a VM instruction and marks it as optimizable.</w:t>
      </w:r>
    </w:p>
    <w:p w14:paraId="088EB0FF" w14:textId="77777777" w:rsidR="003D56AE" w:rsidRPr="003D56AE" w:rsidRDefault="003D56AE" w:rsidP="00F25311">
      <w:pPr>
        <w:pStyle w:val="BodyText"/>
        <w:ind w:left="1440" w:hanging="720"/>
        <w:rPr>
          <w:rFonts w:asciiTheme="minorHAnsi" w:hAnsiTheme="minorHAnsi" w:cstheme="minorHAnsi"/>
        </w:rPr>
      </w:pPr>
      <w:proofErr w:type="gramStart"/>
      <w:r>
        <w:rPr>
          <w:rFonts w:ascii="Consolas" w:hAnsi="Consolas" w:cs="Consolas"/>
          <w:b/>
        </w:rPr>
        <w:t xml:space="preserve">a,   </w:t>
      </w:r>
      <w:proofErr w:type="gramEnd"/>
      <w:r>
        <w:rPr>
          <w:rFonts w:asciiTheme="minorHAnsi" w:hAnsiTheme="minorHAnsi" w:cstheme="minorHAnsi"/>
        </w:rPr>
        <w:t>compiles an address and marks it not optimizable.</w:t>
      </w:r>
    </w:p>
    <w:p w14:paraId="6528E32D" w14:textId="77777777" w:rsidR="00763775" w:rsidRPr="00763775" w:rsidRDefault="00763775" w:rsidP="00763775">
      <w:pPr>
        <w:pStyle w:val="BodyText"/>
        <w:ind w:left="1440" w:hanging="720"/>
        <w:rPr>
          <w:rFonts w:asciiTheme="minorHAnsi" w:hAnsiTheme="minorHAnsi" w:cstheme="minorHAnsi"/>
        </w:rPr>
      </w:pPr>
      <w:r>
        <w:rPr>
          <w:rFonts w:ascii="Consolas" w:hAnsi="Consolas" w:cs="Consolas"/>
          <w:b/>
        </w:rPr>
        <w:t>-CODE</w:t>
      </w:r>
      <w:r>
        <w:rPr>
          <w:rFonts w:ascii="Consolas" w:hAnsi="Consolas" w:cs="Consolas"/>
        </w:rPr>
        <w:t xml:space="preserve">   </w:t>
      </w:r>
      <w:r>
        <w:rPr>
          <w:rFonts w:asciiTheme="minorHAnsi" w:hAnsiTheme="minorHAnsi" w:cstheme="minorHAnsi"/>
        </w:rPr>
        <w:t>indicates that there is no optimizable instruction.</w:t>
      </w:r>
    </w:p>
    <w:p w14:paraId="6CA02C8E" w14:textId="77777777" w:rsidR="00763775" w:rsidRPr="00763775" w:rsidRDefault="00763775" w:rsidP="00763775">
      <w:pPr>
        <w:pStyle w:val="BodyText"/>
        <w:ind w:left="1440" w:hanging="720"/>
        <w:rPr>
          <w:rFonts w:asciiTheme="minorHAnsi" w:hAnsiTheme="minorHAnsi" w:cstheme="minorHAnsi"/>
        </w:rPr>
      </w:pPr>
      <w:r>
        <w:rPr>
          <w:rFonts w:ascii="Consolas" w:hAnsi="Consolas" w:cs="Consolas"/>
          <w:b/>
        </w:rPr>
        <w:t>\\</w:t>
      </w:r>
      <w:r>
        <w:rPr>
          <w:rFonts w:ascii="Consolas" w:hAnsi="Consolas" w:cs="Consolas"/>
        </w:rPr>
        <w:t xml:space="preserve">   </w:t>
      </w:r>
      <w:r>
        <w:rPr>
          <w:rFonts w:asciiTheme="minorHAnsi" w:hAnsiTheme="minorHAnsi" w:cstheme="minorHAnsi"/>
        </w:rPr>
        <w:t xml:space="preserve">is shorthand </w:t>
      </w:r>
      <w:proofErr w:type="gramStart"/>
      <w:r>
        <w:rPr>
          <w:rFonts w:asciiTheme="minorHAnsi" w:hAnsiTheme="minorHAnsi" w:cstheme="minorHAnsi"/>
        </w:rPr>
        <w:t>for  -</w:t>
      </w:r>
      <w:proofErr w:type="gramEnd"/>
      <w:r w:rsidRPr="003D56AE">
        <w:rPr>
          <w:rFonts w:ascii="Consolas" w:hAnsi="Consolas" w:cs="Consolas"/>
        </w:rPr>
        <w:t>CODE</w:t>
      </w:r>
      <w:r>
        <w:rPr>
          <w:rFonts w:asciiTheme="minorHAnsi" w:hAnsiTheme="minorHAnsi" w:cstheme="minorHAnsi"/>
        </w:rPr>
        <w:t xml:space="preserve"> .</w:t>
      </w:r>
    </w:p>
    <w:p w14:paraId="57DA436A" w14:textId="49E7C935" w:rsidR="00A66CE1" w:rsidRPr="00A66CE1" w:rsidDel="00277E30" w:rsidRDefault="001170A7" w:rsidP="00A66CE1">
      <w:pPr>
        <w:pStyle w:val="BodyText"/>
        <w:rPr>
          <w:del w:id="149" w:author="Greg Bailey" w:date="2020-01-26T12:09:00Z"/>
        </w:rPr>
      </w:pPr>
      <w:del w:id="150" w:author="Greg Bailey" w:date="2020-01-26T12:09:00Z">
        <w:r w:rsidDel="00277E30">
          <w:delText xml:space="preserve">Functions present on some polyFORTH systems but omitted here:  </w:delText>
        </w:r>
        <w:r w:rsidR="00C105B9" w:rsidRPr="00C105B9" w:rsidDel="00277E30">
          <w:rPr>
            <w:rFonts w:ascii="Consolas" w:hAnsi="Consolas" w:cs="Consolas"/>
            <w:b/>
          </w:rPr>
          <w:delText>2LITERAL</w:delText>
        </w:r>
        <w:bookmarkStart w:id="151" w:name="_Toc30939610"/>
        <w:bookmarkStart w:id="152" w:name="_Toc119166845"/>
        <w:bookmarkEnd w:id="151"/>
        <w:bookmarkEnd w:id="152"/>
      </w:del>
    </w:p>
    <w:p w14:paraId="6B590ED9" w14:textId="77777777" w:rsidR="0000225B" w:rsidRDefault="0000225B" w:rsidP="0000225B">
      <w:pPr>
        <w:pStyle w:val="Heading3"/>
      </w:pPr>
      <w:bookmarkStart w:id="153" w:name="_Toc119166846"/>
      <w:r>
        <w:t>Missing Interpretables</w:t>
      </w:r>
      <w:bookmarkEnd w:id="153"/>
    </w:p>
    <w:p w14:paraId="529B96C3" w14:textId="77777777" w:rsidR="0000225B" w:rsidRPr="0000225B" w:rsidRDefault="00EC08BE" w:rsidP="0000225B">
      <w:pPr>
        <w:pStyle w:val="BodyText"/>
      </w:pPr>
      <w:r>
        <w:t>In this release, t</w:t>
      </w:r>
      <w:r w:rsidR="0000225B">
        <w:t>he following primitives are only available in compilation forms</w:t>
      </w:r>
      <w:r>
        <w:t>.</w:t>
      </w:r>
    </w:p>
    <w:p w14:paraId="35F3A177" w14:textId="77777777" w:rsidR="00AD24F9" w:rsidRDefault="0000225B" w:rsidP="00AD24F9">
      <w:pPr>
        <w:pStyle w:val="BodyText"/>
        <w:ind w:firstLine="720"/>
        <w:rPr>
          <w:rFonts w:ascii="Consolas" w:hAnsi="Consolas" w:cs="Consolas"/>
          <w:b/>
        </w:rPr>
      </w:pPr>
      <w:r w:rsidRPr="000D603C">
        <w:rPr>
          <w:rFonts w:ascii="Consolas" w:hAnsi="Consolas" w:cs="Consolas"/>
          <w:b/>
        </w:rPr>
        <w:t>2+</w:t>
      </w:r>
      <w:r w:rsidR="00715AB9" w:rsidRPr="000D603C">
        <w:rPr>
          <w:rFonts w:ascii="Consolas" w:hAnsi="Consolas" w:cs="Consolas"/>
          <w:b/>
        </w:rPr>
        <w:tab/>
      </w:r>
      <w:r w:rsidR="00715AB9" w:rsidRPr="000D603C">
        <w:rPr>
          <w:rFonts w:ascii="Consolas" w:hAnsi="Consolas" w:cs="Consolas"/>
          <w:b/>
        </w:rPr>
        <w:tab/>
      </w:r>
      <w:r w:rsidRPr="000D603C">
        <w:rPr>
          <w:rFonts w:ascii="Consolas" w:hAnsi="Consolas" w:cs="Consolas"/>
          <w:b/>
        </w:rPr>
        <w:t>2-</w:t>
      </w:r>
      <w:r w:rsidR="00715AB9" w:rsidRPr="000D603C">
        <w:rPr>
          <w:rFonts w:ascii="Consolas" w:hAnsi="Consolas" w:cs="Consolas"/>
          <w:b/>
        </w:rPr>
        <w:tab/>
      </w:r>
      <w:r w:rsidR="00715AB9" w:rsidRPr="000D603C">
        <w:rPr>
          <w:rFonts w:ascii="Consolas" w:hAnsi="Consolas" w:cs="Consolas"/>
          <w:b/>
        </w:rPr>
        <w:tab/>
      </w:r>
      <w:r w:rsidRPr="000D603C">
        <w:rPr>
          <w:rFonts w:ascii="Consolas" w:hAnsi="Consolas" w:cs="Consolas"/>
          <w:b/>
        </w:rPr>
        <w:t>EXECUTE</w:t>
      </w:r>
      <w:r w:rsidR="00715AB9" w:rsidRPr="000D603C">
        <w:rPr>
          <w:rFonts w:ascii="Consolas" w:hAnsi="Consolas" w:cs="Consolas"/>
          <w:b/>
        </w:rPr>
        <w:tab/>
        <w:t>BYTE</w:t>
      </w:r>
    </w:p>
    <w:p w14:paraId="5E8617EA" w14:textId="77777777" w:rsidR="00AD24F9" w:rsidRDefault="00AD24F9" w:rsidP="00AD24F9">
      <w:pPr>
        <w:pStyle w:val="BodyText"/>
      </w:pPr>
      <w:r>
        <w:br w:type="page"/>
      </w:r>
    </w:p>
    <w:p w14:paraId="59504300" w14:textId="77777777" w:rsidR="009938BE" w:rsidRDefault="009938BE" w:rsidP="0012050D">
      <w:pPr>
        <w:pStyle w:val="Heading2"/>
      </w:pPr>
      <w:bookmarkStart w:id="154" w:name="_Toc119166847"/>
      <w:r>
        <w:lastRenderedPageBreak/>
        <w:t>Using the Multiprogrammer</w:t>
      </w:r>
      <w:bookmarkEnd w:id="154"/>
    </w:p>
    <w:p w14:paraId="77272C6A" w14:textId="77777777" w:rsidR="00EC08BE" w:rsidRPr="00EC08BE" w:rsidRDefault="00EC08BE" w:rsidP="00EC08BE">
      <w:pPr>
        <w:pStyle w:val="BodyText"/>
      </w:pPr>
      <w:r>
        <w:t>One generic polyFORTH word is not described in the Reference Manual:</w:t>
      </w:r>
    </w:p>
    <w:p w14:paraId="34DFE169" w14:textId="77777777" w:rsidR="003D56AE" w:rsidRDefault="003D56AE" w:rsidP="003D56AE">
      <w:pPr>
        <w:pStyle w:val="BodyText"/>
        <w:ind w:left="1440" w:hanging="720"/>
        <w:rPr>
          <w:rFonts w:asciiTheme="minorHAnsi" w:hAnsiTheme="minorHAnsi" w:cstheme="minorHAnsi"/>
        </w:rPr>
      </w:pPr>
      <w:r>
        <w:rPr>
          <w:rFonts w:ascii="Consolas" w:hAnsi="Consolas" w:cs="Consolas"/>
          <w:b/>
        </w:rPr>
        <w:t>GRAB</w:t>
      </w:r>
      <w:r w:rsidRPr="00E46583">
        <w:rPr>
          <w:rFonts w:ascii="Consolas" w:hAnsi="Consolas" w:cs="Consolas"/>
          <w:b/>
        </w:rPr>
        <w:t xml:space="preserve"> </w:t>
      </w:r>
      <w:proofErr w:type="gramStart"/>
      <w:r w:rsidRPr="00E46583">
        <w:rPr>
          <w:rFonts w:ascii="Consolas" w:hAnsi="Consolas" w:cs="Consolas"/>
        </w:rPr>
        <w:t>(</w:t>
      </w:r>
      <w:r>
        <w:rPr>
          <w:rFonts w:ascii="Consolas" w:hAnsi="Consolas" w:cs="Consolas"/>
        </w:rPr>
        <w:t xml:space="preserve"> a</w:t>
      </w:r>
      <w:proofErr w:type="gramEnd"/>
      <w:r w:rsidRPr="00E46583">
        <w:rPr>
          <w:rFonts w:ascii="Consolas" w:hAnsi="Consolas" w:cs="Consolas"/>
        </w:rPr>
        <w:t>)</w:t>
      </w:r>
      <w:r>
        <w:rPr>
          <w:rFonts w:ascii="Consolas" w:hAnsi="Consolas" w:cs="Consolas"/>
        </w:rPr>
        <w:t xml:space="preserve">  </w:t>
      </w:r>
      <w:r>
        <w:rPr>
          <w:rFonts w:asciiTheme="minorHAnsi" w:hAnsiTheme="minorHAnsi" w:cstheme="minorHAnsi"/>
        </w:rPr>
        <w:t xml:space="preserve">behaves identically with  </w:t>
      </w:r>
      <w:r w:rsidRPr="003D56AE">
        <w:rPr>
          <w:rFonts w:ascii="Consolas" w:hAnsi="Consolas" w:cs="Consolas"/>
        </w:rPr>
        <w:t>GET</w:t>
      </w:r>
      <w:r>
        <w:rPr>
          <w:rFonts w:asciiTheme="minorHAnsi" w:hAnsiTheme="minorHAnsi" w:cstheme="minorHAnsi"/>
        </w:rPr>
        <w:t xml:space="preserve">  except that it lacks the initial  </w:t>
      </w:r>
      <w:r w:rsidRPr="003D56AE">
        <w:rPr>
          <w:rFonts w:ascii="Consolas" w:hAnsi="Consolas" w:cs="Consolas"/>
        </w:rPr>
        <w:t>PAUSE</w:t>
      </w:r>
      <w:r>
        <w:rPr>
          <w:rFonts w:asciiTheme="minorHAnsi" w:hAnsiTheme="minorHAnsi" w:cstheme="minorHAnsi"/>
        </w:rPr>
        <w:t xml:space="preserve">  .</w:t>
      </w:r>
    </w:p>
    <w:p w14:paraId="0BD73936" w14:textId="77777777" w:rsidR="00E452D4" w:rsidRDefault="00E452D4" w:rsidP="009938BE">
      <w:pPr>
        <w:pStyle w:val="Heading3"/>
      </w:pPr>
      <w:bookmarkStart w:id="155" w:name="_Toc119166848"/>
      <w:r>
        <w:t>The USER Area</w:t>
      </w:r>
      <w:bookmarkEnd w:id="155"/>
    </w:p>
    <w:p w14:paraId="5ABA8BB5" w14:textId="77777777" w:rsidR="00E452D4" w:rsidRDefault="00EC08BE" w:rsidP="00E452D4">
      <w:pPr>
        <w:pStyle w:val="BodyText"/>
      </w:pPr>
      <w:r>
        <w:t xml:space="preserve">The </w:t>
      </w:r>
      <w:r w:rsidRPr="008666F4">
        <w:rPr>
          <w:rFonts w:ascii="Consolas" w:hAnsi="Consolas" w:cs="Consolas"/>
        </w:rPr>
        <w:t>USER</w:t>
      </w:r>
      <w:r>
        <w:t xml:space="preserve"> area is allocated in a different order than that shown in the Reference Manual (see the nucleus source), but the meanings and usages are the same, with the following exceptions:</w:t>
      </w:r>
    </w:p>
    <w:p w14:paraId="418E7658" w14:textId="77777777" w:rsidR="00EC08BE" w:rsidRDefault="00EC08BE" w:rsidP="00EC08BE">
      <w:pPr>
        <w:pStyle w:val="BodyText"/>
        <w:spacing w:after="0"/>
        <w:ind w:left="1440" w:hanging="720"/>
        <w:rPr>
          <w:rFonts w:asciiTheme="minorHAnsi" w:hAnsiTheme="minorHAnsi" w:cstheme="minorHAnsi"/>
        </w:rPr>
      </w:pPr>
      <w:r>
        <w:rPr>
          <w:rFonts w:ascii="Consolas" w:hAnsi="Consolas" w:cs="Consolas"/>
          <w:b/>
        </w:rPr>
        <w:t>S0</w:t>
      </w:r>
      <w:r>
        <w:rPr>
          <w:rFonts w:ascii="Consolas" w:hAnsi="Consolas" w:cs="Consolas"/>
          <w:b/>
        </w:rPr>
        <w:tab/>
      </w:r>
      <w:r>
        <w:rPr>
          <w:rFonts w:ascii="Consolas" w:hAnsi="Consolas" w:cs="Consolas"/>
          <w:b/>
        </w:rPr>
        <w:tab/>
      </w:r>
      <w:r>
        <w:rPr>
          <w:rFonts w:asciiTheme="minorHAnsi" w:hAnsiTheme="minorHAnsi" w:cstheme="minorHAnsi"/>
        </w:rPr>
        <w:t xml:space="preserve">The </w:t>
      </w:r>
      <w:r w:rsidRPr="00444371">
        <w:rPr>
          <w:rFonts w:ascii="Consolas" w:hAnsi="Consolas" w:cs="Consolas"/>
        </w:rPr>
        <w:t>TIB</w:t>
      </w:r>
      <w:r>
        <w:rPr>
          <w:rFonts w:asciiTheme="minorHAnsi" w:hAnsiTheme="minorHAnsi" w:cstheme="minorHAnsi"/>
        </w:rPr>
        <w:t xml:space="preserve"> occurs two cells above the address in </w:t>
      </w:r>
      <w:r w:rsidRPr="00444371">
        <w:rPr>
          <w:rFonts w:ascii="Consolas" w:hAnsi="Consolas" w:cs="Consolas"/>
        </w:rPr>
        <w:t>S0</w:t>
      </w:r>
      <w:r>
        <w:rPr>
          <w:rFonts w:asciiTheme="minorHAnsi" w:hAnsiTheme="minorHAnsi" w:cstheme="minorHAnsi"/>
        </w:rPr>
        <w:t>.</w:t>
      </w:r>
    </w:p>
    <w:p w14:paraId="115EF4C6" w14:textId="77777777" w:rsidR="00EC08BE" w:rsidRDefault="00EC08BE" w:rsidP="00EC08BE">
      <w:pPr>
        <w:pStyle w:val="BodyText"/>
        <w:spacing w:after="0"/>
        <w:ind w:left="1440" w:hanging="720"/>
        <w:rPr>
          <w:rFonts w:asciiTheme="minorHAnsi" w:hAnsiTheme="minorHAnsi" w:cstheme="minorHAnsi"/>
        </w:rPr>
      </w:pPr>
      <w:r>
        <w:rPr>
          <w:rFonts w:ascii="Consolas" w:hAnsi="Consolas" w:cs="Consolas"/>
          <w:b/>
        </w:rPr>
        <w:t>'EMIT</w:t>
      </w:r>
      <w:r>
        <w:rPr>
          <w:rFonts w:ascii="Consolas" w:hAnsi="Consolas" w:cs="Consolas"/>
          <w:b/>
        </w:rPr>
        <w:tab/>
      </w:r>
      <w:r>
        <w:rPr>
          <w:rFonts w:ascii="Consolas" w:hAnsi="Consolas" w:cs="Consolas"/>
          <w:b/>
        </w:rPr>
        <w:tab/>
      </w:r>
      <w:proofErr w:type="gramStart"/>
      <w:r>
        <w:rPr>
          <w:rFonts w:asciiTheme="minorHAnsi" w:hAnsiTheme="minorHAnsi" w:cstheme="minorHAnsi"/>
        </w:rPr>
        <w:t xml:space="preserve">The  </w:t>
      </w:r>
      <w:r w:rsidRPr="00444371">
        <w:rPr>
          <w:rFonts w:ascii="Consolas" w:hAnsi="Consolas" w:cs="Consolas"/>
        </w:rPr>
        <w:t>EMIT</w:t>
      </w:r>
      <w:proofErr w:type="gramEnd"/>
      <w:r>
        <w:rPr>
          <w:rFonts w:asciiTheme="minorHAnsi" w:hAnsiTheme="minorHAnsi" w:cstheme="minorHAnsi"/>
        </w:rPr>
        <w:t xml:space="preserve">  function is vectored on this system.</w:t>
      </w:r>
    </w:p>
    <w:p w14:paraId="02E10B80" w14:textId="77777777" w:rsidR="00EC08BE" w:rsidRDefault="00294F9E" w:rsidP="00294F9E">
      <w:pPr>
        <w:pStyle w:val="BodyText"/>
        <w:spacing w:after="0"/>
        <w:ind w:left="2160" w:hanging="1440"/>
        <w:rPr>
          <w:rFonts w:asciiTheme="minorHAnsi" w:hAnsiTheme="minorHAnsi" w:cstheme="minorHAnsi"/>
        </w:rPr>
      </w:pPr>
      <w:r>
        <w:rPr>
          <w:rFonts w:ascii="Consolas" w:hAnsi="Consolas" w:cs="Consolas"/>
          <w:b/>
        </w:rPr>
        <w:t>'KEY</w:t>
      </w:r>
      <w:r>
        <w:rPr>
          <w:rFonts w:ascii="Consolas" w:hAnsi="Consolas" w:cs="Consolas"/>
          <w:b/>
        </w:rPr>
        <w:tab/>
      </w:r>
      <w:proofErr w:type="gramStart"/>
      <w:r w:rsidR="00EC08BE">
        <w:rPr>
          <w:rFonts w:asciiTheme="minorHAnsi" w:hAnsiTheme="minorHAnsi" w:cstheme="minorHAnsi"/>
        </w:rPr>
        <w:t xml:space="preserve">The  </w:t>
      </w:r>
      <w:r w:rsidR="00EC08BE" w:rsidRPr="00444371">
        <w:rPr>
          <w:rFonts w:ascii="Consolas" w:hAnsi="Consolas" w:cs="Consolas"/>
        </w:rPr>
        <w:t>KEY</w:t>
      </w:r>
      <w:proofErr w:type="gramEnd"/>
      <w:r w:rsidR="00EC08BE">
        <w:rPr>
          <w:rFonts w:asciiTheme="minorHAnsi" w:hAnsiTheme="minorHAnsi" w:cstheme="minorHAnsi"/>
        </w:rPr>
        <w:t xml:space="preserve">  function is vectored on this system.  The use </w:t>
      </w:r>
      <w:proofErr w:type="gramStart"/>
      <w:r w:rsidR="00EC08BE">
        <w:rPr>
          <w:rFonts w:asciiTheme="minorHAnsi" w:hAnsiTheme="minorHAnsi" w:cstheme="minorHAnsi"/>
        </w:rPr>
        <w:t xml:space="preserve">of  </w:t>
      </w:r>
      <w:r w:rsidR="00EC08BE" w:rsidRPr="00444371">
        <w:rPr>
          <w:rFonts w:ascii="Consolas" w:hAnsi="Consolas" w:cs="Consolas"/>
        </w:rPr>
        <w:t>'</w:t>
      </w:r>
      <w:proofErr w:type="gramEnd"/>
      <w:r w:rsidR="00EC08BE" w:rsidRPr="00444371">
        <w:rPr>
          <w:rFonts w:ascii="Consolas" w:hAnsi="Consolas" w:cs="Consolas"/>
        </w:rPr>
        <w:t>KEY</w:t>
      </w:r>
      <w:r w:rsidR="00EC08BE">
        <w:rPr>
          <w:rFonts w:asciiTheme="minorHAnsi" w:hAnsiTheme="minorHAnsi" w:cstheme="minorHAnsi"/>
        </w:rPr>
        <w:t xml:space="preserve">  to hold a datum was deprecated years ago.</w:t>
      </w:r>
    </w:p>
    <w:p w14:paraId="0E82F07D" w14:textId="77777777" w:rsidR="00EC08BE" w:rsidRDefault="00EC08BE" w:rsidP="00EC08BE">
      <w:pPr>
        <w:pStyle w:val="BodyText"/>
        <w:spacing w:after="0"/>
        <w:ind w:left="1440" w:hanging="720"/>
        <w:rPr>
          <w:rFonts w:asciiTheme="minorHAnsi" w:hAnsiTheme="minorHAnsi" w:cstheme="minorHAnsi"/>
        </w:rPr>
      </w:pPr>
      <w:r>
        <w:rPr>
          <w:rFonts w:ascii="Consolas" w:hAnsi="Consolas" w:cs="Consolas"/>
          <w:b/>
        </w:rPr>
        <w:t>2OFFSET</w:t>
      </w:r>
      <w:r>
        <w:rPr>
          <w:rFonts w:ascii="Consolas" w:hAnsi="Consolas" w:cs="Consolas"/>
          <w:b/>
        </w:rPr>
        <w:tab/>
      </w:r>
      <w:r w:rsidR="00F13406">
        <w:rPr>
          <w:rFonts w:asciiTheme="minorHAnsi" w:hAnsiTheme="minorHAnsi" w:cstheme="minorHAnsi"/>
        </w:rPr>
        <w:t>N</w:t>
      </w:r>
      <w:r>
        <w:rPr>
          <w:rFonts w:asciiTheme="minorHAnsi" w:hAnsiTheme="minorHAnsi" w:cstheme="minorHAnsi"/>
        </w:rPr>
        <w:t xml:space="preserve">ames the cell </w:t>
      </w:r>
      <w:proofErr w:type="gramStart"/>
      <w:r>
        <w:rPr>
          <w:rFonts w:asciiTheme="minorHAnsi" w:hAnsiTheme="minorHAnsi" w:cstheme="minorHAnsi"/>
        </w:rPr>
        <w:t xml:space="preserve">preceding  </w:t>
      </w:r>
      <w:r w:rsidRPr="00444371">
        <w:rPr>
          <w:rFonts w:ascii="Consolas" w:hAnsi="Consolas" w:cs="Consolas"/>
        </w:rPr>
        <w:t>OFFSET</w:t>
      </w:r>
      <w:proofErr w:type="gramEnd"/>
      <w:r>
        <w:rPr>
          <w:rFonts w:asciiTheme="minorHAnsi" w:hAnsiTheme="minorHAnsi" w:cstheme="minorHAnsi"/>
        </w:rPr>
        <w:t xml:space="preserve">  for 32-bit block numbering.</w:t>
      </w:r>
    </w:p>
    <w:p w14:paraId="5050ADB9" w14:textId="77777777" w:rsidR="00EC08BE" w:rsidRDefault="00EC08BE" w:rsidP="00EC08BE">
      <w:pPr>
        <w:pStyle w:val="BodyText"/>
        <w:spacing w:after="0"/>
        <w:ind w:left="1440" w:hanging="720"/>
        <w:rPr>
          <w:rFonts w:asciiTheme="minorHAnsi" w:hAnsiTheme="minorHAnsi" w:cstheme="minorHAnsi"/>
        </w:rPr>
      </w:pPr>
      <w:r>
        <w:rPr>
          <w:rFonts w:ascii="Consolas" w:hAnsi="Consolas" w:cs="Consolas"/>
          <w:b/>
        </w:rPr>
        <w:t>CONTEXT</w:t>
      </w:r>
      <w:r>
        <w:rPr>
          <w:rFonts w:ascii="Consolas" w:hAnsi="Consolas" w:cs="Consolas"/>
          <w:b/>
        </w:rPr>
        <w:tab/>
      </w:r>
      <w:r w:rsidR="00F13406">
        <w:rPr>
          <w:rFonts w:asciiTheme="minorHAnsi" w:hAnsiTheme="minorHAnsi" w:cstheme="minorHAnsi"/>
        </w:rPr>
        <w:t>F</w:t>
      </w:r>
      <w:r>
        <w:rPr>
          <w:rFonts w:asciiTheme="minorHAnsi" w:hAnsiTheme="minorHAnsi" w:cstheme="minorHAnsi"/>
        </w:rPr>
        <w:t>ollowed by 16 cells, not 8.</w:t>
      </w:r>
    </w:p>
    <w:p w14:paraId="42257989" w14:textId="77777777" w:rsidR="00F13406" w:rsidRDefault="00F13406" w:rsidP="00F13406">
      <w:pPr>
        <w:pStyle w:val="BodyText"/>
        <w:spacing w:after="0"/>
        <w:ind w:left="1440" w:hanging="720"/>
        <w:rPr>
          <w:rFonts w:asciiTheme="minorHAnsi" w:hAnsiTheme="minorHAnsi" w:cstheme="minorHAnsi"/>
        </w:rPr>
      </w:pPr>
      <w:r>
        <w:rPr>
          <w:rFonts w:ascii="Consolas" w:hAnsi="Consolas" w:cs="Consolas"/>
          <w:b/>
        </w:rPr>
        <w:t>STATE</w:t>
      </w:r>
      <w:r w:rsidR="00EC08BE">
        <w:rPr>
          <w:rFonts w:ascii="Consolas" w:hAnsi="Consolas" w:cs="Consolas"/>
          <w:b/>
        </w:rPr>
        <w:tab/>
      </w:r>
      <w:r w:rsidR="00EC08BE">
        <w:rPr>
          <w:rFonts w:ascii="Consolas" w:hAnsi="Consolas" w:cs="Consolas"/>
          <w:b/>
        </w:rPr>
        <w:tab/>
      </w:r>
      <w:r>
        <w:rPr>
          <w:rFonts w:asciiTheme="minorHAnsi" w:hAnsiTheme="minorHAnsi" w:cstheme="minorHAnsi"/>
        </w:rPr>
        <w:t>A compiler variable; 1 when compiling, 0 when interpreting</w:t>
      </w:r>
      <w:r w:rsidR="00EC08BE">
        <w:rPr>
          <w:rFonts w:asciiTheme="minorHAnsi" w:hAnsiTheme="minorHAnsi" w:cstheme="minorHAnsi"/>
        </w:rPr>
        <w:t>.</w:t>
      </w:r>
    </w:p>
    <w:p w14:paraId="32B442C1" w14:textId="77777777" w:rsidR="00EC08BE" w:rsidRDefault="00F13406" w:rsidP="00EC08BE">
      <w:pPr>
        <w:pStyle w:val="BodyText"/>
        <w:spacing w:after="0"/>
        <w:ind w:left="1440" w:hanging="720"/>
        <w:rPr>
          <w:rFonts w:asciiTheme="minorHAnsi" w:hAnsiTheme="minorHAnsi" w:cstheme="minorHAnsi"/>
        </w:rPr>
      </w:pPr>
      <w:proofErr w:type="gramStart"/>
      <w:r>
        <w:rPr>
          <w:rFonts w:ascii="Consolas" w:hAnsi="Consolas" w:cs="Consolas"/>
          <w:b/>
        </w:rPr>
        <w:t>?CODE</w:t>
      </w:r>
      <w:proofErr w:type="gramEnd"/>
      <w:r w:rsidR="00EC08BE">
        <w:rPr>
          <w:rFonts w:ascii="Consolas" w:hAnsi="Consolas" w:cs="Consolas"/>
          <w:b/>
        </w:rPr>
        <w:tab/>
      </w:r>
      <w:r w:rsidR="00EC08BE">
        <w:rPr>
          <w:rFonts w:ascii="Consolas" w:hAnsi="Consolas" w:cs="Consolas"/>
          <w:b/>
        </w:rPr>
        <w:tab/>
      </w:r>
      <w:r>
        <w:rPr>
          <w:rFonts w:asciiTheme="minorHAnsi" w:hAnsiTheme="minorHAnsi" w:cstheme="minorHAnsi"/>
        </w:rPr>
        <w:t>A compiler variable used by the optimizer</w:t>
      </w:r>
      <w:r w:rsidR="00EC08BE">
        <w:rPr>
          <w:rFonts w:asciiTheme="minorHAnsi" w:hAnsiTheme="minorHAnsi" w:cstheme="minorHAnsi"/>
        </w:rPr>
        <w:t>.</w:t>
      </w:r>
    </w:p>
    <w:p w14:paraId="4871B29D" w14:textId="77777777" w:rsidR="00EC08BE" w:rsidRDefault="00F13406" w:rsidP="00EC08BE">
      <w:pPr>
        <w:pStyle w:val="BodyText"/>
        <w:spacing w:after="0"/>
        <w:ind w:left="1440" w:hanging="720"/>
        <w:rPr>
          <w:rFonts w:asciiTheme="minorHAnsi" w:hAnsiTheme="minorHAnsi" w:cstheme="minorHAnsi"/>
        </w:rPr>
      </w:pPr>
      <w:r>
        <w:rPr>
          <w:rFonts w:ascii="Consolas" w:hAnsi="Consolas" w:cs="Consolas"/>
          <w:b/>
        </w:rPr>
        <w:t>(SCR)</w:t>
      </w:r>
      <w:r w:rsidR="00EC08BE">
        <w:rPr>
          <w:rFonts w:ascii="Consolas" w:hAnsi="Consolas" w:cs="Consolas"/>
          <w:b/>
        </w:rPr>
        <w:tab/>
      </w:r>
      <w:r w:rsidR="00EC08BE">
        <w:rPr>
          <w:rFonts w:ascii="Consolas" w:hAnsi="Consolas" w:cs="Consolas"/>
          <w:b/>
        </w:rPr>
        <w:tab/>
      </w:r>
      <w:proofErr w:type="gramStart"/>
      <w:r>
        <w:rPr>
          <w:rFonts w:asciiTheme="minorHAnsi" w:hAnsiTheme="minorHAnsi" w:cstheme="minorHAnsi"/>
        </w:rPr>
        <w:t xml:space="preserve">Saves  </w:t>
      </w:r>
      <w:r w:rsidRPr="00444371">
        <w:rPr>
          <w:rFonts w:ascii="Consolas" w:hAnsi="Consolas" w:cs="Consolas"/>
        </w:rPr>
        <w:t>SCR</w:t>
      </w:r>
      <w:proofErr w:type="gramEnd"/>
      <w:r>
        <w:rPr>
          <w:rFonts w:asciiTheme="minorHAnsi" w:hAnsiTheme="minorHAnsi" w:cstheme="minorHAnsi"/>
        </w:rPr>
        <w:t xml:space="preserve">  and  </w:t>
      </w:r>
      <w:r w:rsidRPr="00444371">
        <w:rPr>
          <w:rFonts w:ascii="Consolas" w:hAnsi="Consolas" w:cs="Consolas"/>
        </w:rPr>
        <w:t>CHR</w:t>
      </w:r>
      <w:r>
        <w:rPr>
          <w:rFonts w:asciiTheme="minorHAnsi" w:hAnsiTheme="minorHAnsi" w:cstheme="minorHAnsi"/>
        </w:rPr>
        <w:t xml:space="preserve">  for the "other" block active in the  </w:t>
      </w:r>
      <w:r w:rsidRPr="00444371">
        <w:rPr>
          <w:rFonts w:ascii="Consolas" w:hAnsi="Consolas" w:cs="Consolas"/>
        </w:rPr>
        <w:t>EDITOR</w:t>
      </w:r>
      <w:r>
        <w:rPr>
          <w:rFonts w:asciiTheme="minorHAnsi" w:hAnsiTheme="minorHAnsi" w:cstheme="minorHAnsi"/>
        </w:rPr>
        <w:t xml:space="preserve">  </w:t>
      </w:r>
      <w:r w:rsidR="00EC08BE">
        <w:rPr>
          <w:rFonts w:asciiTheme="minorHAnsi" w:hAnsiTheme="minorHAnsi" w:cstheme="minorHAnsi"/>
        </w:rPr>
        <w:t>.</w:t>
      </w:r>
    </w:p>
    <w:p w14:paraId="4CDE1C55" w14:textId="77777777" w:rsidR="00F13406" w:rsidRDefault="00F13406" w:rsidP="00EC08BE">
      <w:pPr>
        <w:pStyle w:val="BodyText"/>
        <w:spacing w:after="0"/>
        <w:ind w:left="1440" w:hanging="720"/>
        <w:rPr>
          <w:rFonts w:asciiTheme="minorHAnsi" w:hAnsiTheme="minorHAnsi" w:cstheme="minorHAnsi"/>
        </w:rPr>
      </w:pPr>
    </w:p>
    <w:p w14:paraId="7FF1C6E9" w14:textId="77777777" w:rsidR="00F13406" w:rsidRDefault="00F13406" w:rsidP="00F13406">
      <w:pPr>
        <w:pStyle w:val="BodyText"/>
        <w:spacing w:after="0"/>
        <w:rPr>
          <w:rFonts w:asciiTheme="minorHAnsi" w:hAnsiTheme="minorHAnsi" w:cstheme="minorHAnsi"/>
        </w:rPr>
      </w:pPr>
      <w:r>
        <w:rPr>
          <w:rFonts w:asciiTheme="minorHAnsi" w:hAnsiTheme="minorHAnsi" w:cstheme="minorHAnsi"/>
        </w:rPr>
        <w:t>The following, documented in the Reference Manual, are omitted from this system:</w:t>
      </w:r>
    </w:p>
    <w:p w14:paraId="7968D745" w14:textId="77777777" w:rsidR="00F13406" w:rsidRDefault="00F13406" w:rsidP="00EC08BE">
      <w:pPr>
        <w:pStyle w:val="BodyText"/>
        <w:spacing w:after="0"/>
        <w:ind w:left="1440" w:hanging="720"/>
        <w:rPr>
          <w:rFonts w:asciiTheme="minorHAnsi" w:hAnsiTheme="minorHAnsi" w:cstheme="minorHAnsi"/>
        </w:rPr>
      </w:pPr>
    </w:p>
    <w:p w14:paraId="4617715F" w14:textId="77777777" w:rsidR="00EC08BE" w:rsidRDefault="00F13406" w:rsidP="00EC08BE">
      <w:pPr>
        <w:pStyle w:val="BodyText"/>
        <w:spacing w:after="0"/>
        <w:ind w:left="1440" w:hanging="720"/>
        <w:rPr>
          <w:rFonts w:asciiTheme="minorHAnsi" w:hAnsiTheme="minorHAnsi" w:cstheme="minorHAnsi"/>
        </w:rPr>
      </w:pPr>
      <w:r>
        <w:rPr>
          <w:rFonts w:ascii="Consolas" w:hAnsi="Consolas" w:cs="Consolas"/>
          <w:b/>
        </w:rPr>
        <w:t>TOP</w:t>
      </w:r>
      <w:r w:rsidR="00EC08BE">
        <w:rPr>
          <w:rFonts w:ascii="Consolas" w:hAnsi="Consolas" w:cs="Consolas"/>
          <w:b/>
        </w:rPr>
        <w:tab/>
      </w:r>
      <w:r w:rsidR="00EC08BE">
        <w:rPr>
          <w:rFonts w:ascii="Consolas" w:hAnsi="Consolas" w:cs="Consolas"/>
          <w:b/>
        </w:rPr>
        <w:tab/>
      </w:r>
      <w:r>
        <w:rPr>
          <w:rFonts w:asciiTheme="minorHAnsi" w:hAnsiTheme="minorHAnsi" w:cstheme="minorHAnsi"/>
        </w:rPr>
        <w:t>Deprecated</w:t>
      </w:r>
      <w:r w:rsidR="00EC08BE">
        <w:rPr>
          <w:rFonts w:asciiTheme="minorHAnsi" w:hAnsiTheme="minorHAnsi" w:cstheme="minorHAnsi"/>
        </w:rPr>
        <w:t>.</w:t>
      </w:r>
    </w:p>
    <w:p w14:paraId="0C65145E" w14:textId="77777777" w:rsidR="00EC08BE" w:rsidRDefault="00F13406" w:rsidP="00F13406">
      <w:pPr>
        <w:pStyle w:val="BodyText"/>
        <w:spacing w:after="240"/>
        <w:ind w:left="1440" w:hanging="720"/>
        <w:rPr>
          <w:rFonts w:asciiTheme="minorHAnsi" w:hAnsiTheme="minorHAnsi" w:cstheme="minorHAnsi"/>
        </w:rPr>
      </w:pPr>
      <w:r>
        <w:rPr>
          <w:rFonts w:ascii="Consolas" w:hAnsi="Consolas" w:cs="Consolas"/>
          <w:b/>
        </w:rPr>
        <w:t>WIDTH</w:t>
      </w:r>
      <w:r w:rsidR="00EC08BE">
        <w:rPr>
          <w:rFonts w:ascii="Consolas" w:hAnsi="Consolas" w:cs="Consolas"/>
          <w:b/>
        </w:rPr>
        <w:tab/>
      </w:r>
      <w:r w:rsidR="00EC08BE">
        <w:rPr>
          <w:rFonts w:ascii="Consolas" w:hAnsi="Consolas" w:cs="Consolas"/>
          <w:b/>
        </w:rPr>
        <w:tab/>
      </w:r>
      <w:r>
        <w:rPr>
          <w:rFonts w:asciiTheme="minorHAnsi" w:hAnsiTheme="minorHAnsi" w:cstheme="minorHAnsi"/>
        </w:rPr>
        <w:t>Deprecated</w:t>
      </w:r>
      <w:r w:rsidR="00EC08BE">
        <w:rPr>
          <w:rFonts w:asciiTheme="minorHAnsi" w:hAnsiTheme="minorHAnsi" w:cstheme="minorHAnsi"/>
        </w:rPr>
        <w:t>.</w:t>
      </w:r>
    </w:p>
    <w:p w14:paraId="1CCB1F3C" w14:textId="77777777" w:rsidR="009938BE" w:rsidRDefault="009938BE" w:rsidP="009938BE">
      <w:pPr>
        <w:pStyle w:val="Heading3"/>
      </w:pPr>
      <w:bookmarkStart w:id="156" w:name="_Toc119166849"/>
      <w:r>
        <w:t>Creating and Managing BACKGROUND tasks</w:t>
      </w:r>
      <w:bookmarkEnd w:id="156"/>
    </w:p>
    <w:p w14:paraId="377A0668" w14:textId="77777777" w:rsidR="009938BE" w:rsidRDefault="00444371" w:rsidP="009938BE">
      <w:pPr>
        <w:pStyle w:val="BodyText"/>
      </w:pPr>
      <w:r>
        <w:t>Background tasks have full-</w:t>
      </w:r>
      <w:proofErr w:type="gramStart"/>
      <w:r>
        <w:t xml:space="preserve">sized  </w:t>
      </w:r>
      <w:r w:rsidRPr="008666F4">
        <w:rPr>
          <w:rFonts w:ascii="Consolas" w:hAnsi="Consolas" w:cs="Consolas"/>
        </w:rPr>
        <w:t>USER</w:t>
      </w:r>
      <w:proofErr w:type="gramEnd"/>
      <w:r>
        <w:t xml:space="preserve">  areas and may be created using these words.  There is </w:t>
      </w:r>
      <w:proofErr w:type="gramStart"/>
      <w:r>
        <w:t xml:space="preserve">no  </w:t>
      </w:r>
      <w:r w:rsidRPr="008666F4">
        <w:rPr>
          <w:rFonts w:ascii="Consolas" w:hAnsi="Consolas" w:cs="Consolas"/>
        </w:rPr>
        <w:t>CONSTRUCT</w:t>
      </w:r>
      <w:proofErr w:type="gramEnd"/>
      <w:r>
        <w:t xml:space="preserve">  table in this system since running from ROM is meaningless:</w:t>
      </w:r>
    </w:p>
    <w:p w14:paraId="5F5493CE" w14:textId="77777777" w:rsidR="00444371" w:rsidRDefault="00444371" w:rsidP="00444371">
      <w:pPr>
        <w:pStyle w:val="BodyText"/>
        <w:ind w:left="1440" w:hanging="720"/>
        <w:rPr>
          <w:rFonts w:asciiTheme="minorHAnsi" w:hAnsiTheme="minorHAnsi" w:cstheme="minorHAnsi"/>
        </w:rPr>
      </w:pPr>
      <w:r>
        <w:rPr>
          <w:rFonts w:ascii="Consolas" w:hAnsi="Consolas" w:cs="Consolas"/>
          <w:b/>
        </w:rPr>
        <w:t>(Bg)</w:t>
      </w:r>
      <w:r w:rsidRPr="00E46583">
        <w:rPr>
          <w:rFonts w:ascii="Consolas" w:hAnsi="Consolas" w:cs="Consolas"/>
          <w:b/>
        </w:rPr>
        <w:t xml:space="preserve"> </w:t>
      </w:r>
      <w:proofErr w:type="gramStart"/>
      <w:r w:rsidRPr="00E46583">
        <w:rPr>
          <w:rFonts w:ascii="Consolas" w:hAnsi="Consolas" w:cs="Consolas"/>
        </w:rPr>
        <w:t>(</w:t>
      </w:r>
      <w:r>
        <w:rPr>
          <w:rFonts w:ascii="Consolas" w:hAnsi="Consolas" w:cs="Consolas"/>
        </w:rPr>
        <w:t xml:space="preserve"> </w:t>
      </w:r>
      <w:r w:rsidRPr="00E46583">
        <w:rPr>
          <w:rFonts w:ascii="Consolas" w:hAnsi="Consolas" w:cs="Consolas"/>
        </w:rPr>
        <w:t>n</w:t>
      </w:r>
      <w:r>
        <w:rPr>
          <w:rFonts w:ascii="Consolas" w:hAnsi="Consolas" w:cs="Consolas"/>
        </w:rPr>
        <w:t>s</w:t>
      </w:r>
      <w:proofErr w:type="gramEnd"/>
      <w:r>
        <w:rPr>
          <w:rFonts w:ascii="Consolas" w:hAnsi="Consolas" w:cs="Consolas"/>
        </w:rPr>
        <w:t xml:space="preserve"> nr - tdb</w:t>
      </w:r>
      <w:r w:rsidRPr="00E46583">
        <w:rPr>
          <w:rFonts w:ascii="Consolas" w:hAnsi="Consolas" w:cs="Consolas"/>
        </w:rPr>
        <w:t>)</w:t>
      </w:r>
      <w:r>
        <w:rPr>
          <w:rFonts w:ascii="Consolas" w:hAnsi="Consolas" w:cs="Consolas"/>
        </w:rPr>
        <w:t xml:space="preserve">  </w:t>
      </w:r>
      <w:r>
        <w:rPr>
          <w:rFonts w:asciiTheme="minorHAnsi" w:hAnsiTheme="minorHAnsi" w:cstheme="minorHAnsi"/>
        </w:rPr>
        <w:t xml:space="preserve">Builds a new task that's ready to be  </w:t>
      </w:r>
      <w:r w:rsidRPr="008666F4">
        <w:rPr>
          <w:rFonts w:ascii="Consolas" w:hAnsi="Consolas" w:cs="Consolas"/>
        </w:rPr>
        <w:t>ACTIVATEd</w:t>
      </w:r>
      <w:r>
        <w:rPr>
          <w:rFonts w:asciiTheme="minorHAnsi" w:hAnsiTheme="minorHAnsi" w:cstheme="minorHAnsi"/>
        </w:rPr>
        <w:t xml:space="preserve">  .  </w:t>
      </w:r>
      <w:r w:rsidR="00306602">
        <w:rPr>
          <w:rFonts w:asciiTheme="minorHAnsi" w:hAnsiTheme="minorHAnsi" w:cstheme="minorHAnsi"/>
        </w:rPr>
        <w:t xml:space="preserve">The dictionary and stack area will </w:t>
      </w:r>
      <w:proofErr w:type="gramStart"/>
      <w:r w:rsidR="00306602">
        <w:rPr>
          <w:rFonts w:asciiTheme="minorHAnsi" w:hAnsiTheme="minorHAnsi" w:cstheme="minorHAnsi"/>
        </w:rPr>
        <w:t xml:space="preserve">be  </w:t>
      </w:r>
      <w:r w:rsidR="00306602" w:rsidRPr="008666F4">
        <w:rPr>
          <w:rFonts w:ascii="Consolas" w:hAnsi="Consolas" w:cs="Consolas"/>
        </w:rPr>
        <w:t>ns</w:t>
      </w:r>
      <w:proofErr w:type="gramEnd"/>
      <w:r w:rsidR="00306602">
        <w:rPr>
          <w:rFonts w:asciiTheme="minorHAnsi" w:hAnsiTheme="minorHAnsi" w:cstheme="minorHAnsi"/>
        </w:rPr>
        <w:t xml:space="preserve">  words long, the return stack (and optional  </w:t>
      </w:r>
      <w:r w:rsidR="00306602" w:rsidRPr="008666F4">
        <w:rPr>
          <w:rFonts w:ascii="Consolas" w:hAnsi="Consolas" w:cs="Consolas"/>
        </w:rPr>
        <w:t>TIB</w:t>
      </w:r>
      <w:r w:rsidR="00306602">
        <w:rPr>
          <w:rFonts w:asciiTheme="minorHAnsi" w:hAnsiTheme="minorHAnsi" w:cstheme="minorHAnsi"/>
        </w:rPr>
        <w:t xml:space="preserve"> ) area will be  </w:t>
      </w:r>
      <w:r w:rsidR="00306602" w:rsidRPr="008666F4">
        <w:rPr>
          <w:rFonts w:ascii="Consolas" w:hAnsi="Consolas" w:cs="Consolas"/>
        </w:rPr>
        <w:t>nr</w:t>
      </w:r>
      <w:r w:rsidR="00306602">
        <w:rPr>
          <w:rFonts w:asciiTheme="minorHAnsi" w:hAnsiTheme="minorHAnsi" w:cstheme="minorHAnsi"/>
        </w:rPr>
        <w:t xml:space="preserve">  words long, and the  </w:t>
      </w:r>
      <w:r w:rsidR="00306602" w:rsidRPr="008666F4">
        <w:rPr>
          <w:rFonts w:ascii="Consolas" w:hAnsi="Consolas" w:cs="Consolas"/>
        </w:rPr>
        <w:t>USER</w:t>
      </w:r>
      <w:r w:rsidR="00306602">
        <w:rPr>
          <w:rFonts w:asciiTheme="minorHAnsi" w:hAnsiTheme="minorHAnsi" w:cstheme="minorHAnsi"/>
        </w:rPr>
        <w:t xml:space="preserve">  area will be  </w:t>
      </w:r>
      <w:r w:rsidR="00306602" w:rsidRPr="008666F4">
        <w:rPr>
          <w:rFonts w:ascii="Consolas" w:hAnsi="Consolas" w:cs="Consolas"/>
        </w:rPr>
        <w:t>#U</w:t>
      </w:r>
      <w:r w:rsidR="00306602">
        <w:rPr>
          <w:rFonts w:asciiTheme="minorHAnsi" w:hAnsiTheme="minorHAnsi" w:cstheme="minorHAnsi"/>
        </w:rPr>
        <w:t xml:space="preserve">  words long.  Makes a Task Definition Block (single cell pointing to the </w:t>
      </w:r>
      <w:proofErr w:type="gramStart"/>
      <w:r w:rsidR="00306602">
        <w:rPr>
          <w:rFonts w:asciiTheme="minorHAnsi" w:hAnsiTheme="minorHAnsi" w:cstheme="minorHAnsi"/>
        </w:rPr>
        <w:t xml:space="preserve">task's  </w:t>
      </w:r>
      <w:r w:rsidR="00306602" w:rsidRPr="008666F4">
        <w:rPr>
          <w:rFonts w:ascii="Consolas" w:hAnsi="Consolas" w:cs="Consolas"/>
        </w:rPr>
        <w:t>STATUS</w:t>
      </w:r>
      <w:proofErr w:type="gramEnd"/>
      <w:r w:rsidR="00306602">
        <w:rPr>
          <w:rFonts w:asciiTheme="minorHAnsi" w:hAnsiTheme="minorHAnsi" w:cstheme="minorHAnsi"/>
        </w:rPr>
        <w:t xml:space="preserve">  cell) and returns the address of that  </w:t>
      </w:r>
      <w:r w:rsidR="00306602" w:rsidRPr="008666F4">
        <w:rPr>
          <w:rFonts w:ascii="Consolas" w:hAnsi="Consolas" w:cs="Consolas"/>
        </w:rPr>
        <w:t>tdb</w:t>
      </w:r>
      <w:r w:rsidR="00306602">
        <w:rPr>
          <w:rFonts w:asciiTheme="minorHAnsi" w:hAnsiTheme="minorHAnsi" w:cstheme="minorHAnsi"/>
        </w:rPr>
        <w:t xml:space="preserve">  .</w:t>
      </w:r>
    </w:p>
    <w:p w14:paraId="4AB71F60" w14:textId="77777777" w:rsidR="00444371" w:rsidRDefault="00306602" w:rsidP="00444371">
      <w:pPr>
        <w:pStyle w:val="BodyText"/>
        <w:ind w:left="1440" w:hanging="720"/>
        <w:rPr>
          <w:rFonts w:asciiTheme="minorHAnsi" w:hAnsiTheme="minorHAnsi" w:cstheme="minorHAnsi"/>
        </w:rPr>
      </w:pPr>
      <w:r>
        <w:rPr>
          <w:rFonts w:ascii="Consolas" w:hAnsi="Consolas" w:cs="Consolas"/>
          <w:b/>
        </w:rPr>
        <w:t>BACKGROUND</w:t>
      </w:r>
      <w:r w:rsidR="00444371" w:rsidRPr="00E46583">
        <w:rPr>
          <w:rFonts w:ascii="Consolas" w:hAnsi="Consolas" w:cs="Consolas"/>
          <w:b/>
        </w:rPr>
        <w:t xml:space="preserve"> </w:t>
      </w:r>
      <w:proofErr w:type="gramStart"/>
      <w:r w:rsidR="00444371" w:rsidRPr="00E46583">
        <w:rPr>
          <w:rFonts w:ascii="Consolas" w:hAnsi="Consolas" w:cs="Consolas"/>
        </w:rPr>
        <w:t>(</w:t>
      </w:r>
      <w:r w:rsidR="00444371">
        <w:rPr>
          <w:rFonts w:ascii="Consolas" w:hAnsi="Consolas" w:cs="Consolas"/>
        </w:rPr>
        <w:t xml:space="preserve"> </w:t>
      </w:r>
      <w:r w:rsidR="00444371" w:rsidRPr="00E46583">
        <w:rPr>
          <w:rFonts w:ascii="Consolas" w:hAnsi="Consolas" w:cs="Consolas"/>
        </w:rPr>
        <w:t>n</w:t>
      </w:r>
      <w:r>
        <w:rPr>
          <w:rFonts w:ascii="Consolas" w:hAnsi="Consolas" w:cs="Consolas"/>
        </w:rPr>
        <w:t>s</w:t>
      </w:r>
      <w:proofErr w:type="gramEnd"/>
      <w:r>
        <w:rPr>
          <w:rFonts w:ascii="Consolas" w:hAnsi="Consolas" w:cs="Consolas"/>
        </w:rPr>
        <w:t xml:space="preserve"> nr</w:t>
      </w:r>
      <w:r w:rsidR="00444371" w:rsidRPr="00E46583">
        <w:rPr>
          <w:rFonts w:ascii="Consolas" w:hAnsi="Consolas" w:cs="Consolas"/>
        </w:rPr>
        <w:t xml:space="preserve"> _)</w:t>
      </w:r>
      <w:r w:rsidR="00444371">
        <w:rPr>
          <w:rFonts w:ascii="Consolas" w:hAnsi="Consolas" w:cs="Consolas"/>
        </w:rPr>
        <w:t xml:space="preserve">  </w:t>
      </w:r>
      <w:r>
        <w:rPr>
          <w:rFonts w:asciiTheme="minorHAnsi" w:hAnsiTheme="minorHAnsi" w:cstheme="minorHAnsi"/>
        </w:rPr>
        <w:t xml:space="preserve">Builds a named task exactly as does  </w:t>
      </w:r>
      <w:r w:rsidRPr="008666F4">
        <w:rPr>
          <w:rFonts w:ascii="Consolas" w:hAnsi="Consolas" w:cs="Consolas"/>
        </w:rPr>
        <w:t>(Bg)</w:t>
      </w:r>
      <w:r>
        <w:rPr>
          <w:rFonts w:asciiTheme="minorHAnsi" w:hAnsiTheme="minorHAnsi" w:cstheme="minorHAnsi"/>
        </w:rPr>
        <w:t xml:space="preserve">  but does not return a  </w:t>
      </w:r>
      <w:r w:rsidRPr="008666F4">
        <w:rPr>
          <w:rFonts w:ascii="Consolas" w:hAnsi="Consolas" w:cs="Consolas"/>
        </w:rPr>
        <w:t>tdb</w:t>
      </w:r>
      <w:r>
        <w:rPr>
          <w:rFonts w:asciiTheme="minorHAnsi" w:hAnsiTheme="minorHAnsi" w:cstheme="minorHAnsi"/>
        </w:rPr>
        <w:t xml:space="preserve">  address.  Instead, returns the address of </w:t>
      </w:r>
      <w:proofErr w:type="gramStart"/>
      <w:r>
        <w:rPr>
          <w:rFonts w:asciiTheme="minorHAnsi" w:hAnsiTheme="minorHAnsi" w:cstheme="minorHAnsi"/>
        </w:rPr>
        <w:t xml:space="preserve">the  </w:t>
      </w:r>
      <w:r w:rsidRPr="008666F4">
        <w:rPr>
          <w:rFonts w:ascii="Consolas" w:hAnsi="Consolas" w:cs="Consolas"/>
        </w:rPr>
        <w:t>tdb</w:t>
      </w:r>
      <w:proofErr w:type="gramEnd"/>
      <w:r>
        <w:rPr>
          <w:rFonts w:asciiTheme="minorHAnsi" w:hAnsiTheme="minorHAnsi" w:cstheme="minorHAnsi"/>
        </w:rPr>
        <w:t xml:space="preserve">  when the name is executed</w:t>
      </w:r>
      <w:r w:rsidR="00444371">
        <w:rPr>
          <w:rFonts w:asciiTheme="minorHAnsi" w:hAnsiTheme="minorHAnsi" w:cstheme="minorHAnsi"/>
        </w:rPr>
        <w:t>.</w:t>
      </w:r>
    </w:p>
    <w:p w14:paraId="6E3B8209" w14:textId="77777777" w:rsidR="00444371" w:rsidRDefault="00306602" w:rsidP="00444371">
      <w:pPr>
        <w:pStyle w:val="BodyText"/>
        <w:ind w:left="1440" w:hanging="720"/>
        <w:rPr>
          <w:rFonts w:asciiTheme="minorHAnsi" w:hAnsiTheme="minorHAnsi" w:cstheme="minorHAnsi"/>
        </w:rPr>
      </w:pPr>
      <w:r>
        <w:rPr>
          <w:rFonts w:ascii="Consolas" w:hAnsi="Consolas" w:cs="Consolas"/>
          <w:b/>
        </w:rPr>
        <w:t>UP</w:t>
      </w:r>
      <w:r w:rsidR="00444371" w:rsidRPr="00E46583">
        <w:rPr>
          <w:rFonts w:ascii="Consolas" w:hAnsi="Consolas" w:cs="Consolas"/>
          <w:b/>
        </w:rPr>
        <w:t xml:space="preserve"> </w:t>
      </w:r>
      <w:r w:rsidR="00444371">
        <w:rPr>
          <w:rFonts w:ascii="Consolas" w:hAnsi="Consolas" w:cs="Consolas"/>
        </w:rPr>
        <w:t xml:space="preserve">  </w:t>
      </w:r>
      <w:r>
        <w:rPr>
          <w:rFonts w:asciiTheme="minorHAnsi" w:hAnsiTheme="minorHAnsi" w:cstheme="minorHAnsi"/>
        </w:rPr>
        <w:t>conditions</w:t>
      </w:r>
      <w:r w:rsidR="00444371">
        <w:rPr>
          <w:rFonts w:asciiTheme="minorHAnsi" w:hAnsiTheme="minorHAnsi" w:cstheme="minorHAnsi"/>
        </w:rPr>
        <w:t xml:space="preserve"> </w:t>
      </w:r>
      <w:r>
        <w:rPr>
          <w:rFonts w:asciiTheme="minorHAnsi" w:hAnsiTheme="minorHAnsi" w:cstheme="minorHAnsi"/>
        </w:rPr>
        <w:t xml:space="preserve">the next use </w:t>
      </w:r>
      <w:proofErr w:type="gramStart"/>
      <w:r>
        <w:rPr>
          <w:rFonts w:asciiTheme="minorHAnsi" w:hAnsiTheme="minorHAnsi" w:cstheme="minorHAnsi"/>
        </w:rPr>
        <w:t xml:space="preserve">of  </w:t>
      </w:r>
      <w:r w:rsidRPr="008666F4">
        <w:rPr>
          <w:rFonts w:ascii="Consolas" w:hAnsi="Consolas" w:cs="Consolas"/>
        </w:rPr>
        <w:t>(</w:t>
      </w:r>
      <w:proofErr w:type="gramEnd"/>
      <w:r w:rsidRPr="008666F4">
        <w:rPr>
          <w:rFonts w:ascii="Consolas" w:hAnsi="Consolas" w:cs="Consolas"/>
        </w:rPr>
        <w:t>Bg)</w:t>
      </w:r>
      <w:r>
        <w:rPr>
          <w:rFonts w:asciiTheme="minorHAnsi" w:hAnsiTheme="minorHAnsi" w:cstheme="minorHAnsi"/>
        </w:rPr>
        <w:t xml:space="preserve">  or  </w:t>
      </w:r>
      <w:r w:rsidRPr="008666F4">
        <w:rPr>
          <w:rFonts w:ascii="Consolas" w:hAnsi="Consolas" w:cs="Consolas"/>
        </w:rPr>
        <w:t>BACKGROUND</w:t>
      </w:r>
      <w:r>
        <w:rPr>
          <w:rFonts w:asciiTheme="minorHAnsi" w:hAnsiTheme="minorHAnsi" w:cstheme="minorHAnsi"/>
        </w:rPr>
        <w:t xml:space="preserve">  to allocate all of the new task's space in high rather than main memory</w:t>
      </w:r>
      <w:r w:rsidR="00444371">
        <w:rPr>
          <w:rFonts w:asciiTheme="minorHAnsi" w:hAnsiTheme="minorHAnsi" w:cstheme="minorHAnsi"/>
        </w:rPr>
        <w:t>.</w:t>
      </w:r>
      <w:r>
        <w:rPr>
          <w:rFonts w:asciiTheme="minorHAnsi" w:hAnsiTheme="minorHAnsi" w:cstheme="minorHAnsi"/>
        </w:rPr>
        <w:t xml:space="preserve">  Such a task may not operate on any of its space with standard words that use single precision byte addresses.</w:t>
      </w:r>
    </w:p>
    <w:p w14:paraId="7BF87D24" w14:textId="77777777" w:rsidR="00444371" w:rsidRPr="009938BE" w:rsidRDefault="00444371" w:rsidP="009938BE">
      <w:pPr>
        <w:pStyle w:val="BodyText"/>
      </w:pPr>
      <w:r>
        <w:t>Any task (</w:t>
      </w:r>
      <w:r w:rsidRPr="008666F4">
        <w:rPr>
          <w:rFonts w:ascii="Consolas" w:hAnsi="Consolas" w:cs="Consolas"/>
        </w:rPr>
        <w:t>BACKGROUND</w:t>
      </w:r>
      <w:r>
        <w:t xml:space="preserve"> or </w:t>
      </w:r>
      <w:r w:rsidRPr="008666F4">
        <w:rPr>
          <w:rFonts w:ascii="Consolas" w:hAnsi="Consolas" w:cs="Consolas"/>
        </w:rPr>
        <w:t>TERMINAL</w:t>
      </w:r>
      <w:r>
        <w:t xml:space="preserve">) may be assigned work </w:t>
      </w:r>
      <w:proofErr w:type="gramStart"/>
      <w:r>
        <w:t xml:space="preserve">using  </w:t>
      </w:r>
      <w:r w:rsidRPr="008666F4">
        <w:rPr>
          <w:rFonts w:ascii="Consolas" w:hAnsi="Consolas" w:cs="Consolas"/>
        </w:rPr>
        <w:t>ACTIVATE</w:t>
      </w:r>
      <w:proofErr w:type="gramEnd"/>
      <w:r>
        <w:t xml:space="preserve">  .  To put a task firmly to </w:t>
      </w:r>
      <w:proofErr w:type="gramStart"/>
      <w:r>
        <w:t xml:space="preserve">sleep,  </w:t>
      </w:r>
      <w:r w:rsidRPr="008666F4">
        <w:rPr>
          <w:rFonts w:ascii="Consolas" w:hAnsi="Consolas" w:cs="Consolas"/>
        </w:rPr>
        <w:t>ACTIVATE</w:t>
      </w:r>
      <w:proofErr w:type="gramEnd"/>
      <w:r>
        <w:t xml:space="preserve">  it to  </w:t>
      </w:r>
      <w:r w:rsidRPr="008666F4">
        <w:rPr>
          <w:rFonts w:ascii="Consolas" w:hAnsi="Consolas" w:cs="Consolas"/>
        </w:rPr>
        <w:t>NOD</w:t>
      </w:r>
      <w:r>
        <w:t xml:space="preserve">  .  </w:t>
      </w:r>
      <w:proofErr w:type="gramStart"/>
      <w:r w:rsidRPr="008666F4">
        <w:rPr>
          <w:rFonts w:ascii="Consolas" w:hAnsi="Consolas" w:cs="Consolas"/>
        </w:rPr>
        <w:t>NOD</w:t>
      </w:r>
      <w:r>
        <w:t xml:space="preserve">  is</w:t>
      </w:r>
      <w:proofErr w:type="gramEnd"/>
      <w:r>
        <w:t xml:space="preserve"> also the default for  </w:t>
      </w:r>
      <w:r w:rsidRPr="008666F4">
        <w:rPr>
          <w:rFonts w:ascii="Consolas" w:hAnsi="Consolas" w:cs="Consolas"/>
        </w:rPr>
        <w:t>'IDL</w:t>
      </w:r>
      <w:r>
        <w:t xml:space="preserve">E  and  </w:t>
      </w:r>
      <w:r w:rsidRPr="008666F4">
        <w:rPr>
          <w:rFonts w:ascii="Consolas" w:hAnsi="Consolas" w:cs="Consolas"/>
        </w:rPr>
        <w:t>'TYPE</w:t>
      </w:r>
      <w:r>
        <w:t xml:space="preserve">  behaviors for a newly created task, and the entire standard user area size  </w:t>
      </w:r>
      <w:r w:rsidRPr="008666F4">
        <w:rPr>
          <w:rFonts w:ascii="Consolas" w:hAnsi="Consolas" w:cs="Consolas"/>
        </w:rPr>
        <w:t>#U</w:t>
      </w:r>
      <w:r>
        <w:t xml:space="preserve">  is copied from the creating task before the necessary changes are applied.</w:t>
      </w:r>
    </w:p>
    <w:p w14:paraId="06E5C13F" w14:textId="77777777" w:rsidR="009938BE" w:rsidRDefault="009938BE" w:rsidP="009938BE">
      <w:pPr>
        <w:pStyle w:val="Heading3"/>
      </w:pPr>
      <w:bookmarkStart w:id="157" w:name="_Toc119166850"/>
      <w:r>
        <w:t>Creating and Managing TERMINAL tasks</w:t>
      </w:r>
      <w:bookmarkEnd w:id="157"/>
    </w:p>
    <w:p w14:paraId="37334868" w14:textId="77777777" w:rsidR="00AD24F9" w:rsidRDefault="00306602" w:rsidP="009938BE">
      <w:pPr>
        <w:pStyle w:val="BodyText"/>
      </w:pPr>
      <w:r w:rsidRPr="008666F4">
        <w:rPr>
          <w:rFonts w:ascii="Consolas" w:hAnsi="Consolas" w:cs="Consolas"/>
        </w:rPr>
        <w:t>TERMINAL</w:t>
      </w:r>
      <w:r>
        <w:t xml:space="preserve"> tasks will not be relevant unless an I/O option supporting terminals is added.  Note that </w:t>
      </w:r>
      <w:r w:rsidR="008666F4" w:rsidRPr="008666F4">
        <w:rPr>
          <w:rFonts w:ascii="Consolas" w:hAnsi="Consolas" w:cs="Consolas"/>
        </w:rPr>
        <w:t>BACKGROUND</w:t>
      </w:r>
      <w:r>
        <w:t xml:space="preserve"> tasks allocated in main memory have all </w:t>
      </w:r>
      <w:proofErr w:type="gramStart"/>
      <w:r>
        <w:t xml:space="preserve">other  </w:t>
      </w:r>
      <w:r w:rsidRPr="008666F4">
        <w:rPr>
          <w:rFonts w:ascii="Consolas" w:hAnsi="Consolas" w:cs="Consolas"/>
        </w:rPr>
        <w:t>TERMINAL</w:t>
      </w:r>
      <w:proofErr w:type="gramEnd"/>
      <w:r>
        <w:t xml:space="preserve">  task entitlements, including the ability to compile and interpret; the only thing they lack is the set of behaviors connecting them to a terminal device.</w:t>
      </w:r>
      <w:r w:rsidR="00AD24F9">
        <w:br w:type="page"/>
      </w:r>
    </w:p>
    <w:p w14:paraId="456D924D" w14:textId="77777777" w:rsidR="00AD24F9" w:rsidRDefault="00AD24F9" w:rsidP="00AD24F9">
      <w:pPr>
        <w:pStyle w:val="Heading2"/>
      </w:pPr>
      <w:bookmarkStart w:id="158" w:name="_Toc119166851"/>
      <w:r>
        <w:lastRenderedPageBreak/>
        <w:t>Additional Entitlements</w:t>
      </w:r>
      <w:bookmarkEnd w:id="158"/>
    </w:p>
    <w:p w14:paraId="1792699E" w14:textId="77777777" w:rsidR="003C65E2" w:rsidRDefault="003C65E2" w:rsidP="00AD24F9">
      <w:pPr>
        <w:pStyle w:val="BodyText"/>
      </w:pPr>
      <w:r>
        <w:t>The following additional vocabulary and facilities are provided in this system.  We call them "entitl</w:t>
      </w:r>
      <w:r w:rsidR="00F25387">
        <w:t xml:space="preserve">ements" because </w:t>
      </w:r>
      <w:r w:rsidR="001B3606">
        <w:t xml:space="preserve">in deciding to make them resident </w:t>
      </w:r>
      <w:r w:rsidR="00F25387">
        <w:t>by default</w:t>
      </w:r>
      <w:r w:rsidR="001B3606">
        <w:t xml:space="preserve"> we have permitted their presence to be assumed by other code and documented procedures.</w:t>
      </w:r>
    </w:p>
    <w:p w14:paraId="66EA9D79" w14:textId="77777777" w:rsidR="003C65E2" w:rsidRDefault="003C65E2" w:rsidP="003C65E2">
      <w:pPr>
        <w:pStyle w:val="Heading3"/>
      </w:pPr>
      <w:bookmarkStart w:id="159" w:name="_Toc119166852"/>
      <w:r>
        <w:t>Basic Forth Vocabulary</w:t>
      </w:r>
      <w:bookmarkEnd w:id="159"/>
    </w:p>
    <w:p w14:paraId="51A82B4F" w14:textId="77777777" w:rsidR="003C65E2" w:rsidRDefault="00F25387" w:rsidP="003C65E2">
      <w:pPr>
        <w:pStyle w:val="BodyText"/>
      </w:pPr>
      <w:r>
        <w:t>Memory:</w:t>
      </w:r>
    </w:p>
    <w:p w14:paraId="3B92554F" w14:textId="77777777" w:rsidR="008B3DE6" w:rsidRDefault="008B3DE6" w:rsidP="008B3DE6">
      <w:pPr>
        <w:pStyle w:val="BodyText"/>
        <w:ind w:left="1440" w:hanging="720"/>
        <w:rPr>
          <w:rFonts w:asciiTheme="minorHAnsi" w:hAnsiTheme="minorHAnsi" w:cstheme="minorHAnsi"/>
        </w:rPr>
      </w:pPr>
      <w:r>
        <w:rPr>
          <w:rFonts w:ascii="Consolas" w:hAnsi="Consolas" w:cs="Consolas"/>
          <w:b/>
        </w:rPr>
        <w:t xml:space="preserve">@! </w:t>
      </w:r>
      <w:proofErr w:type="gramStart"/>
      <w:r>
        <w:rPr>
          <w:rFonts w:ascii="Consolas" w:hAnsi="Consolas" w:cs="Consolas"/>
        </w:rPr>
        <w:t>( n</w:t>
      </w:r>
      <w:proofErr w:type="gramEnd"/>
      <w:r>
        <w:rPr>
          <w:rFonts w:ascii="Consolas" w:hAnsi="Consolas" w:cs="Consolas"/>
        </w:rPr>
        <w:t xml:space="preserve"> a - n)  </w:t>
      </w:r>
      <w:r>
        <w:rPr>
          <w:rFonts w:asciiTheme="minorHAnsi" w:hAnsiTheme="minorHAnsi" w:cstheme="minorHAnsi"/>
        </w:rPr>
        <w:t>Exchanges the given number with a cell in memory.</w:t>
      </w:r>
    </w:p>
    <w:p w14:paraId="77DF88D8" w14:textId="77777777" w:rsidR="001B3606" w:rsidRDefault="001B3606" w:rsidP="001B3606">
      <w:pPr>
        <w:pStyle w:val="BodyText"/>
        <w:ind w:left="1440" w:hanging="720"/>
        <w:rPr>
          <w:rFonts w:asciiTheme="minorHAnsi" w:hAnsiTheme="minorHAnsi" w:cstheme="minorHAnsi"/>
        </w:rPr>
      </w:pPr>
      <w:r>
        <w:rPr>
          <w:rFonts w:ascii="Consolas" w:hAnsi="Consolas" w:cs="Consolas"/>
          <w:b/>
        </w:rPr>
        <w:t xml:space="preserve">TALLY </w:t>
      </w:r>
      <w:proofErr w:type="gramStart"/>
      <w:r>
        <w:rPr>
          <w:rFonts w:ascii="Consolas" w:hAnsi="Consolas" w:cs="Consolas"/>
        </w:rPr>
        <w:t>(</w:t>
      </w:r>
      <w:r w:rsidR="008B3DE6">
        <w:rPr>
          <w:rFonts w:ascii="Consolas" w:hAnsi="Consolas" w:cs="Consolas"/>
        </w:rPr>
        <w:t xml:space="preserve"> a</w:t>
      </w:r>
      <w:proofErr w:type="gramEnd"/>
      <w:r>
        <w:rPr>
          <w:rFonts w:ascii="Consolas" w:hAnsi="Consolas" w:cs="Consolas"/>
        </w:rPr>
        <w:t xml:space="preserve">)  </w:t>
      </w:r>
      <w:r w:rsidR="008B3DE6">
        <w:rPr>
          <w:rFonts w:asciiTheme="minorHAnsi" w:hAnsiTheme="minorHAnsi" w:cstheme="minorHAnsi"/>
        </w:rPr>
        <w:t>Increments a single cell value in memory by one.</w:t>
      </w:r>
    </w:p>
    <w:p w14:paraId="5591BBCE" w14:textId="77777777" w:rsidR="001B3606" w:rsidRDefault="001B3606" w:rsidP="001B3606">
      <w:pPr>
        <w:pStyle w:val="BodyText"/>
        <w:ind w:left="1440" w:hanging="720"/>
        <w:rPr>
          <w:rFonts w:asciiTheme="minorHAnsi" w:hAnsiTheme="minorHAnsi" w:cstheme="minorHAnsi"/>
        </w:rPr>
      </w:pPr>
      <w:r>
        <w:rPr>
          <w:rFonts w:ascii="Consolas" w:hAnsi="Consolas" w:cs="Consolas"/>
          <w:b/>
        </w:rPr>
        <w:t xml:space="preserve">2TALLY </w:t>
      </w:r>
      <w:proofErr w:type="gramStart"/>
      <w:r>
        <w:rPr>
          <w:rFonts w:ascii="Consolas" w:hAnsi="Consolas" w:cs="Consolas"/>
        </w:rPr>
        <w:t>(</w:t>
      </w:r>
      <w:r w:rsidR="008B3DE6">
        <w:rPr>
          <w:rFonts w:ascii="Consolas" w:hAnsi="Consolas" w:cs="Consolas"/>
        </w:rPr>
        <w:t xml:space="preserve"> a</w:t>
      </w:r>
      <w:proofErr w:type="gramEnd"/>
      <w:r>
        <w:rPr>
          <w:rFonts w:ascii="Consolas" w:hAnsi="Consolas" w:cs="Consolas"/>
        </w:rPr>
        <w:t xml:space="preserve">)  </w:t>
      </w:r>
      <w:r w:rsidR="008B3DE6">
        <w:rPr>
          <w:rFonts w:asciiTheme="minorHAnsi" w:hAnsiTheme="minorHAnsi" w:cstheme="minorHAnsi"/>
        </w:rPr>
        <w:t xml:space="preserve">Increments a </w:t>
      </w:r>
      <w:r w:rsidR="001D3878">
        <w:rPr>
          <w:rFonts w:asciiTheme="minorHAnsi" w:hAnsiTheme="minorHAnsi" w:cstheme="minorHAnsi"/>
        </w:rPr>
        <w:t xml:space="preserve">double </w:t>
      </w:r>
      <w:r w:rsidR="008B3DE6">
        <w:rPr>
          <w:rFonts w:asciiTheme="minorHAnsi" w:hAnsiTheme="minorHAnsi" w:cstheme="minorHAnsi"/>
        </w:rPr>
        <w:t>cell value in memory by one.</w:t>
      </w:r>
    </w:p>
    <w:p w14:paraId="52DEB90F" w14:textId="77777777" w:rsidR="001B3606" w:rsidRDefault="001B3606" w:rsidP="001B3606">
      <w:pPr>
        <w:pStyle w:val="BodyText"/>
        <w:ind w:left="1440" w:hanging="720"/>
        <w:rPr>
          <w:rFonts w:asciiTheme="minorHAnsi" w:hAnsiTheme="minorHAnsi" w:cstheme="minorHAnsi"/>
        </w:rPr>
      </w:pPr>
      <w:proofErr w:type="gramStart"/>
      <w:r>
        <w:rPr>
          <w:rFonts w:ascii="Consolas" w:hAnsi="Consolas" w:cs="Consolas"/>
          <w:b/>
        </w:rPr>
        <w:t>.MOVE</w:t>
      </w:r>
      <w:proofErr w:type="gramEnd"/>
      <w:r>
        <w:rPr>
          <w:rFonts w:ascii="Consolas" w:hAnsi="Consolas" w:cs="Consolas"/>
          <w:b/>
        </w:rPr>
        <w:t xml:space="preserve"> </w:t>
      </w:r>
      <w:r>
        <w:rPr>
          <w:rFonts w:ascii="Consolas" w:hAnsi="Consolas" w:cs="Consolas"/>
        </w:rPr>
        <w:t xml:space="preserve">( bs bd n)  </w:t>
      </w:r>
      <w:r>
        <w:rPr>
          <w:rFonts w:asciiTheme="minorHAnsi" w:hAnsiTheme="minorHAnsi" w:cstheme="minorHAnsi"/>
        </w:rPr>
        <w:t xml:space="preserve">Same as  </w:t>
      </w:r>
      <w:r w:rsidRPr="00346EA0">
        <w:rPr>
          <w:rFonts w:ascii="Consolas" w:hAnsi="Consolas" w:cs="Consolas"/>
        </w:rPr>
        <w:t>CMOVE</w:t>
      </w:r>
      <w:r>
        <w:rPr>
          <w:rFonts w:asciiTheme="minorHAnsi" w:hAnsiTheme="minorHAnsi" w:cstheme="minorHAnsi"/>
        </w:rPr>
        <w:t xml:space="preserve">  except nonprintable characters are converted to underscores</w:t>
      </w:r>
      <w:r w:rsidR="00346EA0">
        <w:rPr>
          <w:rFonts w:asciiTheme="minorHAnsi" w:hAnsiTheme="minorHAnsi" w:cstheme="minorHAnsi"/>
        </w:rPr>
        <w:t>, thus avoiding inadvertent processing of control characters</w:t>
      </w:r>
      <w:r w:rsidR="008B3DE6">
        <w:rPr>
          <w:rFonts w:asciiTheme="minorHAnsi" w:hAnsiTheme="minorHAnsi" w:cstheme="minorHAnsi"/>
        </w:rPr>
        <w:t>.</w:t>
      </w:r>
    </w:p>
    <w:p w14:paraId="456E4B84" w14:textId="77777777" w:rsidR="001B3606" w:rsidRDefault="001B3606" w:rsidP="001B3606">
      <w:pPr>
        <w:pStyle w:val="BodyText"/>
        <w:ind w:left="1440" w:hanging="720"/>
        <w:rPr>
          <w:rFonts w:asciiTheme="minorHAnsi" w:hAnsiTheme="minorHAnsi" w:cstheme="minorHAnsi"/>
        </w:rPr>
      </w:pPr>
      <w:r>
        <w:rPr>
          <w:rFonts w:ascii="Consolas" w:hAnsi="Consolas" w:cs="Consolas"/>
          <w:b/>
        </w:rPr>
        <w:t xml:space="preserve">WFILL </w:t>
      </w:r>
      <w:r>
        <w:rPr>
          <w:rFonts w:ascii="Consolas" w:hAnsi="Consolas" w:cs="Consolas"/>
        </w:rPr>
        <w:t xml:space="preserve">(a n </w:t>
      </w:r>
      <w:proofErr w:type="gramStart"/>
      <w:r>
        <w:rPr>
          <w:rFonts w:ascii="Consolas" w:hAnsi="Consolas" w:cs="Consolas"/>
        </w:rPr>
        <w:t xml:space="preserve">w)  </w:t>
      </w:r>
      <w:r w:rsidR="00346EA0">
        <w:rPr>
          <w:rFonts w:asciiTheme="minorHAnsi" w:hAnsiTheme="minorHAnsi" w:cstheme="minorHAnsi"/>
        </w:rPr>
        <w:t>W</w:t>
      </w:r>
      <w:r w:rsidRPr="00A65E3C">
        <w:rPr>
          <w:rFonts w:asciiTheme="minorHAnsi" w:hAnsiTheme="minorHAnsi" w:cstheme="minorHAnsi"/>
        </w:rPr>
        <w:t>rites</w:t>
      </w:r>
      <w:proofErr w:type="gramEnd"/>
      <w:r w:rsidRPr="00A65E3C">
        <w:rPr>
          <w:rFonts w:asciiTheme="minorHAnsi" w:hAnsiTheme="minorHAnsi" w:cstheme="minorHAnsi"/>
        </w:rPr>
        <w:t xml:space="preserve"> </w:t>
      </w:r>
      <w:r w:rsidRPr="00A65E3C">
        <w:rPr>
          <w:rFonts w:asciiTheme="minorHAnsi" w:hAnsiTheme="minorHAnsi" w:cstheme="minorHAnsi"/>
          <w:i/>
        </w:rPr>
        <w:t>n</w:t>
      </w:r>
      <w:r w:rsidRPr="00A65E3C">
        <w:rPr>
          <w:rFonts w:asciiTheme="minorHAnsi" w:hAnsiTheme="minorHAnsi" w:cstheme="minorHAnsi"/>
        </w:rPr>
        <w:t xml:space="preserve"> cells of the value </w:t>
      </w:r>
      <w:r w:rsidRPr="00A65E3C">
        <w:rPr>
          <w:rFonts w:asciiTheme="minorHAnsi" w:hAnsiTheme="minorHAnsi" w:cstheme="minorHAnsi"/>
          <w:i/>
        </w:rPr>
        <w:t>w</w:t>
      </w:r>
      <w:r>
        <w:rPr>
          <w:rFonts w:asciiTheme="minorHAnsi" w:hAnsiTheme="minorHAnsi" w:cstheme="minorHAnsi"/>
        </w:rPr>
        <w:t xml:space="preserve"> starting at cell address </w:t>
      </w:r>
      <w:r w:rsidRPr="00A65E3C">
        <w:rPr>
          <w:rFonts w:asciiTheme="minorHAnsi" w:hAnsiTheme="minorHAnsi" w:cstheme="minorHAnsi"/>
          <w:i/>
        </w:rPr>
        <w:t>a</w:t>
      </w:r>
      <w:r>
        <w:rPr>
          <w:rFonts w:asciiTheme="minorHAnsi" w:hAnsiTheme="minorHAnsi" w:cstheme="minorHAnsi"/>
        </w:rPr>
        <w:t xml:space="preserve"> .</w:t>
      </w:r>
    </w:p>
    <w:p w14:paraId="3353E357" w14:textId="77777777" w:rsidR="001B3606" w:rsidRDefault="001B3606" w:rsidP="001B3606">
      <w:pPr>
        <w:pStyle w:val="BodyText"/>
        <w:ind w:left="1440" w:hanging="720"/>
        <w:rPr>
          <w:rFonts w:asciiTheme="minorHAnsi" w:hAnsiTheme="minorHAnsi" w:cstheme="minorHAnsi"/>
        </w:rPr>
      </w:pPr>
      <w:r>
        <w:rPr>
          <w:rFonts w:ascii="Consolas" w:hAnsi="Consolas" w:cs="Consolas"/>
          <w:b/>
        </w:rPr>
        <w:t xml:space="preserve">FILL </w:t>
      </w:r>
      <w:r>
        <w:rPr>
          <w:rFonts w:ascii="Consolas" w:hAnsi="Consolas" w:cs="Consolas"/>
        </w:rPr>
        <w:t>(b n c</w:t>
      </w:r>
      <w:proofErr w:type="gramStart"/>
      <w:r>
        <w:rPr>
          <w:rFonts w:ascii="Consolas" w:hAnsi="Consolas" w:cs="Consolas"/>
        </w:rPr>
        <w:t xml:space="preserve">)  </w:t>
      </w:r>
      <w:r w:rsidR="00346EA0">
        <w:rPr>
          <w:rFonts w:asciiTheme="minorHAnsi" w:hAnsiTheme="minorHAnsi" w:cstheme="minorHAnsi"/>
        </w:rPr>
        <w:t>W</w:t>
      </w:r>
      <w:r>
        <w:rPr>
          <w:rFonts w:asciiTheme="minorHAnsi" w:hAnsiTheme="minorHAnsi" w:cstheme="minorHAnsi"/>
        </w:rPr>
        <w:t>rites</w:t>
      </w:r>
      <w:proofErr w:type="gramEnd"/>
      <w:r>
        <w:rPr>
          <w:rFonts w:asciiTheme="minorHAnsi" w:hAnsiTheme="minorHAnsi" w:cstheme="minorHAnsi"/>
        </w:rPr>
        <w:t xml:space="preserve">  </w:t>
      </w:r>
      <w:r w:rsidRPr="00A65E3C">
        <w:rPr>
          <w:rFonts w:asciiTheme="minorHAnsi" w:hAnsiTheme="minorHAnsi" w:cstheme="minorHAnsi"/>
          <w:i/>
        </w:rPr>
        <w:t>n</w:t>
      </w:r>
      <w:r>
        <w:rPr>
          <w:rFonts w:asciiTheme="minorHAnsi" w:hAnsiTheme="minorHAnsi" w:cstheme="minorHAnsi"/>
        </w:rPr>
        <w:t xml:space="preserve">  bytes of the value  </w:t>
      </w:r>
      <w:r w:rsidRPr="00A65E3C">
        <w:rPr>
          <w:rFonts w:asciiTheme="minorHAnsi" w:hAnsiTheme="minorHAnsi" w:cstheme="minorHAnsi"/>
          <w:i/>
        </w:rPr>
        <w:t>c</w:t>
      </w:r>
      <w:r>
        <w:rPr>
          <w:rFonts w:asciiTheme="minorHAnsi" w:hAnsiTheme="minorHAnsi" w:cstheme="minorHAnsi"/>
        </w:rPr>
        <w:t xml:space="preserve">  starting at byte address  </w:t>
      </w:r>
      <w:r w:rsidRPr="00A65E3C">
        <w:rPr>
          <w:rFonts w:asciiTheme="minorHAnsi" w:hAnsiTheme="minorHAnsi" w:cstheme="minorHAnsi"/>
          <w:i/>
        </w:rPr>
        <w:t>b</w:t>
      </w:r>
      <w:r>
        <w:rPr>
          <w:rFonts w:asciiTheme="minorHAnsi" w:hAnsiTheme="minorHAnsi" w:cstheme="minorHAnsi"/>
        </w:rPr>
        <w:t xml:space="preserve"> .</w:t>
      </w:r>
    </w:p>
    <w:p w14:paraId="34455906" w14:textId="77777777" w:rsidR="00F25387" w:rsidRDefault="001B3606" w:rsidP="003C65E2">
      <w:pPr>
        <w:pStyle w:val="BodyText"/>
      </w:pPr>
      <w:r>
        <w:t>Stack, Arithmetic and Logic</w:t>
      </w:r>
      <w:r w:rsidR="00F25387">
        <w:t>:</w:t>
      </w:r>
    </w:p>
    <w:p w14:paraId="6374FB8B" w14:textId="77777777" w:rsidR="00362638" w:rsidRDefault="00362638" w:rsidP="00362638">
      <w:pPr>
        <w:pStyle w:val="BodyText"/>
        <w:ind w:left="1440" w:hanging="720"/>
        <w:rPr>
          <w:rFonts w:asciiTheme="minorHAnsi" w:hAnsiTheme="minorHAnsi" w:cstheme="minorHAnsi"/>
        </w:rPr>
      </w:pPr>
      <w:r>
        <w:rPr>
          <w:rFonts w:ascii="Consolas" w:hAnsi="Consolas" w:cs="Consolas"/>
          <w:b/>
        </w:rPr>
        <w:t xml:space="preserve">INVERT </w:t>
      </w:r>
      <w:proofErr w:type="gramStart"/>
      <w:r w:rsidRPr="00E46583">
        <w:rPr>
          <w:rFonts w:ascii="Consolas" w:hAnsi="Consolas" w:cs="Consolas"/>
        </w:rPr>
        <w:t>(</w:t>
      </w:r>
      <w:r>
        <w:rPr>
          <w:rFonts w:ascii="Consolas" w:hAnsi="Consolas" w:cs="Consolas"/>
        </w:rPr>
        <w:t xml:space="preserve"> </w:t>
      </w:r>
      <w:r w:rsidRPr="00E46583">
        <w:rPr>
          <w:rFonts w:ascii="Consolas" w:hAnsi="Consolas" w:cs="Consolas"/>
        </w:rPr>
        <w:t>n</w:t>
      </w:r>
      <w:proofErr w:type="gramEnd"/>
      <w:r>
        <w:rPr>
          <w:rFonts w:ascii="Consolas" w:hAnsi="Consolas" w:cs="Consolas"/>
        </w:rPr>
        <w:t xml:space="preserve"> </w:t>
      </w:r>
      <w:r w:rsidRPr="00E46583">
        <w:rPr>
          <w:rFonts w:ascii="Consolas" w:hAnsi="Consolas" w:cs="Consolas"/>
        </w:rPr>
        <w:t>-</w:t>
      </w:r>
      <w:r>
        <w:rPr>
          <w:rFonts w:ascii="Consolas" w:hAnsi="Consolas" w:cs="Consolas"/>
        </w:rPr>
        <w:t xml:space="preserve"> </w:t>
      </w:r>
      <w:r w:rsidRPr="00E46583">
        <w:rPr>
          <w:rFonts w:ascii="Consolas" w:hAnsi="Consolas" w:cs="Consolas"/>
        </w:rPr>
        <w:t>n)</w:t>
      </w:r>
      <w:r>
        <w:rPr>
          <w:rFonts w:ascii="Consolas" w:hAnsi="Consolas" w:cs="Consolas"/>
        </w:rPr>
        <w:t xml:space="preserve">  </w:t>
      </w:r>
      <w:r>
        <w:rPr>
          <w:rFonts w:asciiTheme="minorHAnsi" w:hAnsiTheme="minorHAnsi" w:cstheme="minorHAnsi"/>
        </w:rPr>
        <w:t>Inverts all bits in a value.  Logical ones complement.</w:t>
      </w:r>
    </w:p>
    <w:p w14:paraId="19E2DE76" w14:textId="77777777" w:rsidR="00362638" w:rsidRPr="00A65E3C" w:rsidRDefault="00362638" w:rsidP="00362638">
      <w:pPr>
        <w:pStyle w:val="BodyText"/>
        <w:ind w:left="1440" w:hanging="720"/>
        <w:rPr>
          <w:rFonts w:asciiTheme="minorHAnsi" w:hAnsiTheme="minorHAnsi" w:cstheme="minorHAnsi"/>
        </w:rPr>
      </w:pPr>
      <w:r>
        <w:rPr>
          <w:rFonts w:ascii="Consolas" w:hAnsi="Consolas" w:cs="Consolas"/>
          <w:b/>
        </w:rPr>
        <w:t xml:space="preserve">&gt;&lt; </w:t>
      </w:r>
      <w:proofErr w:type="gramStart"/>
      <w:r>
        <w:rPr>
          <w:rFonts w:ascii="Consolas" w:hAnsi="Consolas" w:cs="Consolas"/>
        </w:rPr>
        <w:t>( n</w:t>
      </w:r>
      <w:proofErr w:type="gramEnd"/>
      <w:r>
        <w:rPr>
          <w:rFonts w:ascii="Consolas" w:hAnsi="Consolas" w:cs="Consolas"/>
        </w:rPr>
        <w:t xml:space="preserve"> - n)  </w:t>
      </w:r>
      <w:r w:rsidR="00346EA0">
        <w:rPr>
          <w:rFonts w:asciiTheme="minorHAnsi" w:hAnsiTheme="minorHAnsi" w:cstheme="minorHAnsi"/>
        </w:rPr>
        <w:t>S</w:t>
      </w:r>
      <w:r w:rsidRPr="00A65E3C">
        <w:rPr>
          <w:rFonts w:asciiTheme="minorHAnsi" w:hAnsiTheme="minorHAnsi" w:cstheme="minorHAnsi"/>
        </w:rPr>
        <w:t>waps the octets in the given value.</w:t>
      </w:r>
    </w:p>
    <w:p w14:paraId="2F7D1BFA" w14:textId="77777777" w:rsidR="00362638" w:rsidRDefault="00362638" w:rsidP="00362638">
      <w:pPr>
        <w:pStyle w:val="BodyText"/>
        <w:ind w:left="1440" w:hanging="720"/>
        <w:rPr>
          <w:rFonts w:asciiTheme="minorHAnsi" w:hAnsiTheme="minorHAnsi" w:cstheme="minorHAnsi"/>
        </w:rPr>
      </w:pPr>
      <w:r>
        <w:rPr>
          <w:rFonts w:ascii="Consolas" w:hAnsi="Consolas" w:cs="Consolas"/>
          <w:b/>
        </w:rPr>
        <w:t xml:space="preserve">Lo </w:t>
      </w:r>
      <w:proofErr w:type="gramStart"/>
      <w:r w:rsidRPr="00E46583">
        <w:rPr>
          <w:rFonts w:ascii="Consolas" w:hAnsi="Consolas" w:cs="Consolas"/>
        </w:rPr>
        <w:t>(</w:t>
      </w:r>
      <w:r>
        <w:rPr>
          <w:rFonts w:ascii="Consolas" w:hAnsi="Consolas" w:cs="Consolas"/>
        </w:rPr>
        <w:t xml:space="preserve"> </w:t>
      </w:r>
      <w:r w:rsidRPr="00E46583">
        <w:rPr>
          <w:rFonts w:ascii="Consolas" w:hAnsi="Consolas" w:cs="Consolas"/>
        </w:rPr>
        <w:t>n</w:t>
      </w:r>
      <w:proofErr w:type="gramEnd"/>
      <w:r>
        <w:rPr>
          <w:rFonts w:ascii="Consolas" w:hAnsi="Consolas" w:cs="Consolas"/>
        </w:rPr>
        <w:t xml:space="preserve"> </w:t>
      </w:r>
      <w:r w:rsidRPr="00E46583">
        <w:rPr>
          <w:rFonts w:ascii="Consolas" w:hAnsi="Consolas" w:cs="Consolas"/>
        </w:rPr>
        <w:t>-</w:t>
      </w:r>
      <w:r>
        <w:rPr>
          <w:rFonts w:ascii="Consolas" w:hAnsi="Consolas" w:cs="Consolas"/>
        </w:rPr>
        <w:t xml:space="preserve"> </w:t>
      </w:r>
      <w:r w:rsidRPr="00E46583">
        <w:rPr>
          <w:rFonts w:ascii="Consolas" w:hAnsi="Consolas" w:cs="Consolas"/>
        </w:rPr>
        <w:t>n)</w:t>
      </w:r>
      <w:r>
        <w:rPr>
          <w:rFonts w:ascii="Consolas" w:hAnsi="Consolas" w:cs="Consolas"/>
        </w:rPr>
        <w:t xml:space="preserve">  </w:t>
      </w:r>
      <w:r w:rsidR="00346EA0">
        <w:rPr>
          <w:rFonts w:asciiTheme="minorHAnsi" w:hAnsiTheme="minorHAnsi" w:cstheme="minorHAnsi"/>
        </w:rPr>
        <w:t>R</w:t>
      </w:r>
      <w:r>
        <w:rPr>
          <w:rFonts w:asciiTheme="minorHAnsi" w:hAnsiTheme="minorHAnsi" w:cstheme="minorHAnsi"/>
        </w:rPr>
        <w:t>eturns the low order octet of the given value.</w:t>
      </w:r>
    </w:p>
    <w:p w14:paraId="6DA707C1" w14:textId="77777777" w:rsidR="00362638" w:rsidRDefault="00362638" w:rsidP="00362638">
      <w:pPr>
        <w:pStyle w:val="BodyText"/>
        <w:ind w:left="1440" w:hanging="720"/>
        <w:rPr>
          <w:rFonts w:asciiTheme="minorHAnsi" w:hAnsiTheme="minorHAnsi" w:cstheme="minorHAnsi"/>
        </w:rPr>
      </w:pPr>
      <w:r>
        <w:rPr>
          <w:rFonts w:ascii="Consolas" w:hAnsi="Consolas" w:cs="Consolas"/>
          <w:b/>
        </w:rPr>
        <w:t xml:space="preserve">Hi </w:t>
      </w:r>
      <w:proofErr w:type="gramStart"/>
      <w:r w:rsidRPr="00E46583">
        <w:rPr>
          <w:rFonts w:ascii="Consolas" w:hAnsi="Consolas" w:cs="Consolas"/>
        </w:rPr>
        <w:t>(</w:t>
      </w:r>
      <w:r>
        <w:rPr>
          <w:rFonts w:ascii="Consolas" w:hAnsi="Consolas" w:cs="Consolas"/>
        </w:rPr>
        <w:t xml:space="preserve"> </w:t>
      </w:r>
      <w:r w:rsidRPr="00E46583">
        <w:rPr>
          <w:rFonts w:ascii="Consolas" w:hAnsi="Consolas" w:cs="Consolas"/>
        </w:rPr>
        <w:t>n</w:t>
      </w:r>
      <w:proofErr w:type="gramEnd"/>
      <w:r>
        <w:rPr>
          <w:rFonts w:ascii="Consolas" w:hAnsi="Consolas" w:cs="Consolas"/>
        </w:rPr>
        <w:t xml:space="preserve"> </w:t>
      </w:r>
      <w:r w:rsidRPr="00E46583">
        <w:rPr>
          <w:rFonts w:ascii="Consolas" w:hAnsi="Consolas" w:cs="Consolas"/>
        </w:rPr>
        <w:t>-</w:t>
      </w:r>
      <w:r>
        <w:rPr>
          <w:rFonts w:ascii="Consolas" w:hAnsi="Consolas" w:cs="Consolas"/>
        </w:rPr>
        <w:t xml:space="preserve"> </w:t>
      </w:r>
      <w:r w:rsidRPr="00E46583">
        <w:rPr>
          <w:rFonts w:ascii="Consolas" w:hAnsi="Consolas" w:cs="Consolas"/>
        </w:rPr>
        <w:t>n)</w:t>
      </w:r>
      <w:r>
        <w:rPr>
          <w:rFonts w:ascii="Consolas" w:hAnsi="Consolas" w:cs="Consolas"/>
        </w:rPr>
        <w:t xml:space="preserve">  </w:t>
      </w:r>
      <w:r w:rsidR="00346EA0">
        <w:rPr>
          <w:rFonts w:asciiTheme="minorHAnsi" w:hAnsiTheme="minorHAnsi" w:cstheme="minorHAnsi"/>
        </w:rPr>
        <w:t>R</w:t>
      </w:r>
      <w:r>
        <w:rPr>
          <w:rFonts w:asciiTheme="minorHAnsi" w:hAnsiTheme="minorHAnsi" w:cstheme="minorHAnsi"/>
        </w:rPr>
        <w:t>eturns the high order octet of the given value.</w:t>
      </w:r>
    </w:p>
    <w:p w14:paraId="3BE17152" w14:textId="77777777" w:rsidR="00362638" w:rsidRDefault="00362638" w:rsidP="00362638">
      <w:pPr>
        <w:pStyle w:val="BodyText"/>
        <w:ind w:left="1440" w:hanging="720"/>
        <w:rPr>
          <w:rFonts w:asciiTheme="minorHAnsi" w:hAnsiTheme="minorHAnsi" w:cstheme="minorHAnsi"/>
        </w:rPr>
      </w:pPr>
      <w:r>
        <w:rPr>
          <w:rFonts w:ascii="Consolas" w:hAnsi="Consolas" w:cs="Consolas"/>
          <w:b/>
        </w:rPr>
        <w:t xml:space="preserve">Up </w:t>
      </w:r>
      <w:proofErr w:type="gramStart"/>
      <w:r>
        <w:rPr>
          <w:rFonts w:ascii="Consolas" w:hAnsi="Consolas" w:cs="Consolas"/>
        </w:rPr>
        <w:t>( n</w:t>
      </w:r>
      <w:proofErr w:type="gramEnd"/>
      <w:r>
        <w:rPr>
          <w:rFonts w:ascii="Consolas" w:hAnsi="Consolas" w:cs="Consolas"/>
        </w:rPr>
        <w:t xml:space="preserve"> - n)  </w:t>
      </w:r>
      <w:r w:rsidR="00346EA0">
        <w:rPr>
          <w:rFonts w:asciiTheme="minorHAnsi" w:hAnsiTheme="minorHAnsi" w:cstheme="minorHAnsi"/>
        </w:rPr>
        <w:t>S</w:t>
      </w:r>
      <w:r>
        <w:rPr>
          <w:rFonts w:asciiTheme="minorHAnsi" w:hAnsiTheme="minorHAnsi" w:cstheme="minorHAnsi"/>
        </w:rPr>
        <w:t>hifts the given value left 8 bits.</w:t>
      </w:r>
    </w:p>
    <w:p w14:paraId="52C53A85" w14:textId="77777777" w:rsidR="008B3DE6" w:rsidRDefault="008B3DE6" w:rsidP="008B3DE6">
      <w:pPr>
        <w:pStyle w:val="BodyText"/>
        <w:ind w:left="1440" w:hanging="720"/>
        <w:rPr>
          <w:rFonts w:asciiTheme="minorHAnsi" w:hAnsiTheme="minorHAnsi" w:cstheme="minorHAnsi"/>
        </w:rPr>
      </w:pPr>
      <w:r>
        <w:rPr>
          <w:rFonts w:ascii="Consolas" w:hAnsi="Consolas" w:cs="Consolas"/>
          <w:b/>
        </w:rPr>
        <w:t xml:space="preserve">2ROT </w:t>
      </w:r>
      <w:proofErr w:type="gramStart"/>
      <w:r w:rsidRPr="00E46583">
        <w:rPr>
          <w:rFonts w:ascii="Consolas" w:hAnsi="Consolas" w:cs="Consolas"/>
        </w:rPr>
        <w:t>(</w:t>
      </w:r>
      <w:r>
        <w:rPr>
          <w:rFonts w:ascii="Consolas" w:hAnsi="Consolas" w:cs="Consolas"/>
        </w:rPr>
        <w:t xml:space="preserve"> </w:t>
      </w:r>
      <w:r w:rsidR="001D3878">
        <w:rPr>
          <w:rFonts w:ascii="Consolas" w:hAnsi="Consolas" w:cs="Consolas"/>
        </w:rPr>
        <w:t>d</w:t>
      </w:r>
      <w:proofErr w:type="gramEnd"/>
      <w:r w:rsidR="001D3878">
        <w:rPr>
          <w:rFonts w:ascii="Consolas" w:hAnsi="Consolas" w:cs="Consolas"/>
        </w:rPr>
        <w:t>1 d2 d3 - d2 d3 d1</w:t>
      </w:r>
      <w:r w:rsidRPr="00E46583">
        <w:rPr>
          <w:rFonts w:ascii="Consolas" w:hAnsi="Consolas" w:cs="Consolas"/>
        </w:rPr>
        <w:t>)</w:t>
      </w:r>
      <w:r>
        <w:rPr>
          <w:rFonts w:ascii="Consolas" w:hAnsi="Consolas" w:cs="Consolas"/>
        </w:rPr>
        <w:t xml:space="preserve">  </w:t>
      </w:r>
      <w:r w:rsidR="00346EA0">
        <w:rPr>
          <w:rFonts w:asciiTheme="minorHAnsi" w:hAnsiTheme="minorHAnsi" w:cstheme="minorHAnsi"/>
        </w:rPr>
        <w:t>R</w:t>
      </w:r>
      <w:r w:rsidR="001D3878">
        <w:rPr>
          <w:rFonts w:asciiTheme="minorHAnsi" w:hAnsiTheme="minorHAnsi" w:cstheme="minorHAnsi"/>
        </w:rPr>
        <w:t>otates the top three double numbers on the stack.</w:t>
      </w:r>
    </w:p>
    <w:p w14:paraId="7362D116" w14:textId="77777777" w:rsidR="008B3DE6" w:rsidRDefault="008B3DE6" w:rsidP="008B3DE6">
      <w:pPr>
        <w:pStyle w:val="BodyText"/>
        <w:ind w:left="1440" w:hanging="720"/>
        <w:rPr>
          <w:rFonts w:asciiTheme="minorHAnsi" w:hAnsiTheme="minorHAnsi" w:cstheme="minorHAnsi"/>
        </w:rPr>
      </w:pPr>
      <w:r>
        <w:rPr>
          <w:rFonts w:ascii="Consolas" w:hAnsi="Consolas" w:cs="Consolas"/>
          <w:b/>
        </w:rPr>
        <w:t xml:space="preserve">D2* </w:t>
      </w:r>
      <w:proofErr w:type="gramStart"/>
      <w:r w:rsidRPr="00E46583">
        <w:rPr>
          <w:rFonts w:ascii="Consolas" w:hAnsi="Consolas" w:cs="Consolas"/>
        </w:rPr>
        <w:t>(</w:t>
      </w:r>
      <w:r>
        <w:rPr>
          <w:rFonts w:ascii="Consolas" w:hAnsi="Consolas" w:cs="Consolas"/>
        </w:rPr>
        <w:t xml:space="preserve"> </w:t>
      </w:r>
      <w:r w:rsidR="001D3878">
        <w:rPr>
          <w:rFonts w:ascii="Consolas" w:hAnsi="Consolas" w:cs="Consolas"/>
        </w:rPr>
        <w:t>d</w:t>
      </w:r>
      <w:proofErr w:type="gramEnd"/>
      <w:r w:rsidR="001D3878">
        <w:rPr>
          <w:rFonts w:ascii="Consolas" w:hAnsi="Consolas" w:cs="Consolas"/>
        </w:rPr>
        <w:t xml:space="preserve"> - d</w:t>
      </w:r>
      <w:r w:rsidRPr="00E46583">
        <w:rPr>
          <w:rFonts w:ascii="Consolas" w:hAnsi="Consolas" w:cs="Consolas"/>
        </w:rPr>
        <w:t>)</w:t>
      </w:r>
      <w:r>
        <w:rPr>
          <w:rFonts w:ascii="Consolas" w:hAnsi="Consolas" w:cs="Consolas"/>
        </w:rPr>
        <w:t xml:space="preserve">  </w:t>
      </w:r>
      <w:r w:rsidR="001D3878">
        <w:rPr>
          <w:rFonts w:asciiTheme="minorHAnsi" w:hAnsiTheme="minorHAnsi" w:cstheme="minorHAnsi"/>
        </w:rPr>
        <w:t>Shifts a double precision value left one bit</w:t>
      </w:r>
      <w:r>
        <w:rPr>
          <w:rFonts w:asciiTheme="minorHAnsi" w:hAnsiTheme="minorHAnsi" w:cstheme="minorHAnsi"/>
        </w:rPr>
        <w:t>.</w:t>
      </w:r>
    </w:p>
    <w:p w14:paraId="30FC31DA" w14:textId="77777777" w:rsidR="008B3DE6" w:rsidRDefault="008B3DE6" w:rsidP="008B3DE6">
      <w:pPr>
        <w:pStyle w:val="BodyText"/>
        <w:ind w:left="1440" w:hanging="720"/>
        <w:rPr>
          <w:rFonts w:asciiTheme="minorHAnsi" w:hAnsiTheme="minorHAnsi" w:cstheme="minorHAnsi"/>
        </w:rPr>
      </w:pPr>
      <w:r>
        <w:rPr>
          <w:rFonts w:ascii="Consolas" w:hAnsi="Consolas" w:cs="Consolas"/>
          <w:b/>
        </w:rPr>
        <w:t xml:space="preserve">D2/ </w:t>
      </w:r>
      <w:proofErr w:type="gramStart"/>
      <w:r w:rsidRPr="00E46583">
        <w:rPr>
          <w:rFonts w:ascii="Consolas" w:hAnsi="Consolas" w:cs="Consolas"/>
        </w:rPr>
        <w:t>(</w:t>
      </w:r>
      <w:r>
        <w:rPr>
          <w:rFonts w:ascii="Consolas" w:hAnsi="Consolas" w:cs="Consolas"/>
        </w:rPr>
        <w:t xml:space="preserve"> </w:t>
      </w:r>
      <w:r w:rsidR="001D3878">
        <w:rPr>
          <w:rFonts w:ascii="Consolas" w:hAnsi="Consolas" w:cs="Consolas"/>
        </w:rPr>
        <w:t>d</w:t>
      </w:r>
      <w:proofErr w:type="gramEnd"/>
      <w:r w:rsidR="001D3878">
        <w:rPr>
          <w:rFonts w:ascii="Consolas" w:hAnsi="Consolas" w:cs="Consolas"/>
        </w:rPr>
        <w:t xml:space="preserve"> - d</w:t>
      </w:r>
      <w:r w:rsidRPr="00E46583">
        <w:rPr>
          <w:rFonts w:ascii="Consolas" w:hAnsi="Consolas" w:cs="Consolas"/>
        </w:rPr>
        <w:t>)</w:t>
      </w:r>
      <w:r>
        <w:rPr>
          <w:rFonts w:ascii="Consolas" w:hAnsi="Consolas" w:cs="Consolas"/>
        </w:rPr>
        <w:t xml:space="preserve">  </w:t>
      </w:r>
      <w:r w:rsidR="001D3878">
        <w:rPr>
          <w:rFonts w:asciiTheme="minorHAnsi" w:hAnsiTheme="minorHAnsi" w:cstheme="minorHAnsi"/>
        </w:rPr>
        <w:t>Arithmetically shifts a double precision value right one bit</w:t>
      </w:r>
      <w:r>
        <w:rPr>
          <w:rFonts w:asciiTheme="minorHAnsi" w:hAnsiTheme="minorHAnsi" w:cstheme="minorHAnsi"/>
        </w:rPr>
        <w:t>.</w:t>
      </w:r>
    </w:p>
    <w:p w14:paraId="56115195" w14:textId="77777777" w:rsidR="00F25387" w:rsidRDefault="00F25387" w:rsidP="003C65E2">
      <w:pPr>
        <w:pStyle w:val="BodyText"/>
      </w:pPr>
      <w:r>
        <w:t>Program Structure</w:t>
      </w:r>
      <w:r w:rsidR="001B3606">
        <w:t xml:space="preserve"> and Definition</w:t>
      </w:r>
      <w:r>
        <w:t>:</w:t>
      </w:r>
    </w:p>
    <w:p w14:paraId="7173B5B7" w14:textId="77777777" w:rsidR="00F25387" w:rsidRDefault="00F25387" w:rsidP="00F25387">
      <w:pPr>
        <w:pStyle w:val="BodyText"/>
        <w:ind w:left="1440" w:hanging="720"/>
      </w:pPr>
      <w:proofErr w:type="gramStart"/>
      <w:r w:rsidRPr="00443A3D">
        <w:rPr>
          <w:rFonts w:ascii="Consolas" w:hAnsi="Consolas" w:cs="Consolas"/>
          <w:b/>
        </w:rPr>
        <w:t>DOES</w:t>
      </w:r>
      <w:r w:rsidRPr="009624A1">
        <w:rPr>
          <w:rFonts w:ascii="Consolas" w:hAnsi="Consolas" w:cs="Consolas"/>
        </w:rPr>
        <w:t xml:space="preserve">  </w:t>
      </w:r>
      <w:r w:rsidR="00346EA0">
        <w:rPr>
          <w:rFonts w:ascii="Consolas" w:hAnsi="Consolas" w:cs="Consolas"/>
        </w:rPr>
        <w:t>U</w:t>
      </w:r>
      <w:r>
        <w:t>sed</w:t>
      </w:r>
      <w:proofErr w:type="gramEnd"/>
      <w:r>
        <w:t xml:space="preserve"> like  </w:t>
      </w:r>
      <w:r w:rsidRPr="00346EA0">
        <w:rPr>
          <w:rFonts w:ascii="Consolas" w:hAnsi="Consolas" w:cs="Consolas"/>
        </w:rPr>
        <w:t>DOES&gt;</w:t>
      </w:r>
      <w:r>
        <w:t xml:space="preserve">  except that the PFA of the instance is on top of the return stack instead of the data stack.</w:t>
      </w:r>
      <w:r w:rsidR="00362638">
        <w:t xml:space="preserve">  Faster </w:t>
      </w:r>
      <w:proofErr w:type="gramStart"/>
      <w:r w:rsidR="00362638">
        <w:t xml:space="preserve">than  </w:t>
      </w:r>
      <w:r w:rsidR="00362638" w:rsidRPr="00346EA0">
        <w:rPr>
          <w:rFonts w:ascii="Consolas" w:hAnsi="Consolas" w:cs="Consolas"/>
        </w:rPr>
        <w:t>DOES</w:t>
      </w:r>
      <w:proofErr w:type="gramEnd"/>
      <w:r w:rsidR="00362638" w:rsidRPr="00346EA0">
        <w:rPr>
          <w:rFonts w:ascii="Consolas" w:hAnsi="Consolas" w:cs="Consolas"/>
        </w:rPr>
        <w:t>&gt;</w:t>
      </w:r>
      <w:r w:rsidR="00362638">
        <w:t xml:space="preserve">  and should be used in cases when it is inconvenient to have the address on top of the stack right away.  See definition </w:t>
      </w:r>
      <w:proofErr w:type="gramStart"/>
      <w:r w:rsidR="00362638">
        <w:t xml:space="preserve">of  </w:t>
      </w:r>
      <w:r w:rsidR="00362638" w:rsidRPr="00346EA0">
        <w:rPr>
          <w:rFonts w:ascii="Consolas" w:hAnsi="Consolas" w:cs="Consolas"/>
        </w:rPr>
        <w:t>2</w:t>
      </w:r>
      <w:proofErr w:type="gramEnd"/>
      <w:r w:rsidR="00362638" w:rsidRPr="00346EA0">
        <w:rPr>
          <w:rFonts w:ascii="Consolas" w:hAnsi="Consolas" w:cs="Consolas"/>
        </w:rPr>
        <w:t>ARRAY</w:t>
      </w:r>
      <w:r w:rsidR="00362638">
        <w:t xml:space="preserve">  for an example of this case.</w:t>
      </w:r>
    </w:p>
    <w:p w14:paraId="7F0F1F98" w14:textId="77777777" w:rsidR="001D3878" w:rsidRPr="00A65E3C" w:rsidRDefault="001D3878" w:rsidP="001D3878">
      <w:pPr>
        <w:pStyle w:val="BodyText"/>
        <w:ind w:left="1440" w:hanging="720"/>
        <w:rPr>
          <w:rFonts w:asciiTheme="minorHAnsi" w:hAnsiTheme="minorHAnsi" w:cstheme="minorHAnsi"/>
        </w:rPr>
      </w:pPr>
      <w:r>
        <w:rPr>
          <w:rFonts w:ascii="Consolas" w:hAnsi="Consolas" w:cs="Consolas"/>
          <w:b/>
        </w:rPr>
        <w:t xml:space="preserve">-EX </w:t>
      </w:r>
      <w:proofErr w:type="gramStart"/>
      <w:r>
        <w:rPr>
          <w:rFonts w:ascii="Consolas" w:hAnsi="Consolas" w:cs="Consolas"/>
        </w:rPr>
        <w:t>( t</w:t>
      </w:r>
      <w:proofErr w:type="gramEnd"/>
      <w:r>
        <w:rPr>
          <w:rFonts w:ascii="Consolas" w:hAnsi="Consolas" w:cs="Consolas"/>
        </w:rPr>
        <w:t xml:space="preserve">)  </w:t>
      </w:r>
      <w:r>
        <w:rPr>
          <w:rFonts w:asciiTheme="minorHAnsi" w:hAnsiTheme="minorHAnsi" w:cstheme="minorHAnsi"/>
        </w:rPr>
        <w:t>Exits the calling definition if the flag is false</w:t>
      </w:r>
      <w:r w:rsidRPr="00A65E3C">
        <w:rPr>
          <w:rFonts w:asciiTheme="minorHAnsi" w:hAnsiTheme="minorHAnsi" w:cstheme="minorHAnsi"/>
        </w:rPr>
        <w:t>.</w:t>
      </w:r>
    </w:p>
    <w:p w14:paraId="023BFCA3" w14:textId="77777777" w:rsidR="001B3606" w:rsidRDefault="001B3606" w:rsidP="001B3606">
      <w:pPr>
        <w:pStyle w:val="BodyText"/>
        <w:ind w:left="1440" w:hanging="720"/>
        <w:rPr>
          <w:rFonts w:asciiTheme="minorHAnsi" w:hAnsiTheme="minorHAnsi" w:cstheme="minorHAnsi"/>
        </w:rPr>
      </w:pPr>
      <w:r>
        <w:rPr>
          <w:rFonts w:ascii="Consolas" w:hAnsi="Consolas" w:cs="Consolas"/>
          <w:b/>
        </w:rPr>
        <w:t>'</w:t>
      </w:r>
      <w:proofErr w:type="gramStart"/>
      <w:r>
        <w:rPr>
          <w:rFonts w:ascii="Consolas" w:hAnsi="Consolas" w:cs="Consolas"/>
          <w:b/>
        </w:rPr>
        <w:t>reload</w:t>
      </w:r>
      <w:r>
        <w:rPr>
          <w:rFonts w:ascii="Consolas" w:hAnsi="Consolas" w:cs="Consolas"/>
        </w:rPr>
        <w:t xml:space="preserve">  </w:t>
      </w:r>
      <w:r w:rsidR="00346EA0">
        <w:rPr>
          <w:rFonts w:asciiTheme="minorHAnsi" w:hAnsiTheme="minorHAnsi" w:cstheme="minorHAnsi"/>
        </w:rPr>
        <w:t>H</w:t>
      </w:r>
      <w:r>
        <w:rPr>
          <w:rFonts w:asciiTheme="minorHAnsi" w:hAnsiTheme="minorHAnsi" w:cstheme="minorHAnsi"/>
        </w:rPr>
        <w:t>olds</w:t>
      </w:r>
      <w:proofErr w:type="gramEnd"/>
      <w:r>
        <w:rPr>
          <w:rFonts w:asciiTheme="minorHAnsi" w:hAnsiTheme="minorHAnsi" w:cstheme="minorHAnsi"/>
        </w:rPr>
        <w:t xml:space="preserve"> the start of a code sequence to be executed before a warm start via  </w:t>
      </w:r>
      <w:r w:rsidRPr="00F25387">
        <w:rPr>
          <w:rFonts w:ascii="Consolas" w:hAnsi="Consolas" w:cs="Consolas"/>
        </w:rPr>
        <w:t>RELOAD</w:t>
      </w:r>
      <w:r>
        <w:rPr>
          <w:rFonts w:asciiTheme="minorHAnsi" w:hAnsiTheme="minorHAnsi" w:cstheme="minorHAnsi"/>
        </w:rPr>
        <w:t xml:space="preserve"> .</w:t>
      </w:r>
    </w:p>
    <w:p w14:paraId="5257BAC7" w14:textId="77777777" w:rsidR="001B3606" w:rsidRPr="00F25387" w:rsidRDefault="001B3606" w:rsidP="001B3606">
      <w:pPr>
        <w:pStyle w:val="BodyText"/>
        <w:ind w:left="1440" w:hanging="720"/>
        <w:rPr>
          <w:rFonts w:asciiTheme="minorHAnsi" w:hAnsiTheme="minorHAnsi" w:cstheme="minorHAnsi"/>
        </w:rPr>
      </w:pPr>
      <w:r>
        <w:rPr>
          <w:rFonts w:ascii="Consolas" w:hAnsi="Consolas" w:cs="Consolas"/>
          <w:b/>
        </w:rPr>
        <w:t>+RELOAD</w:t>
      </w:r>
      <w:r>
        <w:rPr>
          <w:rFonts w:ascii="Consolas" w:hAnsi="Consolas" w:cs="Consolas"/>
        </w:rPr>
        <w:t xml:space="preserve"> </w:t>
      </w:r>
      <w:proofErr w:type="gramStart"/>
      <w:r>
        <w:rPr>
          <w:rFonts w:ascii="Consolas" w:hAnsi="Consolas" w:cs="Consolas"/>
        </w:rPr>
        <w:t>( a</w:t>
      </w:r>
      <w:proofErr w:type="gramEnd"/>
      <w:r>
        <w:rPr>
          <w:rFonts w:ascii="Consolas" w:hAnsi="Consolas" w:cs="Consolas"/>
        </w:rPr>
        <w:t xml:space="preserve">)  </w:t>
      </w:r>
      <w:r w:rsidRPr="00F25387">
        <w:rPr>
          <w:rFonts w:asciiTheme="minorHAnsi" w:hAnsiTheme="minorHAnsi" w:cstheme="minorHAnsi"/>
        </w:rPr>
        <w:t xml:space="preserve">An </w:t>
      </w:r>
      <w:r w:rsidRPr="00F25387">
        <w:rPr>
          <w:rFonts w:ascii="Consolas" w:hAnsi="Consolas" w:cs="Consolas"/>
        </w:rPr>
        <w:t>IMMEDIATE</w:t>
      </w:r>
      <w:r w:rsidRPr="00F25387">
        <w:rPr>
          <w:rFonts w:asciiTheme="minorHAnsi" w:hAnsiTheme="minorHAnsi" w:cstheme="minorHAnsi"/>
        </w:rPr>
        <w:t xml:space="preserve"> word </w:t>
      </w:r>
      <w:r>
        <w:rPr>
          <w:rFonts w:asciiTheme="minorHAnsi" w:hAnsiTheme="minorHAnsi" w:cstheme="minorHAnsi"/>
        </w:rPr>
        <w:t>that adds</w:t>
      </w:r>
      <w:r w:rsidRPr="00F25387">
        <w:rPr>
          <w:rFonts w:asciiTheme="minorHAnsi" w:hAnsiTheme="minorHAnsi" w:cstheme="minorHAnsi"/>
        </w:rPr>
        <w:t xml:space="preserve"> c</w:t>
      </w:r>
      <w:r>
        <w:rPr>
          <w:rFonts w:asciiTheme="minorHAnsi" w:hAnsiTheme="minorHAnsi" w:cstheme="minorHAnsi"/>
        </w:rPr>
        <w:t xml:space="preserve">ode to the start of the existing  </w:t>
      </w:r>
      <w:r w:rsidRPr="00F25387">
        <w:rPr>
          <w:rFonts w:ascii="Consolas" w:hAnsi="Consolas" w:cs="Consolas"/>
        </w:rPr>
        <w:t>RELOAD</w:t>
      </w:r>
      <w:r>
        <w:rPr>
          <w:rFonts w:asciiTheme="minorHAnsi" w:hAnsiTheme="minorHAnsi" w:cstheme="minorHAnsi"/>
        </w:rPr>
        <w:t xml:space="preserve">  chain as follows:   </w:t>
      </w:r>
      <w:r w:rsidRPr="00F25387">
        <w:rPr>
          <w:rFonts w:ascii="Consolas" w:hAnsi="Consolas" w:cs="Consolas"/>
        </w:rPr>
        <w:t>HERE ]  &lt;stuff to do before existing chain&gt;  +RELOAD [</w:t>
      </w:r>
    </w:p>
    <w:p w14:paraId="0AA53BAA" w14:textId="77777777" w:rsidR="00F25387" w:rsidRDefault="00651577" w:rsidP="003C65E2">
      <w:pPr>
        <w:pStyle w:val="BodyText"/>
      </w:pPr>
      <w:r>
        <w:t>Display:</w:t>
      </w:r>
    </w:p>
    <w:p w14:paraId="7FEEAB4A" w14:textId="77777777" w:rsidR="00651577" w:rsidRPr="00A65E3C" w:rsidRDefault="00651577" w:rsidP="00651577">
      <w:pPr>
        <w:pStyle w:val="BodyText"/>
        <w:ind w:left="1440" w:hanging="720"/>
        <w:rPr>
          <w:rFonts w:asciiTheme="minorHAnsi" w:hAnsiTheme="minorHAnsi" w:cstheme="minorHAnsi"/>
        </w:rPr>
      </w:pPr>
      <w:proofErr w:type="gramStart"/>
      <w:r>
        <w:rPr>
          <w:rFonts w:ascii="Consolas" w:hAnsi="Consolas" w:cs="Consolas"/>
          <w:b/>
        </w:rPr>
        <w:t>.R</w:t>
      </w:r>
      <w:proofErr w:type="gramEnd"/>
      <w:r>
        <w:rPr>
          <w:rFonts w:ascii="Consolas" w:hAnsi="Consolas" w:cs="Consolas"/>
          <w:b/>
        </w:rPr>
        <w:t xml:space="preserve"> </w:t>
      </w:r>
      <w:r>
        <w:rPr>
          <w:rFonts w:ascii="Consolas" w:hAnsi="Consolas" w:cs="Consolas"/>
        </w:rPr>
        <w:t xml:space="preserve">( n w)  </w:t>
      </w:r>
      <w:r>
        <w:rPr>
          <w:rFonts w:asciiTheme="minorHAnsi" w:hAnsiTheme="minorHAnsi" w:cstheme="minorHAnsi"/>
        </w:rPr>
        <w:t xml:space="preserve">Displays a signed number right justified in a field of  </w:t>
      </w:r>
      <w:r w:rsidRPr="00651577">
        <w:rPr>
          <w:rFonts w:ascii="Consolas" w:hAnsi="Consolas" w:cs="Consolas"/>
          <w:i/>
        </w:rPr>
        <w:t>w</w:t>
      </w:r>
      <w:r>
        <w:rPr>
          <w:rFonts w:asciiTheme="minorHAnsi" w:hAnsiTheme="minorHAnsi" w:cstheme="minorHAnsi"/>
        </w:rPr>
        <w:t xml:space="preserve">  characters</w:t>
      </w:r>
      <w:r w:rsidRPr="00A65E3C">
        <w:rPr>
          <w:rFonts w:asciiTheme="minorHAnsi" w:hAnsiTheme="minorHAnsi" w:cstheme="minorHAnsi"/>
        </w:rPr>
        <w:t>.</w:t>
      </w:r>
    </w:p>
    <w:p w14:paraId="022E417A" w14:textId="77777777" w:rsidR="00362638" w:rsidRPr="00A65E3C" w:rsidRDefault="00362638" w:rsidP="00362638">
      <w:pPr>
        <w:pStyle w:val="BodyText"/>
        <w:ind w:left="1440" w:hanging="720"/>
        <w:rPr>
          <w:rFonts w:asciiTheme="minorHAnsi" w:hAnsiTheme="minorHAnsi" w:cstheme="minorHAnsi"/>
        </w:rPr>
      </w:pPr>
      <w:r>
        <w:rPr>
          <w:rFonts w:ascii="Consolas" w:hAnsi="Consolas" w:cs="Consolas"/>
          <w:b/>
        </w:rPr>
        <w:t xml:space="preserve">&gt;TYPE </w:t>
      </w:r>
      <w:proofErr w:type="gramStart"/>
      <w:r>
        <w:rPr>
          <w:rFonts w:ascii="Consolas" w:hAnsi="Consolas" w:cs="Consolas"/>
        </w:rPr>
        <w:t>( b</w:t>
      </w:r>
      <w:proofErr w:type="gramEnd"/>
      <w:r>
        <w:rPr>
          <w:rFonts w:ascii="Consolas" w:hAnsi="Consolas" w:cs="Consolas"/>
        </w:rPr>
        <w:t xml:space="preserve"> n)  </w:t>
      </w:r>
      <w:r>
        <w:rPr>
          <w:rFonts w:asciiTheme="minorHAnsi" w:hAnsiTheme="minorHAnsi" w:cstheme="minorHAnsi"/>
        </w:rPr>
        <w:t xml:space="preserve">Displays a string of characters after first moving them to  </w:t>
      </w:r>
      <w:r w:rsidRPr="00346EA0">
        <w:rPr>
          <w:rFonts w:ascii="Consolas" w:hAnsi="Consolas" w:cs="Consolas"/>
        </w:rPr>
        <w:t>PAD</w:t>
      </w:r>
      <w:r>
        <w:rPr>
          <w:rFonts w:asciiTheme="minorHAnsi" w:hAnsiTheme="minorHAnsi" w:cstheme="minorHAnsi"/>
        </w:rPr>
        <w:t xml:space="preserve">  and filtering them with  </w:t>
      </w:r>
      <w:r w:rsidRPr="00346EA0">
        <w:rPr>
          <w:rFonts w:ascii="Consolas" w:hAnsi="Consolas" w:cs="Consolas"/>
        </w:rPr>
        <w:t>.MOVE</w:t>
      </w:r>
      <w:r>
        <w:rPr>
          <w:rFonts w:asciiTheme="minorHAnsi" w:hAnsiTheme="minorHAnsi" w:cstheme="minorHAnsi"/>
        </w:rPr>
        <w:t xml:space="preserve">  </w:t>
      </w:r>
      <w:r w:rsidRPr="00A65E3C">
        <w:rPr>
          <w:rFonts w:asciiTheme="minorHAnsi" w:hAnsiTheme="minorHAnsi" w:cstheme="minorHAnsi"/>
        </w:rPr>
        <w:t>.</w:t>
      </w:r>
    </w:p>
    <w:p w14:paraId="4392A815" w14:textId="77777777" w:rsidR="0059087A" w:rsidRDefault="0059087A" w:rsidP="003C65E2">
      <w:pPr>
        <w:pStyle w:val="BodyText"/>
      </w:pPr>
      <w:r>
        <w:br w:type="page"/>
      </w:r>
    </w:p>
    <w:p w14:paraId="6C470166" w14:textId="77777777" w:rsidR="00F25387" w:rsidRDefault="001B3606" w:rsidP="003C65E2">
      <w:pPr>
        <w:pStyle w:val="BodyText"/>
      </w:pPr>
      <w:r>
        <w:lastRenderedPageBreak/>
        <w:t>Compilation and Source Code</w:t>
      </w:r>
      <w:r w:rsidR="00F25387">
        <w:t>:</w:t>
      </w:r>
    </w:p>
    <w:p w14:paraId="7B0D99BE" w14:textId="77777777" w:rsidR="001D3878" w:rsidRDefault="001D3878" w:rsidP="001D3878">
      <w:pPr>
        <w:pStyle w:val="BodyText"/>
        <w:ind w:left="1440" w:hanging="720"/>
        <w:rPr>
          <w:rFonts w:asciiTheme="minorHAnsi" w:hAnsiTheme="minorHAnsi" w:cstheme="minorHAnsi"/>
        </w:rPr>
      </w:pPr>
      <w:bookmarkStart w:id="160" w:name="_Hlk533487516"/>
      <w:r>
        <w:rPr>
          <w:rFonts w:ascii="Consolas" w:hAnsi="Consolas" w:cs="Consolas"/>
          <w:b/>
        </w:rPr>
        <w:t xml:space="preserve">FH </w:t>
      </w:r>
      <w:r w:rsidRPr="00E46583">
        <w:rPr>
          <w:rFonts w:ascii="Consolas" w:hAnsi="Consolas" w:cs="Consolas"/>
        </w:rPr>
        <w:t>(n-</w:t>
      </w:r>
      <w:proofErr w:type="gramStart"/>
      <w:r w:rsidRPr="00E46583">
        <w:rPr>
          <w:rFonts w:ascii="Consolas" w:hAnsi="Consolas" w:cs="Consolas"/>
        </w:rPr>
        <w:t>n)</w:t>
      </w:r>
      <w:r>
        <w:rPr>
          <w:rFonts w:ascii="Consolas" w:hAnsi="Consolas" w:cs="Consolas"/>
        </w:rPr>
        <w:t xml:space="preserve">  </w:t>
      </w:r>
      <w:r>
        <w:rPr>
          <w:rFonts w:asciiTheme="minorHAnsi" w:hAnsiTheme="minorHAnsi" w:cstheme="minorHAnsi"/>
        </w:rPr>
        <w:t>"</w:t>
      </w:r>
      <w:proofErr w:type="gramEnd"/>
      <w:r w:rsidR="00346EA0">
        <w:rPr>
          <w:rFonts w:asciiTheme="minorHAnsi" w:hAnsiTheme="minorHAnsi" w:cstheme="minorHAnsi"/>
        </w:rPr>
        <w:t>F</w:t>
      </w:r>
      <w:r>
        <w:rPr>
          <w:rFonts w:asciiTheme="minorHAnsi" w:hAnsiTheme="minorHAnsi" w:cstheme="minorHAnsi"/>
        </w:rPr>
        <w:t xml:space="preserve">rom </w:t>
      </w:r>
      <w:r w:rsidR="00346EA0">
        <w:rPr>
          <w:rFonts w:asciiTheme="minorHAnsi" w:hAnsiTheme="minorHAnsi" w:cstheme="minorHAnsi"/>
        </w:rPr>
        <w:t>H</w:t>
      </w:r>
      <w:r>
        <w:rPr>
          <w:rFonts w:asciiTheme="minorHAnsi" w:hAnsiTheme="minorHAnsi" w:cstheme="minorHAnsi"/>
        </w:rPr>
        <w:t xml:space="preserve">ere" computes a block number based on a relative distance by adding  </w:t>
      </w:r>
      <w:r w:rsidRPr="00B66A77">
        <w:rPr>
          <w:rFonts w:asciiTheme="minorHAnsi" w:hAnsiTheme="minorHAnsi" w:cstheme="minorHAnsi"/>
          <w:i/>
        </w:rPr>
        <w:t>n</w:t>
      </w:r>
      <w:r>
        <w:rPr>
          <w:rFonts w:asciiTheme="minorHAnsi" w:hAnsiTheme="minorHAnsi" w:cstheme="minorHAnsi"/>
        </w:rPr>
        <w:t xml:space="preserve">  to a "current" block.  When executed while interpreting from </w:t>
      </w:r>
      <w:proofErr w:type="gramStart"/>
      <w:r>
        <w:rPr>
          <w:rFonts w:asciiTheme="minorHAnsi" w:hAnsiTheme="minorHAnsi" w:cstheme="minorHAnsi"/>
        </w:rPr>
        <w:t>disk,  adds</w:t>
      </w:r>
      <w:proofErr w:type="gramEnd"/>
      <w:r>
        <w:rPr>
          <w:rFonts w:asciiTheme="minorHAnsi" w:hAnsiTheme="minorHAnsi" w:cstheme="minorHAnsi"/>
        </w:rPr>
        <w:t xml:space="preserve">  </w:t>
      </w:r>
      <w:r w:rsidRPr="00B66A77">
        <w:rPr>
          <w:rFonts w:asciiTheme="minorHAnsi" w:hAnsiTheme="minorHAnsi" w:cstheme="minorHAnsi"/>
          <w:i/>
        </w:rPr>
        <w:t>n</w:t>
      </w:r>
      <w:r>
        <w:rPr>
          <w:rFonts w:asciiTheme="minorHAnsi" w:hAnsiTheme="minorHAnsi" w:cstheme="minorHAnsi"/>
        </w:rPr>
        <w:t xml:space="preserve">  to the block number being interpreted.  When executed from the keyboard, </w:t>
      </w:r>
      <w:proofErr w:type="gramStart"/>
      <w:r>
        <w:rPr>
          <w:rFonts w:asciiTheme="minorHAnsi" w:hAnsiTheme="minorHAnsi" w:cstheme="minorHAnsi"/>
        </w:rPr>
        <w:t xml:space="preserve">adds  </w:t>
      </w:r>
      <w:r w:rsidRPr="00B66A77">
        <w:rPr>
          <w:rFonts w:asciiTheme="minorHAnsi" w:hAnsiTheme="minorHAnsi" w:cstheme="minorHAnsi"/>
          <w:i/>
        </w:rPr>
        <w:t>n</w:t>
      </w:r>
      <w:proofErr w:type="gramEnd"/>
      <w:r>
        <w:rPr>
          <w:rFonts w:asciiTheme="minorHAnsi" w:hAnsiTheme="minorHAnsi" w:cstheme="minorHAnsi"/>
        </w:rPr>
        <w:t xml:space="preserve">  to the editor focus block.</w:t>
      </w:r>
    </w:p>
    <w:bookmarkEnd w:id="160"/>
    <w:p w14:paraId="53CFF93F" w14:textId="77777777" w:rsidR="00362638" w:rsidRPr="00A65E3C" w:rsidRDefault="00362638" w:rsidP="00362638">
      <w:pPr>
        <w:pStyle w:val="BodyText"/>
        <w:ind w:left="1440" w:hanging="720"/>
        <w:rPr>
          <w:rFonts w:asciiTheme="minorHAnsi" w:hAnsiTheme="minorHAnsi" w:cstheme="minorHAnsi"/>
        </w:rPr>
      </w:pPr>
      <w:r>
        <w:rPr>
          <w:rFonts w:ascii="Consolas" w:hAnsi="Consolas" w:cs="Consolas"/>
          <w:b/>
        </w:rPr>
        <w:t xml:space="preserve">Load </w:t>
      </w:r>
      <w:proofErr w:type="gramStart"/>
      <w:r>
        <w:rPr>
          <w:rFonts w:ascii="Consolas" w:hAnsi="Consolas" w:cs="Consolas"/>
        </w:rPr>
        <w:t>( n</w:t>
      </w:r>
      <w:proofErr w:type="gramEnd"/>
      <w:r>
        <w:rPr>
          <w:rFonts w:ascii="Consolas" w:hAnsi="Consolas" w:cs="Consolas"/>
        </w:rPr>
        <w:t xml:space="preserve"> blk)  </w:t>
      </w:r>
      <w:r>
        <w:rPr>
          <w:rFonts w:asciiTheme="minorHAnsi" w:hAnsiTheme="minorHAnsi" w:cstheme="minorHAnsi"/>
        </w:rPr>
        <w:t xml:space="preserve">Interprets source block  </w:t>
      </w:r>
      <w:r w:rsidRPr="00346EA0">
        <w:rPr>
          <w:rFonts w:ascii="Consolas" w:hAnsi="Consolas" w:cs="Consolas"/>
          <w:i/>
        </w:rPr>
        <w:t>blk</w:t>
      </w:r>
      <w:r>
        <w:rPr>
          <w:rFonts w:asciiTheme="minorHAnsi" w:hAnsiTheme="minorHAnsi" w:cstheme="minorHAnsi"/>
        </w:rPr>
        <w:t xml:space="preserve">  to its end, but starts  </w:t>
      </w:r>
      <w:r w:rsidRPr="00346EA0">
        <w:rPr>
          <w:rFonts w:ascii="Consolas" w:hAnsi="Consolas" w:cs="Consolas"/>
          <w:i/>
        </w:rPr>
        <w:t>n</w:t>
      </w:r>
      <w:r>
        <w:rPr>
          <w:rFonts w:asciiTheme="minorHAnsi" w:hAnsiTheme="minorHAnsi" w:cstheme="minorHAnsi"/>
        </w:rPr>
        <w:t xml:space="preserve">  bytes after the start of the block.</w:t>
      </w:r>
    </w:p>
    <w:p w14:paraId="6C99BD07" w14:textId="77777777" w:rsidR="00362638" w:rsidRPr="00A65E3C" w:rsidRDefault="00362638" w:rsidP="00362638">
      <w:pPr>
        <w:pStyle w:val="BodyText"/>
        <w:ind w:left="1440" w:hanging="720"/>
        <w:rPr>
          <w:rFonts w:asciiTheme="minorHAnsi" w:hAnsiTheme="minorHAnsi" w:cstheme="minorHAnsi"/>
        </w:rPr>
      </w:pPr>
      <w:r>
        <w:rPr>
          <w:rFonts w:ascii="Consolas" w:hAnsi="Consolas" w:cs="Consolas"/>
          <w:b/>
        </w:rPr>
        <w:t xml:space="preserve">AKA </w:t>
      </w:r>
      <w:proofErr w:type="gramStart"/>
      <w:r>
        <w:rPr>
          <w:rFonts w:ascii="Consolas" w:hAnsi="Consolas" w:cs="Consolas"/>
        </w:rPr>
        <w:t>( _</w:t>
      </w:r>
      <w:proofErr w:type="gramEnd"/>
      <w:r>
        <w:rPr>
          <w:rFonts w:ascii="Consolas" w:hAnsi="Consolas" w:cs="Consolas"/>
        </w:rPr>
        <w:t xml:space="preserve">old _new)  </w:t>
      </w:r>
      <w:r>
        <w:rPr>
          <w:rFonts w:asciiTheme="minorHAnsi" w:hAnsiTheme="minorHAnsi" w:cstheme="minorHAnsi"/>
        </w:rPr>
        <w:t xml:space="preserve">Creates an alternative name  </w:t>
      </w:r>
      <w:r w:rsidRPr="00346EA0">
        <w:rPr>
          <w:rFonts w:ascii="Consolas" w:hAnsi="Consolas" w:cs="Consolas"/>
          <w:i/>
        </w:rPr>
        <w:t>new</w:t>
      </w:r>
      <w:r>
        <w:rPr>
          <w:rFonts w:asciiTheme="minorHAnsi" w:hAnsiTheme="minorHAnsi" w:cstheme="minorHAnsi"/>
        </w:rPr>
        <w:t xml:space="preserve">  for an existing word  </w:t>
      </w:r>
      <w:r w:rsidRPr="00346EA0">
        <w:rPr>
          <w:rFonts w:ascii="Consolas" w:hAnsi="Consolas" w:cs="Consolas"/>
          <w:i/>
        </w:rPr>
        <w:t>old</w:t>
      </w:r>
      <w:r>
        <w:rPr>
          <w:rFonts w:asciiTheme="minorHAnsi" w:hAnsiTheme="minorHAnsi" w:cstheme="minorHAnsi"/>
        </w:rPr>
        <w:t xml:space="preserve"> .</w:t>
      </w:r>
    </w:p>
    <w:p w14:paraId="60F598E5" w14:textId="77777777" w:rsidR="00362638" w:rsidRPr="00A65E3C" w:rsidRDefault="00362638" w:rsidP="00362638">
      <w:pPr>
        <w:pStyle w:val="BodyText"/>
        <w:ind w:left="1440" w:hanging="720"/>
        <w:rPr>
          <w:rFonts w:asciiTheme="minorHAnsi" w:hAnsiTheme="minorHAnsi" w:cstheme="minorHAnsi"/>
        </w:rPr>
      </w:pPr>
      <w:proofErr w:type="gramStart"/>
      <w:r>
        <w:rPr>
          <w:rFonts w:ascii="Consolas" w:hAnsi="Consolas" w:cs="Consolas"/>
          <w:b/>
        </w:rPr>
        <w:t xml:space="preserve">.( </w:t>
      </w:r>
      <w:r>
        <w:rPr>
          <w:rFonts w:ascii="Consolas" w:hAnsi="Consolas" w:cs="Consolas"/>
        </w:rPr>
        <w:t>(</w:t>
      </w:r>
      <w:proofErr w:type="gramEnd"/>
      <w:r>
        <w:rPr>
          <w:rFonts w:ascii="Consolas" w:hAnsi="Consolas" w:cs="Consolas"/>
        </w:rPr>
        <w:t xml:space="preserve"> _) )  </w:t>
      </w:r>
      <w:r>
        <w:rPr>
          <w:rFonts w:asciiTheme="minorHAnsi" w:hAnsiTheme="minorHAnsi" w:cstheme="minorHAnsi"/>
        </w:rPr>
        <w:t xml:space="preserve">While interpreting or compiling, immediately displays the following string which is terminated by right parenthesis character, for example   </w:t>
      </w:r>
      <w:r w:rsidRPr="00346EA0">
        <w:rPr>
          <w:rFonts w:ascii="Consolas" w:hAnsi="Consolas" w:cs="Consolas"/>
        </w:rPr>
        <w:t>.( Temporary Kludge! )</w:t>
      </w:r>
      <w:r>
        <w:rPr>
          <w:rFonts w:asciiTheme="minorHAnsi" w:hAnsiTheme="minorHAnsi" w:cstheme="minorHAnsi"/>
        </w:rPr>
        <w:t xml:space="preserve"> .</w:t>
      </w:r>
    </w:p>
    <w:p w14:paraId="48F78400" w14:textId="77777777" w:rsidR="00362638" w:rsidRDefault="00346EA0" w:rsidP="00362638">
      <w:pPr>
        <w:pStyle w:val="BodyText"/>
        <w:ind w:left="1440" w:hanging="720"/>
        <w:rPr>
          <w:rFonts w:asciiTheme="minorHAnsi" w:hAnsiTheme="minorHAnsi" w:cstheme="minorHAnsi"/>
        </w:rPr>
      </w:pPr>
      <w:proofErr w:type="gramStart"/>
      <w:r>
        <w:rPr>
          <w:rFonts w:ascii="Consolas" w:hAnsi="Consolas" w:cs="Consolas"/>
          <w:b/>
        </w:rPr>
        <w:t>{</w:t>
      </w:r>
      <w:r w:rsidR="00362638">
        <w:rPr>
          <w:rFonts w:ascii="Consolas" w:hAnsi="Consolas" w:cs="Consolas"/>
          <w:b/>
        </w:rPr>
        <w:t xml:space="preserve"> </w:t>
      </w:r>
      <w:r w:rsidR="00362638">
        <w:rPr>
          <w:rFonts w:ascii="Consolas" w:hAnsi="Consolas" w:cs="Consolas"/>
        </w:rPr>
        <w:t>(</w:t>
      </w:r>
      <w:proofErr w:type="gramEnd"/>
      <w:r w:rsidR="00362638">
        <w:rPr>
          <w:rFonts w:ascii="Consolas" w:hAnsi="Consolas" w:cs="Consolas"/>
        </w:rPr>
        <w:t xml:space="preserve"> </w:t>
      </w:r>
      <w:r>
        <w:rPr>
          <w:rFonts w:ascii="Consolas" w:hAnsi="Consolas" w:cs="Consolas"/>
        </w:rPr>
        <w:t xml:space="preserve">_} </w:t>
      </w:r>
      <w:r w:rsidR="00362638">
        <w:rPr>
          <w:rFonts w:ascii="Consolas" w:hAnsi="Consolas" w:cs="Consolas"/>
        </w:rPr>
        <w:t xml:space="preserve">)  </w:t>
      </w:r>
      <w:r>
        <w:rPr>
          <w:rFonts w:asciiTheme="minorHAnsi" w:hAnsiTheme="minorHAnsi" w:cstheme="minorHAnsi"/>
        </w:rPr>
        <w:t>While interpreting or compiling, skips the following characters until a right curly bracket is encountered.  Used for commenting code containing parentheses</w:t>
      </w:r>
      <w:r w:rsidR="00362638" w:rsidRPr="00A65E3C">
        <w:rPr>
          <w:rFonts w:asciiTheme="minorHAnsi" w:hAnsiTheme="minorHAnsi" w:cstheme="minorHAnsi"/>
        </w:rPr>
        <w:t>.</w:t>
      </w:r>
    </w:p>
    <w:p w14:paraId="5A8FC2AC" w14:textId="77777777" w:rsidR="0059087A" w:rsidRDefault="0059087A" w:rsidP="0059087A">
      <w:pPr>
        <w:pStyle w:val="BodyText"/>
        <w:rPr>
          <w:rFonts w:asciiTheme="minorHAnsi" w:hAnsiTheme="minorHAnsi" w:cs="Consolas"/>
        </w:rPr>
      </w:pPr>
      <w:r w:rsidRPr="00524674">
        <w:rPr>
          <w:rFonts w:asciiTheme="minorHAnsi" w:hAnsiTheme="minorHAnsi" w:cs="Consolas"/>
        </w:rPr>
        <w:t>Conditional Compilation:</w:t>
      </w:r>
    </w:p>
    <w:p w14:paraId="582C360C" w14:textId="77777777" w:rsidR="0059087A" w:rsidRDefault="0059087A" w:rsidP="0059087A">
      <w:pPr>
        <w:pStyle w:val="BodyText"/>
        <w:ind w:left="1440" w:hanging="720"/>
        <w:rPr>
          <w:rFonts w:asciiTheme="minorHAnsi" w:hAnsiTheme="minorHAnsi" w:cstheme="minorHAnsi"/>
        </w:rPr>
      </w:pPr>
      <w:proofErr w:type="gramStart"/>
      <w:r>
        <w:rPr>
          <w:rFonts w:ascii="Consolas" w:hAnsi="Consolas" w:cs="Consolas"/>
          <w:b/>
        </w:rPr>
        <w:t xml:space="preserve">IF{ </w:t>
      </w:r>
      <w:r w:rsidRPr="00E46583">
        <w:rPr>
          <w:rFonts w:ascii="Consolas" w:hAnsi="Consolas" w:cs="Consolas"/>
        </w:rPr>
        <w:t>(</w:t>
      </w:r>
      <w:proofErr w:type="gramEnd"/>
      <w:r>
        <w:rPr>
          <w:rFonts w:ascii="Consolas" w:hAnsi="Consolas" w:cs="Consolas"/>
        </w:rPr>
        <w:t xml:space="preserve"> t</w:t>
      </w:r>
      <w:r w:rsidRPr="00E46583">
        <w:rPr>
          <w:rFonts w:ascii="Consolas" w:hAnsi="Consolas" w:cs="Consolas"/>
        </w:rPr>
        <w:t>)</w:t>
      </w:r>
      <w:r>
        <w:rPr>
          <w:rFonts w:ascii="Consolas" w:hAnsi="Consolas" w:cs="Consolas"/>
        </w:rPr>
        <w:t xml:space="preserve">  </w:t>
      </w:r>
      <w:r>
        <w:rPr>
          <w:rFonts w:asciiTheme="minorHAnsi" w:hAnsiTheme="minorHAnsi" w:cstheme="minorHAnsi"/>
        </w:rPr>
        <w:t xml:space="preserve">Process the following text if the condition is true, otherwise skip past the next right brace  </w:t>
      </w:r>
      <w:r w:rsidRPr="00524674">
        <w:rPr>
          <w:rFonts w:ascii="Consolas" w:hAnsi="Consolas" w:cstheme="minorHAnsi"/>
        </w:rPr>
        <w:t>}</w:t>
      </w:r>
      <w:r>
        <w:rPr>
          <w:rFonts w:asciiTheme="minorHAnsi" w:hAnsiTheme="minorHAnsi" w:cstheme="minorHAnsi"/>
        </w:rPr>
        <w:t xml:space="preserve">  in the stream being interpreted or compiled.  Full usage is as follows:</w:t>
      </w:r>
    </w:p>
    <w:p w14:paraId="332243FA" w14:textId="77777777" w:rsidR="0059087A" w:rsidRPr="00524674" w:rsidRDefault="0059087A" w:rsidP="0059087A">
      <w:pPr>
        <w:pStyle w:val="BodyText"/>
        <w:ind w:left="1440"/>
        <w:rPr>
          <w:rFonts w:ascii="Consolas" w:hAnsi="Consolas" w:cstheme="minorHAnsi"/>
        </w:rPr>
      </w:pPr>
      <w:r>
        <w:rPr>
          <w:rFonts w:asciiTheme="minorHAnsi" w:hAnsiTheme="minorHAnsi" w:cstheme="minorHAnsi"/>
        </w:rPr>
        <w:tab/>
      </w:r>
      <w:r w:rsidRPr="00524674">
        <w:rPr>
          <w:rFonts w:ascii="Consolas" w:hAnsi="Consolas" w:cstheme="minorHAnsi"/>
        </w:rPr>
        <w:t xml:space="preserve">flag </w:t>
      </w:r>
      <w:proofErr w:type="gramStart"/>
      <w:r w:rsidRPr="00524674">
        <w:rPr>
          <w:rFonts w:ascii="Consolas" w:hAnsi="Consolas" w:cstheme="minorHAnsi"/>
        </w:rPr>
        <w:t xml:space="preserve">IF{  </w:t>
      </w:r>
      <w:proofErr w:type="gramEnd"/>
      <w:r w:rsidRPr="00524674">
        <w:rPr>
          <w:rFonts w:ascii="Consolas" w:hAnsi="Consolas" w:cstheme="minorHAnsi"/>
        </w:rPr>
        <w:t xml:space="preserve">...true-clause... </w:t>
      </w:r>
      <w:r>
        <w:rPr>
          <w:rFonts w:ascii="Consolas" w:hAnsi="Consolas" w:cstheme="minorHAnsi"/>
        </w:rPr>
        <w:t>{ELSE} ...false-clause  }</w:t>
      </w:r>
    </w:p>
    <w:p w14:paraId="44968A96" w14:textId="77777777" w:rsidR="0059087A" w:rsidRDefault="00A97C76" w:rsidP="00524674">
      <w:pPr>
        <w:pStyle w:val="BodyText"/>
        <w:ind w:left="1440"/>
        <w:rPr>
          <w:rFonts w:asciiTheme="minorHAnsi" w:hAnsiTheme="minorHAnsi" w:cstheme="minorHAnsi"/>
        </w:rPr>
      </w:pPr>
      <w:r>
        <w:rPr>
          <w:rFonts w:asciiTheme="minorHAnsi" w:hAnsiTheme="minorHAnsi" w:cstheme="minorHAnsi"/>
        </w:rPr>
        <w:t xml:space="preserve">Because this is a parsing mechanism, it may not be nested fully in a single source phrase, although </w:t>
      </w:r>
      <w:proofErr w:type="gramStart"/>
      <w:r>
        <w:rPr>
          <w:rFonts w:asciiTheme="minorHAnsi" w:hAnsiTheme="minorHAnsi" w:cstheme="minorHAnsi"/>
        </w:rPr>
        <w:t xml:space="preserve">several  </w:t>
      </w:r>
      <w:r w:rsidRPr="00524674">
        <w:rPr>
          <w:rFonts w:ascii="Consolas" w:hAnsi="Consolas" w:cstheme="minorHAnsi"/>
        </w:rPr>
        <w:t>IF</w:t>
      </w:r>
      <w:proofErr w:type="gramEnd"/>
      <w:r w:rsidRPr="00524674">
        <w:rPr>
          <w:rFonts w:ascii="Consolas" w:hAnsi="Consolas" w:cstheme="minorHAnsi"/>
        </w:rPr>
        <w:t>{</w:t>
      </w:r>
      <w:r>
        <w:rPr>
          <w:rFonts w:asciiTheme="minorHAnsi" w:hAnsiTheme="minorHAnsi" w:cstheme="minorHAnsi"/>
        </w:rPr>
        <w:t xml:space="preserve">  may appear in series, closed by a single  </w:t>
      </w:r>
      <w:r w:rsidRPr="00524674">
        <w:rPr>
          <w:rFonts w:ascii="Consolas" w:hAnsi="Consolas" w:cstheme="minorHAnsi"/>
        </w:rPr>
        <w:t xml:space="preserve">} </w:t>
      </w:r>
      <w:r>
        <w:rPr>
          <w:rFonts w:asciiTheme="minorHAnsi" w:hAnsiTheme="minorHAnsi" w:cstheme="minorHAnsi"/>
        </w:rPr>
        <w:t xml:space="preserve"> at the end of the phrase.  </w:t>
      </w:r>
      <w:r w:rsidR="0059087A">
        <w:rPr>
          <w:rFonts w:asciiTheme="minorHAnsi" w:hAnsiTheme="minorHAnsi" w:cstheme="minorHAnsi"/>
        </w:rPr>
        <w:t>If compiling, the argument must be on the compiler's stack.</w:t>
      </w:r>
    </w:p>
    <w:p w14:paraId="5E4F823E" w14:textId="77777777" w:rsidR="0059087A" w:rsidRPr="0059087A" w:rsidRDefault="0059087A" w:rsidP="00524674">
      <w:pPr>
        <w:pStyle w:val="BodyText"/>
        <w:rPr>
          <w:rFonts w:asciiTheme="minorHAnsi" w:hAnsiTheme="minorHAnsi" w:cstheme="minorHAnsi"/>
        </w:rPr>
      </w:pPr>
    </w:p>
    <w:p w14:paraId="2B4477FD" w14:textId="77777777" w:rsidR="003C65E2" w:rsidRDefault="003C65E2" w:rsidP="003C65E2">
      <w:pPr>
        <w:pStyle w:val="Heading3"/>
      </w:pPr>
      <w:bookmarkStart w:id="161" w:name="_Toc119166853"/>
      <w:r>
        <w:t>Exception Handling</w:t>
      </w:r>
      <w:bookmarkEnd w:id="161"/>
    </w:p>
    <w:p w14:paraId="7CBBFB39" w14:textId="77777777" w:rsidR="003C65E2" w:rsidRPr="003C65E2" w:rsidRDefault="00223DF7" w:rsidP="003C65E2">
      <w:pPr>
        <w:pStyle w:val="BodyText"/>
      </w:pPr>
      <w:r>
        <w:t>The exception handling mechanism in ANS Forth is added in some options such as the TCP/IP package.  Since it is not supported in the nucleus at present, the resulting implementation is not fully compliant.</w:t>
      </w:r>
    </w:p>
    <w:p w14:paraId="52A1C380" w14:textId="77777777" w:rsidR="00A07116" w:rsidRDefault="00A07116" w:rsidP="00A07116">
      <w:pPr>
        <w:pStyle w:val="BodyText"/>
        <w:rPr>
          <w:rFonts w:ascii="Consolas" w:hAnsi="Consolas" w:cs="Consolas"/>
          <w:b/>
        </w:rPr>
      </w:pPr>
      <w:r>
        <w:rPr>
          <w:rFonts w:ascii="Consolas" w:hAnsi="Consolas" w:cs="Consolas"/>
          <w:b/>
        </w:rPr>
        <w:br w:type="page"/>
      </w:r>
    </w:p>
    <w:p w14:paraId="22D5E0D7" w14:textId="77777777" w:rsidR="00AD24F9" w:rsidRDefault="00AD24F9" w:rsidP="00AD24F9">
      <w:pPr>
        <w:pStyle w:val="Heading2"/>
      </w:pPr>
      <w:bookmarkStart w:id="162" w:name="_Toc333174750"/>
      <w:bookmarkStart w:id="163" w:name="_Ref333313968"/>
      <w:bookmarkStart w:id="164" w:name="_Toc119166854"/>
      <w:r>
        <w:lastRenderedPageBreak/>
        <w:t>Source Code Management</w:t>
      </w:r>
      <w:bookmarkEnd w:id="162"/>
      <w:bookmarkEnd w:id="163"/>
      <w:bookmarkEnd w:id="164"/>
    </w:p>
    <w:p w14:paraId="021F5BB2" w14:textId="77777777" w:rsidR="00AD24F9" w:rsidRDefault="00AD24F9" w:rsidP="00AD24F9">
      <w:pPr>
        <w:pStyle w:val="BodyText"/>
      </w:pPr>
      <w:r>
        <w:t>Various tools assist in management of source code.</w:t>
      </w:r>
      <w:r w:rsidR="00A07116">
        <w:t xml:space="preserve">  To assist in seeing the "big picture" of source code organizaation and navigation, the following are provided:</w:t>
      </w:r>
    </w:p>
    <w:p w14:paraId="080D6900" w14:textId="77777777" w:rsidR="00AD24F9" w:rsidRPr="001C3C47" w:rsidRDefault="00AD24F9" w:rsidP="00AD24F9">
      <w:pPr>
        <w:pStyle w:val="BodyText"/>
        <w:ind w:left="1440" w:hanging="720"/>
      </w:pPr>
      <w:r w:rsidRPr="00AF054C">
        <w:rPr>
          <w:rFonts w:ascii="Consolas" w:hAnsi="Consolas" w:cs="Consolas"/>
          <w:b/>
        </w:rPr>
        <w:t>QX</w:t>
      </w:r>
      <w:r w:rsidRPr="00AF054C">
        <w:rPr>
          <w:rFonts w:ascii="Consolas" w:hAnsi="Consolas" w:cs="Consolas"/>
        </w:rPr>
        <w:t xml:space="preserve"> </w:t>
      </w:r>
      <w:proofErr w:type="gramStart"/>
      <w:r w:rsidRPr="00AF054C">
        <w:rPr>
          <w:rFonts w:ascii="Consolas" w:hAnsi="Consolas" w:cs="Consolas"/>
        </w:rPr>
        <w:t>( n</w:t>
      </w:r>
      <w:proofErr w:type="gramEnd"/>
      <w:r w:rsidRPr="00AF054C">
        <w:rPr>
          <w:rFonts w:ascii="Consolas" w:hAnsi="Consolas" w:cs="Consolas"/>
        </w:rPr>
        <w:t>)</w:t>
      </w:r>
      <w:r>
        <w:t xml:space="preserve">  displays the 60 block index page that contains block  n  </w:t>
      </w:r>
      <w:r w:rsidR="00651577">
        <w:t>without changing the Editor's focus</w:t>
      </w:r>
      <w:r>
        <w:t>.</w:t>
      </w:r>
    </w:p>
    <w:p w14:paraId="0581D45C" w14:textId="77777777" w:rsidR="00AD24F9" w:rsidRDefault="00AD24F9" w:rsidP="00AD24F9">
      <w:pPr>
        <w:pStyle w:val="BodyText"/>
        <w:ind w:left="1440" w:hanging="720"/>
      </w:pPr>
      <w:proofErr w:type="gramStart"/>
      <w:r w:rsidRPr="00AF054C">
        <w:rPr>
          <w:rFonts w:ascii="Consolas" w:hAnsi="Consolas" w:cs="Consolas"/>
          <w:b/>
        </w:rPr>
        <w:t>NX</w:t>
      </w:r>
      <w:r w:rsidRPr="00AF054C">
        <w:rPr>
          <w:rFonts w:ascii="Consolas" w:hAnsi="Consolas" w:cs="Consolas"/>
        </w:rPr>
        <w:t xml:space="preserve">  </w:t>
      </w:r>
      <w:r>
        <w:t>displays</w:t>
      </w:r>
      <w:proofErr w:type="gramEnd"/>
      <w:r>
        <w:t xml:space="preserve"> </w:t>
      </w:r>
      <w:r w:rsidR="00651577">
        <w:t xml:space="preserve">a  </w:t>
      </w:r>
      <w:r w:rsidR="00651577" w:rsidRPr="00397EB5">
        <w:rPr>
          <w:rFonts w:ascii="Consolas" w:hAnsi="Consolas" w:cs="Consolas"/>
        </w:rPr>
        <w:t>QX</w:t>
      </w:r>
      <w:r w:rsidR="00651577">
        <w:t xml:space="preserve">  of the index page following that most recently displayed</w:t>
      </w:r>
      <w:r>
        <w:t>.</w:t>
      </w:r>
    </w:p>
    <w:p w14:paraId="60BC9019" w14:textId="77777777" w:rsidR="00AD24F9" w:rsidRDefault="00AD24F9" w:rsidP="00AD24F9">
      <w:pPr>
        <w:pStyle w:val="BodyText"/>
        <w:ind w:left="1440" w:hanging="720"/>
      </w:pPr>
      <w:proofErr w:type="gramStart"/>
      <w:r w:rsidRPr="00AF054C">
        <w:rPr>
          <w:rFonts w:ascii="Consolas" w:hAnsi="Consolas" w:cs="Consolas"/>
          <w:b/>
        </w:rPr>
        <w:t>BX</w:t>
      </w:r>
      <w:r w:rsidRPr="00AF054C">
        <w:rPr>
          <w:rFonts w:ascii="Consolas" w:hAnsi="Consolas" w:cs="Consolas"/>
        </w:rPr>
        <w:t xml:space="preserve">  </w:t>
      </w:r>
      <w:r>
        <w:t>displays</w:t>
      </w:r>
      <w:proofErr w:type="gramEnd"/>
      <w:r>
        <w:t xml:space="preserve"> </w:t>
      </w:r>
      <w:r w:rsidR="00651577">
        <w:t xml:space="preserve">a  </w:t>
      </w:r>
      <w:r w:rsidR="00651577" w:rsidRPr="00397EB5">
        <w:rPr>
          <w:rFonts w:ascii="Consolas" w:hAnsi="Consolas" w:cs="Consolas"/>
        </w:rPr>
        <w:t>QX</w:t>
      </w:r>
      <w:r w:rsidR="00651577">
        <w:t xml:space="preserve">  of </w:t>
      </w:r>
      <w:r>
        <w:t xml:space="preserve">the index page preceding that </w:t>
      </w:r>
      <w:r w:rsidR="00651577">
        <w:t>most recently displayed</w:t>
      </w:r>
      <w:r>
        <w:t>.</w:t>
      </w:r>
    </w:p>
    <w:p w14:paraId="3CF0F2FD" w14:textId="77777777" w:rsidR="00397EB5" w:rsidRPr="00397EB5" w:rsidRDefault="00397EB5" w:rsidP="00AD24F9">
      <w:pPr>
        <w:pStyle w:val="BodyText"/>
        <w:ind w:left="1440" w:hanging="720"/>
      </w:pPr>
      <w:proofErr w:type="gramStart"/>
      <w:r>
        <w:rPr>
          <w:rFonts w:ascii="Consolas" w:hAnsi="Consolas" w:cs="Consolas"/>
          <w:b/>
        </w:rPr>
        <w:t>SX</w:t>
      </w:r>
      <w:r>
        <w:rPr>
          <w:rFonts w:ascii="Consolas" w:hAnsi="Consolas" w:cs="Consolas"/>
        </w:rPr>
        <w:t xml:space="preserve">  </w:t>
      </w:r>
      <w:r>
        <w:t>toggles</w:t>
      </w:r>
      <w:proofErr w:type="gramEnd"/>
      <w:r>
        <w:t xml:space="preserve"> between  the  </w:t>
      </w:r>
      <w:r w:rsidRPr="00397EB5">
        <w:rPr>
          <w:rFonts w:ascii="Consolas" w:hAnsi="Consolas" w:cs="Consolas"/>
        </w:rPr>
        <w:t>QX</w:t>
      </w:r>
      <w:r>
        <w:t xml:space="preserve">  most recently displayed and shadows for same.</w:t>
      </w:r>
    </w:p>
    <w:p w14:paraId="02A6BA0B" w14:textId="77777777" w:rsidR="00651577" w:rsidRPr="00651577" w:rsidRDefault="00651577" w:rsidP="00AD24F9">
      <w:pPr>
        <w:pStyle w:val="BodyText"/>
        <w:ind w:left="1440" w:hanging="720"/>
        <w:rPr>
          <w:rFonts w:asciiTheme="minorHAnsi" w:hAnsiTheme="minorHAnsi" w:cstheme="minorHAnsi"/>
        </w:rPr>
      </w:pPr>
      <w:proofErr w:type="gramStart"/>
      <w:r>
        <w:rPr>
          <w:rFonts w:ascii="Consolas" w:hAnsi="Consolas" w:cs="Consolas"/>
          <w:b/>
        </w:rPr>
        <w:t>AX</w:t>
      </w:r>
      <w:r>
        <w:rPr>
          <w:rFonts w:ascii="Consolas" w:hAnsi="Consolas" w:cs="Consolas"/>
        </w:rPr>
        <w:t xml:space="preserve">  </w:t>
      </w:r>
      <w:r>
        <w:rPr>
          <w:rFonts w:asciiTheme="minorHAnsi" w:hAnsiTheme="minorHAnsi" w:cstheme="minorHAnsi"/>
        </w:rPr>
        <w:t>displays</w:t>
      </w:r>
      <w:proofErr w:type="gramEnd"/>
      <w:r>
        <w:rPr>
          <w:rFonts w:asciiTheme="minorHAnsi" w:hAnsiTheme="minorHAnsi" w:cstheme="minorHAnsi"/>
        </w:rPr>
        <w:t xml:space="preserve"> a  </w:t>
      </w:r>
      <w:r w:rsidRPr="00397EB5">
        <w:rPr>
          <w:rFonts w:ascii="Consolas" w:hAnsi="Consolas" w:cs="Consolas"/>
        </w:rPr>
        <w:t>QX</w:t>
      </w:r>
      <w:r>
        <w:rPr>
          <w:rFonts w:asciiTheme="minorHAnsi" w:hAnsiTheme="minorHAnsi" w:cstheme="minorHAnsi"/>
        </w:rPr>
        <w:t xml:space="preserve">  of the index page containing the block on which the Editor is focused.</w:t>
      </w:r>
    </w:p>
    <w:p w14:paraId="513BDB36" w14:textId="77777777" w:rsidR="00AD24F9" w:rsidRDefault="00AD24F9" w:rsidP="00AD24F9">
      <w:pPr>
        <w:pStyle w:val="BodyText"/>
        <w:ind w:left="1440" w:hanging="720"/>
      </w:pPr>
      <w:r w:rsidRPr="00AF054C">
        <w:rPr>
          <w:rFonts w:ascii="Consolas" w:hAnsi="Consolas" w:cs="Consolas"/>
          <w:b/>
        </w:rPr>
        <w:t>LOCATE</w:t>
      </w:r>
      <w:r w:rsidRPr="00AF054C">
        <w:rPr>
          <w:rFonts w:ascii="Consolas" w:hAnsi="Consolas" w:cs="Consolas"/>
        </w:rPr>
        <w:t xml:space="preserve"> (</w:t>
      </w:r>
      <w:proofErr w:type="gramStart"/>
      <w:r w:rsidRPr="00AF054C">
        <w:rPr>
          <w:rFonts w:ascii="Consolas" w:hAnsi="Consolas" w:cs="Consolas"/>
        </w:rPr>
        <w:t>_)</w:t>
      </w:r>
      <w:r>
        <w:t xml:space="preserve">  If</w:t>
      </w:r>
      <w:proofErr w:type="gramEnd"/>
      <w:r>
        <w:t xml:space="preserve"> the word following  </w:t>
      </w:r>
      <w:r w:rsidRPr="00397EB5">
        <w:rPr>
          <w:rFonts w:ascii="Consolas" w:hAnsi="Consolas" w:cs="Consolas"/>
        </w:rPr>
        <w:t>LOCATE</w:t>
      </w:r>
      <w:r>
        <w:t xml:space="preserve">  is currently defined in the dictionary, displays the source </w:t>
      </w:r>
      <w:r w:rsidR="003610D1">
        <w:t>block</w:t>
      </w:r>
      <w:r>
        <w:t xml:space="preserve"> that defined it, if possible.</w:t>
      </w:r>
      <w:r w:rsidR="003610D1">
        <w:t xml:space="preserve">  </w:t>
      </w:r>
      <w:proofErr w:type="gramStart"/>
      <w:r w:rsidR="003610D1">
        <w:t xml:space="preserve">The  </w:t>
      </w:r>
      <w:r w:rsidR="003610D1" w:rsidRPr="003610D1">
        <w:rPr>
          <w:rFonts w:ascii="Consolas" w:hAnsi="Consolas" w:cs="Consolas"/>
        </w:rPr>
        <w:t>EDITOR</w:t>
      </w:r>
      <w:proofErr w:type="gramEnd"/>
      <w:r w:rsidR="003610D1">
        <w:t xml:space="preserve">  cursor position is not included in the  </w:t>
      </w:r>
      <w:r w:rsidR="003610D1" w:rsidRPr="003610D1">
        <w:rPr>
          <w:rFonts w:ascii="Consolas" w:hAnsi="Consolas" w:cs="Consolas"/>
        </w:rPr>
        <w:t>LOCATE</w:t>
      </w:r>
      <w:r w:rsidR="003610D1">
        <w:t xml:space="preserve">  field on this system since its cost is too great in 16-bit environments.</w:t>
      </w:r>
    </w:p>
    <w:p w14:paraId="00558EB3" w14:textId="77777777" w:rsidR="00AD24F9" w:rsidRDefault="00AD24F9" w:rsidP="00AD24F9">
      <w:pPr>
        <w:pStyle w:val="Heading3"/>
      </w:pPr>
      <w:bookmarkStart w:id="165" w:name="_Toc333174749"/>
      <w:bookmarkStart w:id="166" w:name="_Ref333313919"/>
      <w:bookmarkStart w:id="167" w:name="_Toc119166855"/>
      <w:r>
        <w:t>Source Code Organization</w:t>
      </w:r>
      <w:bookmarkEnd w:id="165"/>
      <w:bookmarkEnd w:id="166"/>
      <w:bookmarkEnd w:id="167"/>
    </w:p>
    <w:p w14:paraId="6D50189B" w14:textId="77777777" w:rsidR="00485750" w:rsidRDefault="00485750" w:rsidP="00AD24F9">
      <w:pPr>
        <w:pStyle w:val="BodyText"/>
      </w:pPr>
      <w:r>
        <w:t>The code is grossly organized in "index pages" of sixty blocks, hence the relevance of the above display functions.  Assignments are as follow:</w:t>
      </w:r>
    </w:p>
    <w:p w14:paraId="34CCD943" w14:textId="77777777" w:rsidR="00485750" w:rsidRPr="00B65C85" w:rsidRDefault="00485750" w:rsidP="00485750">
      <w:pPr>
        <w:pStyle w:val="BodyText"/>
        <w:ind w:left="1440" w:hanging="720"/>
        <w:rPr>
          <w:rFonts w:ascii="Consolas" w:hAnsi="Consolas" w:cs="Consolas"/>
        </w:rPr>
      </w:pPr>
      <w:r w:rsidRPr="00B65C85">
        <w:rPr>
          <w:rFonts w:ascii="Consolas" w:hAnsi="Consolas" w:cs="Consolas"/>
        </w:rPr>
        <w:t>Origin</w:t>
      </w:r>
      <w:r w:rsidRPr="00B65C85">
        <w:rPr>
          <w:rFonts w:ascii="Consolas" w:hAnsi="Consolas" w:cs="Consolas"/>
        </w:rPr>
        <w:tab/>
        <w:t>Content</w:t>
      </w:r>
    </w:p>
    <w:p w14:paraId="31B7B73B" w14:textId="77777777" w:rsidR="00485750" w:rsidRPr="00B65C85" w:rsidRDefault="00485750" w:rsidP="00B65C85">
      <w:pPr>
        <w:pStyle w:val="BodyText"/>
        <w:spacing w:after="120"/>
        <w:ind w:left="1440" w:hanging="720"/>
        <w:rPr>
          <w:rFonts w:ascii="Consolas" w:hAnsi="Consolas" w:cs="Consolas"/>
        </w:rPr>
      </w:pPr>
      <w:r w:rsidRPr="00B65C85">
        <w:rPr>
          <w:rFonts w:ascii="Consolas" w:hAnsi="Consolas" w:cs="Consolas"/>
        </w:rPr>
        <w:t>0</w:t>
      </w:r>
      <w:r w:rsidRPr="00B65C85">
        <w:rPr>
          <w:rFonts w:ascii="Consolas" w:hAnsi="Consolas" w:cs="Consolas"/>
        </w:rPr>
        <w:tab/>
        <w:t>Binary nucleus image in [</w:t>
      </w:r>
      <w:proofErr w:type="gramStart"/>
      <w:r w:rsidRPr="00B65C85">
        <w:rPr>
          <w:rFonts w:ascii="Consolas" w:hAnsi="Consolas" w:cs="Consolas"/>
        </w:rPr>
        <w:t>0..</w:t>
      </w:r>
      <w:proofErr w:type="gramEnd"/>
      <w:r w:rsidRPr="00B65C85">
        <w:rPr>
          <w:rFonts w:ascii="Consolas" w:hAnsi="Consolas" w:cs="Consolas"/>
        </w:rPr>
        <w:t xml:space="preserve">8].  9 is </w:t>
      </w:r>
      <w:proofErr w:type="gramStart"/>
      <w:r w:rsidRPr="00B65C85">
        <w:rPr>
          <w:rFonts w:ascii="Consolas" w:hAnsi="Consolas" w:cs="Consolas"/>
        </w:rPr>
        <w:t>the  HI</w:t>
      </w:r>
      <w:proofErr w:type="gramEnd"/>
      <w:r w:rsidRPr="00B65C85">
        <w:rPr>
          <w:rFonts w:ascii="Consolas" w:hAnsi="Consolas" w:cs="Consolas"/>
        </w:rPr>
        <w:t xml:space="preserve">  load block.  Basic entitlements follow, along </w:t>
      </w:r>
      <w:proofErr w:type="gramStart"/>
      <w:r w:rsidRPr="00B65C85">
        <w:rPr>
          <w:rFonts w:ascii="Consolas" w:hAnsi="Consolas" w:cs="Consolas"/>
        </w:rPr>
        <w:t>with  DISKING</w:t>
      </w:r>
      <w:proofErr w:type="gramEnd"/>
      <w:r w:rsidRPr="00B65C85">
        <w:rPr>
          <w:rFonts w:ascii="Consolas" w:hAnsi="Consolas" w:cs="Consolas"/>
        </w:rPr>
        <w:t xml:space="preserve">  and nucleus maintenance utilities.</w:t>
      </w:r>
    </w:p>
    <w:p w14:paraId="6FFD2EBE" w14:textId="2D9D4C1E" w:rsidR="00485750" w:rsidRPr="00B65C85" w:rsidRDefault="00485750" w:rsidP="00B65C85">
      <w:pPr>
        <w:pStyle w:val="BodyText"/>
        <w:spacing w:after="120"/>
        <w:ind w:left="1440" w:hanging="720"/>
        <w:rPr>
          <w:rFonts w:ascii="Consolas" w:hAnsi="Consolas" w:cs="Consolas"/>
        </w:rPr>
      </w:pPr>
      <w:r w:rsidRPr="00B65C85">
        <w:rPr>
          <w:rFonts w:ascii="Consolas" w:hAnsi="Consolas" w:cs="Consolas"/>
        </w:rPr>
        <w:t>60</w:t>
      </w:r>
      <w:r w:rsidRPr="00B65C85">
        <w:rPr>
          <w:rFonts w:ascii="Consolas" w:hAnsi="Consolas" w:cs="Consolas"/>
        </w:rPr>
        <w:tab/>
      </w:r>
      <w:r w:rsidR="00A97C76">
        <w:rPr>
          <w:rFonts w:ascii="Consolas" w:hAnsi="Consolas" w:cs="Consolas"/>
        </w:rPr>
        <w:t>pF/144 n</w:t>
      </w:r>
      <w:r w:rsidRPr="00B65C85">
        <w:rPr>
          <w:rFonts w:ascii="Consolas" w:hAnsi="Consolas" w:cs="Consolas"/>
        </w:rPr>
        <w:t>ucleus source for target compilation, including the Editor.</w:t>
      </w:r>
    </w:p>
    <w:p w14:paraId="5EF726D5" w14:textId="27681C40" w:rsidR="00485750" w:rsidRPr="00B65C85" w:rsidRDefault="00485750" w:rsidP="00B65C85">
      <w:pPr>
        <w:pStyle w:val="BodyText"/>
        <w:spacing w:after="120"/>
        <w:ind w:left="1440" w:hanging="720"/>
        <w:rPr>
          <w:rFonts w:ascii="Consolas" w:hAnsi="Consolas" w:cs="Consolas"/>
        </w:rPr>
      </w:pPr>
      <w:r w:rsidRPr="00B65C85">
        <w:rPr>
          <w:rFonts w:ascii="Consolas" w:hAnsi="Consolas" w:cs="Consolas"/>
        </w:rPr>
        <w:t>120</w:t>
      </w:r>
      <w:r w:rsidRPr="00B65C85">
        <w:rPr>
          <w:rFonts w:ascii="Consolas" w:hAnsi="Consolas" w:cs="Consolas"/>
        </w:rPr>
        <w:tab/>
        <w:t>Additional entitlements and options.</w:t>
      </w:r>
    </w:p>
    <w:p w14:paraId="4A99A44D" w14:textId="77777777" w:rsidR="00485750" w:rsidRPr="00B65C85" w:rsidRDefault="00485750" w:rsidP="00B65C85">
      <w:pPr>
        <w:pStyle w:val="BodyText"/>
        <w:spacing w:after="120"/>
        <w:ind w:left="1440" w:hanging="720"/>
        <w:rPr>
          <w:rFonts w:ascii="Consolas" w:hAnsi="Consolas" w:cs="Consolas"/>
        </w:rPr>
      </w:pPr>
      <w:r w:rsidRPr="00B65C85">
        <w:rPr>
          <w:rFonts w:ascii="Consolas" w:hAnsi="Consolas" w:cs="Consolas"/>
        </w:rPr>
        <w:t>180</w:t>
      </w:r>
      <w:r w:rsidRPr="00B65C85">
        <w:rPr>
          <w:rFonts w:ascii="Consolas" w:hAnsi="Consolas" w:cs="Consolas"/>
        </w:rPr>
        <w:tab/>
      </w:r>
      <w:r w:rsidR="00B65C85" w:rsidRPr="00B65C85">
        <w:rPr>
          <w:rFonts w:ascii="Consolas" w:hAnsi="Consolas" w:cs="Consolas"/>
        </w:rPr>
        <w:t>Math routines.</w:t>
      </w:r>
    </w:p>
    <w:p w14:paraId="0340FF89" w14:textId="60108B1B" w:rsidR="00485750" w:rsidRPr="00B65C85" w:rsidRDefault="00485750" w:rsidP="00B65C85">
      <w:pPr>
        <w:pStyle w:val="BodyText"/>
        <w:spacing w:after="120"/>
        <w:ind w:left="1440" w:hanging="720"/>
        <w:rPr>
          <w:rFonts w:ascii="Consolas" w:hAnsi="Consolas" w:cs="Consolas"/>
        </w:rPr>
      </w:pPr>
      <w:r w:rsidRPr="00B65C85">
        <w:rPr>
          <w:rFonts w:ascii="Consolas" w:hAnsi="Consolas" w:cs="Consolas"/>
        </w:rPr>
        <w:t>240</w:t>
      </w:r>
      <w:r w:rsidRPr="00B65C85">
        <w:rPr>
          <w:rFonts w:ascii="Consolas" w:hAnsi="Consolas" w:cs="Consolas"/>
        </w:rPr>
        <w:tab/>
      </w:r>
      <w:r w:rsidR="00B65C85" w:rsidRPr="00B65C85">
        <w:rPr>
          <w:rFonts w:ascii="Consolas" w:hAnsi="Consolas" w:cs="Consolas"/>
        </w:rPr>
        <w:t>Benchmar</w:t>
      </w:r>
      <w:r w:rsidR="00B65C85">
        <w:rPr>
          <w:rFonts w:ascii="Consolas" w:hAnsi="Consolas" w:cs="Consolas"/>
        </w:rPr>
        <w:t>ks and test code.</w:t>
      </w:r>
    </w:p>
    <w:p w14:paraId="6F97CAE9" w14:textId="77777777" w:rsidR="00B65C85" w:rsidRPr="00B65C85" w:rsidRDefault="00B65C85" w:rsidP="00B65C85">
      <w:pPr>
        <w:pStyle w:val="BodyText"/>
        <w:spacing w:after="120"/>
        <w:ind w:left="1440" w:hanging="720"/>
        <w:rPr>
          <w:rFonts w:ascii="Consolas" w:hAnsi="Consolas" w:cs="Consolas"/>
        </w:rPr>
      </w:pPr>
      <w:r w:rsidRPr="00B65C85">
        <w:rPr>
          <w:rFonts w:ascii="Consolas" w:hAnsi="Consolas" w:cs="Consolas"/>
        </w:rPr>
        <w:t>300</w:t>
      </w:r>
      <w:r w:rsidRPr="00B65C85">
        <w:rPr>
          <w:rFonts w:ascii="Consolas" w:hAnsi="Consolas" w:cs="Consolas"/>
        </w:rPr>
        <w:tab/>
        <w:t>---</w:t>
      </w:r>
      <w:r w:rsidR="00A97C76">
        <w:rPr>
          <w:rFonts w:ascii="Consolas" w:hAnsi="Consolas" w:cs="Consolas"/>
        </w:rPr>
        <w:t xml:space="preserve"> Set aside for application use</w:t>
      </w:r>
    </w:p>
    <w:p w14:paraId="2D5049EE" w14:textId="77777777" w:rsidR="00B65C85" w:rsidRPr="00B65C85" w:rsidRDefault="00B65C85" w:rsidP="00B65C85">
      <w:pPr>
        <w:pStyle w:val="BodyText"/>
        <w:spacing w:after="120"/>
        <w:ind w:left="1440" w:hanging="720"/>
        <w:rPr>
          <w:rFonts w:ascii="Consolas" w:hAnsi="Consolas" w:cs="Consolas"/>
        </w:rPr>
      </w:pPr>
      <w:r w:rsidRPr="00B65C85">
        <w:rPr>
          <w:rFonts w:ascii="Consolas" w:hAnsi="Consolas" w:cs="Consolas"/>
        </w:rPr>
        <w:t>360</w:t>
      </w:r>
      <w:r w:rsidRPr="00B65C85">
        <w:rPr>
          <w:rFonts w:ascii="Consolas" w:hAnsi="Consolas" w:cs="Consolas"/>
        </w:rPr>
        <w:tab/>
        <w:t>---</w:t>
      </w:r>
      <w:r w:rsidR="00A97C76">
        <w:rPr>
          <w:rFonts w:ascii="Consolas" w:hAnsi="Consolas" w:cs="Consolas"/>
        </w:rPr>
        <w:t xml:space="preserve"> "</w:t>
      </w:r>
    </w:p>
    <w:p w14:paraId="7C30EE9F" w14:textId="75B56C10" w:rsidR="00B65C85" w:rsidRPr="00B65C85" w:rsidRDefault="00B65C85" w:rsidP="00B65C85">
      <w:pPr>
        <w:pStyle w:val="BodyText"/>
        <w:spacing w:after="120"/>
        <w:ind w:left="1440" w:hanging="720"/>
        <w:rPr>
          <w:rFonts w:ascii="Consolas" w:hAnsi="Consolas" w:cs="Consolas"/>
        </w:rPr>
      </w:pPr>
      <w:r w:rsidRPr="00B65C85">
        <w:rPr>
          <w:rFonts w:ascii="Consolas" w:hAnsi="Consolas" w:cs="Consolas"/>
        </w:rPr>
        <w:t>420</w:t>
      </w:r>
      <w:r w:rsidRPr="00B65C85">
        <w:rPr>
          <w:rFonts w:ascii="Consolas" w:hAnsi="Consolas" w:cs="Consolas"/>
        </w:rPr>
        <w:tab/>
      </w:r>
      <w:r w:rsidR="00A97C76">
        <w:rPr>
          <w:rFonts w:ascii="Consolas" w:hAnsi="Consolas" w:cs="Consolas"/>
        </w:rPr>
        <w:t>--- "</w:t>
      </w:r>
    </w:p>
    <w:p w14:paraId="7C3F4EAE" w14:textId="4BFF992C" w:rsidR="00B65C85" w:rsidRPr="00B65C85" w:rsidRDefault="00B65C85" w:rsidP="00B65C85">
      <w:pPr>
        <w:pStyle w:val="BodyText"/>
        <w:spacing w:after="120"/>
        <w:ind w:left="1440" w:hanging="720"/>
        <w:rPr>
          <w:rFonts w:ascii="Consolas" w:hAnsi="Consolas" w:cs="Consolas"/>
        </w:rPr>
      </w:pPr>
      <w:r w:rsidRPr="00B65C85">
        <w:rPr>
          <w:rFonts w:ascii="Consolas" w:hAnsi="Consolas" w:cs="Consolas"/>
        </w:rPr>
        <w:t>480</w:t>
      </w:r>
      <w:r w:rsidRPr="00B65C85">
        <w:rPr>
          <w:rFonts w:ascii="Consolas" w:hAnsi="Consolas" w:cs="Consolas"/>
        </w:rPr>
        <w:tab/>
      </w:r>
      <w:r w:rsidR="00A97C76">
        <w:rPr>
          <w:rFonts w:ascii="Consolas" w:hAnsi="Consolas" w:cs="Consolas"/>
        </w:rPr>
        <w:t>--- "</w:t>
      </w:r>
    </w:p>
    <w:p w14:paraId="23BA7268" w14:textId="77777777" w:rsidR="00B65C85" w:rsidRPr="00B65C85" w:rsidRDefault="00B65C85" w:rsidP="00B65C85">
      <w:pPr>
        <w:pStyle w:val="BodyText"/>
        <w:spacing w:after="120"/>
        <w:ind w:left="1440" w:hanging="720"/>
        <w:rPr>
          <w:rFonts w:ascii="Consolas" w:hAnsi="Consolas" w:cs="Consolas"/>
        </w:rPr>
      </w:pPr>
      <w:r w:rsidRPr="00B65C85">
        <w:rPr>
          <w:rFonts w:ascii="Consolas" w:hAnsi="Consolas" w:cs="Consolas"/>
        </w:rPr>
        <w:t>540</w:t>
      </w:r>
      <w:r w:rsidRPr="00B65C85">
        <w:rPr>
          <w:rFonts w:ascii="Consolas" w:hAnsi="Consolas" w:cs="Consolas"/>
        </w:rPr>
        <w:tab/>
        <w:t>Networking Package:  Mechanism, configuration, Ethernet driver</w:t>
      </w:r>
    </w:p>
    <w:p w14:paraId="42C3C9BC" w14:textId="77777777" w:rsidR="00B65C85" w:rsidRPr="00B65C85" w:rsidRDefault="00B65C85" w:rsidP="00B65C85">
      <w:pPr>
        <w:pStyle w:val="BodyText"/>
        <w:spacing w:after="120"/>
        <w:ind w:left="1440" w:hanging="720"/>
        <w:rPr>
          <w:rFonts w:ascii="Consolas" w:hAnsi="Consolas" w:cs="Consolas"/>
        </w:rPr>
      </w:pPr>
      <w:r w:rsidRPr="00B65C85">
        <w:rPr>
          <w:rFonts w:ascii="Consolas" w:hAnsi="Consolas" w:cs="Consolas"/>
        </w:rPr>
        <w:t>600</w:t>
      </w:r>
      <w:r w:rsidRPr="00B65C85">
        <w:rPr>
          <w:rFonts w:ascii="Consolas" w:hAnsi="Consolas" w:cs="Consolas"/>
        </w:rPr>
        <w:tab/>
      </w:r>
      <w:r w:rsidRPr="00B65C85">
        <w:rPr>
          <w:rFonts w:ascii="Consolas" w:hAnsi="Consolas" w:cs="Consolas"/>
        </w:rPr>
        <w:tab/>
        <w:t>ARP, IPv4, ICMP, UDP, clients</w:t>
      </w:r>
    </w:p>
    <w:p w14:paraId="6C1F15D9" w14:textId="77777777" w:rsidR="00B65C85" w:rsidRPr="00B65C85" w:rsidRDefault="00B65C85" w:rsidP="00B65C85">
      <w:pPr>
        <w:pStyle w:val="BodyText"/>
        <w:spacing w:after="120"/>
        <w:ind w:left="1440" w:hanging="720"/>
        <w:rPr>
          <w:rFonts w:ascii="Consolas" w:hAnsi="Consolas" w:cs="Consolas"/>
        </w:rPr>
      </w:pPr>
      <w:r w:rsidRPr="00B65C85">
        <w:rPr>
          <w:rFonts w:ascii="Consolas" w:hAnsi="Consolas" w:cs="Consolas"/>
        </w:rPr>
        <w:t>660</w:t>
      </w:r>
      <w:r w:rsidRPr="00B65C85">
        <w:rPr>
          <w:rFonts w:ascii="Consolas" w:hAnsi="Consolas" w:cs="Consolas"/>
        </w:rPr>
        <w:tab/>
      </w:r>
      <w:r w:rsidRPr="00B65C85">
        <w:rPr>
          <w:rFonts w:ascii="Consolas" w:hAnsi="Consolas" w:cs="Consolas"/>
        </w:rPr>
        <w:tab/>
        <w:t>TCP, Service mechanism</w:t>
      </w:r>
    </w:p>
    <w:p w14:paraId="7F961CE4" w14:textId="77777777" w:rsidR="00B65C85" w:rsidRPr="00B65C85" w:rsidRDefault="00B65C85" w:rsidP="00B65C85">
      <w:pPr>
        <w:pStyle w:val="BodyText"/>
        <w:spacing w:after="120"/>
        <w:ind w:left="1440" w:hanging="720"/>
        <w:rPr>
          <w:rFonts w:ascii="Consolas" w:hAnsi="Consolas" w:cs="Consolas"/>
        </w:rPr>
      </w:pPr>
      <w:r w:rsidRPr="00B65C85">
        <w:rPr>
          <w:rFonts w:ascii="Consolas" w:hAnsi="Consolas" w:cs="Consolas"/>
        </w:rPr>
        <w:t>720</w:t>
      </w:r>
      <w:r w:rsidRPr="00B65C85">
        <w:rPr>
          <w:rFonts w:ascii="Consolas" w:hAnsi="Consolas" w:cs="Consolas"/>
        </w:rPr>
        <w:tab/>
      </w:r>
      <w:r w:rsidRPr="00B65C85">
        <w:rPr>
          <w:rFonts w:ascii="Consolas" w:hAnsi="Consolas" w:cs="Consolas"/>
        </w:rPr>
        <w:tab/>
        <w:t>Higher level protocols</w:t>
      </w:r>
    </w:p>
    <w:p w14:paraId="3CDF48CB" w14:textId="77777777" w:rsidR="00B65C85" w:rsidRPr="00B65C85" w:rsidRDefault="00B65C85" w:rsidP="00B65C85">
      <w:pPr>
        <w:pStyle w:val="BodyText"/>
        <w:spacing w:after="120"/>
        <w:ind w:left="1440" w:hanging="720"/>
        <w:rPr>
          <w:rFonts w:ascii="Consolas" w:hAnsi="Consolas" w:cs="Consolas"/>
        </w:rPr>
      </w:pPr>
      <w:r w:rsidRPr="00B65C85">
        <w:rPr>
          <w:rFonts w:ascii="Consolas" w:hAnsi="Consolas" w:cs="Consolas"/>
        </w:rPr>
        <w:t>780</w:t>
      </w:r>
      <w:r w:rsidRPr="00B65C85">
        <w:rPr>
          <w:rFonts w:ascii="Consolas" w:hAnsi="Consolas" w:cs="Consolas"/>
        </w:rPr>
        <w:tab/>
      </w:r>
      <w:r w:rsidRPr="00B65C85">
        <w:rPr>
          <w:rFonts w:ascii="Consolas" w:hAnsi="Consolas" w:cs="Consolas"/>
        </w:rPr>
        <w:tab/>
        <w:t>Net printing</w:t>
      </w:r>
    </w:p>
    <w:p w14:paraId="5CF87839" w14:textId="77777777" w:rsidR="00B65C85" w:rsidRPr="00B65C85" w:rsidRDefault="00B65C85" w:rsidP="00B65C85">
      <w:pPr>
        <w:pStyle w:val="BodyText"/>
        <w:ind w:left="1440" w:hanging="720"/>
        <w:rPr>
          <w:rFonts w:ascii="Consolas" w:hAnsi="Consolas" w:cs="Consolas"/>
        </w:rPr>
      </w:pPr>
      <w:r w:rsidRPr="00B65C85">
        <w:rPr>
          <w:rFonts w:ascii="Consolas" w:hAnsi="Consolas" w:cs="Consolas"/>
        </w:rPr>
        <w:t>840 to 2400</w:t>
      </w:r>
      <w:r w:rsidRPr="00B65C85">
        <w:rPr>
          <w:rFonts w:ascii="Consolas" w:hAnsi="Consolas" w:cs="Consolas"/>
        </w:rPr>
        <w:tab/>
      </w:r>
      <w:proofErr w:type="gramStart"/>
      <w:r w:rsidRPr="00B65C85">
        <w:rPr>
          <w:rFonts w:ascii="Consolas" w:hAnsi="Consolas" w:cs="Consolas"/>
        </w:rPr>
        <w:t>---</w:t>
      </w:r>
      <w:r w:rsidR="00A97C76">
        <w:rPr>
          <w:rFonts w:ascii="Consolas" w:hAnsi="Consolas" w:cs="Consolas"/>
        </w:rPr>
        <w:t xml:space="preserve">  For</w:t>
      </w:r>
      <w:proofErr w:type="gramEnd"/>
      <w:r w:rsidR="00A97C76">
        <w:rPr>
          <w:rFonts w:ascii="Consolas" w:hAnsi="Consolas" w:cs="Consolas"/>
        </w:rPr>
        <w:t xml:space="preserve"> full disk organization, see arrayForth 3 User's Manual.</w:t>
      </w:r>
    </w:p>
    <w:p w14:paraId="432912CD" w14:textId="77777777" w:rsidR="00BA1189" w:rsidRDefault="00BA1189" w:rsidP="00485750">
      <w:pPr>
        <w:pStyle w:val="BodyText"/>
      </w:pPr>
      <w:r>
        <w:br w:type="page"/>
      </w:r>
    </w:p>
    <w:p w14:paraId="19C31220" w14:textId="77777777" w:rsidR="00AD24F9" w:rsidRDefault="00AD24F9" w:rsidP="00AD24F9">
      <w:pPr>
        <w:pStyle w:val="Heading3"/>
      </w:pPr>
      <w:bookmarkStart w:id="168" w:name="_Toc333174751"/>
      <w:bookmarkStart w:id="169" w:name="_Toc119166856"/>
      <w:r>
        <w:lastRenderedPageBreak/>
        <w:t>Editor</w:t>
      </w:r>
      <w:bookmarkEnd w:id="168"/>
      <w:bookmarkEnd w:id="169"/>
    </w:p>
    <w:p w14:paraId="6B9B0C52" w14:textId="77777777" w:rsidR="00B553E6" w:rsidRDefault="00B553E6" w:rsidP="00AD24F9">
      <w:pPr>
        <w:pStyle w:val="BodyText"/>
      </w:pPr>
      <w:r w:rsidRPr="00B65C85">
        <w:t xml:space="preserve">The resident editor is, basically, the venerable character editor which has been standard on polyFORTH systems as well as all ATHENA systems for the past fifteen years or so.  It's reentrant, and is small enough to be PROM resident on any machine that can access mass storage and compile source.  </w:t>
      </w:r>
      <w:r>
        <w:t xml:space="preserve">Most of the Editor words are available in both </w:t>
      </w:r>
      <w:proofErr w:type="gramStart"/>
      <w:r>
        <w:t>upper and lower case</w:t>
      </w:r>
      <w:proofErr w:type="gramEnd"/>
      <w:r>
        <w:t xml:space="preserve"> versions. </w:t>
      </w:r>
      <w:r w:rsidRPr="00B65C85">
        <w:t>There hav</w:t>
      </w:r>
      <w:r>
        <w:t>e been some recent enhancements.</w:t>
      </w:r>
    </w:p>
    <w:p w14:paraId="3634968F" w14:textId="77777777" w:rsidR="00B553E6" w:rsidRDefault="00B553E6" w:rsidP="00B553E6">
      <w:pPr>
        <w:pStyle w:val="BodyText"/>
        <w:ind w:left="1440" w:hanging="720"/>
        <w:rPr>
          <w:rFonts w:asciiTheme="minorHAnsi" w:hAnsiTheme="minorHAnsi" w:cstheme="minorHAnsi"/>
        </w:rPr>
      </w:pPr>
      <w:r>
        <w:rPr>
          <w:rFonts w:ascii="Consolas" w:hAnsi="Consolas" w:cs="Consolas"/>
          <w:b/>
        </w:rPr>
        <w:t xml:space="preserve">CLIP </w:t>
      </w:r>
      <w:r w:rsidRPr="009624A1">
        <w:rPr>
          <w:rFonts w:ascii="Consolas" w:hAnsi="Consolas" w:cs="Consolas"/>
        </w:rPr>
        <w:t xml:space="preserve">  </w:t>
      </w:r>
      <w:proofErr w:type="gramStart"/>
      <w:r>
        <w:rPr>
          <w:rFonts w:asciiTheme="minorHAnsi" w:hAnsiTheme="minorHAnsi" w:cstheme="minorHAnsi"/>
        </w:rPr>
        <w:t xml:space="preserve">Sets  </w:t>
      </w:r>
      <w:r w:rsidRPr="00E03961">
        <w:rPr>
          <w:rFonts w:ascii="Consolas" w:hAnsi="Consolas" w:cs="Consolas"/>
        </w:rPr>
        <w:t>EXTENT</w:t>
      </w:r>
      <w:proofErr w:type="gramEnd"/>
      <w:r>
        <w:rPr>
          <w:rFonts w:asciiTheme="minorHAnsi" w:hAnsiTheme="minorHAnsi" w:cstheme="minorHAnsi"/>
        </w:rPr>
        <w:t xml:space="preserve">  for 64-character line editing (the default value).</w:t>
      </w:r>
    </w:p>
    <w:p w14:paraId="1A80ADAA" w14:textId="77777777" w:rsidR="00B553E6" w:rsidRDefault="00B553E6" w:rsidP="00B553E6">
      <w:pPr>
        <w:pStyle w:val="BodyText"/>
        <w:ind w:left="1440" w:hanging="720"/>
      </w:pPr>
      <w:r>
        <w:rPr>
          <w:rFonts w:ascii="Consolas" w:hAnsi="Consolas" w:cs="Consolas"/>
          <w:b/>
        </w:rPr>
        <w:t>WRAP</w:t>
      </w:r>
      <w:r>
        <w:rPr>
          <w:rFonts w:ascii="Consolas" w:hAnsi="Consolas" w:cs="Consolas"/>
        </w:rPr>
        <w:t xml:space="preserve"> </w:t>
      </w:r>
      <w:r w:rsidRPr="00AF054C">
        <w:rPr>
          <w:rFonts w:ascii="Consolas" w:hAnsi="Consolas" w:cs="Consolas"/>
        </w:rPr>
        <w:t xml:space="preserve">  </w:t>
      </w:r>
      <w:proofErr w:type="gramStart"/>
      <w:r>
        <w:t xml:space="preserve">Sets  </w:t>
      </w:r>
      <w:r w:rsidRPr="00E03961">
        <w:rPr>
          <w:rFonts w:ascii="Consolas" w:hAnsi="Consolas" w:cs="Consolas"/>
        </w:rPr>
        <w:t>EXTENT</w:t>
      </w:r>
      <w:proofErr w:type="gramEnd"/>
      <w:r>
        <w:t xml:space="preserve">  for full 1024-charac</w:t>
      </w:r>
      <w:r w:rsidR="009859B2">
        <w:t>t</w:t>
      </w:r>
      <w:r>
        <w:t>er block editing.</w:t>
      </w:r>
    </w:p>
    <w:p w14:paraId="559311B2" w14:textId="77777777" w:rsidR="00B553E6" w:rsidRDefault="00B553E6" w:rsidP="00B553E6">
      <w:pPr>
        <w:pStyle w:val="BodyText"/>
        <w:ind w:left="1440" w:hanging="720"/>
      </w:pPr>
      <w:r>
        <w:rPr>
          <w:rFonts w:ascii="Consolas" w:hAnsi="Consolas" w:cs="Consolas"/>
          <w:b/>
        </w:rPr>
        <w:t>+COPY</w:t>
      </w:r>
      <w:r w:rsidRPr="00AF054C">
        <w:rPr>
          <w:rFonts w:ascii="Consolas" w:hAnsi="Consolas" w:cs="Consolas"/>
        </w:rPr>
        <w:t xml:space="preserve"> </w:t>
      </w:r>
      <w:proofErr w:type="gramStart"/>
      <w:r w:rsidRPr="00AF054C">
        <w:rPr>
          <w:rFonts w:ascii="Consolas" w:hAnsi="Consolas" w:cs="Consolas"/>
        </w:rPr>
        <w:t>(</w:t>
      </w:r>
      <w:r>
        <w:rPr>
          <w:rFonts w:ascii="Consolas" w:hAnsi="Consolas" w:cs="Consolas"/>
        </w:rPr>
        <w:t xml:space="preserve"> s</w:t>
      </w:r>
      <w:proofErr w:type="gramEnd"/>
      <w:r w:rsidRPr="00AF054C">
        <w:rPr>
          <w:rFonts w:ascii="Consolas" w:hAnsi="Consolas" w:cs="Consolas"/>
        </w:rPr>
        <w:t xml:space="preserve"> </w:t>
      </w:r>
      <w:r>
        <w:rPr>
          <w:rFonts w:ascii="Consolas" w:hAnsi="Consolas" w:cs="Consolas"/>
        </w:rPr>
        <w:t>d</w:t>
      </w:r>
      <w:r w:rsidRPr="00AF054C">
        <w:rPr>
          <w:rFonts w:ascii="Consolas" w:hAnsi="Consolas" w:cs="Consolas"/>
        </w:rPr>
        <w:t>)</w:t>
      </w:r>
      <w:r>
        <w:rPr>
          <w:rFonts w:ascii="Consolas" w:hAnsi="Consolas" w:cs="Consolas"/>
        </w:rPr>
        <w:t xml:space="preserve"> </w:t>
      </w:r>
      <w:r w:rsidRPr="00AF054C">
        <w:rPr>
          <w:rFonts w:ascii="Consolas" w:hAnsi="Consolas" w:cs="Consolas"/>
        </w:rPr>
        <w:t xml:space="preserve">  </w:t>
      </w:r>
      <w:r>
        <w:t>Copies a block with its corresponding shadow.</w:t>
      </w:r>
    </w:p>
    <w:p w14:paraId="061AC9B0" w14:textId="77777777" w:rsidR="00B553E6" w:rsidRDefault="00B553E6" w:rsidP="00B553E6">
      <w:pPr>
        <w:pStyle w:val="BodyText"/>
        <w:ind w:left="1440" w:hanging="720"/>
      </w:pPr>
      <w:r>
        <w:rPr>
          <w:rFonts w:ascii="Consolas" w:hAnsi="Consolas" w:cs="Consolas"/>
          <w:b/>
        </w:rPr>
        <w:t>FINISH</w:t>
      </w:r>
      <w:r>
        <w:rPr>
          <w:rFonts w:ascii="Consolas" w:hAnsi="Consolas" w:cs="Consolas"/>
        </w:rPr>
        <w:t xml:space="preserve"> </w:t>
      </w:r>
      <w:r w:rsidRPr="00AF054C">
        <w:rPr>
          <w:rFonts w:ascii="Consolas" w:hAnsi="Consolas" w:cs="Consolas"/>
        </w:rPr>
        <w:t xml:space="preserve">  </w:t>
      </w:r>
      <w:r>
        <w:t>Interprets the current Editor focus block starting at the Editor's cursor position.</w:t>
      </w:r>
    </w:p>
    <w:p w14:paraId="4CB80741" w14:textId="77777777" w:rsidR="00B553E6" w:rsidRDefault="00B553E6" w:rsidP="00B553E6">
      <w:pPr>
        <w:pStyle w:val="Heading4"/>
      </w:pPr>
      <w:r>
        <w:t xml:space="preserve">Copying Lines </w:t>
      </w:r>
      <w:proofErr w:type="gramStart"/>
      <w:r>
        <w:t>From</w:t>
      </w:r>
      <w:proofErr w:type="gramEnd"/>
      <w:r>
        <w:t xml:space="preserve"> Another Block</w:t>
      </w:r>
    </w:p>
    <w:p w14:paraId="4AFB29CC" w14:textId="77777777" w:rsidR="00B553E6" w:rsidRDefault="00B553E6" w:rsidP="00B553E6">
      <w:pPr>
        <w:pStyle w:val="BodyText"/>
      </w:pPr>
      <w:r>
        <w:t xml:space="preserve">The </w:t>
      </w:r>
      <w:r w:rsidRPr="00E03961">
        <w:rPr>
          <w:rFonts w:ascii="Consolas" w:hAnsi="Consolas" w:cs="Consolas"/>
        </w:rPr>
        <w:t>M</w:t>
      </w:r>
      <w:r>
        <w:t xml:space="preserve"> function is operationally awkward and error-prone because of its stack arguments and has therefore been deprecated.  An alternative uses the normal editor mechanisms for selecting the source to be copied from.  To avoid problems, it has been given the </w:t>
      </w:r>
      <w:proofErr w:type="gramStart"/>
      <w:r>
        <w:t xml:space="preserve">name </w:t>
      </w:r>
      <w:r w:rsidR="00E03961">
        <w:t xml:space="preserve"> </w:t>
      </w:r>
      <w:r w:rsidRPr="00E03961">
        <w:rPr>
          <w:rFonts w:ascii="Consolas" w:hAnsi="Consolas" w:cs="Consolas"/>
        </w:rPr>
        <w:t>Y</w:t>
      </w:r>
      <w:proofErr w:type="gramEnd"/>
      <w:r w:rsidR="00E03961">
        <w:t xml:space="preserve"> </w:t>
      </w:r>
      <w:r>
        <w:t xml:space="preserve">.  </w:t>
      </w:r>
      <w:proofErr w:type="gramStart"/>
      <w:r>
        <w:t xml:space="preserve">Unlike </w:t>
      </w:r>
      <w:r w:rsidR="00E03961">
        <w:t xml:space="preserve"> </w:t>
      </w:r>
      <w:r w:rsidRPr="00E03961">
        <w:rPr>
          <w:rFonts w:ascii="Consolas" w:hAnsi="Consolas" w:cs="Consolas"/>
        </w:rPr>
        <w:t>M</w:t>
      </w:r>
      <w:proofErr w:type="gramEnd"/>
      <w:r w:rsidR="00E03961">
        <w:t xml:space="preserve"> </w:t>
      </w:r>
      <w:r>
        <w:t xml:space="preserve">, </w:t>
      </w:r>
      <w:r w:rsidR="00E03961">
        <w:t xml:space="preserve"> </w:t>
      </w:r>
      <w:r w:rsidRPr="00E03961">
        <w:rPr>
          <w:rFonts w:ascii="Consolas" w:hAnsi="Consolas" w:cs="Consolas"/>
        </w:rPr>
        <w:t>Y</w:t>
      </w:r>
      <w:r w:rsidR="00E03961">
        <w:t xml:space="preserve"> </w:t>
      </w:r>
      <w:r>
        <w:t xml:space="preserve"> takes its source from the</w:t>
      </w:r>
      <w:r w:rsidR="00E03961">
        <w:t xml:space="preserve"> Editor's current cursor position in the</w:t>
      </w:r>
      <w:r>
        <w:t xml:space="preserve"> "other" block and advances the current position of the "other" block to its next line.  </w:t>
      </w:r>
      <w:r w:rsidR="00E03961">
        <w:t>In typical usage,</w:t>
      </w:r>
      <w:r>
        <w:t xml:space="preserve"> the selection is done by normal editor operations that one would do anyway when verifying that the </w:t>
      </w:r>
      <w:r w:rsidR="00E03961">
        <w:t>text</w:t>
      </w:r>
      <w:r>
        <w:t xml:space="preserve"> to co</w:t>
      </w:r>
      <w:r w:rsidR="00E03961">
        <w:t>py is what one actually wants.</w:t>
      </w:r>
    </w:p>
    <w:p w14:paraId="207F4124" w14:textId="77777777" w:rsidR="00B553E6" w:rsidRDefault="00B553E6" w:rsidP="00B553E6">
      <w:pPr>
        <w:pStyle w:val="BodyText"/>
      </w:pPr>
      <w:r>
        <w:t>Procedurally, to grab source from line 5 of block 177:</w:t>
      </w:r>
    </w:p>
    <w:p w14:paraId="4CF2C73D" w14:textId="77777777" w:rsidR="00B553E6" w:rsidRDefault="00E03961" w:rsidP="00E03961">
      <w:pPr>
        <w:pStyle w:val="BodyText"/>
        <w:ind w:left="720"/>
      </w:pPr>
      <w:r>
        <w:t>1.</w:t>
      </w:r>
      <w:r>
        <w:tab/>
        <w:t xml:space="preserve">Look at block 177:   </w:t>
      </w:r>
      <w:r w:rsidR="00B553E6" w:rsidRPr="00E03961">
        <w:rPr>
          <w:rFonts w:ascii="Consolas" w:hAnsi="Consolas" w:cs="Consolas"/>
        </w:rPr>
        <w:t xml:space="preserve">177 </w:t>
      </w:r>
      <w:proofErr w:type="gramStart"/>
      <w:r w:rsidR="00B553E6" w:rsidRPr="00E03961">
        <w:rPr>
          <w:rFonts w:ascii="Consolas" w:hAnsi="Consolas" w:cs="Consolas"/>
        </w:rPr>
        <w:t>LIST</w:t>
      </w:r>
      <w:r>
        <w:t xml:space="preserve">  </w:t>
      </w:r>
      <w:r w:rsidR="00B553E6">
        <w:t>.</w:t>
      </w:r>
      <w:proofErr w:type="gramEnd"/>
    </w:p>
    <w:p w14:paraId="18D23BBD" w14:textId="77777777" w:rsidR="00B553E6" w:rsidRDefault="00B553E6" w:rsidP="00E03961">
      <w:pPr>
        <w:pStyle w:val="BodyText"/>
        <w:ind w:left="720"/>
      </w:pPr>
      <w:r>
        <w:t>2.</w:t>
      </w:r>
      <w:r>
        <w:tab/>
        <w:t>Select the first line to copy</w:t>
      </w:r>
      <w:r w:rsidR="00E03961">
        <w:t xml:space="preserve">:  </w:t>
      </w:r>
      <w:r w:rsidRPr="00E03961">
        <w:rPr>
          <w:rFonts w:ascii="Consolas" w:hAnsi="Consolas" w:cs="Consolas"/>
        </w:rPr>
        <w:t>5 T</w:t>
      </w:r>
      <w:r w:rsidR="00E03961">
        <w:t xml:space="preserve">  </w:t>
      </w:r>
    </w:p>
    <w:p w14:paraId="544A8D90" w14:textId="77777777" w:rsidR="00B553E6" w:rsidRDefault="00B553E6" w:rsidP="00E03961">
      <w:pPr>
        <w:pStyle w:val="BodyText"/>
        <w:ind w:left="720"/>
      </w:pPr>
      <w:r>
        <w:t>3.</w:t>
      </w:r>
      <w:r>
        <w:tab/>
        <w:t xml:space="preserve">List the block into which you want to insert </w:t>
      </w:r>
      <w:r w:rsidR="00E03961">
        <w:t>the text</w:t>
      </w:r>
    </w:p>
    <w:p w14:paraId="4B25A73A" w14:textId="77777777" w:rsidR="00B553E6" w:rsidRDefault="00B553E6" w:rsidP="00E03961">
      <w:pPr>
        <w:pStyle w:val="BodyText"/>
        <w:ind w:left="720"/>
      </w:pPr>
      <w:r>
        <w:t>4.</w:t>
      </w:r>
      <w:r>
        <w:tab/>
        <w:t>Put cursor on line un</w:t>
      </w:r>
      <w:r w:rsidR="00E03961">
        <w:t xml:space="preserve">der which you want to insert it:  </w:t>
      </w:r>
      <w:r w:rsidRPr="001572EF">
        <w:rPr>
          <w:rFonts w:ascii="Consolas" w:hAnsi="Consolas" w:cs="Consolas"/>
        </w:rPr>
        <w:t>n T</w:t>
      </w:r>
      <w:r w:rsidR="00E03961">
        <w:t xml:space="preserve">  </w:t>
      </w:r>
    </w:p>
    <w:p w14:paraId="7E8D34B5" w14:textId="77777777" w:rsidR="00B553E6" w:rsidRDefault="00B553E6" w:rsidP="00E03961">
      <w:pPr>
        <w:pStyle w:val="BodyText"/>
        <w:ind w:left="720"/>
      </w:pPr>
      <w:r>
        <w:t>5.</w:t>
      </w:r>
      <w:r>
        <w:tab/>
      </w:r>
      <w:proofErr w:type="gramStart"/>
      <w:r>
        <w:t xml:space="preserve">Say  </w:t>
      </w:r>
      <w:r w:rsidRPr="001572EF">
        <w:rPr>
          <w:rFonts w:ascii="Consolas" w:hAnsi="Consolas" w:cs="Consolas"/>
        </w:rPr>
        <w:t>Y</w:t>
      </w:r>
      <w:proofErr w:type="gramEnd"/>
      <w:r>
        <w:t xml:space="preserve">  for each line to grab.</w:t>
      </w:r>
    </w:p>
    <w:p w14:paraId="0A2BFF64" w14:textId="77777777" w:rsidR="00E03961" w:rsidRDefault="00B553E6" w:rsidP="00B553E6">
      <w:pPr>
        <w:pStyle w:val="BodyText"/>
      </w:pPr>
      <w:r>
        <w:t xml:space="preserve">Since </w:t>
      </w:r>
      <w:r w:rsidRPr="001572EF">
        <w:rPr>
          <w:rFonts w:ascii="Consolas" w:hAnsi="Consolas" w:cs="Consolas"/>
        </w:rPr>
        <w:t>O</w:t>
      </w:r>
      <w:r>
        <w:t xml:space="preserve"> does not change the cursor positions you can toggle between the sending and receiving blocks at will with </w:t>
      </w:r>
      <w:r w:rsidRPr="001572EF">
        <w:rPr>
          <w:rFonts w:ascii="Consolas" w:hAnsi="Consolas" w:cs="Consolas"/>
        </w:rPr>
        <w:t>O</w:t>
      </w:r>
      <w:r>
        <w:t xml:space="preserve"> during the copying operation.</w:t>
      </w:r>
      <w:r w:rsidR="00E03961">
        <w:t xml:space="preserve">  To explictly set the source </w:t>
      </w:r>
      <w:proofErr w:type="gramStart"/>
      <w:r w:rsidR="00E03961">
        <w:t xml:space="preserve">for  </w:t>
      </w:r>
      <w:r w:rsidR="00E03961" w:rsidRPr="001572EF">
        <w:rPr>
          <w:rFonts w:ascii="Consolas" w:hAnsi="Consolas" w:cs="Consolas"/>
        </w:rPr>
        <w:t>Y</w:t>
      </w:r>
      <w:proofErr w:type="gramEnd"/>
      <w:r w:rsidR="00E03961">
        <w:t xml:space="preserve">  use this word:</w:t>
      </w:r>
    </w:p>
    <w:p w14:paraId="54F147B7" w14:textId="77777777" w:rsidR="00E03961" w:rsidRDefault="00E03961" w:rsidP="00E03961">
      <w:pPr>
        <w:pStyle w:val="BodyText"/>
        <w:ind w:left="1440" w:hanging="720"/>
        <w:rPr>
          <w:rFonts w:asciiTheme="minorHAnsi" w:hAnsiTheme="minorHAnsi" w:cstheme="minorHAnsi"/>
        </w:rPr>
      </w:pPr>
      <w:r>
        <w:rPr>
          <w:rFonts w:ascii="Consolas" w:hAnsi="Consolas" w:cs="Consolas"/>
          <w:b/>
        </w:rPr>
        <w:t>SY</w:t>
      </w:r>
      <w:r w:rsidRPr="00E03961">
        <w:rPr>
          <w:rFonts w:ascii="Consolas" w:hAnsi="Consolas" w:cs="Consolas"/>
        </w:rPr>
        <w:t xml:space="preserve"> </w:t>
      </w:r>
      <w:proofErr w:type="gramStart"/>
      <w:r>
        <w:rPr>
          <w:rFonts w:ascii="Consolas" w:hAnsi="Consolas" w:cs="Consolas"/>
        </w:rPr>
        <w:t>( blk</w:t>
      </w:r>
      <w:proofErr w:type="gramEnd"/>
      <w:r>
        <w:rPr>
          <w:rFonts w:ascii="Consolas" w:hAnsi="Consolas" w:cs="Consolas"/>
        </w:rPr>
        <w:t xml:space="preserve"> n) </w:t>
      </w:r>
      <w:r w:rsidRPr="009624A1">
        <w:rPr>
          <w:rFonts w:ascii="Consolas" w:hAnsi="Consolas" w:cs="Consolas"/>
        </w:rPr>
        <w:t xml:space="preserve">  </w:t>
      </w:r>
      <w:r>
        <w:rPr>
          <w:rFonts w:asciiTheme="minorHAnsi" w:hAnsiTheme="minorHAnsi" w:cstheme="minorHAnsi"/>
        </w:rPr>
        <w:t xml:space="preserve">Sets the "other" block to  </w:t>
      </w:r>
      <w:r w:rsidRPr="001572EF">
        <w:rPr>
          <w:rFonts w:ascii="Consolas" w:hAnsi="Consolas" w:cs="Consolas"/>
          <w:i/>
        </w:rPr>
        <w:t>blk</w:t>
      </w:r>
      <w:r>
        <w:rPr>
          <w:rFonts w:asciiTheme="minorHAnsi" w:hAnsiTheme="minorHAnsi" w:cstheme="minorHAnsi"/>
        </w:rPr>
        <w:t xml:space="preserve">  and its cursor position in [0..</w:t>
      </w:r>
      <w:r w:rsidR="00B35B1C">
        <w:rPr>
          <w:rFonts w:asciiTheme="minorHAnsi" w:hAnsiTheme="minorHAnsi" w:cstheme="minorHAnsi"/>
        </w:rPr>
        <w:t>15</w:t>
      </w:r>
      <w:r>
        <w:rPr>
          <w:rFonts w:asciiTheme="minorHAnsi" w:hAnsiTheme="minorHAnsi" w:cstheme="minorHAnsi"/>
        </w:rPr>
        <w:t>] to</w:t>
      </w:r>
      <w:r w:rsidR="00B35B1C">
        <w:rPr>
          <w:rFonts w:asciiTheme="minorHAnsi" w:hAnsiTheme="minorHAnsi" w:cstheme="minorHAnsi"/>
        </w:rPr>
        <w:t xml:space="preserve"> the start of line</w:t>
      </w:r>
      <w:r>
        <w:rPr>
          <w:rFonts w:asciiTheme="minorHAnsi" w:hAnsiTheme="minorHAnsi" w:cstheme="minorHAnsi"/>
        </w:rPr>
        <w:t xml:space="preserve">  </w:t>
      </w:r>
      <w:r w:rsidRPr="001572EF">
        <w:rPr>
          <w:rFonts w:ascii="Consolas" w:hAnsi="Consolas" w:cs="Consolas"/>
          <w:i/>
        </w:rPr>
        <w:t>n</w:t>
      </w:r>
      <w:r>
        <w:rPr>
          <w:rFonts w:asciiTheme="minorHAnsi" w:hAnsiTheme="minorHAnsi" w:cstheme="minorHAnsi"/>
        </w:rPr>
        <w:t xml:space="preserve">  .</w:t>
      </w:r>
    </w:p>
    <w:p w14:paraId="47590DA6" w14:textId="77777777" w:rsidR="00AD24F9" w:rsidRDefault="00AD24F9" w:rsidP="00AD24F9">
      <w:pPr>
        <w:pStyle w:val="Heading3"/>
      </w:pPr>
      <w:bookmarkStart w:id="170" w:name="_Toc333174752"/>
      <w:bookmarkStart w:id="171" w:name="_Toc119166857"/>
      <w:r>
        <w:t>DISKING Utility</w:t>
      </w:r>
      <w:bookmarkEnd w:id="170"/>
      <w:bookmarkEnd w:id="171"/>
    </w:p>
    <w:p w14:paraId="3E6D6ECC" w14:textId="77777777" w:rsidR="00AD24F9" w:rsidRDefault="001572EF" w:rsidP="00AD24F9">
      <w:pPr>
        <w:pStyle w:val="BodyText"/>
      </w:pPr>
      <w:r>
        <w:t xml:space="preserve">About three decades ago, we integrated auditing tools with </w:t>
      </w:r>
      <w:proofErr w:type="gramStart"/>
      <w:r>
        <w:t>the  DISKING</w:t>
      </w:r>
      <w:proofErr w:type="gramEnd"/>
      <w:r>
        <w:t xml:space="preserve">  utility.</w:t>
      </w:r>
      <w:r w:rsidR="00B65C85" w:rsidRPr="00B65C85">
        <w:t xml:space="preserve">  </w:t>
      </w:r>
      <w:r>
        <w:t xml:space="preserve">The </w:t>
      </w:r>
      <w:proofErr w:type="gramStart"/>
      <w:r>
        <w:t>basic  DISKING</w:t>
      </w:r>
      <w:proofErr w:type="gramEnd"/>
      <w:r>
        <w:t xml:space="preserve">  vocabulary is as follows</w:t>
      </w:r>
      <w:r w:rsidR="00B65C85" w:rsidRPr="00B65C85">
        <w:t>:</w:t>
      </w:r>
    </w:p>
    <w:p w14:paraId="07406B9E" w14:textId="77777777" w:rsidR="00AD24F9" w:rsidRDefault="00AD24F9" w:rsidP="00AD24F9">
      <w:pPr>
        <w:pStyle w:val="BodyText"/>
        <w:ind w:left="1440" w:hanging="720"/>
      </w:pPr>
      <w:r w:rsidRPr="00AF054C">
        <w:rPr>
          <w:rFonts w:ascii="Consolas" w:hAnsi="Consolas" w:cs="Consolas"/>
          <w:b/>
        </w:rPr>
        <w:t>BLOCKS</w:t>
      </w:r>
      <w:r w:rsidRPr="00AF054C">
        <w:rPr>
          <w:rFonts w:ascii="Consolas" w:hAnsi="Consolas" w:cs="Consolas"/>
        </w:rPr>
        <w:t xml:space="preserve"> </w:t>
      </w:r>
      <w:proofErr w:type="gramStart"/>
      <w:r w:rsidRPr="00AF054C">
        <w:rPr>
          <w:rFonts w:ascii="Consolas" w:hAnsi="Consolas" w:cs="Consolas"/>
        </w:rPr>
        <w:t>(</w:t>
      </w:r>
      <w:r w:rsidR="001572EF">
        <w:rPr>
          <w:rFonts w:ascii="Consolas" w:hAnsi="Consolas" w:cs="Consolas"/>
        </w:rPr>
        <w:t xml:space="preserve"> </w:t>
      </w:r>
      <w:r w:rsidRPr="00AF054C">
        <w:rPr>
          <w:rFonts w:ascii="Consolas" w:hAnsi="Consolas" w:cs="Consolas"/>
        </w:rPr>
        <w:t>s</w:t>
      </w:r>
      <w:proofErr w:type="gramEnd"/>
      <w:r w:rsidRPr="00AF054C">
        <w:rPr>
          <w:rFonts w:ascii="Consolas" w:hAnsi="Consolas" w:cs="Consolas"/>
        </w:rPr>
        <w:t xml:space="preserve"> d n)</w:t>
      </w:r>
      <w:r>
        <w:t xml:space="preserve"> </w:t>
      </w:r>
      <w:r w:rsidR="001572EF">
        <w:t xml:space="preserve"> </w:t>
      </w:r>
      <w:r>
        <w:t xml:space="preserve"> Copies  </w:t>
      </w:r>
      <w:r w:rsidRPr="00EE572F">
        <w:rPr>
          <w:i/>
        </w:rPr>
        <w:t>n</w:t>
      </w:r>
      <w:r>
        <w:t xml:space="preserve">  blocks from  </w:t>
      </w:r>
      <w:r w:rsidRPr="00EE572F">
        <w:rPr>
          <w:i/>
        </w:rPr>
        <w:t>s</w:t>
      </w:r>
      <w:r>
        <w:t xml:space="preserve">  to  </w:t>
      </w:r>
      <w:r w:rsidRPr="00EE572F">
        <w:rPr>
          <w:i/>
        </w:rPr>
        <w:t>d</w:t>
      </w:r>
      <w:r>
        <w:t xml:space="preserve">  in the appropriate direction to handle overlapping ranges.</w:t>
      </w:r>
    </w:p>
    <w:p w14:paraId="4D6D4844" w14:textId="77777777" w:rsidR="00AD24F9" w:rsidRDefault="00AD24F9" w:rsidP="00AD24F9">
      <w:pPr>
        <w:pStyle w:val="BodyText"/>
        <w:ind w:left="1440" w:hanging="720"/>
      </w:pPr>
      <w:r w:rsidRPr="00AF054C">
        <w:rPr>
          <w:rFonts w:ascii="Consolas" w:hAnsi="Consolas" w:cs="Consolas"/>
          <w:b/>
        </w:rPr>
        <w:t>+BLOCKS</w:t>
      </w:r>
      <w:r w:rsidRPr="00AF054C">
        <w:rPr>
          <w:rFonts w:ascii="Consolas" w:hAnsi="Consolas" w:cs="Consolas"/>
        </w:rPr>
        <w:t xml:space="preserve"> </w:t>
      </w:r>
      <w:proofErr w:type="gramStart"/>
      <w:r w:rsidRPr="00AF054C">
        <w:rPr>
          <w:rFonts w:ascii="Consolas" w:hAnsi="Consolas" w:cs="Consolas"/>
        </w:rPr>
        <w:t>(</w:t>
      </w:r>
      <w:r w:rsidR="001572EF">
        <w:rPr>
          <w:rFonts w:ascii="Consolas" w:hAnsi="Consolas" w:cs="Consolas"/>
        </w:rPr>
        <w:t xml:space="preserve"> </w:t>
      </w:r>
      <w:r w:rsidRPr="00AF054C">
        <w:rPr>
          <w:rFonts w:ascii="Consolas" w:hAnsi="Consolas" w:cs="Consolas"/>
        </w:rPr>
        <w:t>s</w:t>
      </w:r>
      <w:proofErr w:type="gramEnd"/>
      <w:r w:rsidRPr="00AF054C">
        <w:rPr>
          <w:rFonts w:ascii="Consolas" w:hAnsi="Consolas" w:cs="Consolas"/>
        </w:rPr>
        <w:t xml:space="preserve"> d n)</w:t>
      </w:r>
      <w:r w:rsidR="001572EF">
        <w:rPr>
          <w:rFonts w:ascii="Consolas" w:hAnsi="Consolas" w:cs="Consolas"/>
        </w:rPr>
        <w:t xml:space="preserve"> </w:t>
      </w:r>
      <w:r>
        <w:t xml:space="preserve">  Copies  </w:t>
      </w:r>
      <w:r w:rsidRPr="00EE572F">
        <w:rPr>
          <w:i/>
        </w:rPr>
        <w:t>n</w:t>
      </w:r>
      <w:r>
        <w:t xml:space="preserve">  blocks and their corresponding shadows.</w:t>
      </w:r>
    </w:p>
    <w:p w14:paraId="747A378F" w14:textId="77777777" w:rsidR="00AD24F9" w:rsidRDefault="00AD24F9" w:rsidP="00AD24F9">
      <w:pPr>
        <w:pStyle w:val="BodyText"/>
        <w:ind w:left="1440" w:hanging="720"/>
      </w:pPr>
      <w:r w:rsidRPr="00AF054C">
        <w:rPr>
          <w:rFonts w:ascii="Consolas" w:hAnsi="Consolas" w:cs="Consolas"/>
          <w:b/>
        </w:rPr>
        <w:t>OBLITERATE</w:t>
      </w:r>
      <w:r w:rsidRPr="00AF054C">
        <w:rPr>
          <w:rFonts w:ascii="Consolas" w:hAnsi="Consolas" w:cs="Consolas"/>
        </w:rPr>
        <w:t xml:space="preserve"> </w:t>
      </w:r>
      <w:proofErr w:type="gramStart"/>
      <w:r w:rsidRPr="00AF054C">
        <w:rPr>
          <w:rFonts w:ascii="Consolas" w:hAnsi="Consolas" w:cs="Consolas"/>
        </w:rPr>
        <w:t>(</w:t>
      </w:r>
      <w:r w:rsidR="001572EF">
        <w:rPr>
          <w:rFonts w:ascii="Consolas" w:hAnsi="Consolas" w:cs="Consolas"/>
        </w:rPr>
        <w:t xml:space="preserve"> </w:t>
      </w:r>
      <w:r w:rsidRPr="00AF054C">
        <w:rPr>
          <w:rFonts w:ascii="Consolas" w:hAnsi="Consolas" w:cs="Consolas"/>
        </w:rPr>
        <w:t>l</w:t>
      </w:r>
      <w:proofErr w:type="gramEnd"/>
      <w:r w:rsidRPr="00AF054C">
        <w:rPr>
          <w:rFonts w:ascii="Consolas" w:hAnsi="Consolas" w:cs="Consolas"/>
        </w:rPr>
        <w:t xml:space="preserve"> h)</w:t>
      </w:r>
      <w:r w:rsidR="001572EF">
        <w:rPr>
          <w:rFonts w:ascii="Consolas" w:hAnsi="Consolas" w:cs="Consolas"/>
        </w:rPr>
        <w:t xml:space="preserve"> </w:t>
      </w:r>
      <w:r>
        <w:t xml:space="preserve">  Wipes a range of blocks blocks  </w:t>
      </w:r>
      <w:r w:rsidRPr="00397EB5">
        <w:rPr>
          <w:rFonts w:ascii="Consolas" w:hAnsi="Consolas" w:cs="Consolas"/>
        </w:rPr>
        <w:t>[l..h[</w:t>
      </w:r>
      <w:r>
        <w:t xml:space="preserve"> (including</w:t>
      </w:r>
      <w:r w:rsidR="00EE572F">
        <w:t xml:space="preserve"> </w:t>
      </w:r>
      <w:r>
        <w:t xml:space="preserve"> </w:t>
      </w:r>
      <w:r w:rsidRPr="00EE572F">
        <w:rPr>
          <w:rFonts w:ascii="Consolas" w:hAnsi="Consolas" w:cs="Consolas"/>
          <w:i/>
        </w:rPr>
        <w:t>l</w:t>
      </w:r>
      <w:r w:rsidRPr="00397EB5">
        <w:rPr>
          <w:rFonts w:ascii="Consolas" w:hAnsi="Consolas" w:cs="Consolas"/>
        </w:rPr>
        <w:t xml:space="preserve"> </w:t>
      </w:r>
      <w:r w:rsidR="00EE572F">
        <w:rPr>
          <w:rFonts w:ascii="Consolas" w:hAnsi="Consolas" w:cs="Consolas"/>
        </w:rPr>
        <w:t xml:space="preserve"> </w:t>
      </w:r>
      <w:r>
        <w:t xml:space="preserve">and following blocks up to but excluding </w:t>
      </w:r>
      <w:r w:rsidR="00EE572F">
        <w:t xml:space="preserve"> </w:t>
      </w:r>
      <w:r w:rsidRPr="00EE572F">
        <w:rPr>
          <w:rFonts w:ascii="Consolas" w:hAnsi="Consolas" w:cs="Consolas"/>
          <w:i/>
        </w:rPr>
        <w:t>h</w:t>
      </w:r>
      <w:r w:rsidR="00EE572F">
        <w:t xml:space="preserve">  </w:t>
      </w:r>
      <w:r>
        <w:t>).</w:t>
      </w:r>
    </w:p>
    <w:p w14:paraId="0FB26782" w14:textId="77777777" w:rsidR="00AD24F9" w:rsidRDefault="00AD24F9" w:rsidP="00AD24F9">
      <w:pPr>
        <w:pStyle w:val="BodyText"/>
        <w:ind w:left="1440" w:hanging="720"/>
      </w:pPr>
      <w:r w:rsidRPr="00AF054C">
        <w:rPr>
          <w:rFonts w:ascii="Consolas" w:hAnsi="Consolas" w:cs="Consolas"/>
          <w:b/>
        </w:rPr>
        <w:t>+OBLITERATE</w:t>
      </w:r>
      <w:r w:rsidRPr="00AF054C">
        <w:rPr>
          <w:rFonts w:ascii="Consolas" w:hAnsi="Consolas" w:cs="Consolas"/>
        </w:rPr>
        <w:t xml:space="preserve"> </w:t>
      </w:r>
      <w:proofErr w:type="gramStart"/>
      <w:r w:rsidRPr="00AF054C">
        <w:rPr>
          <w:rFonts w:ascii="Consolas" w:hAnsi="Consolas" w:cs="Consolas"/>
        </w:rPr>
        <w:t>(</w:t>
      </w:r>
      <w:r w:rsidR="001572EF">
        <w:rPr>
          <w:rFonts w:ascii="Consolas" w:hAnsi="Consolas" w:cs="Consolas"/>
        </w:rPr>
        <w:t xml:space="preserve"> </w:t>
      </w:r>
      <w:r w:rsidRPr="00AF054C">
        <w:rPr>
          <w:rFonts w:ascii="Consolas" w:hAnsi="Consolas" w:cs="Consolas"/>
        </w:rPr>
        <w:t>l</w:t>
      </w:r>
      <w:proofErr w:type="gramEnd"/>
      <w:r w:rsidRPr="00AF054C">
        <w:rPr>
          <w:rFonts w:ascii="Consolas" w:hAnsi="Consolas" w:cs="Consolas"/>
        </w:rPr>
        <w:t xml:space="preserve"> h)</w:t>
      </w:r>
      <w:r w:rsidR="001572EF">
        <w:rPr>
          <w:rFonts w:ascii="Consolas" w:hAnsi="Consolas" w:cs="Consolas"/>
        </w:rPr>
        <w:t xml:space="preserve"> </w:t>
      </w:r>
      <w:r>
        <w:t xml:space="preserve">  Wipes a range of blocks and their corresponding shadows.</w:t>
      </w:r>
    </w:p>
    <w:p w14:paraId="4A3991C2" w14:textId="77777777" w:rsidR="00AD24F9" w:rsidRDefault="00AD24F9" w:rsidP="00AD24F9">
      <w:pPr>
        <w:pStyle w:val="BodyText"/>
        <w:ind w:left="1440" w:hanging="720"/>
      </w:pPr>
      <w:r w:rsidRPr="00AF054C">
        <w:rPr>
          <w:rFonts w:ascii="Consolas" w:hAnsi="Consolas" w:cs="Consolas"/>
          <w:b/>
        </w:rPr>
        <w:t>MATCHES</w:t>
      </w:r>
      <w:r w:rsidRPr="00AF054C">
        <w:rPr>
          <w:rFonts w:ascii="Consolas" w:hAnsi="Consolas" w:cs="Consolas"/>
        </w:rPr>
        <w:t xml:space="preserve"> </w:t>
      </w:r>
      <w:proofErr w:type="gramStart"/>
      <w:r w:rsidRPr="00AF054C">
        <w:rPr>
          <w:rFonts w:ascii="Consolas" w:hAnsi="Consolas" w:cs="Consolas"/>
        </w:rPr>
        <w:t>(</w:t>
      </w:r>
      <w:r w:rsidR="001572EF">
        <w:rPr>
          <w:rFonts w:ascii="Consolas" w:hAnsi="Consolas" w:cs="Consolas"/>
        </w:rPr>
        <w:t xml:space="preserve"> </w:t>
      </w:r>
      <w:r w:rsidRPr="00AF054C">
        <w:rPr>
          <w:rFonts w:ascii="Consolas" w:hAnsi="Consolas" w:cs="Consolas"/>
        </w:rPr>
        <w:t>s</w:t>
      </w:r>
      <w:proofErr w:type="gramEnd"/>
      <w:r w:rsidRPr="00AF054C">
        <w:rPr>
          <w:rFonts w:ascii="Consolas" w:hAnsi="Consolas" w:cs="Consolas"/>
        </w:rPr>
        <w:t xml:space="preserve"> d n)</w:t>
      </w:r>
      <w:r w:rsidR="001572EF">
        <w:rPr>
          <w:rFonts w:ascii="Consolas" w:hAnsi="Consolas" w:cs="Consolas"/>
        </w:rPr>
        <w:t xml:space="preserve"> </w:t>
      </w:r>
      <w:r>
        <w:t xml:space="preserve">  Compares  </w:t>
      </w:r>
      <w:r w:rsidRPr="00EE572F">
        <w:rPr>
          <w:rFonts w:ascii="Consolas" w:hAnsi="Consolas" w:cs="Consolas"/>
          <w:i/>
        </w:rPr>
        <w:t>n</w:t>
      </w:r>
      <w:r>
        <w:t xml:space="preserve">  blocks at  </w:t>
      </w:r>
      <w:r w:rsidRPr="00EE572F">
        <w:rPr>
          <w:rFonts w:ascii="Consolas" w:hAnsi="Consolas" w:cs="Consolas"/>
          <w:i/>
        </w:rPr>
        <w:t>s</w:t>
      </w:r>
      <w:r>
        <w:t xml:space="preserve">  with those at  </w:t>
      </w:r>
      <w:r w:rsidRPr="00EE572F">
        <w:rPr>
          <w:rFonts w:ascii="Consolas" w:hAnsi="Consolas" w:cs="Consolas"/>
          <w:i/>
        </w:rPr>
        <w:t>d</w:t>
      </w:r>
      <w:r>
        <w:t xml:space="preserve">  listing the numbers of differing blocks.</w:t>
      </w:r>
    </w:p>
    <w:p w14:paraId="1D99ADC6" w14:textId="77777777" w:rsidR="001572EF" w:rsidRDefault="001572EF" w:rsidP="001572EF">
      <w:pPr>
        <w:pStyle w:val="BodyText"/>
        <w:ind w:left="1440" w:hanging="720"/>
      </w:pPr>
      <w:r w:rsidRPr="00AF054C">
        <w:rPr>
          <w:rFonts w:ascii="Consolas" w:hAnsi="Consolas" w:cs="Consolas"/>
          <w:b/>
        </w:rPr>
        <w:t>+MATCHES</w:t>
      </w:r>
      <w:r w:rsidRPr="00AF054C">
        <w:rPr>
          <w:rFonts w:ascii="Consolas" w:hAnsi="Consolas" w:cs="Consolas"/>
        </w:rPr>
        <w:t xml:space="preserve"> </w:t>
      </w:r>
      <w:proofErr w:type="gramStart"/>
      <w:r w:rsidRPr="00AF054C">
        <w:rPr>
          <w:rFonts w:ascii="Consolas" w:hAnsi="Consolas" w:cs="Consolas"/>
        </w:rPr>
        <w:t>(</w:t>
      </w:r>
      <w:r>
        <w:rPr>
          <w:rFonts w:ascii="Consolas" w:hAnsi="Consolas" w:cs="Consolas"/>
        </w:rPr>
        <w:t xml:space="preserve"> </w:t>
      </w:r>
      <w:r w:rsidRPr="00AF054C">
        <w:rPr>
          <w:rFonts w:ascii="Consolas" w:hAnsi="Consolas" w:cs="Consolas"/>
        </w:rPr>
        <w:t>s</w:t>
      </w:r>
      <w:proofErr w:type="gramEnd"/>
      <w:r w:rsidRPr="00AF054C">
        <w:rPr>
          <w:rFonts w:ascii="Consolas" w:hAnsi="Consolas" w:cs="Consolas"/>
        </w:rPr>
        <w:t xml:space="preserve"> d n)</w:t>
      </w:r>
      <w:r>
        <w:rPr>
          <w:rFonts w:ascii="Consolas" w:hAnsi="Consolas" w:cs="Consolas"/>
        </w:rPr>
        <w:t xml:space="preserve"> </w:t>
      </w:r>
      <w:r>
        <w:t xml:space="preserve">  Compares  </w:t>
      </w:r>
      <w:r w:rsidRPr="00EE572F">
        <w:rPr>
          <w:rFonts w:ascii="Consolas" w:hAnsi="Consolas" w:cs="Consolas"/>
        </w:rPr>
        <w:t>n</w:t>
      </w:r>
      <w:r>
        <w:t xml:space="preserve">  blocks and their corresponding shadows.</w:t>
      </w:r>
    </w:p>
    <w:p w14:paraId="2BAC46CB" w14:textId="77777777" w:rsidR="00AD24F9" w:rsidRDefault="001572EF" w:rsidP="00AD24F9">
      <w:pPr>
        <w:pStyle w:val="BodyText"/>
        <w:ind w:left="1440" w:hanging="720"/>
      </w:pPr>
      <w:r>
        <w:rPr>
          <w:rFonts w:ascii="Consolas" w:hAnsi="Consolas" w:cs="Consolas"/>
          <w:b/>
        </w:rPr>
        <w:t>SWEEP</w:t>
      </w:r>
      <w:r w:rsidR="00AD24F9" w:rsidRPr="00AF054C">
        <w:rPr>
          <w:rFonts w:ascii="Consolas" w:hAnsi="Consolas" w:cs="Consolas"/>
        </w:rPr>
        <w:t xml:space="preserve"> </w:t>
      </w:r>
      <w:proofErr w:type="gramStart"/>
      <w:r w:rsidR="00AD24F9" w:rsidRPr="00AF054C">
        <w:rPr>
          <w:rFonts w:ascii="Consolas" w:hAnsi="Consolas" w:cs="Consolas"/>
        </w:rPr>
        <w:t>(</w:t>
      </w:r>
      <w:r>
        <w:rPr>
          <w:rFonts w:ascii="Consolas" w:hAnsi="Consolas" w:cs="Consolas"/>
        </w:rPr>
        <w:t xml:space="preserve"> l</w:t>
      </w:r>
      <w:proofErr w:type="gramEnd"/>
      <w:r w:rsidR="00AD24F9" w:rsidRPr="00AF054C">
        <w:rPr>
          <w:rFonts w:ascii="Consolas" w:hAnsi="Consolas" w:cs="Consolas"/>
        </w:rPr>
        <w:t xml:space="preserve"> </w:t>
      </w:r>
      <w:r>
        <w:rPr>
          <w:rFonts w:ascii="Consolas" w:hAnsi="Consolas" w:cs="Consolas"/>
        </w:rPr>
        <w:t>h</w:t>
      </w:r>
      <w:r w:rsidR="00AD24F9" w:rsidRPr="00AF054C">
        <w:rPr>
          <w:rFonts w:ascii="Consolas" w:hAnsi="Consolas" w:cs="Consolas"/>
        </w:rPr>
        <w:t>)</w:t>
      </w:r>
      <w:r>
        <w:rPr>
          <w:rFonts w:ascii="Consolas" w:hAnsi="Consolas" w:cs="Consolas"/>
        </w:rPr>
        <w:t xml:space="preserve"> </w:t>
      </w:r>
      <w:r w:rsidR="00AD24F9">
        <w:t xml:space="preserve">  </w:t>
      </w:r>
      <w:r>
        <w:t xml:space="preserve">Reads blocks in the range  </w:t>
      </w:r>
      <w:r w:rsidRPr="00EE572F">
        <w:rPr>
          <w:rFonts w:ascii="Consolas" w:hAnsi="Consolas" w:cs="Consolas"/>
        </w:rPr>
        <w:t>[l..h[</w:t>
      </w:r>
      <w:r>
        <w:t xml:space="preserve">  identifying any with errors</w:t>
      </w:r>
      <w:r w:rsidR="00AD24F9">
        <w:t>.</w:t>
      </w:r>
    </w:p>
    <w:p w14:paraId="0B24A6A0" w14:textId="77777777" w:rsidR="00AD24F9" w:rsidRDefault="001572EF" w:rsidP="00AD24F9">
      <w:pPr>
        <w:pStyle w:val="BodyText"/>
      </w:pPr>
      <w:r>
        <w:t>The auditing extensions are as follow</w:t>
      </w:r>
      <w:r w:rsidR="00AD24F9">
        <w:t>:</w:t>
      </w:r>
    </w:p>
    <w:p w14:paraId="1819098A" w14:textId="77777777" w:rsidR="00AD24F9" w:rsidRDefault="00AD24F9" w:rsidP="00AD24F9">
      <w:pPr>
        <w:pStyle w:val="BodyText"/>
        <w:ind w:left="1440" w:hanging="720"/>
      </w:pPr>
      <w:r w:rsidRPr="00E75799">
        <w:rPr>
          <w:rFonts w:ascii="Consolas" w:hAnsi="Consolas" w:cs="Consolas"/>
          <w:b/>
        </w:rPr>
        <w:lastRenderedPageBreak/>
        <w:t>MATCHING</w:t>
      </w:r>
      <w:r w:rsidRPr="00E75799">
        <w:rPr>
          <w:rFonts w:ascii="Consolas" w:hAnsi="Consolas" w:cs="Consolas"/>
        </w:rPr>
        <w:t xml:space="preserve"> </w:t>
      </w:r>
      <w:proofErr w:type="gramStart"/>
      <w:r w:rsidRPr="00E75799">
        <w:rPr>
          <w:rFonts w:ascii="Consolas" w:hAnsi="Consolas" w:cs="Consolas"/>
        </w:rPr>
        <w:t>(</w:t>
      </w:r>
      <w:r w:rsidR="001572EF">
        <w:rPr>
          <w:rFonts w:ascii="Consolas" w:hAnsi="Consolas" w:cs="Consolas"/>
        </w:rPr>
        <w:t xml:space="preserve"> </w:t>
      </w:r>
      <w:r w:rsidRPr="00E75799">
        <w:rPr>
          <w:rFonts w:ascii="Consolas" w:hAnsi="Consolas" w:cs="Consolas"/>
        </w:rPr>
        <w:t>s</w:t>
      </w:r>
      <w:proofErr w:type="gramEnd"/>
      <w:r w:rsidRPr="00E75799">
        <w:rPr>
          <w:rFonts w:ascii="Consolas" w:hAnsi="Consolas" w:cs="Consolas"/>
        </w:rPr>
        <w:t xml:space="preserve"> d)</w:t>
      </w:r>
      <w:r w:rsidR="001572EF">
        <w:rPr>
          <w:rFonts w:ascii="Consolas" w:hAnsi="Consolas" w:cs="Consolas"/>
        </w:rPr>
        <w:t xml:space="preserve"> </w:t>
      </w:r>
      <w:r>
        <w:t xml:space="preserve">  Sets the starting block numbers of two ranges to reconcile.</w:t>
      </w:r>
      <w:r w:rsidR="001572EF">
        <w:t xml:space="preserve">  The default range </w:t>
      </w:r>
      <w:proofErr w:type="gramStart"/>
      <w:r w:rsidR="001572EF">
        <w:t xml:space="preserve">when  </w:t>
      </w:r>
      <w:r w:rsidR="001572EF" w:rsidRPr="00EE572F">
        <w:rPr>
          <w:rFonts w:ascii="Consolas" w:hAnsi="Consolas" w:cs="Consolas"/>
        </w:rPr>
        <w:t>DISKING</w:t>
      </w:r>
      <w:proofErr w:type="gramEnd"/>
      <w:r w:rsidR="001572EF">
        <w:t xml:space="preserve">  is loaded is presently  0 4800 .</w:t>
      </w:r>
    </w:p>
    <w:p w14:paraId="138FBC91" w14:textId="77777777" w:rsidR="00AD24F9" w:rsidRDefault="00AD24F9" w:rsidP="00AD24F9">
      <w:pPr>
        <w:pStyle w:val="BodyText"/>
        <w:ind w:left="1440" w:hanging="720"/>
      </w:pPr>
      <w:r w:rsidRPr="00E75799">
        <w:rPr>
          <w:rFonts w:ascii="Consolas" w:hAnsi="Consolas" w:cs="Consolas"/>
          <w:b/>
        </w:rPr>
        <w:t>TO</w:t>
      </w:r>
      <w:r w:rsidRPr="00E75799">
        <w:rPr>
          <w:rFonts w:ascii="Consolas" w:hAnsi="Consolas" w:cs="Consolas"/>
        </w:rPr>
        <w:t xml:space="preserve"> </w:t>
      </w:r>
      <w:proofErr w:type="gramStart"/>
      <w:r w:rsidRPr="00E75799">
        <w:rPr>
          <w:rFonts w:ascii="Consolas" w:hAnsi="Consolas" w:cs="Consolas"/>
        </w:rPr>
        <w:t>(</w:t>
      </w:r>
      <w:r w:rsidR="001572EF">
        <w:rPr>
          <w:rFonts w:ascii="Consolas" w:hAnsi="Consolas" w:cs="Consolas"/>
        </w:rPr>
        <w:t xml:space="preserve"> </w:t>
      </w:r>
      <w:r w:rsidRPr="00E75799">
        <w:rPr>
          <w:rFonts w:ascii="Consolas" w:hAnsi="Consolas" w:cs="Consolas"/>
        </w:rPr>
        <w:t>h</w:t>
      </w:r>
      <w:proofErr w:type="gramEnd"/>
      <w:r w:rsidRPr="00E75799">
        <w:rPr>
          <w:rFonts w:ascii="Consolas" w:hAnsi="Consolas" w:cs="Consolas"/>
        </w:rPr>
        <w:t>)</w:t>
      </w:r>
      <w:r w:rsidR="001572EF">
        <w:rPr>
          <w:rFonts w:ascii="Consolas" w:hAnsi="Consolas" w:cs="Consolas"/>
        </w:rPr>
        <w:t xml:space="preserve"> </w:t>
      </w:r>
      <w:r>
        <w:t xml:space="preserve">  Sets the ending block of source range so that  </w:t>
      </w:r>
      <w:r w:rsidRPr="00397EB5">
        <w:rPr>
          <w:rFonts w:ascii="Consolas" w:hAnsi="Consolas" w:cs="Consolas"/>
        </w:rPr>
        <w:t>[s..h[</w:t>
      </w:r>
      <w:r>
        <w:t xml:space="preserve">  are being compared with</w:t>
      </w:r>
      <w:r w:rsidR="000621B6">
        <w:t xml:space="preserve"> </w:t>
      </w:r>
      <w:r>
        <w:t xml:space="preserve"> </w:t>
      </w:r>
      <w:r w:rsidRPr="00397EB5">
        <w:rPr>
          <w:rFonts w:ascii="Consolas" w:hAnsi="Consolas" w:cs="Consolas"/>
        </w:rPr>
        <w:t>[d</w:t>
      </w:r>
      <w:r w:rsidR="000621B6">
        <w:t xml:space="preserve">  </w:t>
      </w:r>
      <w:r>
        <w:t>.</w:t>
      </w:r>
    </w:p>
    <w:p w14:paraId="0C41BA74" w14:textId="77777777" w:rsidR="00AD24F9" w:rsidRDefault="00AD24F9" w:rsidP="00AD24F9">
      <w:pPr>
        <w:pStyle w:val="BodyText"/>
        <w:ind w:left="1440" w:hanging="720"/>
      </w:pPr>
      <w:r>
        <w:rPr>
          <w:rFonts w:ascii="Consolas" w:hAnsi="Consolas" w:cs="Consolas"/>
          <w:b/>
        </w:rPr>
        <w:t>V</w:t>
      </w:r>
      <w:r w:rsidR="001572EF">
        <w:rPr>
          <w:rFonts w:ascii="Consolas" w:hAnsi="Consolas" w:cs="Consolas"/>
          <w:b/>
        </w:rPr>
        <w:t xml:space="preserve"> </w:t>
      </w:r>
      <w:r>
        <w:rPr>
          <w:rFonts w:ascii="Consolas" w:hAnsi="Consolas" w:cs="Consolas"/>
          <w:b/>
        </w:rPr>
        <w:t xml:space="preserve">  </w:t>
      </w:r>
      <w:r>
        <w:t>highlights differences if any between current editor focus block and its counterpart in the other range.</w:t>
      </w:r>
    </w:p>
    <w:p w14:paraId="509ABB52" w14:textId="77777777" w:rsidR="00AD24F9" w:rsidRDefault="00AD24F9" w:rsidP="00AD24F9">
      <w:pPr>
        <w:pStyle w:val="BodyText"/>
        <w:ind w:left="1440" w:hanging="720"/>
      </w:pPr>
      <w:r>
        <w:rPr>
          <w:rFonts w:ascii="Consolas" w:hAnsi="Consolas" w:cs="Consolas"/>
          <w:b/>
        </w:rPr>
        <w:t>W</w:t>
      </w:r>
      <w:r w:rsidR="001572EF">
        <w:rPr>
          <w:rFonts w:ascii="Consolas" w:hAnsi="Consolas" w:cs="Consolas"/>
          <w:b/>
        </w:rPr>
        <w:t xml:space="preserve"> </w:t>
      </w:r>
      <w:r>
        <w:rPr>
          <w:rFonts w:ascii="Consolas" w:hAnsi="Consolas" w:cs="Consolas"/>
          <w:b/>
        </w:rPr>
        <w:t xml:space="preserve">  </w:t>
      </w:r>
      <w:r>
        <w:t>switches perspective and editor focus to the counterpart block, highlighting differences.</w:t>
      </w:r>
    </w:p>
    <w:p w14:paraId="5B11280E" w14:textId="77777777" w:rsidR="00AD24F9" w:rsidRDefault="00AD24F9" w:rsidP="00AD24F9">
      <w:pPr>
        <w:pStyle w:val="BodyText"/>
        <w:ind w:left="1440" w:hanging="720"/>
      </w:pPr>
      <w:r>
        <w:rPr>
          <w:rFonts w:ascii="Consolas" w:hAnsi="Consolas" w:cs="Consolas"/>
          <w:b/>
        </w:rPr>
        <w:t xml:space="preserve">C </w:t>
      </w:r>
      <w:r w:rsidR="001572EF">
        <w:rPr>
          <w:rFonts w:ascii="Consolas" w:hAnsi="Consolas" w:cs="Consolas"/>
          <w:b/>
        </w:rPr>
        <w:t xml:space="preserve"> </w:t>
      </w:r>
      <w:r>
        <w:rPr>
          <w:rFonts w:ascii="Consolas" w:hAnsi="Consolas" w:cs="Consolas"/>
          <w:b/>
        </w:rPr>
        <w:t xml:space="preserve"> </w:t>
      </w:r>
      <w:r>
        <w:t>switches perspective and editor focus to the counterpart block without highlighting.</w:t>
      </w:r>
    </w:p>
    <w:p w14:paraId="3C3A972C" w14:textId="77777777" w:rsidR="00AD24F9" w:rsidRDefault="00AD24F9" w:rsidP="00AD24F9">
      <w:pPr>
        <w:pStyle w:val="BodyText"/>
        <w:ind w:left="1440" w:hanging="720"/>
      </w:pPr>
      <w:r w:rsidRPr="00E75799">
        <w:rPr>
          <w:rFonts w:ascii="Consolas" w:hAnsi="Consolas" w:cs="Consolas"/>
          <w:b/>
        </w:rPr>
        <w:t>GIVE</w:t>
      </w:r>
      <w:r w:rsidR="001572EF">
        <w:rPr>
          <w:rFonts w:ascii="Consolas" w:hAnsi="Consolas" w:cs="Consolas"/>
          <w:b/>
        </w:rPr>
        <w:t xml:space="preserve"> </w:t>
      </w:r>
      <w:r w:rsidRPr="00E75799">
        <w:rPr>
          <w:rFonts w:ascii="Consolas" w:hAnsi="Consolas" w:cs="Consolas"/>
        </w:rPr>
        <w:t xml:space="preserve"> </w:t>
      </w:r>
      <w:r>
        <w:t xml:space="preserve"> copies the current editor focus block to its counterpart.</w:t>
      </w:r>
    </w:p>
    <w:p w14:paraId="2EC65704" w14:textId="77777777" w:rsidR="00AD24F9" w:rsidRDefault="00AD24F9" w:rsidP="00AD24F9">
      <w:pPr>
        <w:pStyle w:val="BodyText"/>
        <w:ind w:left="1440" w:hanging="720"/>
      </w:pPr>
      <w:r w:rsidRPr="00E75799">
        <w:rPr>
          <w:rFonts w:ascii="Consolas" w:hAnsi="Consolas" w:cs="Consolas"/>
          <w:b/>
        </w:rPr>
        <w:t>TAKE</w:t>
      </w:r>
      <w:r w:rsidR="001572EF">
        <w:rPr>
          <w:rFonts w:ascii="Consolas" w:hAnsi="Consolas" w:cs="Consolas"/>
          <w:b/>
        </w:rPr>
        <w:t xml:space="preserve"> </w:t>
      </w:r>
      <w:r w:rsidRPr="00E75799">
        <w:rPr>
          <w:rFonts w:ascii="Consolas" w:hAnsi="Consolas" w:cs="Consolas"/>
        </w:rPr>
        <w:t xml:space="preserve">  </w:t>
      </w:r>
      <w:r>
        <w:t>replaces the current editor focus block with its counterpart.</w:t>
      </w:r>
    </w:p>
    <w:p w14:paraId="0A04FABD" w14:textId="77777777" w:rsidR="00AD24F9" w:rsidRDefault="00AD24F9" w:rsidP="00AD24F9">
      <w:pPr>
        <w:pStyle w:val="BodyText"/>
        <w:ind w:left="1440" w:hanging="720"/>
      </w:pPr>
      <w:r w:rsidRPr="00E75799">
        <w:rPr>
          <w:rFonts w:ascii="Consolas" w:hAnsi="Consolas" w:cs="Consolas"/>
          <w:b/>
        </w:rPr>
        <w:t>G</w:t>
      </w:r>
      <w:r w:rsidR="001572EF">
        <w:rPr>
          <w:rFonts w:ascii="Consolas" w:hAnsi="Consolas" w:cs="Consolas"/>
          <w:b/>
        </w:rPr>
        <w:t xml:space="preserve"> </w:t>
      </w:r>
      <w:r w:rsidRPr="00E75799">
        <w:rPr>
          <w:rFonts w:ascii="Consolas" w:hAnsi="Consolas" w:cs="Consolas"/>
        </w:rPr>
        <w:t xml:space="preserve">  </w:t>
      </w:r>
      <w:r>
        <w:t>scans for differences starting with the block following the editor focus, stopping on first difference.</w:t>
      </w:r>
    </w:p>
    <w:p w14:paraId="7C13E6AB" w14:textId="77777777" w:rsidR="00AD24F9" w:rsidRDefault="00485750" w:rsidP="00AD24F9">
      <w:pPr>
        <w:pStyle w:val="BodyText"/>
        <w:ind w:left="1440" w:hanging="720"/>
      </w:pPr>
      <w:proofErr w:type="gramStart"/>
      <w:r>
        <w:rPr>
          <w:rFonts w:ascii="Consolas" w:hAnsi="Consolas" w:cs="Consolas"/>
          <w:b/>
        </w:rPr>
        <w:t>QX  NX</w:t>
      </w:r>
      <w:proofErr w:type="gramEnd"/>
      <w:r>
        <w:rPr>
          <w:rFonts w:ascii="Consolas" w:hAnsi="Consolas" w:cs="Consolas"/>
          <w:b/>
        </w:rPr>
        <w:t xml:space="preserve">  BX  AX  SX</w:t>
      </w:r>
      <w:r w:rsidR="00AD24F9" w:rsidRPr="00E75799">
        <w:rPr>
          <w:rFonts w:ascii="Consolas" w:hAnsi="Consolas" w:cs="Consolas"/>
        </w:rPr>
        <w:t xml:space="preserve"> </w:t>
      </w:r>
      <w:r>
        <w:rPr>
          <w:rFonts w:ascii="Consolas" w:hAnsi="Consolas" w:cs="Consolas"/>
        </w:rPr>
        <w:t xml:space="preserve">  </w:t>
      </w:r>
      <w:r>
        <w:t>These and their lowercase equivalents are enhanced to highlight differing blocks</w:t>
      </w:r>
      <w:r w:rsidR="00AD24F9">
        <w:t>.</w:t>
      </w:r>
    </w:p>
    <w:p w14:paraId="22852F4D" w14:textId="77777777" w:rsidR="00AD24F9" w:rsidRDefault="00AD24F9" w:rsidP="00AD24F9">
      <w:pPr>
        <w:pStyle w:val="BodyText"/>
        <w:ind w:left="1440" w:hanging="720"/>
      </w:pPr>
      <w:proofErr w:type="gramStart"/>
      <w:r w:rsidRPr="00E75799">
        <w:rPr>
          <w:rFonts w:ascii="Consolas" w:hAnsi="Consolas" w:cs="Consolas"/>
          <w:b/>
        </w:rPr>
        <w:t>OX</w:t>
      </w:r>
      <w:r w:rsidR="00485750">
        <w:rPr>
          <w:rFonts w:ascii="Consolas" w:hAnsi="Consolas" w:cs="Consolas"/>
          <w:b/>
        </w:rPr>
        <w:t xml:space="preserve">  </w:t>
      </w:r>
      <w:r w:rsidR="00485750" w:rsidRPr="00485750">
        <w:rPr>
          <w:rFonts w:asciiTheme="minorHAnsi" w:hAnsiTheme="minorHAnsi" w:cstheme="minorHAnsi"/>
        </w:rPr>
        <w:t>and</w:t>
      </w:r>
      <w:proofErr w:type="gramEnd"/>
      <w:r w:rsidR="00485750">
        <w:rPr>
          <w:rFonts w:ascii="Consolas" w:hAnsi="Consolas" w:cs="Consolas"/>
          <w:b/>
        </w:rPr>
        <w:t xml:space="preserve">  ox</w:t>
      </w:r>
      <w:r w:rsidRPr="00E75799">
        <w:rPr>
          <w:rFonts w:ascii="Consolas" w:hAnsi="Consolas" w:cs="Consolas"/>
        </w:rPr>
        <w:t xml:space="preserve">  </w:t>
      </w:r>
      <w:r>
        <w:t>Shows the counterpart to the currently displayed index page, with highlights.</w:t>
      </w:r>
    </w:p>
    <w:p w14:paraId="66D704DB" w14:textId="6DE8AACE" w:rsidR="00256E8E" w:rsidRDefault="00256E8E" w:rsidP="00256E8E">
      <w:pPr>
        <w:pStyle w:val="Heading3"/>
        <w:rPr>
          <w:ins w:id="172" w:author="Greg Bailey" w:date="2019-05-13T13:17:00Z"/>
        </w:rPr>
      </w:pPr>
      <w:bookmarkStart w:id="173" w:name="_Toc119166858"/>
      <w:ins w:id="174" w:author="Greg Bailey" w:date="2019-05-13T13:17:00Z">
        <w:r>
          <w:t>BULK Utility</w:t>
        </w:r>
        <w:bookmarkEnd w:id="173"/>
      </w:ins>
    </w:p>
    <w:p w14:paraId="61E23B32" w14:textId="76ECDF2E" w:rsidR="00256E8E" w:rsidRDefault="00256E8E" w:rsidP="00256E8E">
      <w:pPr>
        <w:pStyle w:val="BodyText"/>
        <w:rPr>
          <w:ins w:id="175" w:author="Greg Bailey" w:date="2019-05-13T13:20:00Z"/>
        </w:rPr>
      </w:pPr>
      <w:ins w:id="176" w:author="Greg Bailey" w:date="2019-05-13T13:18:00Z">
        <w:r>
          <w:t>An unfortunate property of the SPI flash as a mass storage device is its "sector" size of 4k bytes.  This is the minimum unit of erasable memory, and memo</w:t>
        </w:r>
      </w:ins>
      <w:ins w:id="177" w:author="Greg Bailey" w:date="2019-05-13T13:19:00Z">
        <w:r>
          <w:t xml:space="preserve">ry must be erased before it can be written.  As a result, selctively writing a single block to this device requires reading at least three blocks, erasing four, and writing four, effectively </w:t>
        </w:r>
      </w:ins>
      <w:ins w:id="178" w:author="Greg Bailey" w:date="2019-05-13T13:20:00Z">
        <w:r>
          <w:t>requiring nine flash operations to perform a single write.</w:t>
        </w:r>
      </w:ins>
    </w:p>
    <w:p w14:paraId="783AF1CD" w14:textId="43A7E357" w:rsidR="00361027" w:rsidRDefault="00361027" w:rsidP="00256E8E">
      <w:pPr>
        <w:pStyle w:val="BodyText"/>
        <w:rPr>
          <w:ins w:id="179" w:author="Greg Bailey" w:date="2019-05-13T13:17:00Z"/>
        </w:rPr>
      </w:pPr>
      <w:ins w:id="180" w:author="Greg Bailey" w:date="2019-05-13T13:20:00Z">
        <w:r w:rsidRPr="00361027">
          <w:rPr>
            <w:rFonts w:ascii="Consolas" w:hAnsi="Consolas"/>
            <w:b/>
            <w:rPrChange w:id="181" w:author="Greg Bailey" w:date="2019-05-13T13:22:00Z">
              <w:rPr/>
            </w:rPrChange>
          </w:rPr>
          <w:t xml:space="preserve">BULK </w:t>
        </w:r>
        <w:proofErr w:type="gramStart"/>
        <w:r w:rsidRPr="00361027">
          <w:rPr>
            <w:rFonts w:ascii="Consolas" w:hAnsi="Consolas"/>
            <w:b/>
            <w:rPrChange w:id="182" w:author="Greg Bailey" w:date="2019-05-13T13:22:00Z">
              <w:rPr/>
            </w:rPrChange>
          </w:rPr>
          <w:t>LOAD</w:t>
        </w:r>
        <w:r>
          <w:t xml:space="preserve">  gives</w:t>
        </w:r>
        <w:proofErr w:type="gramEnd"/>
        <w:r>
          <w:t xml:space="preserve"> you a version of the </w:t>
        </w:r>
        <w:r w:rsidRPr="00361027">
          <w:rPr>
            <w:rFonts w:ascii="Consolas" w:hAnsi="Consolas"/>
            <w:b/>
            <w:rPrChange w:id="183" w:author="Greg Bailey" w:date="2019-05-13T13:22:00Z">
              <w:rPr/>
            </w:rPrChange>
          </w:rPr>
          <w:t>DISKING</w:t>
        </w:r>
        <w:r>
          <w:t xml:space="preserve"> utility</w:t>
        </w:r>
      </w:ins>
      <w:ins w:id="184" w:author="Greg Bailey" w:date="2019-05-13T13:21:00Z">
        <w:r>
          <w:t xml:space="preserve"> whose  </w:t>
        </w:r>
        <w:r w:rsidRPr="00361027">
          <w:rPr>
            <w:rFonts w:ascii="Consolas" w:hAnsi="Consolas"/>
            <w:b/>
            <w:rPrChange w:id="185" w:author="Greg Bailey" w:date="2019-05-13T13:22:00Z">
              <w:rPr/>
            </w:rPrChange>
          </w:rPr>
          <w:t>BLOCKS</w:t>
        </w:r>
        <w:r>
          <w:t xml:space="preserve">  operation (and only that operation)</w:t>
        </w:r>
      </w:ins>
      <w:ins w:id="186" w:author="Greg Bailey" w:date="2019-05-13T13:20:00Z">
        <w:r>
          <w:t xml:space="preserve"> is far more efficient if the destination</w:t>
        </w:r>
      </w:ins>
      <w:ins w:id="187" w:author="Greg Bailey" w:date="2019-05-13T13:21:00Z">
        <w:r>
          <w:t xml:space="preserve"> is in flash.  </w:t>
        </w:r>
        <w:proofErr w:type="gramStart"/>
        <w:r>
          <w:t>Otherwise</w:t>
        </w:r>
        <w:proofErr w:type="gramEnd"/>
        <w:r>
          <w:t xml:space="preserve"> it can read any mass storage and write all the other types as well as flash.  There is, however, a caveat</w:t>
        </w:r>
      </w:ins>
      <w:ins w:id="188" w:author="Greg Bailey" w:date="2019-05-13T13:22:00Z">
        <w:r>
          <w:t xml:space="preserve"> because the flash erase must begin on </w:t>
        </w:r>
      </w:ins>
      <w:ins w:id="189" w:author="Greg Bailey" w:date="2019-05-13T13:23:00Z">
        <w:r>
          <w:t>a modulo 4k byte boundary and erase a</w:t>
        </w:r>
      </w:ins>
      <w:ins w:id="190" w:author="Greg Bailey" w:date="2019-05-13T13:24:00Z">
        <w:r>
          <w:t>n integer number of 4k byte sectors</w:t>
        </w:r>
      </w:ins>
      <w:ins w:id="191" w:author="Greg Bailey" w:date="2019-05-13T13:23:00Z">
        <w:r>
          <w:t xml:space="preserve">.  All of the flash under the write must be erased, so depending on the first and last block numbers </w:t>
        </w:r>
      </w:ins>
      <w:ins w:id="192" w:author="Greg Bailey" w:date="2019-05-13T13:24:00Z">
        <w:r>
          <w:t>there may be between zero and three extra erased blocks before and after the destination area.</w:t>
        </w:r>
      </w:ins>
    </w:p>
    <w:p w14:paraId="6A745624" w14:textId="77777777" w:rsidR="00AD24F9" w:rsidRPr="00AF054C" w:rsidRDefault="00AD24F9" w:rsidP="00AD24F9">
      <w:pPr>
        <w:pStyle w:val="BodyText"/>
      </w:pPr>
    </w:p>
    <w:p w14:paraId="0C1993A0" w14:textId="77777777" w:rsidR="00A07116" w:rsidRDefault="00A07116" w:rsidP="00D30FC5">
      <w:pPr>
        <w:pStyle w:val="BodyText"/>
      </w:pPr>
      <w:r>
        <w:br w:type="page"/>
      </w:r>
    </w:p>
    <w:p w14:paraId="4C410DDB" w14:textId="77777777" w:rsidR="005464C3" w:rsidRDefault="005464C3" w:rsidP="007E463D">
      <w:pPr>
        <w:pStyle w:val="Heading2"/>
      </w:pPr>
      <w:bookmarkStart w:id="193" w:name="_Toc119166859"/>
      <w:r>
        <w:lastRenderedPageBreak/>
        <w:t>I/O</w:t>
      </w:r>
      <w:bookmarkEnd w:id="193"/>
    </w:p>
    <w:p w14:paraId="76BD7541" w14:textId="27A41476" w:rsidR="003D501D" w:rsidRDefault="003D501D" w:rsidP="003D501D">
      <w:pPr>
        <w:pStyle w:val="BodyText"/>
      </w:pPr>
      <w:r>
        <w:t xml:space="preserve">There are two I/O systems in use by the basic polyFORTH system on the GA144.  One of these is an asynchronous terminal interface using nodes 100 and 102 along with eight more functioning as wire.  The other uses the SPI bus to access mass storage on SPI flash and, optionally, dual voltage MMC cards.  The SPI devices are accessed using the Snorkel Mark 1 and Ganglia Mark </w:t>
      </w:r>
      <w:r w:rsidR="008D5B95">
        <w:t>2</w:t>
      </w:r>
      <w:r>
        <w:t>.</w:t>
      </w:r>
    </w:p>
    <w:p w14:paraId="5D4831A0" w14:textId="77777777" w:rsidR="005464C3" w:rsidRDefault="005464C3" w:rsidP="005464C3">
      <w:pPr>
        <w:pStyle w:val="BodyText"/>
      </w:pPr>
      <w:r>
        <w:t>In the initial implementation all I/O is accomplished by program I/O with the Asynchronous serial interface.  Terminal and disk services are supplied by the terminal emulator.</w:t>
      </w:r>
    </w:p>
    <w:p w14:paraId="35A4C06F" w14:textId="77777777" w:rsidR="005464C3" w:rsidRDefault="00893791" w:rsidP="005464C3">
      <w:pPr>
        <w:pStyle w:val="BodyText"/>
      </w:pPr>
      <w:r>
        <w:t xml:space="preserve">This system supports standard block I/O in 1 Kbyte units with mapped, linear address space and the standard functions </w:t>
      </w:r>
      <w:r w:rsidRPr="00E46583">
        <w:rPr>
          <w:rFonts w:ascii="Consolas" w:hAnsi="Consolas" w:cs="Consolas"/>
          <w:b/>
        </w:rPr>
        <w:t>BLOCK</w:t>
      </w:r>
      <w:r>
        <w:t xml:space="preserve">, </w:t>
      </w:r>
      <w:r w:rsidRPr="00E46583">
        <w:rPr>
          <w:rFonts w:ascii="Consolas" w:hAnsi="Consolas" w:cs="Consolas"/>
          <w:b/>
        </w:rPr>
        <w:t>BUFFER</w:t>
      </w:r>
      <w:r>
        <w:t xml:space="preserve">, </w:t>
      </w:r>
      <w:r w:rsidRPr="00E46583">
        <w:rPr>
          <w:rFonts w:ascii="Consolas" w:hAnsi="Consolas" w:cs="Consolas"/>
          <w:b/>
        </w:rPr>
        <w:t>UPDATE</w:t>
      </w:r>
      <w:r>
        <w:t xml:space="preserve">, </w:t>
      </w:r>
      <w:r w:rsidRPr="00E46583">
        <w:rPr>
          <w:rFonts w:ascii="Consolas" w:hAnsi="Consolas" w:cs="Consolas"/>
          <w:b/>
        </w:rPr>
        <w:t>IDENTIFY</w:t>
      </w:r>
      <w:r>
        <w:t xml:space="preserve">, </w:t>
      </w:r>
      <w:r w:rsidRPr="00E46583">
        <w:rPr>
          <w:rFonts w:ascii="Consolas" w:hAnsi="Consolas" w:cs="Consolas"/>
          <w:b/>
        </w:rPr>
        <w:t>FLUSH</w:t>
      </w:r>
      <w:r>
        <w:t xml:space="preserve">, </w:t>
      </w:r>
      <w:r w:rsidRPr="00E46583">
        <w:rPr>
          <w:rFonts w:ascii="Consolas" w:hAnsi="Consolas" w:cs="Consolas"/>
          <w:b/>
        </w:rPr>
        <w:t>EMPTY-BUFFERS</w:t>
      </w:r>
      <w:r>
        <w:t xml:space="preserve"> are supported.  </w:t>
      </w:r>
      <w:proofErr w:type="gramStart"/>
      <w:r w:rsidRPr="00E46583">
        <w:rPr>
          <w:rFonts w:ascii="Consolas" w:hAnsi="Consolas" w:cs="Consolas"/>
          <w:b/>
        </w:rPr>
        <w:t>OFFSET</w:t>
      </w:r>
      <w:r>
        <w:t xml:space="preserve">  is</w:t>
      </w:r>
      <w:proofErr w:type="gramEnd"/>
      <w:r>
        <w:t xml:space="preserve"> the low order half of a 32-bit </w:t>
      </w:r>
      <w:r w:rsidRPr="00E46583">
        <w:rPr>
          <w:rFonts w:ascii="Consolas" w:hAnsi="Consolas" w:cs="Consolas"/>
          <w:b/>
        </w:rPr>
        <w:t>2OFFSET</w:t>
      </w:r>
      <w:r>
        <w:t xml:space="preserve"> and the buffer manager internally operates on 32-bit absolute block numbers.</w:t>
      </w:r>
      <w:r w:rsidR="00B23A8E">
        <w:t xml:space="preserve">  </w:t>
      </w:r>
      <w:r w:rsidR="00B23A8E" w:rsidRPr="00B23A8E">
        <w:rPr>
          <w:rFonts w:ascii="Consolas" w:hAnsi="Consolas" w:cs="Consolas"/>
          <w:b/>
        </w:rPr>
        <w:t>2OFFSET</w:t>
      </w:r>
      <w:r w:rsidR="00B23A8E">
        <w:t xml:space="preserve">  </w:t>
      </w:r>
      <w:r w:rsidR="00B23A8E" w:rsidRPr="00B23A8E">
        <w:rPr>
          <w:rFonts w:ascii="Consolas" w:hAnsi="Consolas" w:cs="Consolas"/>
          <w:b/>
        </w:rPr>
        <w:t>2</w:t>
      </w:r>
      <w:proofErr w:type="gramStart"/>
      <w:r w:rsidR="00B23A8E" w:rsidRPr="00B23A8E">
        <w:rPr>
          <w:rFonts w:ascii="Consolas" w:hAnsi="Consolas" w:cs="Consolas"/>
          <w:b/>
        </w:rPr>
        <w:t>BLOCK</w:t>
      </w:r>
      <w:r w:rsidR="00B23A8E">
        <w:t xml:space="preserve">  and</w:t>
      </w:r>
      <w:proofErr w:type="gramEnd"/>
      <w:r w:rsidR="00B23A8E">
        <w:t xml:space="preserve">  </w:t>
      </w:r>
      <w:r w:rsidR="00B23A8E" w:rsidRPr="00B23A8E">
        <w:rPr>
          <w:rFonts w:ascii="Consolas" w:hAnsi="Consolas" w:cs="Consolas"/>
          <w:b/>
        </w:rPr>
        <w:t>2BUFFER</w:t>
      </w:r>
      <w:r w:rsidR="00B23A8E">
        <w:t xml:space="preserve">  will be exposed in systems that support the MMC card.</w:t>
      </w:r>
    </w:p>
    <w:p w14:paraId="0C773F17" w14:textId="00F642D1" w:rsidR="000526BC" w:rsidRPr="005464C3" w:rsidRDefault="000526BC" w:rsidP="005464C3">
      <w:pPr>
        <w:pStyle w:val="BodyText"/>
      </w:pPr>
      <w:r>
        <w:t xml:space="preserve">In 32-bit systems including saneFORTH, single precision block numbers used with these words are treated as signed values because practical mass storage systems seldom require convenient access to a full 4 terabyte range.  In 16-bit systems such as this one, we have found the advantages of signed block numbers are outweighed by the significant sacrifice of conveniently addressable space.  </w:t>
      </w:r>
      <w:proofErr w:type="gramStart"/>
      <w:r>
        <w:t>Therefore</w:t>
      </w:r>
      <w:proofErr w:type="gramEnd"/>
      <w:r>
        <w:t xml:space="preserve"> in this system single precision block numbers are treated as unsigned values</w:t>
      </w:r>
      <w:del w:id="194" w:author="Greg Bailey" w:date="2019-05-04T15:11:00Z">
        <w:r w:rsidDel="00462649">
          <w:delText>, therefore</w:delText>
        </w:r>
      </w:del>
      <w:ins w:id="195" w:author="Greg Bailey" w:date="2019-05-04T15:11:00Z">
        <w:r w:rsidR="00462649">
          <w:t xml:space="preserve"> that</w:t>
        </w:r>
      </w:ins>
      <w:r>
        <w:t xml:space="preserve"> may only be positive relative to the current </w:t>
      </w:r>
      <w:r w:rsidRPr="00524674">
        <w:rPr>
          <w:rFonts w:ascii="Consolas" w:hAnsi="Consolas"/>
        </w:rPr>
        <w:t>OFFSET</w:t>
      </w:r>
      <w:r>
        <w:t>.</w:t>
      </w:r>
    </w:p>
    <w:p w14:paraId="55BC03E3" w14:textId="77777777" w:rsidR="007E463D" w:rsidRDefault="007E463D" w:rsidP="00AD24F9">
      <w:pPr>
        <w:pStyle w:val="Heading3"/>
      </w:pPr>
      <w:bookmarkStart w:id="196" w:name="_Ref334632165"/>
      <w:bookmarkStart w:id="197" w:name="_Ref334632177"/>
      <w:bookmarkStart w:id="198" w:name="_Toc119166860"/>
      <w:r>
        <w:t>Mass storage</w:t>
      </w:r>
      <w:bookmarkEnd w:id="196"/>
      <w:bookmarkEnd w:id="197"/>
      <w:bookmarkEnd w:id="198"/>
    </w:p>
    <w:p w14:paraId="28EDED97" w14:textId="77777777" w:rsidR="00B35B1C" w:rsidRDefault="00B35B1C" w:rsidP="00AD24F9">
      <w:pPr>
        <w:pStyle w:val="BodyText"/>
      </w:pPr>
      <w:r>
        <w:t>In this system, the 32-</w:t>
      </w:r>
      <w:proofErr w:type="gramStart"/>
      <w:r>
        <w:t xml:space="preserve">bit  </w:t>
      </w:r>
      <w:r w:rsidRPr="00FF0CA3">
        <w:rPr>
          <w:rFonts w:ascii="Consolas" w:hAnsi="Consolas" w:cs="Consolas"/>
          <w:b/>
        </w:rPr>
        <w:t>BLOCK</w:t>
      </w:r>
      <w:proofErr w:type="gramEnd"/>
      <w:r>
        <w:t xml:space="preserve">  address space is mapped into devices using a table</w:t>
      </w:r>
      <w:r w:rsidR="004D4336">
        <w:t xml:space="preserve"> of four-cell entries</w:t>
      </w:r>
      <w:r>
        <w:t xml:space="preserve"> called  </w:t>
      </w:r>
      <w:r w:rsidRPr="00FF0CA3">
        <w:rPr>
          <w:rFonts w:ascii="Consolas" w:hAnsi="Consolas" w:cs="Consolas"/>
          <w:b/>
        </w:rPr>
        <w:t>UNITS</w:t>
      </w:r>
      <w:r>
        <w:t xml:space="preserve"> .  Presently the table has a maximum of four entries.  Each table entry defines the mapping of a contiguous </w:t>
      </w:r>
      <w:r w:rsidR="00B23A8E">
        <w:t>range</w:t>
      </w:r>
      <w:r>
        <w:t xml:space="preserve"> of block numbers.</w:t>
      </w:r>
      <w:r w:rsidR="004D4336">
        <w:t xml:space="preserve">  The table is defined in the nucleus and its default settings may be changed by target compilation.  </w:t>
      </w:r>
      <w:proofErr w:type="gramStart"/>
      <w:r w:rsidR="004D4336">
        <w:t xml:space="preserve">The  </w:t>
      </w:r>
      <w:r w:rsidR="004D4336" w:rsidRPr="00FF0CA3">
        <w:rPr>
          <w:rFonts w:ascii="Consolas" w:hAnsi="Consolas" w:cs="Consolas"/>
          <w:b/>
        </w:rPr>
        <w:t>UNITS</w:t>
      </w:r>
      <w:proofErr w:type="gramEnd"/>
      <w:r w:rsidR="004D4336">
        <w:t xml:space="preserve">  table entry is structured as follows:</w:t>
      </w:r>
    </w:p>
    <w:tbl>
      <w:tblPr>
        <w:tblW w:w="0" w:type="auto"/>
        <w:tblInd w:w="7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286"/>
        <w:gridCol w:w="6634"/>
      </w:tblGrid>
      <w:tr w:rsidR="004D4336" w14:paraId="0E0DB13E" w14:textId="77777777" w:rsidTr="004D4336">
        <w:tc>
          <w:tcPr>
            <w:tcW w:w="1286" w:type="dxa"/>
            <w:tcBorders>
              <w:top w:val="single" w:sz="12" w:space="0" w:color="auto"/>
              <w:bottom w:val="single" w:sz="12" w:space="0" w:color="auto"/>
            </w:tcBorders>
            <w:tcMar>
              <w:left w:w="0" w:type="dxa"/>
              <w:right w:w="0" w:type="dxa"/>
            </w:tcMar>
            <w:vAlign w:val="center"/>
          </w:tcPr>
          <w:p w14:paraId="4AC07054" w14:textId="77777777" w:rsidR="004D4336" w:rsidRDefault="004D4336" w:rsidP="004D4336">
            <w:pPr>
              <w:pStyle w:val="BodyText"/>
              <w:spacing w:after="0"/>
              <w:jc w:val="center"/>
            </w:pPr>
            <w:r>
              <w:t>Offset</w:t>
            </w:r>
          </w:p>
        </w:tc>
        <w:tc>
          <w:tcPr>
            <w:tcW w:w="6634" w:type="dxa"/>
            <w:tcBorders>
              <w:top w:val="single" w:sz="12" w:space="0" w:color="auto"/>
              <w:bottom w:val="single" w:sz="12" w:space="0" w:color="auto"/>
              <w:right w:val="single" w:sz="12" w:space="0" w:color="auto"/>
            </w:tcBorders>
            <w:tcMar>
              <w:left w:w="0" w:type="dxa"/>
              <w:right w:w="0" w:type="dxa"/>
            </w:tcMar>
            <w:vAlign w:val="center"/>
          </w:tcPr>
          <w:p w14:paraId="53A22260" w14:textId="77777777" w:rsidR="004D4336" w:rsidRDefault="004D4336" w:rsidP="00E26E94">
            <w:pPr>
              <w:pStyle w:val="BodyText"/>
              <w:spacing w:after="0"/>
              <w:jc w:val="center"/>
            </w:pPr>
            <w:r>
              <w:t>Contents</w:t>
            </w:r>
          </w:p>
        </w:tc>
      </w:tr>
      <w:tr w:rsidR="004D4336" w14:paraId="168C0CF5" w14:textId="77777777" w:rsidTr="004D4336">
        <w:tc>
          <w:tcPr>
            <w:tcW w:w="1286" w:type="dxa"/>
            <w:tcBorders>
              <w:top w:val="single" w:sz="12" w:space="0" w:color="auto"/>
              <w:bottom w:val="single" w:sz="4" w:space="0" w:color="auto"/>
            </w:tcBorders>
            <w:tcMar>
              <w:left w:w="0" w:type="dxa"/>
              <w:right w:w="0" w:type="dxa"/>
            </w:tcMar>
            <w:vAlign w:val="center"/>
          </w:tcPr>
          <w:p w14:paraId="3E554E5F" w14:textId="77777777" w:rsidR="004D4336" w:rsidRPr="001C3C47" w:rsidRDefault="004D4336" w:rsidP="00E26E94">
            <w:pPr>
              <w:pStyle w:val="BodyText"/>
              <w:spacing w:after="0"/>
              <w:jc w:val="center"/>
            </w:pPr>
            <w:r>
              <w:t>+0</w:t>
            </w:r>
          </w:p>
        </w:tc>
        <w:tc>
          <w:tcPr>
            <w:tcW w:w="6634" w:type="dxa"/>
            <w:tcBorders>
              <w:top w:val="single" w:sz="12" w:space="0" w:color="auto"/>
              <w:bottom w:val="single" w:sz="4" w:space="0" w:color="auto"/>
              <w:right w:val="single" w:sz="12" w:space="0" w:color="auto"/>
            </w:tcBorders>
            <w:tcMar>
              <w:left w:w="0" w:type="dxa"/>
              <w:right w:w="0" w:type="dxa"/>
            </w:tcMar>
            <w:vAlign w:val="center"/>
          </w:tcPr>
          <w:p w14:paraId="69AC6ADA" w14:textId="77777777" w:rsidR="004D4336" w:rsidRDefault="004D4336" w:rsidP="004D4336">
            <w:pPr>
              <w:pStyle w:val="BodyText"/>
              <w:spacing w:after="0"/>
              <w:jc w:val="center"/>
            </w:pPr>
            <w:r>
              <w:t>Most significant cell of unit size in blocks.  Negative marks end of table.</w:t>
            </w:r>
          </w:p>
        </w:tc>
      </w:tr>
      <w:tr w:rsidR="004D4336" w14:paraId="696026CB" w14:textId="77777777" w:rsidTr="004D4336">
        <w:tc>
          <w:tcPr>
            <w:tcW w:w="1286" w:type="dxa"/>
            <w:tcMar>
              <w:left w:w="0" w:type="dxa"/>
              <w:right w:w="0" w:type="dxa"/>
            </w:tcMar>
            <w:vAlign w:val="center"/>
          </w:tcPr>
          <w:p w14:paraId="15D9CBBA" w14:textId="77777777" w:rsidR="004D4336" w:rsidRDefault="004D4336" w:rsidP="00E26E94">
            <w:pPr>
              <w:pStyle w:val="BodyText"/>
              <w:spacing w:after="0"/>
              <w:jc w:val="center"/>
            </w:pPr>
            <w:r>
              <w:t>+1</w:t>
            </w:r>
          </w:p>
        </w:tc>
        <w:tc>
          <w:tcPr>
            <w:tcW w:w="6634" w:type="dxa"/>
            <w:tcBorders>
              <w:right w:val="single" w:sz="12" w:space="0" w:color="auto"/>
            </w:tcBorders>
            <w:tcMar>
              <w:left w:w="0" w:type="dxa"/>
              <w:right w:w="0" w:type="dxa"/>
            </w:tcMar>
            <w:vAlign w:val="center"/>
          </w:tcPr>
          <w:p w14:paraId="5F69654D" w14:textId="77777777" w:rsidR="004D4336" w:rsidRDefault="004D4336" w:rsidP="004D4336">
            <w:pPr>
              <w:pStyle w:val="BodyText"/>
              <w:spacing w:after="0"/>
              <w:jc w:val="center"/>
            </w:pPr>
            <w:r>
              <w:t>Least significant cell of unit size.</w:t>
            </w:r>
          </w:p>
        </w:tc>
      </w:tr>
      <w:tr w:rsidR="004D4336" w14:paraId="744B5453" w14:textId="77777777" w:rsidTr="004D4336">
        <w:tc>
          <w:tcPr>
            <w:tcW w:w="1286" w:type="dxa"/>
            <w:tcMar>
              <w:left w:w="0" w:type="dxa"/>
              <w:right w:w="0" w:type="dxa"/>
            </w:tcMar>
            <w:vAlign w:val="center"/>
          </w:tcPr>
          <w:p w14:paraId="28BD2233" w14:textId="77777777" w:rsidR="004D4336" w:rsidRPr="001C3C47" w:rsidRDefault="004D4336" w:rsidP="00E26E94">
            <w:pPr>
              <w:pStyle w:val="BodyText"/>
              <w:spacing w:after="0"/>
              <w:jc w:val="center"/>
            </w:pPr>
            <w:r>
              <w:t>+2</w:t>
            </w:r>
          </w:p>
        </w:tc>
        <w:tc>
          <w:tcPr>
            <w:tcW w:w="6634" w:type="dxa"/>
            <w:tcBorders>
              <w:right w:val="single" w:sz="12" w:space="0" w:color="auto"/>
            </w:tcBorders>
            <w:tcMar>
              <w:left w:w="0" w:type="dxa"/>
              <w:right w:w="0" w:type="dxa"/>
            </w:tcMar>
            <w:vAlign w:val="center"/>
          </w:tcPr>
          <w:p w14:paraId="7AD5B9F1" w14:textId="77777777" w:rsidR="004D4336" w:rsidRDefault="004D4336" w:rsidP="00E26E94">
            <w:pPr>
              <w:pStyle w:val="BodyText"/>
              <w:spacing w:after="0"/>
              <w:jc w:val="center"/>
            </w:pPr>
            <w:r>
              <w:t>Absolute offset within device at which unit starts, normally zero.</w:t>
            </w:r>
          </w:p>
        </w:tc>
      </w:tr>
      <w:tr w:rsidR="004D4336" w14:paraId="7AA5157F" w14:textId="77777777" w:rsidTr="004D4336">
        <w:tc>
          <w:tcPr>
            <w:tcW w:w="1286" w:type="dxa"/>
            <w:tcMar>
              <w:left w:w="0" w:type="dxa"/>
              <w:right w:w="0" w:type="dxa"/>
            </w:tcMar>
            <w:vAlign w:val="center"/>
          </w:tcPr>
          <w:p w14:paraId="08EEE513" w14:textId="77777777" w:rsidR="004D4336" w:rsidRPr="001C3C47" w:rsidRDefault="004D4336" w:rsidP="00E26E94">
            <w:pPr>
              <w:pStyle w:val="BodyText"/>
              <w:spacing w:after="0"/>
              <w:jc w:val="center"/>
            </w:pPr>
            <w:r>
              <w:t>+3</w:t>
            </w:r>
          </w:p>
        </w:tc>
        <w:tc>
          <w:tcPr>
            <w:tcW w:w="6634" w:type="dxa"/>
            <w:tcBorders>
              <w:right w:val="single" w:sz="12" w:space="0" w:color="auto"/>
            </w:tcBorders>
            <w:tcMar>
              <w:left w:w="0" w:type="dxa"/>
              <w:right w:w="0" w:type="dxa"/>
            </w:tcMar>
            <w:vAlign w:val="center"/>
          </w:tcPr>
          <w:p w14:paraId="4FD6B330" w14:textId="77777777" w:rsidR="004D4336" w:rsidRDefault="004D4336" w:rsidP="00E26E94">
            <w:pPr>
              <w:pStyle w:val="BodyText"/>
              <w:spacing w:after="0"/>
              <w:jc w:val="center"/>
            </w:pPr>
            <w:r>
              <w:t>Address of read/write function vector table.</w:t>
            </w:r>
          </w:p>
        </w:tc>
      </w:tr>
    </w:tbl>
    <w:p w14:paraId="2A3699E8" w14:textId="77777777" w:rsidR="004D4336" w:rsidRDefault="004D4336" w:rsidP="004D4336">
      <w:pPr>
        <w:pStyle w:val="BodyText"/>
        <w:spacing w:after="0"/>
      </w:pPr>
    </w:p>
    <w:p w14:paraId="0BBB1AFF" w14:textId="77777777" w:rsidR="004D4336" w:rsidRDefault="004D4336" w:rsidP="00AD24F9">
      <w:pPr>
        <w:pStyle w:val="BodyText"/>
      </w:pPr>
      <w:r>
        <w:t>The selection algorithm interprets a 32-bit block number by walking this table until the unit in which it lies has been found, or the table has been exhausted.  The last unit is treated as having effectively infinite size.  A unit need not suppo</w:t>
      </w:r>
      <w:r w:rsidR="00F64DD9">
        <w:t>rt the full size given; the effect of accessing an unsupported block is not defined and should not be attempted.</w:t>
      </w:r>
    </w:p>
    <w:p w14:paraId="24076794" w14:textId="77777777" w:rsidR="00F64DD9" w:rsidRDefault="00F64DD9" w:rsidP="00AD24F9">
      <w:pPr>
        <w:pStyle w:val="BodyText"/>
      </w:pPr>
      <w:r>
        <w:t xml:space="preserve">The default content of </w:t>
      </w:r>
      <w:proofErr w:type="gramStart"/>
      <w:r>
        <w:t xml:space="preserve">the  </w:t>
      </w:r>
      <w:r w:rsidRPr="00FF0CA3">
        <w:rPr>
          <w:rFonts w:ascii="Consolas" w:hAnsi="Consolas" w:cs="Consolas"/>
          <w:b/>
        </w:rPr>
        <w:t>UNITS</w:t>
      </w:r>
      <w:proofErr w:type="gramEnd"/>
      <w:r>
        <w:t xml:space="preserve">  table is defined in the nucleus as follows:</w:t>
      </w:r>
    </w:p>
    <w:p w14:paraId="4B1D626B" w14:textId="77777777" w:rsidR="00F64DD9" w:rsidRPr="00F64DD9" w:rsidRDefault="00F64DD9" w:rsidP="00F64DD9">
      <w:pPr>
        <w:pStyle w:val="BodyText"/>
        <w:spacing w:after="0"/>
        <w:rPr>
          <w:rFonts w:ascii="Consolas" w:hAnsi="Consolas" w:cs="Consolas"/>
        </w:rPr>
      </w:pPr>
      <w:r>
        <w:tab/>
      </w:r>
      <w:r w:rsidRPr="00F64DD9">
        <w:rPr>
          <w:rFonts w:ascii="Consolas" w:hAnsi="Consolas" w:cs="Consolas"/>
        </w:rPr>
        <w:t>CREATE UNITS</w:t>
      </w:r>
    </w:p>
    <w:p w14:paraId="415591EA" w14:textId="77777777" w:rsidR="000526BC" w:rsidRPr="000526BC" w:rsidRDefault="000526BC" w:rsidP="00524674">
      <w:pPr>
        <w:pStyle w:val="BodyText"/>
        <w:spacing w:after="0"/>
        <w:ind w:firstLine="720"/>
        <w:rPr>
          <w:rFonts w:ascii="Consolas" w:hAnsi="Consolas" w:cs="Consolas"/>
        </w:rPr>
      </w:pPr>
      <w:proofErr w:type="gramStart"/>
      <w:r>
        <w:rPr>
          <w:rFonts w:ascii="Consolas" w:hAnsi="Consolas" w:cs="Consolas"/>
        </w:rPr>
        <w:t>...</w:t>
      </w:r>
      <w:r w:rsidRPr="000526BC">
        <w:rPr>
          <w:rFonts w:ascii="Consolas" w:hAnsi="Consolas" w:cs="Consolas"/>
        </w:rPr>
        <w:t>( spi</w:t>
      </w:r>
      <w:proofErr w:type="gramEnd"/>
      <w:r w:rsidRPr="000526BC">
        <w:rPr>
          <w:rFonts w:ascii="Consolas" w:hAnsi="Consolas" w:cs="Consolas"/>
        </w:rPr>
        <w:t xml:space="preserve"> flash)  0 , 24000 , 128 ,  dSF ,  ( 16256 usable)</w:t>
      </w:r>
    </w:p>
    <w:p w14:paraId="0ACB9F32" w14:textId="77777777" w:rsidR="000526BC" w:rsidRPr="000526BC" w:rsidRDefault="000526BC" w:rsidP="00524674">
      <w:pPr>
        <w:pStyle w:val="BodyText"/>
        <w:spacing w:after="0"/>
        <w:ind w:firstLine="720"/>
        <w:rPr>
          <w:rFonts w:ascii="Consolas" w:hAnsi="Consolas" w:cs="Consolas"/>
        </w:rPr>
      </w:pPr>
      <w:r>
        <w:rPr>
          <w:rFonts w:ascii="Consolas" w:hAnsi="Consolas" w:cs="Consolas"/>
        </w:rPr>
        <w:t xml:space="preserve">   </w:t>
      </w:r>
      <w:proofErr w:type="gramStart"/>
      <w:r w:rsidRPr="000526BC">
        <w:rPr>
          <w:rFonts w:ascii="Consolas" w:hAnsi="Consolas" w:cs="Consolas"/>
        </w:rPr>
        <w:t>( pc</w:t>
      </w:r>
      <w:proofErr w:type="gramEnd"/>
      <w:r w:rsidRPr="000526BC">
        <w:rPr>
          <w:rFonts w:ascii="Consolas" w:hAnsi="Consolas" w:cs="Consolas"/>
        </w:rPr>
        <w:t xml:space="preserve"> serial)  0 , 24000 ,   0 ,  dPC ,  ( 4800/24000 usable)</w:t>
      </w:r>
    </w:p>
    <w:p w14:paraId="40A6E4D5" w14:textId="77777777" w:rsidR="000526BC" w:rsidRPr="000526BC" w:rsidRDefault="000526BC" w:rsidP="00524674">
      <w:pPr>
        <w:pStyle w:val="BodyText"/>
        <w:spacing w:after="0"/>
        <w:ind w:firstLine="720"/>
        <w:rPr>
          <w:rFonts w:ascii="Consolas" w:hAnsi="Consolas" w:cs="Consolas"/>
        </w:rPr>
      </w:pPr>
      <w:r>
        <w:rPr>
          <w:rFonts w:ascii="Consolas" w:hAnsi="Consolas" w:cs="Consolas"/>
        </w:rPr>
        <w:t xml:space="preserve">   </w:t>
      </w:r>
      <w:proofErr w:type="gramStart"/>
      <w:r w:rsidRPr="000526BC">
        <w:rPr>
          <w:rFonts w:ascii="Consolas" w:hAnsi="Consolas" w:cs="Consolas"/>
        </w:rPr>
        <w:t>( spi</w:t>
      </w:r>
      <w:proofErr w:type="gramEnd"/>
      <w:r w:rsidRPr="000526BC">
        <w:rPr>
          <w:rFonts w:ascii="Consolas" w:hAnsi="Consolas" w:cs="Consolas"/>
        </w:rPr>
        <w:t xml:space="preserve"> boot)   0 ,  1200 ,   0 ,  dSF ,  ( 128 usable)</w:t>
      </w:r>
    </w:p>
    <w:p w14:paraId="64FE81BA" w14:textId="4A24C9B8" w:rsidR="00F64DD9" w:rsidRPr="00F64DD9" w:rsidRDefault="000526BC" w:rsidP="00524674">
      <w:pPr>
        <w:pStyle w:val="BodyText"/>
        <w:spacing w:after="120"/>
        <w:ind w:firstLine="720"/>
        <w:rPr>
          <w:rFonts w:ascii="Consolas" w:hAnsi="Consolas" w:cs="Consolas"/>
        </w:rPr>
      </w:pPr>
      <w:r>
        <w:rPr>
          <w:rFonts w:ascii="Consolas" w:hAnsi="Consolas" w:cs="Consolas"/>
        </w:rPr>
        <w:t xml:space="preserve">   </w:t>
      </w:r>
      <w:proofErr w:type="gramStart"/>
      <w:r w:rsidRPr="000526BC">
        <w:rPr>
          <w:rFonts w:ascii="Consolas" w:hAnsi="Consolas" w:cs="Consolas"/>
        </w:rPr>
        <w:t>( end</w:t>
      </w:r>
      <w:proofErr w:type="gramEnd"/>
      <w:r w:rsidRPr="000526BC">
        <w:rPr>
          <w:rFonts w:ascii="Consolas" w:hAnsi="Consolas" w:cs="Consolas"/>
        </w:rPr>
        <w:t>/spare)  -1 ,  0 , 0 , 0 , 0 ,</w:t>
      </w:r>
    </w:p>
    <w:p w14:paraId="12C3BB94" w14:textId="77777777" w:rsidR="00F64DD9" w:rsidRDefault="00F64DD9" w:rsidP="00AD24F9">
      <w:pPr>
        <w:pStyle w:val="BodyText"/>
      </w:pPr>
      <w:proofErr w:type="gramStart"/>
      <w:r w:rsidRPr="00FF0CA3">
        <w:rPr>
          <w:rFonts w:ascii="Consolas" w:hAnsi="Consolas" w:cs="Consolas"/>
          <w:b/>
        </w:rPr>
        <w:t>dPC</w:t>
      </w:r>
      <w:r>
        <w:t xml:space="preserve">  is</w:t>
      </w:r>
      <w:proofErr w:type="gramEnd"/>
      <w:r>
        <w:t xml:space="preserve"> the name of the vector table for </w:t>
      </w:r>
      <w:r w:rsidR="00653D98">
        <w:t>serial</w:t>
      </w:r>
      <w:r>
        <w:t xml:space="preserve"> disk provided by the terminal emulator;  </w:t>
      </w:r>
      <w:r w:rsidRPr="00FF0CA3">
        <w:rPr>
          <w:rFonts w:ascii="Consolas" w:hAnsi="Consolas" w:cs="Consolas"/>
          <w:b/>
        </w:rPr>
        <w:t>dSF</w:t>
      </w:r>
      <w:r>
        <w:t xml:space="preserve">  names the vector for SPI flash operations.  The resulting map of </w:t>
      </w:r>
      <w:r w:rsidRPr="00FF0CA3">
        <w:rPr>
          <w:rFonts w:ascii="Consolas" w:hAnsi="Consolas" w:cs="Consolas"/>
          <w:b/>
        </w:rPr>
        <w:t>BLOCK</w:t>
      </w:r>
      <w:r>
        <w:t xml:space="preserve"> address space is as follows:</w:t>
      </w:r>
    </w:p>
    <w:tbl>
      <w:tblPr>
        <w:tblW w:w="0" w:type="auto"/>
        <w:tblInd w:w="7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260"/>
        <w:gridCol w:w="990"/>
        <w:gridCol w:w="990"/>
        <w:gridCol w:w="4680"/>
      </w:tblGrid>
      <w:tr w:rsidR="00F64DD9" w14:paraId="77A95BB2" w14:textId="77777777" w:rsidTr="00FF0CA3">
        <w:tc>
          <w:tcPr>
            <w:tcW w:w="1260" w:type="dxa"/>
            <w:tcBorders>
              <w:top w:val="single" w:sz="12" w:space="0" w:color="auto"/>
              <w:bottom w:val="single" w:sz="12" w:space="0" w:color="auto"/>
            </w:tcBorders>
            <w:tcMar>
              <w:left w:w="0" w:type="dxa"/>
              <w:right w:w="0" w:type="dxa"/>
            </w:tcMar>
            <w:vAlign w:val="center"/>
          </w:tcPr>
          <w:p w14:paraId="79FFCBAB" w14:textId="77777777" w:rsidR="00F64DD9" w:rsidRDefault="00F64DD9" w:rsidP="00E26E94">
            <w:pPr>
              <w:pStyle w:val="BodyText"/>
              <w:spacing w:after="0"/>
              <w:jc w:val="center"/>
            </w:pPr>
            <w:r>
              <w:t>Start Block</w:t>
            </w:r>
          </w:p>
        </w:tc>
        <w:tc>
          <w:tcPr>
            <w:tcW w:w="990" w:type="dxa"/>
            <w:tcBorders>
              <w:top w:val="single" w:sz="12" w:space="0" w:color="auto"/>
              <w:bottom w:val="single" w:sz="12" w:space="0" w:color="auto"/>
            </w:tcBorders>
          </w:tcPr>
          <w:p w14:paraId="65355415" w14:textId="77777777" w:rsidR="00F64DD9" w:rsidRDefault="00F64DD9" w:rsidP="00E26E94">
            <w:pPr>
              <w:pStyle w:val="BodyText"/>
              <w:spacing w:after="0"/>
              <w:jc w:val="center"/>
            </w:pPr>
            <w:r>
              <w:t>Size</w:t>
            </w:r>
          </w:p>
        </w:tc>
        <w:tc>
          <w:tcPr>
            <w:tcW w:w="990" w:type="dxa"/>
            <w:tcBorders>
              <w:top w:val="single" w:sz="12" w:space="0" w:color="auto"/>
              <w:bottom w:val="single" w:sz="12" w:space="0" w:color="auto"/>
            </w:tcBorders>
          </w:tcPr>
          <w:p w14:paraId="49E7984C" w14:textId="77777777" w:rsidR="00F64DD9" w:rsidRDefault="00F64DD9" w:rsidP="00E26E94">
            <w:pPr>
              <w:pStyle w:val="BodyText"/>
              <w:spacing w:after="0"/>
              <w:jc w:val="center"/>
            </w:pPr>
            <w:r>
              <w:t>Usable</w:t>
            </w:r>
          </w:p>
        </w:tc>
        <w:tc>
          <w:tcPr>
            <w:tcW w:w="4680" w:type="dxa"/>
            <w:tcBorders>
              <w:top w:val="single" w:sz="12" w:space="0" w:color="auto"/>
              <w:bottom w:val="single" w:sz="12" w:space="0" w:color="auto"/>
              <w:right w:val="single" w:sz="12" w:space="0" w:color="auto"/>
            </w:tcBorders>
            <w:tcMar>
              <w:left w:w="0" w:type="dxa"/>
              <w:right w:w="0" w:type="dxa"/>
            </w:tcMar>
            <w:vAlign w:val="center"/>
          </w:tcPr>
          <w:p w14:paraId="54CA8050" w14:textId="77777777" w:rsidR="00F64DD9" w:rsidRDefault="00FF0CA3" w:rsidP="00E26E94">
            <w:pPr>
              <w:pStyle w:val="BodyText"/>
              <w:spacing w:after="0"/>
              <w:jc w:val="center"/>
            </w:pPr>
            <w:r>
              <w:t>Unit mapped into</w:t>
            </w:r>
          </w:p>
        </w:tc>
      </w:tr>
      <w:tr w:rsidR="00F64DD9" w14:paraId="591E6747" w14:textId="77777777" w:rsidTr="00FF0CA3">
        <w:tc>
          <w:tcPr>
            <w:tcW w:w="1260" w:type="dxa"/>
            <w:tcBorders>
              <w:top w:val="single" w:sz="12" w:space="0" w:color="auto"/>
              <w:bottom w:val="single" w:sz="4" w:space="0" w:color="auto"/>
            </w:tcBorders>
            <w:tcMar>
              <w:left w:w="0" w:type="dxa"/>
              <w:right w:w="0" w:type="dxa"/>
            </w:tcMar>
            <w:vAlign w:val="center"/>
          </w:tcPr>
          <w:p w14:paraId="372FA550" w14:textId="77777777" w:rsidR="00F64DD9" w:rsidRPr="001C3C47" w:rsidRDefault="00F64DD9" w:rsidP="00E26E94">
            <w:pPr>
              <w:pStyle w:val="BodyText"/>
              <w:spacing w:after="0"/>
              <w:jc w:val="center"/>
            </w:pPr>
            <w:r>
              <w:t>0</w:t>
            </w:r>
          </w:p>
        </w:tc>
        <w:tc>
          <w:tcPr>
            <w:tcW w:w="990" w:type="dxa"/>
            <w:tcBorders>
              <w:top w:val="single" w:sz="12" w:space="0" w:color="auto"/>
              <w:bottom w:val="single" w:sz="4" w:space="0" w:color="auto"/>
            </w:tcBorders>
          </w:tcPr>
          <w:p w14:paraId="39E5CC66" w14:textId="77777777" w:rsidR="00F64DD9" w:rsidRDefault="00F64DD9" w:rsidP="00E26E94">
            <w:pPr>
              <w:pStyle w:val="BodyText"/>
              <w:spacing w:after="0"/>
              <w:jc w:val="center"/>
            </w:pPr>
            <w:r>
              <w:t>24000</w:t>
            </w:r>
          </w:p>
        </w:tc>
        <w:tc>
          <w:tcPr>
            <w:tcW w:w="990" w:type="dxa"/>
            <w:tcBorders>
              <w:top w:val="single" w:sz="12" w:space="0" w:color="auto"/>
              <w:bottom w:val="single" w:sz="4" w:space="0" w:color="auto"/>
            </w:tcBorders>
          </w:tcPr>
          <w:p w14:paraId="3FDF32D5" w14:textId="005B7655" w:rsidR="00F64DD9" w:rsidRDefault="00010A02" w:rsidP="00E26E94">
            <w:pPr>
              <w:pStyle w:val="BodyText"/>
              <w:spacing w:after="0"/>
              <w:jc w:val="center"/>
            </w:pPr>
            <w:r>
              <w:t>16256</w:t>
            </w:r>
          </w:p>
        </w:tc>
        <w:tc>
          <w:tcPr>
            <w:tcW w:w="4680" w:type="dxa"/>
            <w:tcBorders>
              <w:top w:val="single" w:sz="12" w:space="0" w:color="auto"/>
              <w:bottom w:val="single" w:sz="4" w:space="0" w:color="auto"/>
              <w:right w:val="single" w:sz="12" w:space="0" w:color="auto"/>
            </w:tcBorders>
            <w:tcMar>
              <w:left w:w="0" w:type="dxa"/>
              <w:right w:w="0" w:type="dxa"/>
            </w:tcMar>
            <w:vAlign w:val="center"/>
          </w:tcPr>
          <w:p w14:paraId="70ADDDAF" w14:textId="13E573B7" w:rsidR="00F64DD9" w:rsidRDefault="00010A02" w:rsidP="00E26E94">
            <w:pPr>
              <w:pStyle w:val="BodyText"/>
              <w:spacing w:after="0"/>
              <w:jc w:val="center"/>
            </w:pPr>
            <w:r>
              <w:t>SPI Flash main area (device block 128)</w:t>
            </w:r>
          </w:p>
        </w:tc>
      </w:tr>
      <w:tr w:rsidR="00F64DD9" w14:paraId="42DA145A" w14:textId="77777777" w:rsidTr="00FF0CA3">
        <w:tc>
          <w:tcPr>
            <w:tcW w:w="1260" w:type="dxa"/>
            <w:tcMar>
              <w:left w:w="0" w:type="dxa"/>
              <w:right w:w="0" w:type="dxa"/>
            </w:tcMar>
            <w:vAlign w:val="center"/>
          </w:tcPr>
          <w:p w14:paraId="7E6CED6D" w14:textId="77777777" w:rsidR="00F64DD9" w:rsidRPr="001C3C47" w:rsidRDefault="00F64DD9" w:rsidP="00E26E94">
            <w:pPr>
              <w:pStyle w:val="BodyText"/>
              <w:spacing w:after="0"/>
              <w:jc w:val="center"/>
            </w:pPr>
            <w:r>
              <w:t>24000</w:t>
            </w:r>
          </w:p>
        </w:tc>
        <w:tc>
          <w:tcPr>
            <w:tcW w:w="990" w:type="dxa"/>
          </w:tcPr>
          <w:p w14:paraId="33DD583F" w14:textId="6494F03F" w:rsidR="00F64DD9" w:rsidRDefault="00C13367" w:rsidP="00E26E94">
            <w:pPr>
              <w:pStyle w:val="BodyText"/>
              <w:spacing w:after="0"/>
              <w:jc w:val="center"/>
            </w:pPr>
            <w:r>
              <w:t>240</w:t>
            </w:r>
            <w:r w:rsidR="00010A02">
              <w:t>0</w:t>
            </w:r>
            <w:r>
              <w:t>0</w:t>
            </w:r>
          </w:p>
        </w:tc>
        <w:tc>
          <w:tcPr>
            <w:tcW w:w="990" w:type="dxa"/>
          </w:tcPr>
          <w:p w14:paraId="4D8F4739" w14:textId="40D186A4" w:rsidR="00F64DD9" w:rsidRDefault="00010A02" w:rsidP="00F64DD9">
            <w:pPr>
              <w:pStyle w:val="BodyText"/>
              <w:spacing w:after="0"/>
              <w:jc w:val="center"/>
            </w:pPr>
            <w:r>
              <w:t>24000</w:t>
            </w:r>
          </w:p>
        </w:tc>
        <w:tc>
          <w:tcPr>
            <w:tcW w:w="4680" w:type="dxa"/>
            <w:tcBorders>
              <w:right w:val="single" w:sz="12" w:space="0" w:color="auto"/>
            </w:tcBorders>
            <w:tcMar>
              <w:left w:w="0" w:type="dxa"/>
              <w:right w:w="0" w:type="dxa"/>
            </w:tcMar>
            <w:vAlign w:val="center"/>
          </w:tcPr>
          <w:p w14:paraId="0CAC237C" w14:textId="126AFF88" w:rsidR="00F64DD9" w:rsidRDefault="00010A02" w:rsidP="00FF0CA3">
            <w:pPr>
              <w:pStyle w:val="BodyText"/>
              <w:spacing w:after="0"/>
              <w:jc w:val="center"/>
            </w:pPr>
            <w:r>
              <w:t>Serial Disk from Terminal Emulator</w:t>
            </w:r>
            <w:r w:rsidDel="00010A02">
              <w:t xml:space="preserve"> </w:t>
            </w:r>
          </w:p>
        </w:tc>
      </w:tr>
      <w:tr w:rsidR="00F64DD9" w14:paraId="2AF49420" w14:textId="77777777" w:rsidTr="00FF0CA3">
        <w:tc>
          <w:tcPr>
            <w:tcW w:w="1260" w:type="dxa"/>
            <w:tcMar>
              <w:left w:w="0" w:type="dxa"/>
              <w:right w:w="0" w:type="dxa"/>
            </w:tcMar>
            <w:vAlign w:val="center"/>
          </w:tcPr>
          <w:p w14:paraId="434BA566" w14:textId="2DD9C179" w:rsidR="00F64DD9" w:rsidRPr="001C3C47" w:rsidRDefault="00010A02" w:rsidP="00E26E94">
            <w:pPr>
              <w:pStyle w:val="BodyText"/>
              <w:spacing w:after="0"/>
              <w:jc w:val="center"/>
            </w:pPr>
            <w:r>
              <w:t>48000</w:t>
            </w:r>
          </w:p>
        </w:tc>
        <w:tc>
          <w:tcPr>
            <w:tcW w:w="990" w:type="dxa"/>
          </w:tcPr>
          <w:p w14:paraId="481518B0" w14:textId="77777777" w:rsidR="00F64DD9" w:rsidRDefault="00F64DD9" w:rsidP="00E26E94">
            <w:pPr>
              <w:pStyle w:val="BodyText"/>
              <w:spacing w:after="0"/>
              <w:jc w:val="center"/>
            </w:pPr>
            <w:r>
              <w:t>1200</w:t>
            </w:r>
          </w:p>
        </w:tc>
        <w:tc>
          <w:tcPr>
            <w:tcW w:w="990" w:type="dxa"/>
          </w:tcPr>
          <w:p w14:paraId="6C610196" w14:textId="77777777" w:rsidR="00F64DD9" w:rsidRDefault="00010A02" w:rsidP="00F64DD9">
            <w:pPr>
              <w:pStyle w:val="BodyText"/>
              <w:spacing w:after="0"/>
              <w:jc w:val="center"/>
            </w:pPr>
            <w:r>
              <w:t>128</w:t>
            </w:r>
          </w:p>
        </w:tc>
        <w:tc>
          <w:tcPr>
            <w:tcW w:w="4680" w:type="dxa"/>
            <w:tcBorders>
              <w:right w:val="single" w:sz="12" w:space="0" w:color="auto"/>
            </w:tcBorders>
            <w:tcMar>
              <w:left w:w="0" w:type="dxa"/>
              <w:right w:w="0" w:type="dxa"/>
            </w:tcMar>
            <w:vAlign w:val="center"/>
          </w:tcPr>
          <w:p w14:paraId="6086B5AD" w14:textId="77777777" w:rsidR="00F64DD9" w:rsidRDefault="00F64DD9" w:rsidP="00FF0CA3">
            <w:pPr>
              <w:pStyle w:val="BodyText"/>
              <w:spacing w:after="0"/>
              <w:jc w:val="center"/>
            </w:pPr>
            <w:r>
              <w:t xml:space="preserve">SPI flash boot stream </w:t>
            </w:r>
            <w:r w:rsidR="00FF0CA3">
              <w:t>(device block 0)</w:t>
            </w:r>
          </w:p>
        </w:tc>
      </w:tr>
    </w:tbl>
    <w:p w14:paraId="03E36725" w14:textId="77777777" w:rsidR="00F64DD9" w:rsidRDefault="00F64DD9" w:rsidP="00FF0CA3">
      <w:pPr>
        <w:pStyle w:val="BodyText"/>
        <w:spacing w:after="0"/>
      </w:pPr>
    </w:p>
    <w:p w14:paraId="45F8AFE9" w14:textId="77777777" w:rsidR="00010A02" w:rsidRDefault="00010A02" w:rsidP="00FF0CA3">
      <w:pPr>
        <w:pStyle w:val="BodyText"/>
        <w:spacing w:after="0"/>
      </w:pPr>
    </w:p>
    <w:p w14:paraId="708163B2" w14:textId="77777777" w:rsidR="00BA1189" w:rsidRDefault="00B23A8E" w:rsidP="00AD24F9">
      <w:pPr>
        <w:pStyle w:val="BodyText"/>
      </w:pPr>
      <w:r>
        <w:lastRenderedPageBreak/>
        <w:t>The following definitions reflect the above mapping; you may wish to change them to reflect any new mapping you might wish to make:</w:t>
      </w:r>
    </w:p>
    <w:p w14:paraId="2EDA8CA4" w14:textId="15E01A39" w:rsidR="00893791" w:rsidRDefault="00893791" w:rsidP="00AD24F9">
      <w:pPr>
        <w:pStyle w:val="BodyText"/>
        <w:ind w:left="1440" w:hanging="720"/>
      </w:pPr>
      <w:r w:rsidRPr="001C3C47">
        <w:rPr>
          <w:rFonts w:ascii="Consolas" w:hAnsi="Consolas" w:cs="Consolas"/>
          <w:b/>
        </w:rPr>
        <w:t>DRIVE</w:t>
      </w:r>
      <w:r w:rsidRPr="00E46583">
        <w:rPr>
          <w:rFonts w:ascii="Consolas" w:hAnsi="Consolas" w:cs="Consolas"/>
          <w:b/>
        </w:rPr>
        <w:t xml:space="preserve"> (</w:t>
      </w:r>
      <w:proofErr w:type="gramStart"/>
      <w:r w:rsidRPr="00E46583">
        <w:rPr>
          <w:rFonts w:ascii="Consolas" w:hAnsi="Consolas" w:cs="Consolas"/>
        </w:rPr>
        <w:t>n)</w:t>
      </w:r>
      <w:r w:rsidRPr="00E46583">
        <w:t xml:space="preserve">  </w:t>
      </w:r>
      <w:r>
        <w:t>sets</w:t>
      </w:r>
      <w:proofErr w:type="gramEnd"/>
      <w:r w:rsidR="00B23A8E">
        <w:t xml:space="preserve"> </w:t>
      </w:r>
      <w:r>
        <w:t xml:space="preserve"> </w:t>
      </w:r>
      <w:r w:rsidRPr="00E46583">
        <w:rPr>
          <w:rFonts w:ascii="Consolas" w:hAnsi="Consolas" w:cs="Consolas"/>
          <w:b/>
        </w:rPr>
        <w:t>OFFSET</w:t>
      </w:r>
      <w:r>
        <w:t xml:space="preserve"> </w:t>
      </w:r>
      <w:r w:rsidR="00B23A8E">
        <w:t xml:space="preserve"> </w:t>
      </w:r>
      <w:r>
        <w:t>to the value  1200*n .</w:t>
      </w:r>
      <w:r w:rsidR="00B23A8E">
        <w:t xml:space="preserve">  </w:t>
      </w:r>
      <w:proofErr w:type="gramStart"/>
      <w:r w:rsidR="00B23A8E">
        <w:t xml:space="preserve">Thus,  </w:t>
      </w:r>
      <w:r w:rsidR="00B23A8E" w:rsidRPr="00B23A8E">
        <w:rPr>
          <w:rFonts w:ascii="Consolas" w:hAnsi="Consolas" w:cs="Consolas"/>
          <w:b/>
        </w:rPr>
        <w:t>20</w:t>
      </w:r>
      <w:proofErr w:type="gramEnd"/>
      <w:r w:rsidR="00B23A8E" w:rsidRPr="00B23A8E">
        <w:rPr>
          <w:rFonts w:ascii="Consolas" w:hAnsi="Consolas" w:cs="Consolas"/>
          <w:b/>
        </w:rPr>
        <w:t xml:space="preserve"> DRIVE</w:t>
      </w:r>
      <w:r w:rsidR="00B23A8E">
        <w:t xml:space="preserve">  selects the </w:t>
      </w:r>
      <w:r w:rsidR="00010A02">
        <w:t>serial disk</w:t>
      </w:r>
      <w:r w:rsidR="00B23A8E">
        <w:t>.</w:t>
      </w:r>
    </w:p>
    <w:p w14:paraId="1D41A689" w14:textId="5E003A4A" w:rsidR="00893791" w:rsidRDefault="00893791" w:rsidP="00524674">
      <w:pPr>
        <w:pStyle w:val="BodyText"/>
        <w:ind w:left="1440" w:hanging="720"/>
      </w:pPr>
      <w:r w:rsidRPr="001C3C47">
        <w:rPr>
          <w:rFonts w:ascii="Consolas" w:hAnsi="Consolas" w:cs="Consolas"/>
          <w:b/>
        </w:rPr>
        <w:t>SHADOWS</w:t>
      </w:r>
      <w:r w:rsidRPr="00E46583">
        <w:rPr>
          <w:rFonts w:ascii="Consolas" w:hAnsi="Consolas" w:cs="Consolas"/>
          <w:b/>
        </w:rPr>
        <w:t xml:space="preserve"> </w:t>
      </w:r>
      <w:r w:rsidRPr="00E46583">
        <w:rPr>
          <w:rFonts w:ascii="Consolas" w:hAnsi="Consolas" w:cs="Consolas"/>
        </w:rPr>
        <w:t>(-</w:t>
      </w:r>
      <w:proofErr w:type="gramStart"/>
      <w:r w:rsidRPr="00E46583">
        <w:rPr>
          <w:rFonts w:ascii="Consolas" w:hAnsi="Consolas" w:cs="Consolas"/>
        </w:rPr>
        <w:t xml:space="preserve">n)  </w:t>
      </w:r>
      <w:r>
        <w:t>returns</w:t>
      </w:r>
      <w:proofErr w:type="gramEnd"/>
      <w:r>
        <w:t xml:space="preserve"> the offset between source and shadows; nominally 2400.</w:t>
      </w:r>
    </w:p>
    <w:p w14:paraId="323FE250" w14:textId="77777777" w:rsidR="002E38CA" w:rsidRDefault="002E38CA" w:rsidP="00AD24F9">
      <w:pPr>
        <w:pStyle w:val="Heading4"/>
      </w:pPr>
      <w:r>
        <w:t>Operations</w:t>
      </w:r>
    </w:p>
    <w:p w14:paraId="57D9F300" w14:textId="77777777" w:rsidR="00BA1189" w:rsidRDefault="00BA1189" w:rsidP="00BA1189">
      <w:pPr>
        <w:pStyle w:val="BodyText"/>
      </w:pPr>
      <w:r>
        <w:t>Experience has led to the following usages, slightly different from both generic polyFORTH and ANS Forth:</w:t>
      </w:r>
    </w:p>
    <w:p w14:paraId="5F4C1BF8" w14:textId="77777777" w:rsidR="00BA1189" w:rsidRDefault="00BA1189" w:rsidP="00BA1189">
      <w:pPr>
        <w:pStyle w:val="BodyText"/>
        <w:ind w:left="1440" w:hanging="720"/>
        <w:rPr>
          <w:rFonts w:asciiTheme="minorHAnsi" w:hAnsiTheme="minorHAnsi" w:cstheme="minorHAnsi"/>
        </w:rPr>
      </w:pPr>
      <w:r>
        <w:rPr>
          <w:rFonts w:ascii="Consolas" w:hAnsi="Consolas" w:cs="Consolas"/>
          <w:b/>
        </w:rPr>
        <w:t xml:space="preserve">FLUSH </w:t>
      </w:r>
      <w:r w:rsidRPr="009624A1">
        <w:rPr>
          <w:rFonts w:ascii="Consolas" w:hAnsi="Consolas" w:cs="Consolas"/>
        </w:rPr>
        <w:t xml:space="preserve">  </w:t>
      </w:r>
      <w:r>
        <w:rPr>
          <w:rFonts w:asciiTheme="minorHAnsi" w:hAnsiTheme="minorHAnsi" w:cstheme="minorHAnsi"/>
        </w:rPr>
        <w:t>Writes out all buffers, leaving the data cached in memory.</w:t>
      </w:r>
      <w:r w:rsidR="00BC592E">
        <w:rPr>
          <w:rFonts w:asciiTheme="minorHAnsi" w:hAnsiTheme="minorHAnsi" w:cstheme="minorHAnsi"/>
        </w:rPr>
        <w:t xml:space="preserve">  </w:t>
      </w:r>
      <w:r w:rsidR="00BC592E" w:rsidRPr="00BC592E">
        <w:rPr>
          <w:rFonts w:asciiTheme="minorHAnsi" w:hAnsiTheme="minorHAnsi" w:cstheme="minorHAnsi"/>
          <w:i/>
        </w:rPr>
        <w:t>In this release, empties the cache.</w:t>
      </w:r>
    </w:p>
    <w:p w14:paraId="05D9D230" w14:textId="77777777" w:rsidR="00BA1189" w:rsidRDefault="00BA1189" w:rsidP="00BA1189">
      <w:pPr>
        <w:pStyle w:val="BodyText"/>
        <w:ind w:left="1440" w:hanging="720"/>
        <w:rPr>
          <w:rFonts w:asciiTheme="minorHAnsi" w:hAnsiTheme="minorHAnsi" w:cstheme="minorHAnsi"/>
        </w:rPr>
      </w:pPr>
      <w:r>
        <w:rPr>
          <w:rFonts w:ascii="Consolas" w:hAnsi="Consolas" w:cs="Consolas"/>
          <w:b/>
        </w:rPr>
        <w:t xml:space="preserve">FLUSH! </w:t>
      </w:r>
      <w:r w:rsidRPr="009624A1">
        <w:rPr>
          <w:rFonts w:ascii="Consolas" w:hAnsi="Consolas" w:cs="Consolas"/>
        </w:rPr>
        <w:t xml:space="preserve">  </w:t>
      </w:r>
      <w:r>
        <w:rPr>
          <w:rFonts w:asciiTheme="minorHAnsi" w:hAnsiTheme="minorHAnsi" w:cstheme="minorHAnsi"/>
        </w:rPr>
        <w:t>Writes out all buffers and empties the cache.</w:t>
      </w:r>
      <w:r w:rsidR="00BC592E">
        <w:rPr>
          <w:rFonts w:asciiTheme="minorHAnsi" w:hAnsiTheme="minorHAnsi" w:cstheme="minorHAnsi"/>
        </w:rPr>
        <w:t xml:space="preserve">  </w:t>
      </w:r>
      <w:r w:rsidR="00BC592E" w:rsidRPr="00BC592E">
        <w:rPr>
          <w:rFonts w:asciiTheme="minorHAnsi" w:hAnsiTheme="minorHAnsi" w:cstheme="minorHAnsi"/>
          <w:i/>
        </w:rPr>
        <w:t>In this release, not implemented.</w:t>
      </w:r>
    </w:p>
    <w:p w14:paraId="765CB7B9" w14:textId="77777777" w:rsidR="0043511A" w:rsidRDefault="00BA1189" w:rsidP="00BA1189">
      <w:pPr>
        <w:pStyle w:val="BodyText"/>
        <w:ind w:left="1440" w:hanging="720"/>
        <w:rPr>
          <w:ins w:id="199" w:author="Greg Bailey" w:date="2019-05-21T12:35:00Z"/>
          <w:rFonts w:asciiTheme="minorHAnsi" w:hAnsiTheme="minorHAnsi" w:cstheme="minorHAnsi"/>
        </w:rPr>
      </w:pPr>
      <w:r>
        <w:rPr>
          <w:rFonts w:ascii="Consolas" w:hAnsi="Consolas" w:cs="Consolas"/>
          <w:b/>
        </w:rPr>
        <w:t xml:space="preserve">EMPTY-BUFFERS </w:t>
      </w:r>
      <w:r w:rsidRPr="009624A1">
        <w:rPr>
          <w:rFonts w:ascii="Consolas" w:hAnsi="Consolas" w:cs="Consolas"/>
        </w:rPr>
        <w:t xml:space="preserve">  </w:t>
      </w:r>
      <w:r>
        <w:rPr>
          <w:rFonts w:asciiTheme="minorHAnsi" w:hAnsiTheme="minorHAnsi" w:cstheme="minorHAnsi"/>
        </w:rPr>
        <w:t xml:space="preserve">Empties the cache and writes nothing.  </w:t>
      </w:r>
      <w:del w:id="200" w:author="Greg Bailey" w:date="2019-05-21T12:34:00Z">
        <w:r w:rsidDel="0043511A">
          <w:rPr>
            <w:rFonts w:asciiTheme="minorHAnsi" w:hAnsiTheme="minorHAnsi" w:cstheme="minorHAnsi"/>
          </w:rPr>
          <w:delText>Use this only in emergencies</w:delText>
        </w:r>
      </w:del>
      <w:ins w:id="201" w:author="Greg Bailey" w:date="2019-05-21T12:34:00Z">
        <w:r w:rsidR="0043511A">
          <w:rPr>
            <w:rFonts w:asciiTheme="minorHAnsi" w:hAnsiTheme="minorHAnsi" w:cstheme="minorHAnsi"/>
          </w:rPr>
          <w:t xml:space="preserve">May also be written </w:t>
        </w:r>
        <w:proofErr w:type="gramStart"/>
        <w:r w:rsidR="0043511A">
          <w:rPr>
            <w:rFonts w:asciiTheme="minorHAnsi" w:hAnsiTheme="minorHAnsi" w:cstheme="minorHAnsi"/>
          </w:rPr>
          <w:t xml:space="preserve">as  </w:t>
        </w:r>
        <w:r w:rsidR="0043511A" w:rsidRPr="0043511A">
          <w:rPr>
            <w:rFonts w:ascii="Consolas" w:hAnsi="Consolas" w:cs="Consolas"/>
            <w:b/>
            <w:rPrChange w:id="202" w:author="Greg Bailey" w:date="2019-05-21T12:34:00Z">
              <w:rPr>
                <w:rFonts w:asciiTheme="minorHAnsi" w:hAnsiTheme="minorHAnsi" w:cstheme="minorHAnsi"/>
              </w:rPr>
            </w:rPrChange>
          </w:rPr>
          <w:t>UNDO</w:t>
        </w:r>
        <w:proofErr w:type="gramEnd"/>
        <w:r w:rsidR="0043511A" w:rsidRPr="0043511A">
          <w:rPr>
            <w:rFonts w:ascii="Consolas" w:hAnsi="Consolas" w:cs="Consolas"/>
            <w:b/>
            <w:rPrChange w:id="203" w:author="Greg Bailey" w:date="2019-05-21T12:34:00Z">
              <w:rPr>
                <w:rFonts w:asciiTheme="minorHAnsi" w:hAnsiTheme="minorHAnsi" w:cstheme="minorHAnsi"/>
              </w:rPr>
            </w:rPrChange>
          </w:rPr>
          <w:t>!</w:t>
        </w:r>
        <w:r w:rsidR="0043511A">
          <w:rPr>
            <w:rFonts w:asciiTheme="minorHAnsi" w:hAnsiTheme="minorHAnsi" w:cstheme="minorHAnsi"/>
          </w:rPr>
          <w:t xml:space="preserve"> .</w:t>
        </w:r>
      </w:ins>
    </w:p>
    <w:p w14:paraId="10612DCB" w14:textId="4635B3FA" w:rsidR="00BA1189" w:rsidRDefault="0043511A" w:rsidP="00BA1189">
      <w:pPr>
        <w:pStyle w:val="BodyText"/>
        <w:ind w:left="1440" w:hanging="720"/>
        <w:rPr>
          <w:rFonts w:asciiTheme="minorHAnsi" w:hAnsiTheme="minorHAnsi" w:cstheme="minorHAnsi"/>
        </w:rPr>
      </w:pPr>
      <w:proofErr w:type="gramStart"/>
      <w:ins w:id="204" w:author="Greg Bailey" w:date="2019-05-21T12:35:00Z">
        <w:r>
          <w:rPr>
            <w:rFonts w:ascii="Consolas" w:hAnsi="Consolas" w:cs="Consolas"/>
            <w:b/>
          </w:rPr>
          <w:t>UNDO  If</w:t>
        </w:r>
        <w:proofErr w:type="gramEnd"/>
        <w:r>
          <w:rPr>
            <w:rFonts w:ascii="Consolas" w:hAnsi="Consolas" w:cs="Consolas"/>
            <w:b/>
          </w:rPr>
          <w:t xml:space="preserve"> the current EDITOR block is updated but has not been written out yet, the updated version i</w:t>
        </w:r>
      </w:ins>
      <w:ins w:id="205" w:author="Greg Bailey" w:date="2019-05-21T12:36:00Z">
        <w:r>
          <w:rPr>
            <w:rFonts w:ascii="Consolas" w:hAnsi="Consolas" w:cs="Consolas"/>
            <w:b/>
          </w:rPr>
          <w:t>s annihilated (completely forgotten and will not be written)</w:t>
        </w:r>
      </w:ins>
      <w:del w:id="206" w:author="Greg Bailey" w:date="2019-05-21T12:35:00Z">
        <w:r w:rsidR="00BA1189" w:rsidDel="0043511A">
          <w:rPr>
            <w:rFonts w:asciiTheme="minorHAnsi" w:hAnsiTheme="minorHAnsi" w:cstheme="minorHAnsi"/>
          </w:rPr>
          <w:delText>.</w:delText>
        </w:r>
      </w:del>
    </w:p>
    <w:p w14:paraId="7B267A9E" w14:textId="77777777" w:rsidR="00BA1189" w:rsidRPr="00BA1189" w:rsidRDefault="00BC592E" w:rsidP="00BA1189">
      <w:pPr>
        <w:pStyle w:val="BodyText"/>
      </w:pPr>
      <w:proofErr w:type="gramStart"/>
      <w:r>
        <w:t xml:space="preserve">The  </w:t>
      </w:r>
      <w:r w:rsidR="00BA1189" w:rsidRPr="004831BA">
        <w:rPr>
          <w:rFonts w:ascii="Consolas" w:hAnsi="Consolas" w:cs="Consolas"/>
          <w:b/>
        </w:rPr>
        <w:t>SAVE</w:t>
      </w:r>
      <w:proofErr w:type="gramEnd"/>
      <w:r w:rsidR="00BA1189" w:rsidRPr="004831BA">
        <w:rPr>
          <w:rFonts w:ascii="Consolas" w:hAnsi="Consolas" w:cs="Consolas"/>
          <w:b/>
        </w:rPr>
        <w:t>-BUFFERS</w:t>
      </w:r>
      <w:r>
        <w:t xml:space="preserve"> </w:t>
      </w:r>
      <w:r w:rsidR="00BA1189">
        <w:t xml:space="preserve"> name is deprecated.</w:t>
      </w:r>
    </w:p>
    <w:p w14:paraId="0E3AF03E" w14:textId="77777777" w:rsidR="002E38CA" w:rsidRPr="002E38CA" w:rsidRDefault="00BA1189" w:rsidP="00AD24F9">
      <w:pPr>
        <w:pStyle w:val="BodyText"/>
      </w:pPr>
      <w:r>
        <w:t>D</w:t>
      </w:r>
      <w:r w:rsidR="00BC592E">
        <w:t xml:space="preserve">isk read/write status is returned </w:t>
      </w:r>
      <w:proofErr w:type="gramStart"/>
      <w:r w:rsidR="00BC592E">
        <w:t xml:space="preserve">in  </w:t>
      </w:r>
      <w:r w:rsidR="00BC592E" w:rsidRPr="004831BA">
        <w:rPr>
          <w:rFonts w:ascii="Consolas" w:hAnsi="Consolas" w:cs="Consolas"/>
          <w:b/>
        </w:rPr>
        <w:t>DISK</w:t>
      </w:r>
      <w:proofErr w:type="gramEnd"/>
      <w:r w:rsidR="00BC592E" w:rsidRPr="004831BA">
        <w:rPr>
          <w:rFonts w:ascii="Consolas" w:hAnsi="Consolas" w:cs="Consolas"/>
          <w:b/>
        </w:rPr>
        <w:t xml:space="preserve"> 1+</w:t>
      </w:r>
      <w:r w:rsidR="00BC592E">
        <w:t xml:space="preserve">  where zero means "good".</w:t>
      </w:r>
    </w:p>
    <w:p w14:paraId="061F4348" w14:textId="77777777" w:rsidR="002E38CA" w:rsidRDefault="002E38CA" w:rsidP="00AD24F9">
      <w:pPr>
        <w:pStyle w:val="Heading4"/>
      </w:pPr>
      <w:r>
        <w:t xml:space="preserve">The PREV </w:t>
      </w:r>
      <w:proofErr w:type="gramStart"/>
      <w:r>
        <w:t>table</w:t>
      </w:r>
      <w:proofErr w:type="gramEnd"/>
    </w:p>
    <w:p w14:paraId="7864E2F1" w14:textId="77777777" w:rsidR="00BC592E" w:rsidRDefault="00BC592E" w:rsidP="00BC592E">
      <w:pPr>
        <w:pStyle w:val="BodyText"/>
        <w:ind w:left="1440" w:hanging="720"/>
        <w:rPr>
          <w:rFonts w:asciiTheme="minorHAnsi" w:hAnsiTheme="minorHAnsi" w:cstheme="minorHAnsi"/>
        </w:rPr>
      </w:pPr>
      <w:r>
        <w:rPr>
          <w:rFonts w:ascii="Consolas" w:hAnsi="Consolas" w:cs="Consolas"/>
          <w:b/>
        </w:rPr>
        <w:t xml:space="preserve">PREV </w:t>
      </w:r>
      <w:r w:rsidRPr="009624A1">
        <w:rPr>
          <w:rFonts w:ascii="Consolas" w:hAnsi="Consolas" w:cs="Consolas"/>
        </w:rPr>
        <w:t xml:space="preserve">  </w:t>
      </w:r>
      <w:r>
        <w:rPr>
          <w:rFonts w:asciiTheme="minorHAnsi" w:hAnsiTheme="minorHAnsi" w:cstheme="minorHAnsi"/>
        </w:rPr>
        <w:t>A system variable containing the address of the most recently used PREV table entry</w:t>
      </w:r>
    </w:p>
    <w:p w14:paraId="516323D2" w14:textId="77777777" w:rsidR="00BC592E" w:rsidRDefault="00BC592E" w:rsidP="00BC592E">
      <w:pPr>
        <w:pStyle w:val="BodyText"/>
        <w:ind w:left="1440" w:hanging="720"/>
        <w:rPr>
          <w:rFonts w:asciiTheme="minorHAnsi" w:hAnsiTheme="minorHAnsi" w:cstheme="minorHAnsi"/>
        </w:rPr>
      </w:pPr>
      <w:r>
        <w:rPr>
          <w:rFonts w:ascii="Consolas" w:hAnsi="Consolas" w:cs="Consolas"/>
          <w:b/>
        </w:rPr>
        <w:t xml:space="preserve">NB </w:t>
      </w:r>
      <w:r w:rsidRPr="009624A1">
        <w:rPr>
          <w:rFonts w:ascii="Consolas" w:hAnsi="Consolas" w:cs="Consolas"/>
        </w:rPr>
        <w:t xml:space="preserve">  </w:t>
      </w:r>
      <w:r>
        <w:rPr>
          <w:rFonts w:asciiTheme="minorHAnsi" w:hAnsiTheme="minorHAnsi" w:cstheme="minorHAnsi"/>
        </w:rPr>
        <w:t>A system variable containing the number of entries in the PREV table.</w:t>
      </w:r>
    </w:p>
    <w:tbl>
      <w:tblPr>
        <w:tblW w:w="0" w:type="auto"/>
        <w:tblInd w:w="7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905"/>
        <w:gridCol w:w="6015"/>
      </w:tblGrid>
      <w:tr w:rsidR="00F731EC" w14:paraId="71BA2E52" w14:textId="77777777" w:rsidTr="00F731EC">
        <w:tc>
          <w:tcPr>
            <w:tcW w:w="1905" w:type="dxa"/>
            <w:tcBorders>
              <w:top w:val="single" w:sz="12" w:space="0" w:color="auto"/>
              <w:bottom w:val="single" w:sz="12" w:space="0" w:color="auto"/>
            </w:tcBorders>
            <w:tcMar>
              <w:left w:w="0" w:type="dxa"/>
              <w:right w:w="0" w:type="dxa"/>
            </w:tcMar>
            <w:vAlign w:val="center"/>
          </w:tcPr>
          <w:p w14:paraId="63621B42" w14:textId="77777777" w:rsidR="00F731EC" w:rsidRDefault="00F731EC" w:rsidP="009317FE">
            <w:pPr>
              <w:pStyle w:val="BodyText"/>
              <w:spacing w:after="0"/>
              <w:jc w:val="center"/>
            </w:pPr>
            <w:r>
              <w:t>PREV table offset</w:t>
            </w:r>
          </w:p>
        </w:tc>
        <w:tc>
          <w:tcPr>
            <w:tcW w:w="6015" w:type="dxa"/>
            <w:tcBorders>
              <w:top w:val="single" w:sz="12" w:space="0" w:color="auto"/>
              <w:bottom w:val="single" w:sz="12" w:space="0" w:color="auto"/>
              <w:right w:val="single" w:sz="12" w:space="0" w:color="auto"/>
            </w:tcBorders>
            <w:tcMar>
              <w:left w:w="0" w:type="dxa"/>
              <w:right w:w="0" w:type="dxa"/>
            </w:tcMar>
            <w:vAlign w:val="center"/>
          </w:tcPr>
          <w:p w14:paraId="45BCA95D" w14:textId="77777777" w:rsidR="00F731EC" w:rsidRDefault="00F731EC" w:rsidP="009317FE">
            <w:pPr>
              <w:pStyle w:val="BodyText"/>
              <w:spacing w:after="0"/>
              <w:jc w:val="center"/>
            </w:pPr>
            <w:r>
              <w:t>Remarks</w:t>
            </w:r>
          </w:p>
        </w:tc>
      </w:tr>
      <w:tr w:rsidR="00F731EC" w14:paraId="63F1A3A7" w14:textId="77777777" w:rsidTr="00F731EC">
        <w:tc>
          <w:tcPr>
            <w:tcW w:w="1905" w:type="dxa"/>
            <w:tcBorders>
              <w:top w:val="single" w:sz="12" w:space="0" w:color="auto"/>
              <w:bottom w:val="single" w:sz="4" w:space="0" w:color="auto"/>
            </w:tcBorders>
            <w:tcMar>
              <w:left w:w="0" w:type="dxa"/>
              <w:right w:w="0" w:type="dxa"/>
            </w:tcMar>
            <w:vAlign w:val="center"/>
          </w:tcPr>
          <w:p w14:paraId="0E900251" w14:textId="77777777" w:rsidR="00F731EC" w:rsidRPr="001C3C47" w:rsidRDefault="00F731EC" w:rsidP="009317FE">
            <w:pPr>
              <w:pStyle w:val="BodyText"/>
              <w:spacing w:after="0"/>
              <w:jc w:val="center"/>
            </w:pPr>
            <w:r>
              <w:t>+0</w:t>
            </w:r>
          </w:p>
        </w:tc>
        <w:tc>
          <w:tcPr>
            <w:tcW w:w="6015" w:type="dxa"/>
            <w:tcBorders>
              <w:top w:val="single" w:sz="12" w:space="0" w:color="auto"/>
              <w:bottom w:val="single" w:sz="4" w:space="0" w:color="auto"/>
              <w:right w:val="single" w:sz="12" w:space="0" w:color="auto"/>
            </w:tcBorders>
            <w:tcMar>
              <w:left w:w="0" w:type="dxa"/>
              <w:right w:w="0" w:type="dxa"/>
            </w:tcMar>
            <w:vAlign w:val="center"/>
          </w:tcPr>
          <w:p w14:paraId="45B5A116" w14:textId="77777777" w:rsidR="00F731EC" w:rsidRDefault="00F731EC" w:rsidP="009317FE">
            <w:pPr>
              <w:pStyle w:val="BodyText"/>
              <w:spacing w:after="0"/>
              <w:jc w:val="center"/>
            </w:pPr>
            <w:r>
              <w:t>High order cell of 32-bit block number, -1 if empty, MSB set if updated</w:t>
            </w:r>
          </w:p>
        </w:tc>
      </w:tr>
      <w:tr w:rsidR="00F731EC" w14:paraId="66F243FD" w14:textId="77777777" w:rsidTr="00F731EC">
        <w:tc>
          <w:tcPr>
            <w:tcW w:w="1905" w:type="dxa"/>
            <w:tcMar>
              <w:left w:w="0" w:type="dxa"/>
              <w:right w:w="0" w:type="dxa"/>
            </w:tcMar>
            <w:vAlign w:val="center"/>
          </w:tcPr>
          <w:p w14:paraId="482035A1" w14:textId="77777777" w:rsidR="00F731EC" w:rsidRPr="001C3C47" w:rsidRDefault="00F731EC" w:rsidP="009317FE">
            <w:pPr>
              <w:pStyle w:val="BodyText"/>
              <w:spacing w:after="0"/>
              <w:jc w:val="center"/>
            </w:pPr>
            <w:r>
              <w:t>+1</w:t>
            </w:r>
          </w:p>
        </w:tc>
        <w:tc>
          <w:tcPr>
            <w:tcW w:w="6015" w:type="dxa"/>
            <w:tcBorders>
              <w:right w:val="single" w:sz="12" w:space="0" w:color="auto"/>
            </w:tcBorders>
            <w:tcMar>
              <w:left w:w="0" w:type="dxa"/>
              <w:right w:w="0" w:type="dxa"/>
            </w:tcMar>
            <w:vAlign w:val="center"/>
          </w:tcPr>
          <w:p w14:paraId="16B633EA" w14:textId="77777777" w:rsidR="00F731EC" w:rsidRDefault="00F731EC" w:rsidP="00F731EC">
            <w:pPr>
              <w:pStyle w:val="BodyText"/>
              <w:spacing w:after="0"/>
              <w:jc w:val="center"/>
            </w:pPr>
            <w:r>
              <w:t>Low order cell of 32-bit block number, -1 if empty</w:t>
            </w:r>
          </w:p>
        </w:tc>
      </w:tr>
      <w:tr w:rsidR="00F731EC" w14:paraId="614640D2" w14:textId="77777777" w:rsidTr="00F731EC">
        <w:tc>
          <w:tcPr>
            <w:tcW w:w="1905" w:type="dxa"/>
            <w:tcMar>
              <w:left w:w="0" w:type="dxa"/>
              <w:right w:w="0" w:type="dxa"/>
            </w:tcMar>
            <w:vAlign w:val="center"/>
          </w:tcPr>
          <w:p w14:paraId="772732A6" w14:textId="77777777" w:rsidR="00F731EC" w:rsidRDefault="00F731EC" w:rsidP="009317FE">
            <w:pPr>
              <w:pStyle w:val="BodyText"/>
              <w:spacing w:after="0"/>
              <w:jc w:val="center"/>
            </w:pPr>
            <w:r>
              <w:t>+2</w:t>
            </w:r>
          </w:p>
        </w:tc>
        <w:tc>
          <w:tcPr>
            <w:tcW w:w="6015" w:type="dxa"/>
            <w:tcBorders>
              <w:right w:val="single" w:sz="12" w:space="0" w:color="auto"/>
            </w:tcBorders>
            <w:tcMar>
              <w:left w:w="0" w:type="dxa"/>
              <w:right w:w="0" w:type="dxa"/>
            </w:tcMar>
            <w:vAlign w:val="center"/>
          </w:tcPr>
          <w:p w14:paraId="35CF002B" w14:textId="77777777" w:rsidR="00F731EC" w:rsidRDefault="00F731EC" w:rsidP="009317FE">
            <w:pPr>
              <w:pStyle w:val="BodyText"/>
              <w:spacing w:after="0"/>
              <w:jc w:val="center"/>
            </w:pPr>
            <w:r>
              <w:t>Address of next less recently used PREV table entry</w:t>
            </w:r>
          </w:p>
        </w:tc>
      </w:tr>
      <w:tr w:rsidR="00F731EC" w14:paraId="0D6E681E" w14:textId="77777777" w:rsidTr="00F731EC">
        <w:tc>
          <w:tcPr>
            <w:tcW w:w="1905" w:type="dxa"/>
            <w:tcMar>
              <w:left w:w="0" w:type="dxa"/>
              <w:right w:w="0" w:type="dxa"/>
            </w:tcMar>
            <w:vAlign w:val="center"/>
          </w:tcPr>
          <w:p w14:paraId="5F3191E7" w14:textId="77777777" w:rsidR="00F731EC" w:rsidRPr="001C3C47" w:rsidRDefault="00F731EC" w:rsidP="009317FE">
            <w:pPr>
              <w:pStyle w:val="BodyText"/>
              <w:spacing w:after="0"/>
              <w:jc w:val="center"/>
            </w:pPr>
            <w:r>
              <w:t>+3</w:t>
            </w:r>
          </w:p>
        </w:tc>
        <w:tc>
          <w:tcPr>
            <w:tcW w:w="6015" w:type="dxa"/>
            <w:tcBorders>
              <w:right w:val="single" w:sz="12" w:space="0" w:color="auto"/>
            </w:tcBorders>
            <w:tcMar>
              <w:left w:w="0" w:type="dxa"/>
              <w:right w:w="0" w:type="dxa"/>
            </w:tcMar>
            <w:vAlign w:val="center"/>
          </w:tcPr>
          <w:p w14:paraId="0BB72E0D" w14:textId="77777777" w:rsidR="00F731EC" w:rsidRDefault="00F731EC" w:rsidP="009317FE">
            <w:pPr>
              <w:pStyle w:val="BodyText"/>
              <w:spacing w:after="0"/>
              <w:jc w:val="center"/>
            </w:pPr>
            <w:r>
              <w:t>Cell address of block buffer.</w:t>
            </w:r>
          </w:p>
        </w:tc>
      </w:tr>
    </w:tbl>
    <w:p w14:paraId="5F9CEDA3" w14:textId="77777777" w:rsidR="00BC592E" w:rsidRPr="00BC592E" w:rsidRDefault="00BC592E" w:rsidP="00BC592E">
      <w:pPr>
        <w:pStyle w:val="BodyText"/>
      </w:pPr>
    </w:p>
    <w:p w14:paraId="22555C89" w14:textId="77777777" w:rsidR="003C6E5E" w:rsidRDefault="003C6E5E" w:rsidP="003C6E5E">
      <w:pPr>
        <w:pStyle w:val="Heading4"/>
      </w:pPr>
      <w:r>
        <w:t>Dynamic Reconfiguration</w:t>
      </w:r>
    </w:p>
    <w:p w14:paraId="3FCBB0D6" w14:textId="77777777" w:rsidR="003C6E5E" w:rsidRDefault="003C6E5E" w:rsidP="003C6E5E">
      <w:pPr>
        <w:pStyle w:val="BodyText"/>
      </w:pPr>
      <w:r>
        <w:t xml:space="preserve">In addition to static configuration using the target compiler, </w:t>
      </w:r>
      <w:proofErr w:type="gramStart"/>
      <w:r>
        <w:t xml:space="preserve">the  </w:t>
      </w:r>
      <w:r w:rsidRPr="003C6E5E">
        <w:rPr>
          <w:rFonts w:ascii="Consolas" w:hAnsi="Consolas" w:cs="Consolas"/>
          <w:b/>
        </w:rPr>
        <w:t>UNITS</w:t>
      </w:r>
      <w:proofErr w:type="gramEnd"/>
      <w:r>
        <w:t xml:space="preserve">  table may be changed dynamically during system operation by simply storing into it; to do this safely, ensure that the buffers have been  </w:t>
      </w:r>
      <w:r w:rsidRPr="00FF0CA3">
        <w:rPr>
          <w:rFonts w:ascii="Consolas" w:hAnsi="Consolas" w:cs="Consolas"/>
          <w:b/>
        </w:rPr>
        <w:t>FLUSHed</w:t>
      </w:r>
      <w:r>
        <w:t xml:space="preserve">  and use caution if making the changes interpretively since they will take effect instantly and if the block being interpreted is remapped interpretation will continue in some other block.  In addition, the table will remain in its altered state </w:t>
      </w:r>
      <w:proofErr w:type="gramStart"/>
      <w:r>
        <w:t xml:space="preserve">after  </w:t>
      </w:r>
      <w:r w:rsidRPr="00B23A8E">
        <w:rPr>
          <w:rFonts w:ascii="Consolas" w:hAnsi="Consolas" w:cs="Consolas"/>
          <w:b/>
        </w:rPr>
        <w:t>RELOAD</w:t>
      </w:r>
      <w:proofErr w:type="gramEnd"/>
      <w:r>
        <w:t xml:space="preserve"> .</w:t>
      </w:r>
    </w:p>
    <w:p w14:paraId="044BDD02" w14:textId="77777777" w:rsidR="003C6E5E" w:rsidRPr="003C6E5E" w:rsidRDefault="004831BA" w:rsidP="003C6E5E">
      <w:pPr>
        <w:pStyle w:val="BodyText"/>
      </w:pPr>
      <w:r>
        <w:t xml:space="preserve">As noted above, if you reconfigure </w:t>
      </w:r>
      <w:proofErr w:type="gramStart"/>
      <w:r>
        <w:t xml:space="preserve">the  </w:t>
      </w:r>
      <w:r w:rsidRPr="004831BA">
        <w:rPr>
          <w:rFonts w:ascii="Consolas" w:hAnsi="Consolas" w:cs="Consolas"/>
          <w:b/>
        </w:rPr>
        <w:t>BLOCK</w:t>
      </w:r>
      <w:proofErr w:type="gramEnd"/>
      <w:r>
        <w:t xml:space="preserve">  address space, you may also wish to adjust  </w:t>
      </w:r>
      <w:r w:rsidRPr="004831BA">
        <w:rPr>
          <w:rFonts w:ascii="Consolas" w:hAnsi="Consolas" w:cs="Consolas"/>
          <w:b/>
        </w:rPr>
        <w:t>DRIVE</w:t>
      </w:r>
      <w:r>
        <w:t xml:space="preserve">  and the defaults for the  </w:t>
      </w:r>
      <w:r w:rsidRPr="004831BA">
        <w:rPr>
          <w:rFonts w:ascii="Consolas" w:hAnsi="Consolas" w:cs="Consolas"/>
          <w:b/>
        </w:rPr>
        <w:t>DISKING</w:t>
      </w:r>
      <w:r>
        <w:t xml:space="preserve">  utility to reflect your desired organization.</w:t>
      </w:r>
    </w:p>
    <w:p w14:paraId="6D6A5257" w14:textId="77777777" w:rsidR="00443A3D" w:rsidRDefault="00443A3D" w:rsidP="00AD24F9">
      <w:pPr>
        <w:pStyle w:val="Heading3"/>
      </w:pPr>
      <w:bookmarkStart w:id="207" w:name="_Toc119166861"/>
      <w:r>
        <w:t>Terminal I/O</w:t>
      </w:r>
      <w:bookmarkEnd w:id="207"/>
    </w:p>
    <w:p w14:paraId="22E5D1C9" w14:textId="77777777" w:rsidR="00443A3D" w:rsidRDefault="00443A3D" w:rsidP="00AD24F9">
      <w:pPr>
        <w:pStyle w:val="BodyText"/>
      </w:pPr>
      <w:r>
        <w:t xml:space="preserve">Standard polyFORTH functions </w:t>
      </w:r>
      <w:r w:rsidRPr="00E46583">
        <w:rPr>
          <w:rFonts w:ascii="Consolas" w:hAnsi="Consolas" w:cs="Consolas"/>
          <w:b/>
        </w:rPr>
        <w:t>TYPE</w:t>
      </w:r>
      <w:r>
        <w:t xml:space="preserve">, </w:t>
      </w:r>
      <w:r w:rsidRPr="00E46583">
        <w:rPr>
          <w:rFonts w:ascii="Consolas" w:hAnsi="Consolas" w:cs="Consolas"/>
          <w:b/>
        </w:rPr>
        <w:t>EXPECT</w:t>
      </w:r>
      <w:r>
        <w:t xml:space="preserve">, </w:t>
      </w:r>
      <w:r w:rsidRPr="00E46583">
        <w:rPr>
          <w:rFonts w:ascii="Consolas" w:hAnsi="Consolas" w:cs="Consolas"/>
          <w:b/>
        </w:rPr>
        <w:t>KEY</w:t>
      </w:r>
      <w:proofErr w:type="gramStart"/>
      <w:r>
        <w:t xml:space="preserve">, </w:t>
      </w:r>
      <w:r w:rsidRPr="00E46583">
        <w:rPr>
          <w:rFonts w:ascii="Consolas" w:hAnsi="Consolas" w:cs="Consolas"/>
          <w:b/>
        </w:rPr>
        <w:t>?KEY</w:t>
      </w:r>
      <w:proofErr w:type="gramEnd"/>
      <w:r>
        <w:t xml:space="preserve">, </w:t>
      </w:r>
      <w:r w:rsidRPr="00E46583">
        <w:rPr>
          <w:rFonts w:ascii="Consolas" w:hAnsi="Consolas" w:cs="Consolas"/>
          <w:b/>
        </w:rPr>
        <w:t>CR</w:t>
      </w:r>
      <w:r>
        <w:t xml:space="preserve">, </w:t>
      </w:r>
      <w:r w:rsidRPr="00E46583">
        <w:rPr>
          <w:rFonts w:ascii="Consolas" w:hAnsi="Consolas" w:cs="Consolas"/>
          <w:b/>
        </w:rPr>
        <w:t>PAGE</w:t>
      </w:r>
      <w:r>
        <w:t xml:space="preserve">, </w:t>
      </w:r>
      <w:r w:rsidRPr="00E46583">
        <w:rPr>
          <w:rFonts w:ascii="Consolas" w:hAnsi="Consolas" w:cs="Consolas"/>
          <w:b/>
        </w:rPr>
        <w:t>TAB</w:t>
      </w:r>
      <w:r>
        <w:t xml:space="preserve">, </w:t>
      </w:r>
      <w:r w:rsidRPr="00E46583">
        <w:rPr>
          <w:rFonts w:ascii="Consolas" w:hAnsi="Consolas" w:cs="Consolas"/>
          <w:b/>
        </w:rPr>
        <w:t>MARK</w:t>
      </w:r>
      <w:r>
        <w:t xml:space="preserve">, </w:t>
      </w:r>
      <w:r w:rsidRPr="00E46583">
        <w:rPr>
          <w:rFonts w:ascii="Consolas" w:hAnsi="Consolas" w:cs="Consolas"/>
          <w:b/>
        </w:rPr>
        <w:t>CLEAN</w:t>
      </w:r>
      <w:r>
        <w:t xml:space="preserve"> are supported.  None of the extended modes for </w:t>
      </w:r>
      <w:r w:rsidRPr="00E46583">
        <w:rPr>
          <w:rFonts w:ascii="Consolas" w:hAnsi="Consolas" w:cs="Consolas"/>
          <w:b/>
        </w:rPr>
        <w:t>EXPECT</w:t>
      </w:r>
      <w:r>
        <w:t xml:space="preserve"> (such as </w:t>
      </w:r>
      <w:r w:rsidRPr="00E46583">
        <w:rPr>
          <w:rFonts w:ascii="Consolas" w:hAnsi="Consolas" w:cs="Consolas"/>
          <w:b/>
        </w:rPr>
        <w:t>STRAIGHT</w:t>
      </w:r>
      <w:r>
        <w:t xml:space="preserve"> or emit/straight) are supported.  The standard terminal personality interoperates with the simple command set implemented by the terminal emulator and includes color attribute control so that colorForth source code may be displayed on the terminal emulator's console.</w:t>
      </w:r>
    </w:p>
    <w:p w14:paraId="65ADE15C" w14:textId="77777777" w:rsidR="008666F4" w:rsidRDefault="008666F4" w:rsidP="00AD24F9">
      <w:pPr>
        <w:pStyle w:val="BodyText"/>
      </w:pPr>
      <w:r>
        <w:t>The terminal emulator also supports umbilical operations such as disk access and interval timing.</w:t>
      </w:r>
    </w:p>
    <w:p w14:paraId="75C83EC5" w14:textId="13040BA8" w:rsidR="00DB438A" w:rsidRDefault="00DB438A" w:rsidP="00A07116">
      <w:pPr>
        <w:pStyle w:val="Heading3"/>
        <w:rPr>
          <w:ins w:id="208" w:author="Greg Bailey" w:date="2022-11-12T16:53:00Z"/>
        </w:rPr>
      </w:pPr>
      <w:bookmarkStart w:id="209" w:name="_Toc119166862"/>
      <w:ins w:id="210" w:author="Greg Bailey" w:date="2022-11-12T16:52:00Z">
        <w:r>
          <w:lastRenderedPageBreak/>
          <w:t xml:space="preserve">Choice of </w:t>
        </w:r>
      </w:ins>
      <w:ins w:id="211" w:author="Greg Bailey" w:date="2022-11-12T16:53:00Z">
        <w:r>
          <w:t>Terminal Emulators</w:t>
        </w:r>
        <w:bookmarkEnd w:id="209"/>
      </w:ins>
    </w:p>
    <w:p w14:paraId="1D3FD638" w14:textId="1EE977AD" w:rsidR="00DB438A" w:rsidRPr="00DB438A" w:rsidRDefault="00DB438A">
      <w:pPr>
        <w:pStyle w:val="BodyText"/>
        <w:rPr>
          <w:ins w:id="212" w:author="Greg Bailey" w:date="2022-11-12T16:52:00Z"/>
        </w:rPr>
        <w:pPrChange w:id="213" w:author="Greg Bailey" w:date="2022-11-12T16:53:00Z">
          <w:pPr>
            <w:pStyle w:val="Heading3"/>
          </w:pPr>
        </w:pPrChange>
      </w:pPr>
      <w:ins w:id="214" w:author="Greg Bailey" w:date="2022-11-12T16:53:00Z">
        <w:r>
          <w:t xml:space="preserve">We recommend use of the terminal emulator included with arrayForth-3 because it supports </w:t>
        </w:r>
      </w:ins>
      <w:ins w:id="215" w:author="Greg Bailey" w:date="2022-11-12T16:57:00Z">
        <w:r>
          <w:t>the</w:t>
        </w:r>
      </w:ins>
      <w:ins w:id="216" w:author="Greg Bailey" w:date="2022-11-12T17:09:00Z">
        <w:r w:rsidR="00154A3A">
          <w:t xml:space="preserve"> useful</w:t>
        </w:r>
      </w:ins>
      <w:ins w:id="217" w:author="Greg Bailey" w:date="2022-11-12T16:57:00Z">
        <w:r>
          <w:t xml:space="preserve"> </w:t>
        </w:r>
      </w:ins>
      <w:ins w:id="218" w:author="Greg Bailey" w:date="2022-11-12T17:01:00Z">
        <w:r w:rsidR="00154A3A">
          <w:t>umbilical operations mentioned above; and, in addition, this terminal emulator supports operation at 960 kBaud.  If for some reaso</w:t>
        </w:r>
      </w:ins>
      <w:ins w:id="219" w:author="Greg Bailey" w:date="2022-11-12T17:02:00Z">
        <w:r w:rsidR="00154A3A">
          <w:t xml:space="preserve">n you must use another terminal emulator, you may not in any case use the umbilical operations.  </w:t>
        </w:r>
      </w:ins>
      <w:ins w:id="220" w:author="Greg Bailey" w:date="2022-11-12T17:03:00Z">
        <w:r w:rsidR="00154A3A">
          <w:t>Serial disk may be avoided by simple discipline.  The COUNTER/TIMER are best avoided by switching the system to use one of the other timekeeping clock sources such as FTDI or the 1</w:t>
        </w:r>
      </w:ins>
      <w:ins w:id="221" w:author="Greg Bailey" w:date="2022-11-12T17:04:00Z">
        <w:r w:rsidR="00154A3A">
          <w:t xml:space="preserve">0 MHz crystal oscillator.  These require changes to the boot stream to include the clock code </w:t>
        </w:r>
      </w:ins>
      <w:ins w:id="222" w:author="Greg Bailey" w:date="2022-11-12T17:05:00Z">
        <w:r w:rsidR="00154A3A">
          <w:t>(part of the software defined Ethernet NIC) for fixed oscillator or external crystal</w:t>
        </w:r>
      </w:ins>
      <w:ins w:id="223" w:author="Greg Bailey" w:date="2022-11-12T17:10:00Z">
        <w:r w:rsidR="00154A3A">
          <w:t>, and then changing block 9 to select the desired source</w:t>
        </w:r>
      </w:ins>
      <w:ins w:id="224" w:author="Greg Bailey" w:date="2022-11-12T17:05:00Z">
        <w:r w:rsidR="00154A3A">
          <w:t xml:space="preserve">.  If for some reason you must </w:t>
        </w:r>
      </w:ins>
      <w:ins w:id="225" w:author="Greg Bailey" w:date="2022-11-12T17:06:00Z">
        <w:r w:rsidR="00154A3A">
          <w:t xml:space="preserve">not use one of those, you will need to edit the serial clock code in block 47 </w:t>
        </w:r>
      </w:ins>
      <w:ins w:id="226" w:author="Greg Bailey" w:date="2022-11-12T17:07:00Z">
        <w:r w:rsidR="00154A3A">
          <w:t xml:space="preserve">to comment </w:t>
        </w:r>
        <w:proofErr w:type="gramStart"/>
        <w:r w:rsidR="00154A3A">
          <w:t>the !TARE</w:t>
        </w:r>
        <w:proofErr w:type="gramEnd"/>
        <w:r w:rsidR="00154A3A">
          <w:t xml:space="preserve"> operation at the end of line 2, and ideally to </w:t>
        </w:r>
      </w:ins>
      <w:ins w:id="227" w:author="Greg Bailey" w:date="2022-11-12T17:08:00Z">
        <w:r w:rsidR="00154A3A">
          <w:t>no-op the definitions of COUNTER and TIMER as well.  If in doubt as</w:t>
        </w:r>
      </w:ins>
      <w:ins w:id="228" w:author="Greg Bailey" w:date="2022-11-12T17:09:00Z">
        <w:r w:rsidR="00154A3A">
          <w:t xml:space="preserve"> to how to do these things, contact our hotline for help.</w:t>
        </w:r>
      </w:ins>
    </w:p>
    <w:p w14:paraId="5AAB825A" w14:textId="367D08D2" w:rsidR="00A07116" w:rsidRDefault="00A07116" w:rsidP="00A07116">
      <w:pPr>
        <w:pStyle w:val="Heading3"/>
      </w:pPr>
      <w:bookmarkStart w:id="229" w:name="_Toc119166863"/>
      <w:r>
        <w:t>The Snorkel</w:t>
      </w:r>
      <w:r w:rsidR="003D501D">
        <w:t xml:space="preserve"> and Gangli</w:t>
      </w:r>
      <w:r w:rsidR="00F731EC">
        <w:t>a</w:t>
      </w:r>
      <w:bookmarkEnd w:id="229"/>
    </w:p>
    <w:p w14:paraId="00B4A12C" w14:textId="4DA11223" w:rsidR="00C2167B" w:rsidRDefault="00C2167B" w:rsidP="00C2167B">
      <w:pPr>
        <w:pStyle w:val="BodyText"/>
      </w:pPr>
      <w:r>
        <w:t>When polyFORTH is booted, by default all uncommitted nodes on the chip</w:t>
      </w:r>
      <w:r w:rsidR="00010A02">
        <w:t xml:space="preserve"> (or chips)</w:t>
      </w:r>
      <w:r>
        <w:t xml:space="preserve"> are loaded with Ganglion Mark </w:t>
      </w:r>
      <w:r w:rsidR="008D5B95">
        <w:t xml:space="preserve">2 </w:t>
      </w:r>
      <w:r>
        <w:t>code in the upper half of their RAM (addresses 20 through 3F).  This allows them to support ad hoc internode messaging</w:t>
      </w:r>
      <w:r w:rsidR="007B18D3">
        <w:t xml:space="preserve"> based on port execution and a dynamic routing protocol</w:t>
      </w:r>
      <w:r>
        <w:t xml:space="preserve">.  They may also be temporarily used as </w:t>
      </w:r>
      <w:r w:rsidR="00010A02">
        <w:t xml:space="preserve">External </w:t>
      </w:r>
      <w:r>
        <w:t>IDE wire which inhabits only RAM at 0 through 1F.  Other uses are possible without disturbing high RAM.  While a node is programmed for another purpose, one or both of these uses may be precluded.  The Ganglion protocol is described in a separate Application Note, as is the F18 IDE.</w:t>
      </w:r>
    </w:p>
    <w:p w14:paraId="2C97CCBC" w14:textId="77777777" w:rsidR="00A07116" w:rsidRDefault="00F731EC" w:rsidP="00A07116">
      <w:pPr>
        <w:pStyle w:val="BodyText"/>
      </w:pPr>
      <w:r>
        <w:t>Ad hoc communication with other nodes is done using the Snorkel Mar</w:t>
      </w:r>
      <w:r w:rsidR="00C2167B">
        <w:t xml:space="preserve">k 1 in node 207.  The Snorkel, </w:t>
      </w:r>
      <w:r>
        <w:t>described in a separate Application Note</w:t>
      </w:r>
      <w:r w:rsidR="00C2167B">
        <w:t>,</w:t>
      </w:r>
      <w:r>
        <w:t xml:space="preserve"> is a programmable DMA engine</w:t>
      </w:r>
      <w:r w:rsidR="00C2167B">
        <w:t xml:space="preserve"> that acts as one of the three possible bus masters for the SRAM cluster.  In this system it is used for ad hoc communication with other nodes using the Ganglion protocol</w:t>
      </w:r>
      <w:r w:rsidR="00F976CD">
        <w:t xml:space="preserve"> or boot streams</w:t>
      </w:r>
      <w:r w:rsidR="00C2167B">
        <w:t>, and may also be used to drive the IDE and for other purposes.</w:t>
      </w:r>
    </w:p>
    <w:p w14:paraId="5696012B" w14:textId="77777777" w:rsidR="00C2167B" w:rsidRDefault="00C2167B" w:rsidP="00A07116">
      <w:pPr>
        <w:pStyle w:val="BodyText"/>
      </w:pPr>
      <w:r>
        <w:t xml:space="preserve">The polyFORTH nucleus contains an application interface to the Snorkel that is used to read and write mass storage in the SPI Flash memory in 1 kbyte blocks, using Ganglion protocol to communicate with SPI primitives in node 705.  This interface is made available for application use </w:t>
      </w:r>
      <w:proofErr w:type="gramStart"/>
      <w:r>
        <w:t xml:space="preserve">during  </w:t>
      </w:r>
      <w:r w:rsidRPr="004831BA">
        <w:rPr>
          <w:rFonts w:ascii="Consolas" w:hAnsi="Consolas" w:cs="Consolas"/>
          <w:b/>
        </w:rPr>
        <w:t>HI</w:t>
      </w:r>
      <w:proofErr w:type="gramEnd"/>
      <w:r>
        <w:t xml:space="preserve"> .  The interface is still under development and will be documented here as soon as it has been stabilized.</w:t>
      </w:r>
    </w:p>
    <w:p w14:paraId="53B7AECA" w14:textId="77777777" w:rsidR="00AD24F9" w:rsidRDefault="00AD24F9" w:rsidP="000621B6">
      <w:pPr>
        <w:pStyle w:val="Heading2"/>
      </w:pPr>
      <w:bookmarkStart w:id="230" w:name="_Toc119166864"/>
      <w:r>
        <w:t>Clock and Calendar</w:t>
      </w:r>
      <w:bookmarkEnd w:id="230"/>
    </w:p>
    <w:p w14:paraId="48B96D93" w14:textId="77777777" w:rsidR="00C2167B" w:rsidRDefault="00C2167B" w:rsidP="000621B6">
      <w:pPr>
        <w:pStyle w:val="BodyText"/>
      </w:pPr>
      <w:r>
        <w:t xml:space="preserve">The generic polyFORTH </w:t>
      </w:r>
      <w:r w:rsidR="002A7410">
        <w:t>calendar is enhanced for the 21st Century as follows:</w:t>
      </w:r>
    </w:p>
    <w:p w14:paraId="0CAD735A" w14:textId="77777777" w:rsidR="002A7410" w:rsidRDefault="002A7410" w:rsidP="000621B6">
      <w:pPr>
        <w:pStyle w:val="BodyText"/>
        <w:ind w:left="1440" w:hanging="720"/>
      </w:pPr>
      <w:r>
        <w:rPr>
          <w:rFonts w:ascii="Consolas" w:hAnsi="Consolas" w:cs="Consolas"/>
          <w:b/>
        </w:rPr>
        <w:t>M/D/Y</w:t>
      </w:r>
      <w:r w:rsidRPr="00E46583">
        <w:rPr>
          <w:rFonts w:ascii="Consolas" w:hAnsi="Consolas" w:cs="Consolas"/>
          <w:b/>
        </w:rPr>
        <w:t xml:space="preserve"> </w:t>
      </w:r>
      <w:proofErr w:type="gramStart"/>
      <w:r>
        <w:rPr>
          <w:rFonts w:ascii="Consolas" w:hAnsi="Consolas" w:cs="Consolas"/>
        </w:rPr>
        <w:t>( d</w:t>
      </w:r>
      <w:proofErr w:type="gramEnd"/>
      <w:r>
        <w:rPr>
          <w:rFonts w:ascii="Consolas" w:hAnsi="Consolas" w:cs="Consolas"/>
        </w:rPr>
        <w:t xml:space="preserve"> - u</w:t>
      </w:r>
      <w:r w:rsidRPr="00E46583">
        <w:rPr>
          <w:rFonts w:ascii="Consolas" w:hAnsi="Consolas" w:cs="Consolas"/>
        </w:rPr>
        <w:t xml:space="preserve">)  </w:t>
      </w:r>
      <w:r>
        <w:t xml:space="preserve">Recognizes both 20th Century dates  </w:t>
      </w:r>
      <w:r w:rsidRPr="00862D51">
        <w:rPr>
          <w:rFonts w:ascii="Consolas" w:hAnsi="Consolas" w:cs="Consolas"/>
        </w:rPr>
        <w:t>m/dd/yy</w:t>
      </w:r>
      <w:r>
        <w:t xml:space="preserve">  and full dates  </w:t>
      </w:r>
      <w:r w:rsidRPr="00862D51">
        <w:rPr>
          <w:rFonts w:ascii="Consolas" w:hAnsi="Consolas" w:cs="Consolas"/>
        </w:rPr>
        <w:t>m/dd/yyyy</w:t>
      </w:r>
      <w:r>
        <w:t xml:space="preserve"> .</w:t>
      </w:r>
    </w:p>
    <w:p w14:paraId="752EFA17" w14:textId="77777777" w:rsidR="002A7410" w:rsidRDefault="002A7410" w:rsidP="000621B6">
      <w:pPr>
        <w:pStyle w:val="BodyText"/>
        <w:ind w:left="1440" w:hanging="720"/>
      </w:pPr>
      <w:r>
        <w:rPr>
          <w:rFonts w:ascii="Consolas" w:hAnsi="Consolas" w:cs="Consolas"/>
          <w:b/>
        </w:rPr>
        <w:t>(YYYY)</w:t>
      </w:r>
      <w:r w:rsidRPr="00E46583">
        <w:rPr>
          <w:rFonts w:ascii="Consolas" w:hAnsi="Consolas" w:cs="Consolas"/>
          <w:b/>
        </w:rPr>
        <w:t xml:space="preserve"> </w:t>
      </w:r>
      <w:proofErr w:type="gramStart"/>
      <w:r>
        <w:rPr>
          <w:rFonts w:ascii="Consolas" w:hAnsi="Consolas" w:cs="Consolas"/>
        </w:rPr>
        <w:t>( u</w:t>
      </w:r>
      <w:proofErr w:type="gramEnd"/>
      <w:r>
        <w:rPr>
          <w:rFonts w:ascii="Consolas" w:hAnsi="Consolas" w:cs="Consolas"/>
        </w:rPr>
        <w:t xml:space="preserve"> - b n</w:t>
      </w:r>
      <w:r w:rsidRPr="00E46583">
        <w:rPr>
          <w:rFonts w:ascii="Consolas" w:hAnsi="Consolas" w:cs="Consolas"/>
        </w:rPr>
        <w:t xml:space="preserve">)  </w:t>
      </w:r>
      <w:r>
        <w:t>Formats a date with four digits for the year.</w:t>
      </w:r>
    </w:p>
    <w:p w14:paraId="263D3F9D" w14:textId="77777777" w:rsidR="002A7410" w:rsidRDefault="009317FE" w:rsidP="000621B6">
      <w:pPr>
        <w:pStyle w:val="BodyText"/>
      </w:pPr>
      <w:r>
        <w:t>The</w:t>
      </w:r>
      <w:r w:rsidR="00916051">
        <w:t xml:space="preserve"> </w:t>
      </w:r>
      <w:r>
        <w:t>w</w:t>
      </w:r>
      <w:r w:rsidR="00916051">
        <w:t>all time entitlements are:</w:t>
      </w:r>
    </w:p>
    <w:p w14:paraId="16BE3C3C" w14:textId="77777777" w:rsidR="00916051" w:rsidRDefault="00916051" w:rsidP="000621B6">
      <w:pPr>
        <w:pStyle w:val="BodyText"/>
        <w:ind w:left="1440" w:hanging="720"/>
        <w:rPr>
          <w:rFonts w:asciiTheme="minorHAnsi" w:hAnsiTheme="minorHAnsi" w:cstheme="minorHAnsi"/>
        </w:rPr>
      </w:pPr>
      <w:r>
        <w:rPr>
          <w:rFonts w:ascii="Consolas" w:hAnsi="Consolas" w:cs="Consolas"/>
          <w:b/>
        </w:rPr>
        <w:t>HOURS</w:t>
      </w:r>
      <w:r>
        <w:rPr>
          <w:rFonts w:ascii="Consolas" w:hAnsi="Consolas" w:cs="Consolas"/>
        </w:rPr>
        <w:t xml:space="preserve"> </w:t>
      </w:r>
      <w:proofErr w:type="gramStart"/>
      <w:r>
        <w:rPr>
          <w:rFonts w:ascii="Consolas" w:hAnsi="Consolas" w:cs="Consolas"/>
        </w:rPr>
        <w:t>( d</w:t>
      </w:r>
      <w:proofErr w:type="gramEnd"/>
      <w:r>
        <w:rPr>
          <w:rFonts w:ascii="Consolas" w:hAnsi="Consolas" w:cs="Consolas"/>
        </w:rPr>
        <w:t xml:space="preserve">) </w:t>
      </w:r>
      <w:r>
        <w:rPr>
          <w:rFonts w:ascii="Consolas" w:hAnsi="Consolas" w:cs="Consolas"/>
          <w:b/>
        </w:rPr>
        <w:t xml:space="preserve">  </w:t>
      </w:r>
      <w:r>
        <w:rPr>
          <w:rFonts w:asciiTheme="minorHAnsi" w:hAnsiTheme="minorHAnsi" w:cstheme="minorHAnsi"/>
        </w:rPr>
        <w:t xml:space="preserve">Sets the wall time given a number in the form  </w:t>
      </w:r>
      <w:r w:rsidRPr="00862D51">
        <w:rPr>
          <w:rFonts w:ascii="Consolas" w:hAnsi="Consolas" w:cs="Consolas"/>
        </w:rPr>
        <w:t>hh:mm</w:t>
      </w:r>
      <w:r>
        <w:rPr>
          <w:rFonts w:asciiTheme="minorHAnsi" w:hAnsiTheme="minorHAnsi" w:cstheme="minorHAnsi"/>
        </w:rPr>
        <w:t xml:space="preserve">  .</w:t>
      </w:r>
    </w:p>
    <w:p w14:paraId="1B19873E" w14:textId="77777777" w:rsidR="00916051" w:rsidRDefault="00916051" w:rsidP="000621B6">
      <w:pPr>
        <w:pStyle w:val="BodyText"/>
        <w:ind w:left="1440" w:hanging="720"/>
        <w:rPr>
          <w:rFonts w:asciiTheme="minorHAnsi" w:hAnsiTheme="minorHAnsi" w:cstheme="minorHAnsi"/>
        </w:rPr>
      </w:pPr>
      <w:r>
        <w:rPr>
          <w:rFonts w:ascii="Consolas" w:hAnsi="Consolas" w:cs="Consolas"/>
          <w:b/>
        </w:rPr>
        <w:t>@TIME</w:t>
      </w:r>
      <w:r>
        <w:rPr>
          <w:rFonts w:ascii="Consolas" w:hAnsi="Consolas" w:cs="Consolas"/>
        </w:rPr>
        <w:t xml:space="preserve"> </w:t>
      </w:r>
      <w:proofErr w:type="gramStart"/>
      <w:r>
        <w:rPr>
          <w:rFonts w:ascii="Consolas" w:hAnsi="Consolas" w:cs="Consolas"/>
        </w:rPr>
        <w:t>( -</w:t>
      </w:r>
      <w:proofErr w:type="gramEnd"/>
      <w:r>
        <w:rPr>
          <w:rFonts w:ascii="Consolas" w:hAnsi="Consolas" w:cs="Consolas"/>
        </w:rPr>
        <w:t xml:space="preserve"> d) </w:t>
      </w:r>
      <w:r>
        <w:rPr>
          <w:rFonts w:ascii="Consolas" w:hAnsi="Consolas" w:cs="Consolas"/>
          <w:b/>
        </w:rPr>
        <w:t xml:space="preserve">  </w:t>
      </w:r>
      <w:r>
        <w:rPr>
          <w:rFonts w:asciiTheme="minorHAnsi" w:hAnsiTheme="minorHAnsi" w:cstheme="minorHAnsi"/>
        </w:rPr>
        <w:t>Returns current wall time in the specified units.</w:t>
      </w:r>
    </w:p>
    <w:p w14:paraId="3D6606E7" w14:textId="77777777" w:rsidR="00916051" w:rsidRDefault="00916051" w:rsidP="000621B6">
      <w:pPr>
        <w:pStyle w:val="BodyText"/>
        <w:ind w:left="1440" w:hanging="720"/>
        <w:rPr>
          <w:rFonts w:asciiTheme="minorHAnsi" w:hAnsiTheme="minorHAnsi" w:cstheme="minorHAnsi"/>
        </w:rPr>
      </w:pPr>
      <w:proofErr w:type="gramStart"/>
      <w:r>
        <w:rPr>
          <w:rFonts w:ascii="Consolas" w:hAnsi="Consolas" w:cs="Consolas"/>
          <w:b/>
        </w:rPr>
        <w:t>.TIME</w:t>
      </w:r>
      <w:proofErr w:type="gramEnd"/>
      <w:r>
        <w:rPr>
          <w:rFonts w:ascii="Consolas" w:hAnsi="Consolas" w:cs="Consolas"/>
        </w:rPr>
        <w:t xml:space="preserve"> ( - d) </w:t>
      </w:r>
      <w:r>
        <w:rPr>
          <w:rFonts w:ascii="Consolas" w:hAnsi="Consolas" w:cs="Consolas"/>
          <w:b/>
        </w:rPr>
        <w:t xml:space="preserve">  </w:t>
      </w:r>
      <w:r>
        <w:rPr>
          <w:rFonts w:asciiTheme="minorHAnsi" w:hAnsiTheme="minorHAnsi" w:cstheme="minorHAnsi"/>
        </w:rPr>
        <w:t xml:space="preserve">Displays a wall time in the specified units as  </w:t>
      </w:r>
      <w:r w:rsidRPr="00862D51">
        <w:rPr>
          <w:rFonts w:ascii="Consolas" w:hAnsi="Consolas" w:cs="Consolas"/>
        </w:rPr>
        <w:t>hh:mm:ss</w:t>
      </w:r>
      <w:r>
        <w:rPr>
          <w:rFonts w:asciiTheme="minorHAnsi" w:hAnsiTheme="minorHAnsi" w:cstheme="minorHAnsi"/>
        </w:rPr>
        <w:t xml:space="preserve">  .</w:t>
      </w:r>
    </w:p>
    <w:p w14:paraId="0E239A4C" w14:textId="77777777" w:rsidR="00916051" w:rsidRDefault="00916051" w:rsidP="000621B6">
      <w:pPr>
        <w:pStyle w:val="BodyText"/>
        <w:ind w:left="1440" w:hanging="720"/>
        <w:rPr>
          <w:rFonts w:asciiTheme="minorHAnsi" w:hAnsiTheme="minorHAnsi" w:cstheme="minorHAnsi"/>
        </w:rPr>
      </w:pPr>
      <w:r>
        <w:rPr>
          <w:rFonts w:ascii="Consolas" w:hAnsi="Consolas" w:cs="Consolas"/>
          <w:b/>
        </w:rPr>
        <w:t>TIME</w:t>
      </w:r>
      <w:r>
        <w:rPr>
          <w:rFonts w:ascii="Consolas" w:hAnsi="Consolas" w:cs="Consolas"/>
        </w:rPr>
        <w:t xml:space="preserve"> </w:t>
      </w:r>
      <w:r>
        <w:rPr>
          <w:rFonts w:ascii="Consolas" w:hAnsi="Consolas" w:cs="Consolas"/>
          <w:b/>
        </w:rPr>
        <w:t xml:space="preserve">  </w:t>
      </w:r>
      <w:r>
        <w:rPr>
          <w:rFonts w:asciiTheme="minorHAnsi" w:hAnsiTheme="minorHAnsi" w:cstheme="minorHAnsi"/>
        </w:rPr>
        <w:t>Displays the current wall time.</w:t>
      </w:r>
    </w:p>
    <w:p w14:paraId="06E308F0" w14:textId="77777777" w:rsidR="00916051" w:rsidRDefault="00916051" w:rsidP="000621B6">
      <w:pPr>
        <w:pStyle w:val="BodyText"/>
      </w:pPr>
      <w:r>
        <w:t>Interval timing primitives are:</w:t>
      </w:r>
    </w:p>
    <w:p w14:paraId="4EDAA2EC" w14:textId="77777777" w:rsidR="00916051" w:rsidRDefault="00916051" w:rsidP="000621B6">
      <w:pPr>
        <w:pStyle w:val="BodyText"/>
        <w:ind w:left="1440" w:hanging="720"/>
        <w:rPr>
          <w:rFonts w:asciiTheme="minorHAnsi" w:hAnsiTheme="minorHAnsi" w:cstheme="minorHAnsi"/>
        </w:rPr>
      </w:pPr>
      <w:r>
        <w:rPr>
          <w:rFonts w:ascii="Consolas" w:hAnsi="Consolas" w:cs="Consolas"/>
          <w:b/>
        </w:rPr>
        <w:t>COUNTER</w:t>
      </w:r>
      <w:r>
        <w:rPr>
          <w:rFonts w:ascii="Consolas" w:hAnsi="Consolas" w:cs="Consolas"/>
        </w:rPr>
        <w:t xml:space="preserve"> </w:t>
      </w:r>
      <w:proofErr w:type="gramStart"/>
      <w:r>
        <w:rPr>
          <w:rFonts w:ascii="Consolas" w:hAnsi="Consolas" w:cs="Consolas"/>
        </w:rPr>
        <w:t>( -</w:t>
      </w:r>
      <w:proofErr w:type="gramEnd"/>
      <w:r>
        <w:rPr>
          <w:rFonts w:ascii="Consolas" w:hAnsi="Consolas" w:cs="Consolas"/>
        </w:rPr>
        <w:t xml:space="preserve"> d) </w:t>
      </w:r>
      <w:r>
        <w:rPr>
          <w:rFonts w:ascii="Consolas" w:hAnsi="Consolas" w:cs="Consolas"/>
          <w:b/>
        </w:rPr>
        <w:t xml:space="preserve">  </w:t>
      </w:r>
      <w:r>
        <w:rPr>
          <w:rFonts w:asciiTheme="minorHAnsi" w:hAnsiTheme="minorHAnsi" w:cstheme="minorHAnsi"/>
        </w:rPr>
        <w:t>Starts a measured time interval.</w:t>
      </w:r>
    </w:p>
    <w:p w14:paraId="34A9195E" w14:textId="77777777" w:rsidR="00916051" w:rsidRPr="00A65E3C" w:rsidRDefault="00916051" w:rsidP="000621B6">
      <w:pPr>
        <w:pStyle w:val="BodyText"/>
        <w:ind w:left="1440" w:hanging="720"/>
        <w:rPr>
          <w:rFonts w:asciiTheme="minorHAnsi" w:hAnsiTheme="minorHAnsi" w:cstheme="minorHAnsi"/>
        </w:rPr>
      </w:pPr>
      <w:r>
        <w:rPr>
          <w:rFonts w:ascii="Consolas" w:hAnsi="Consolas" w:cs="Consolas"/>
          <w:b/>
        </w:rPr>
        <w:t>TIMER</w:t>
      </w:r>
      <w:r>
        <w:rPr>
          <w:rFonts w:ascii="Consolas" w:hAnsi="Consolas" w:cs="Consolas"/>
        </w:rPr>
        <w:t xml:space="preserve"> </w:t>
      </w:r>
      <w:proofErr w:type="gramStart"/>
      <w:r>
        <w:rPr>
          <w:rFonts w:ascii="Consolas" w:hAnsi="Consolas" w:cs="Consolas"/>
        </w:rPr>
        <w:t>( d</w:t>
      </w:r>
      <w:proofErr w:type="gramEnd"/>
      <w:r>
        <w:rPr>
          <w:rFonts w:ascii="Consolas" w:hAnsi="Consolas" w:cs="Consolas"/>
        </w:rPr>
        <w:t xml:space="preserve">) </w:t>
      </w:r>
      <w:r>
        <w:rPr>
          <w:rFonts w:ascii="Consolas" w:hAnsi="Consolas" w:cs="Consolas"/>
          <w:b/>
        </w:rPr>
        <w:t xml:space="preserve">  </w:t>
      </w:r>
      <w:r>
        <w:rPr>
          <w:rFonts w:asciiTheme="minorHAnsi" w:hAnsiTheme="minorHAnsi" w:cstheme="minorHAnsi"/>
        </w:rPr>
        <w:t xml:space="preserve">Ends a measured time interval since the time at which  </w:t>
      </w:r>
      <w:r w:rsidRPr="00862D51">
        <w:rPr>
          <w:rFonts w:ascii="Consolas" w:hAnsi="Consolas" w:cs="Consolas"/>
        </w:rPr>
        <w:t>COUNTER</w:t>
      </w:r>
      <w:r>
        <w:rPr>
          <w:rFonts w:asciiTheme="minorHAnsi" w:hAnsiTheme="minorHAnsi" w:cstheme="minorHAnsi"/>
        </w:rPr>
        <w:t xml:space="preserve">  was used, displaying the length of the interval.  Units and formats depend upon the clock in use.</w:t>
      </w:r>
    </w:p>
    <w:p w14:paraId="563EF8A0" w14:textId="77777777" w:rsidR="00916051" w:rsidRDefault="00916051" w:rsidP="000621B6">
      <w:pPr>
        <w:pStyle w:val="BodyText"/>
      </w:pPr>
      <w:r>
        <w:t>Time delays may be produced as follows:</w:t>
      </w:r>
    </w:p>
    <w:p w14:paraId="48D4E4EC" w14:textId="77777777" w:rsidR="00916051" w:rsidRDefault="00916051" w:rsidP="000621B6">
      <w:pPr>
        <w:pStyle w:val="BodyText"/>
        <w:ind w:left="1440" w:hanging="720"/>
        <w:rPr>
          <w:rFonts w:asciiTheme="minorHAnsi" w:hAnsiTheme="minorHAnsi" w:cstheme="minorHAnsi"/>
        </w:rPr>
      </w:pPr>
      <w:r>
        <w:rPr>
          <w:rFonts w:ascii="Consolas" w:hAnsi="Consolas" w:cs="Consolas"/>
          <w:b/>
        </w:rPr>
        <w:lastRenderedPageBreak/>
        <w:t>MS</w:t>
      </w:r>
      <w:r>
        <w:rPr>
          <w:rFonts w:ascii="Consolas" w:hAnsi="Consolas" w:cs="Consolas"/>
        </w:rPr>
        <w:t xml:space="preserve"> </w:t>
      </w:r>
      <w:proofErr w:type="gramStart"/>
      <w:r>
        <w:rPr>
          <w:rFonts w:ascii="Consolas" w:hAnsi="Consolas" w:cs="Consolas"/>
        </w:rPr>
        <w:t>( n</w:t>
      </w:r>
      <w:proofErr w:type="gramEnd"/>
      <w:r>
        <w:rPr>
          <w:rFonts w:ascii="Consolas" w:hAnsi="Consolas" w:cs="Consolas"/>
        </w:rPr>
        <w:t xml:space="preserve">) </w:t>
      </w:r>
      <w:r>
        <w:rPr>
          <w:rFonts w:ascii="Consolas" w:hAnsi="Consolas" w:cs="Consolas"/>
          <w:b/>
        </w:rPr>
        <w:t xml:space="preserve">  </w:t>
      </w:r>
      <w:r>
        <w:rPr>
          <w:rFonts w:asciiTheme="minorHAnsi" w:hAnsiTheme="minorHAnsi" w:cstheme="minorHAnsi"/>
        </w:rPr>
        <w:t>Delays for approximately the given number of milliseconds; the range depends on the interval timer in use.</w:t>
      </w:r>
    </w:p>
    <w:p w14:paraId="2A5F0090" w14:textId="77777777" w:rsidR="009317FE" w:rsidRDefault="009317FE" w:rsidP="000621B6">
      <w:pPr>
        <w:pStyle w:val="BodyText"/>
      </w:pPr>
      <w:r>
        <w:t>Wall clock and interval timing are provided in three general forms, depending on how the hardware has been configured and what is loaded by block 9.  These forms are as follow:</w:t>
      </w:r>
    </w:p>
    <w:p w14:paraId="19A54B16" w14:textId="77777777" w:rsidR="00916051" w:rsidRPr="00916051" w:rsidRDefault="002A7410" w:rsidP="000621B6">
      <w:pPr>
        <w:pStyle w:val="Heading3"/>
      </w:pPr>
      <w:bookmarkStart w:id="231" w:name="_Toc119166865"/>
      <w:r>
        <w:t>Serial Clock</w:t>
      </w:r>
      <w:bookmarkEnd w:id="231"/>
    </w:p>
    <w:p w14:paraId="753E5C5D" w14:textId="77777777" w:rsidR="002A7410" w:rsidRDefault="002A7410" w:rsidP="000621B6">
      <w:pPr>
        <w:pStyle w:val="BodyText"/>
      </w:pPr>
      <w:r>
        <w:t>In the default EVB001 configuration,</w:t>
      </w:r>
      <w:r w:rsidR="00F976CD">
        <w:t xml:space="preserve"> specified </w:t>
      </w:r>
      <w:proofErr w:type="gramStart"/>
      <w:r w:rsidR="00F976CD">
        <w:t xml:space="preserve">by </w:t>
      </w:r>
      <w:r w:rsidR="00F976CD" w:rsidRPr="00524674">
        <w:rPr>
          <w:rFonts w:ascii="Consolas" w:hAnsi="Consolas"/>
          <w:b/>
        </w:rPr>
        <w:t>?CLK</w:t>
      </w:r>
      <w:proofErr w:type="gramEnd"/>
      <w:r w:rsidR="00F976CD">
        <w:t xml:space="preserve"> value 0 in the relevant boot stream generator,</w:t>
      </w:r>
      <w:r>
        <w:t xml:space="preserve"> there is no clock source connected directly to any pin on the host chi</w:t>
      </w:r>
      <w:r w:rsidR="00916051">
        <w:t>p.  In this case, block 9 loads</w:t>
      </w:r>
      <w:r w:rsidR="00862D51">
        <w:t xml:space="preserve"> the Serial Clock in block 47.</w:t>
      </w:r>
    </w:p>
    <w:p w14:paraId="746A3FA9" w14:textId="77777777" w:rsidR="00862D51" w:rsidRDefault="00862D51" w:rsidP="000621B6">
      <w:pPr>
        <w:pStyle w:val="BodyText"/>
      </w:pPr>
      <w:r>
        <w:t>The wall clock entitlement functions are provided but the reported time is always 00:00:00.</w:t>
      </w:r>
    </w:p>
    <w:p w14:paraId="2B193B8B" w14:textId="77777777" w:rsidR="00862D51" w:rsidRDefault="00862D51" w:rsidP="000621B6">
      <w:pPr>
        <w:pStyle w:val="BodyText"/>
      </w:pPr>
      <w:proofErr w:type="gramStart"/>
      <w:r w:rsidRPr="00862D51">
        <w:rPr>
          <w:rFonts w:ascii="Consolas" w:hAnsi="Consolas" w:cs="Consolas"/>
        </w:rPr>
        <w:t>MS</w:t>
      </w:r>
      <w:r>
        <w:t xml:space="preserve">  does</w:t>
      </w:r>
      <w:proofErr w:type="gramEnd"/>
      <w:r>
        <w:t xml:space="preserve"> not delay.  </w:t>
      </w:r>
      <w:proofErr w:type="gramStart"/>
      <w:r w:rsidRPr="00862D51">
        <w:rPr>
          <w:rFonts w:ascii="Consolas" w:hAnsi="Consolas" w:cs="Consolas"/>
        </w:rPr>
        <w:t>COUNTER</w:t>
      </w:r>
      <w:r>
        <w:t xml:space="preserve">  and</w:t>
      </w:r>
      <w:proofErr w:type="gramEnd"/>
      <w:r>
        <w:t xml:space="preserve">  </w:t>
      </w:r>
      <w:r w:rsidRPr="00862D51">
        <w:rPr>
          <w:rFonts w:ascii="Consolas" w:hAnsi="Consolas" w:cs="Consolas"/>
        </w:rPr>
        <w:t>TIMER</w:t>
      </w:r>
      <w:r>
        <w:t xml:space="preserve">  are supported using the terminal emulator; although these words produce and consume stack items as documented above, those items are meaningless.  The time interval is displayed by the terminal emulator itself for greater precision.</w:t>
      </w:r>
    </w:p>
    <w:p w14:paraId="020E14CC" w14:textId="77777777" w:rsidR="00862D51" w:rsidRDefault="00862D51" w:rsidP="000621B6">
      <w:pPr>
        <w:pStyle w:val="Heading3"/>
      </w:pPr>
      <w:bookmarkStart w:id="232" w:name="_Toc119166866"/>
      <w:r>
        <w:t>FTDI Clock</w:t>
      </w:r>
      <w:bookmarkEnd w:id="232"/>
    </w:p>
    <w:p w14:paraId="71408CA8" w14:textId="77777777" w:rsidR="007F2DC2" w:rsidRDefault="007F2DC2" w:rsidP="000621B6">
      <w:pPr>
        <w:pStyle w:val="BodyText"/>
      </w:pPr>
      <w:r>
        <w:t xml:space="preserve">By default, the FTDI chips for EVB001 ports A, B and C are configured to produce 6 MHz clock outputs on pins 1 of J8, J13 and J17 respectively.  This release supports use of the 6 MHz clock via node </w:t>
      </w:r>
      <w:r w:rsidR="00BE6231">
        <w:t xml:space="preserve">617 sharing pin </w:t>
      </w:r>
      <w:r>
        <w:t>517</w:t>
      </w:r>
      <w:r w:rsidR="00BE6231">
        <w:t>.17</w:t>
      </w:r>
      <w:r>
        <w:t>.</w:t>
      </w:r>
      <w:r w:rsidR="00C65809">
        <w:t xml:space="preserve">  We recommend using port B since it is the port most likely to be connected and powered while running polyFORTH.</w:t>
      </w:r>
    </w:p>
    <w:p w14:paraId="5460EBDD" w14:textId="43D58ED9" w:rsidR="007F2DC2" w:rsidRDefault="007F2DC2" w:rsidP="000621B6">
      <w:pPr>
        <w:pStyle w:val="BodyText"/>
      </w:pPr>
      <w:r>
        <w:t xml:space="preserve">It is assumed that nodes </w:t>
      </w:r>
      <w:r w:rsidR="00BE6231">
        <w:t xml:space="preserve">616 </w:t>
      </w:r>
      <w:r>
        <w:t xml:space="preserve">and </w:t>
      </w:r>
      <w:r w:rsidR="00BE6231">
        <w:t xml:space="preserve">617 </w:t>
      </w:r>
      <w:r>
        <w:t xml:space="preserve">are available for this purpose, and that the Ganglion path from node 207 to </w:t>
      </w:r>
      <w:r w:rsidR="00BE6231">
        <w:t xml:space="preserve">607 </w:t>
      </w:r>
      <w:r>
        <w:t xml:space="preserve">to </w:t>
      </w:r>
      <w:r w:rsidR="00BE6231">
        <w:t xml:space="preserve">616 </w:t>
      </w:r>
      <w:r>
        <w:t>has not been impeded.  If you wish to use some other nodes for the clock input, or have impeded the Ganglion path, you will need to change the F18 code and the clock support accordingly.  Likewise, if you are using a clock source with a different frequency, you will need to change the scale factors in the clock code.</w:t>
      </w:r>
    </w:p>
    <w:p w14:paraId="25455E2B" w14:textId="77777777" w:rsidR="007F2DC2" w:rsidRDefault="000B51E7" w:rsidP="000621B6">
      <w:pPr>
        <w:pStyle w:val="BodyText"/>
      </w:pPr>
      <w:r>
        <w:t>To enable this clock, do the following</w:t>
      </w:r>
      <w:r w:rsidR="007F2DC2">
        <w:t>:</w:t>
      </w:r>
    </w:p>
    <w:p w14:paraId="713A6C23" w14:textId="43D17B6C" w:rsidR="007F2DC2" w:rsidRDefault="007F2DC2" w:rsidP="007F2DC2">
      <w:pPr>
        <w:pStyle w:val="BodyText"/>
        <w:numPr>
          <w:ilvl w:val="0"/>
          <w:numId w:val="27"/>
        </w:numPr>
      </w:pPr>
      <w:r>
        <w:t>Using arrayForth, include this clock support in the polyFORTH boot</w:t>
      </w:r>
      <w:r w:rsidR="00F976CD">
        <w:t xml:space="preserve"> stream</w:t>
      </w:r>
      <w:r w:rsidR="001C4684">
        <w:t xml:space="preserve"> (serial or flash)</w:t>
      </w:r>
      <w:r w:rsidR="00F976CD">
        <w:t xml:space="preserve"> you are using by </w:t>
      </w:r>
      <w:proofErr w:type="gramStart"/>
      <w:r w:rsidR="00F976CD">
        <w:t xml:space="preserve">setting </w:t>
      </w:r>
      <w:r w:rsidR="00F976CD" w:rsidRPr="00524674">
        <w:rPr>
          <w:rFonts w:ascii="Consolas" w:hAnsi="Consolas"/>
        </w:rPr>
        <w:t>?CLK</w:t>
      </w:r>
      <w:proofErr w:type="gramEnd"/>
      <w:r w:rsidR="00F976CD">
        <w:t xml:space="preserve"> to 1</w:t>
      </w:r>
      <w:r>
        <w:t>.</w:t>
      </w:r>
      <w:r w:rsidR="001C4684">
        <w:t xml:space="preserve">  Make it effective by reloading the chip with serial boot stream, or storing a new stream into the SPI flash, depending on how you are booting.</w:t>
      </w:r>
    </w:p>
    <w:p w14:paraId="57104461" w14:textId="77777777" w:rsidR="00E47C48" w:rsidRDefault="00E47C48" w:rsidP="007F2DC2">
      <w:pPr>
        <w:pStyle w:val="BodyText"/>
        <w:numPr>
          <w:ilvl w:val="0"/>
          <w:numId w:val="27"/>
        </w:numPr>
      </w:pPr>
      <w:r>
        <w:t xml:space="preserve">Connect </w:t>
      </w:r>
      <w:r w:rsidR="00C65809">
        <w:t xml:space="preserve">a wire from the clock source (such as J13 pin 1) to the clock pin being used (such as 517.17 on J21 pin 3.)  We recommend making </w:t>
      </w:r>
      <w:proofErr w:type="gramStart"/>
      <w:r w:rsidR="00C65809">
        <w:t>this a</w:t>
      </w:r>
      <w:proofErr w:type="gramEnd"/>
      <w:r w:rsidR="00C65809">
        <w:t xml:space="preserve"> twisted pair using convenient grounds, for example even pins on barrier strip J1 and one of the grounds adjacent to J21.</w:t>
      </w:r>
    </w:p>
    <w:p w14:paraId="261C18BA" w14:textId="10B1D58B" w:rsidR="00C65809" w:rsidRDefault="00C65809" w:rsidP="007F2DC2">
      <w:pPr>
        <w:pStyle w:val="BodyText"/>
        <w:numPr>
          <w:ilvl w:val="0"/>
          <w:numId w:val="27"/>
        </w:numPr>
      </w:pPr>
      <w:r>
        <w:t xml:space="preserve">Boot polyFORTH and </w:t>
      </w:r>
      <w:r w:rsidR="001C4684">
        <w:t xml:space="preserve">say </w:t>
      </w:r>
      <w:proofErr w:type="gramStart"/>
      <w:r w:rsidR="001C4684" w:rsidRPr="00524674">
        <w:rPr>
          <w:rFonts w:ascii="Consolas" w:hAnsi="Consolas"/>
        </w:rPr>
        <w:t>HI</w:t>
      </w:r>
      <w:r w:rsidR="001C4684">
        <w:t xml:space="preserve"> .</w:t>
      </w:r>
      <w:proofErr w:type="gramEnd"/>
    </w:p>
    <w:p w14:paraId="1EED6918" w14:textId="1159E5AE" w:rsidR="00C65809" w:rsidRDefault="00C65809" w:rsidP="00B11DCB">
      <w:pPr>
        <w:pStyle w:val="BodyText"/>
        <w:numPr>
          <w:ilvl w:val="0"/>
          <w:numId w:val="27"/>
        </w:numPr>
        <w:spacing w:after="0"/>
      </w:pPr>
      <w:r>
        <w:t xml:space="preserve">Change polyForth block 9 on whichever disk you </w:t>
      </w:r>
      <w:proofErr w:type="gramStart"/>
      <w:r>
        <w:t>say  HI</w:t>
      </w:r>
      <w:proofErr w:type="gramEnd"/>
      <w:r>
        <w:t xml:space="preserve">  to load the FTDI clock.  For example,</w:t>
      </w:r>
      <w:r w:rsidR="00B11DCB">
        <w:t xml:space="preserve"> in the following code, </w:t>
      </w:r>
      <w:r w:rsidR="00C9735F">
        <w:t>change 1 to 0 in front of the "Serial" comment and 0 to 1 in front of the "FTDI" comment</w:t>
      </w:r>
      <w:r w:rsidR="00B11DCB">
        <w:t>.</w:t>
      </w:r>
    </w:p>
    <w:p w14:paraId="14E5892D" w14:textId="77777777" w:rsidR="00C9735F" w:rsidRDefault="00C9735F" w:rsidP="00C9735F">
      <w:pPr>
        <w:pStyle w:val="BodyText"/>
        <w:spacing w:before="120" w:after="0"/>
        <w:ind w:left="720" w:firstLine="720"/>
        <w:rPr>
          <w:rFonts w:ascii="Consolas" w:hAnsi="Consolas" w:cs="Consolas"/>
        </w:rPr>
      </w:pPr>
      <w:r w:rsidRPr="00C9735F">
        <w:rPr>
          <w:rFonts w:ascii="Consolas" w:hAnsi="Consolas" w:cs="Consolas"/>
        </w:rPr>
        <w:t xml:space="preserve">7 </w:t>
      </w:r>
      <w:proofErr w:type="gramStart"/>
      <w:r w:rsidRPr="00C9735F">
        <w:rPr>
          <w:rFonts w:ascii="Consolas" w:hAnsi="Consolas" w:cs="Consolas"/>
        </w:rPr>
        <w:t>( Calendar</w:t>
      </w:r>
      <w:proofErr w:type="gramEnd"/>
      <w:r w:rsidRPr="00C9735F">
        <w:rPr>
          <w:rFonts w:ascii="Consolas" w:hAnsi="Consolas" w:cs="Consolas"/>
        </w:rPr>
        <w:t xml:space="preserve">)  30 LOAD   ( Select one of these clocks:) </w:t>
      </w:r>
    </w:p>
    <w:p w14:paraId="44CC3374" w14:textId="77777777" w:rsidR="001C4684" w:rsidRPr="001C4684" w:rsidRDefault="001C4684" w:rsidP="00524674">
      <w:pPr>
        <w:pStyle w:val="BodyText"/>
        <w:spacing w:after="0"/>
        <w:ind w:left="720" w:firstLine="720"/>
        <w:rPr>
          <w:rFonts w:ascii="Consolas" w:hAnsi="Consolas" w:cs="Consolas"/>
        </w:rPr>
      </w:pPr>
      <w:r w:rsidRPr="001C4684">
        <w:rPr>
          <w:rFonts w:ascii="Consolas" w:hAnsi="Consolas" w:cs="Consolas"/>
        </w:rPr>
        <w:t xml:space="preserve">8    </w:t>
      </w:r>
      <w:r w:rsidR="00C9735F">
        <w:rPr>
          <w:rFonts w:ascii="Consolas" w:hAnsi="Consolas" w:cs="Consolas"/>
        </w:rPr>
        <w:t>1</w:t>
      </w:r>
      <w:r w:rsidRPr="001C4684">
        <w:rPr>
          <w:rFonts w:ascii="Consolas" w:hAnsi="Consolas" w:cs="Consolas"/>
        </w:rPr>
        <w:t xml:space="preserve"> </w:t>
      </w:r>
      <w:proofErr w:type="gramStart"/>
      <w:r w:rsidRPr="001C4684">
        <w:rPr>
          <w:rFonts w:ascii="Consolas" w:hAnsi="Consolas" w:cs="Consolas"/>
        </w:rPr>
        <w:t>( Serial</w:t>
      </w:r>
      <w:proofErr w:type="gramEnd"/>
      <w:r w:rsidRPr="001C4684">
        <w:rPr>
          <w:rFonts w:ascii="Consolas" w:hAnsi="Consolas" w:cs="Consolas"/>
        </w:rPr>
        <w:t>) IF{ 47 47 THRU }   0 ( FTDI) IF{ 31 32 THRU }</w:t>
      </w:r>
    </w:p>
    <w:p w14:paraId="42B1C276" w14:textId="0B0E878C" w:rsidR="00B11DCB" w:rsidRPr="00B11DCB" w:rsidRDefault="001C4684" w:rsidP="00B11DCB">
      <w:pPr>
        <w:pStyle w:val="BodyText"/>
        <w:ind w:left="1440"/>
        <w:rPr>
          <w:rFonts w:ascii="Consolas" w:hAnsi="Consolas" w:cs="Consolas"/>
        </w:rPr>
      </w:pPr>
      <w:r w:rsidRPr="001C4684">
        <w:rPr>
          <w:rFonts w:ascii="Consolas" w:hAnsi="Consolas" w:cs="Consolas"/>
        </w:rPr>
        <w:t xml:space="preserve">9    </w:t>
      </w:r>
      <w:r w:rsidR="00C9735F">
        <w:rPr>
          <w:rFonts w:ascii="Consolas" w:hAnsi="Consolas" w:cs="Consolas"/>
        </w:rPr>
        <w:t>0</w:t>
      </w:r>
      <w:r w:rsidRPr="001C4684">
        <w:rPr>
          <w:rFonts w:ascii="Consolas" w:hAnsi="Consolas" w:cs="Consolas"/>
        </w:rPr>
        <w:t xml:space="preserve"> </w:t>
      </w:r>
      <w:proofErr w:type="gramStart"/>
      <w:r w:rsidRPr="001C4684">
        <w:rPr>
          <w:rFonts w:ascii="Consolas" w:hAnsi="Consolas" w:cs="Consolas"/>
        </w:rPr>
        <w:t>( Ether</w:t>
      </w:r>
      <w:proofErr w:type="gramEnd"/>
      <w:r w:rsidRPr="001C4684">
        <w:rPr>
          <w:rFonts w:ascii="Consolas" w:hAnsi="Consolas" w:cs="Consolas"/>
        </w:rPr>
        <w:t>) IF{ 121 122 THRU }</w:t>
      </w:r>
    </w:p>
    <w:p w14:paraId="387E0C99" w14:textId="77777777" w:rsidR="00C65809" w:rsidRDefault="00C65809" w:rsidP="00C65809">
      <w:pPr>
        <w:pStyle w:val="BodyText"/>
        <w:numPr>
          <w:ilvl w:val="0"/>
          <w:numId w:val="27"/>
        </w:numPr>
      </w:pPr>
      <w:r>
        <w:t xml:space="preserve">Before actually changing block 9 you may wish to simply load the FTDI clock by </w:t>
      </w:r>
      <w:proofErr w:type="gramStart"/>
      <w:r>
        <w:t>typing  31</w:t>
      </w:r>
      <w:proofErr w:type="gramEnd"/>
      <w:r>
        <w:t xml:space="preserve"> 32 THRU  to verify that it works.</w:t>
      </w:r>
    </w:p>
    <w:p w14:paraId="56B61A5B" w14:textId="77777777" w:rsidR="00B11DCB" w:rsidRDefault="00B11DCB" w:rsidP="00B11DCB">
      <w:pPr>
        <w:pStyle w:val="BodyText"/>
      </w:pPr>
      <w:r>
        <w:t xml:space="preserve">The resolution supported for interval timing is 166.6... ns and the range </w:t>
      </w:r>
      <w:proofErr w:type="gramStart"/>
      <w:r>
        <w:t>is</w:t>
      </w:r>
      <w:proofErr w:type="gramEnd"/>
      <w:r>
        <w:t xml:space="preserve"> 715.827 seconds.  </w:t>
      </w:r>
      <w:proofErr w:type="gramStart"/>
      <w:r w:rsidRPr="009317FE">
        <w:rPr>
          <w:rFonts w:ascii="Consolas" w:hAnsi="Consolas" w:cs="Consolas"/>
        </w:rPr>
        <w:t>TIMER</w:t>
      </w:r>
      <w:r>
        <w:t xml:space="preserve">  displays</w:t>
      </w:r>
      <w:proofErr w:type="gramEnd"/>
      <w:r>
        <w:t xml:space="preserve"> an interval in microseconds with one digit to the right of the decimal point.  </w:t>
      </w:r>
      <w:proofErr w:type="gramStart"/>
      <w:r w:rsidRPr="009317FE">
        <w:rPr>
          <w:rFonts w:ascii="Consolas" w:hAnsi="Consolas" w:cs="Consolas"/>
        </w:rPr>
        <w:t>MS</w:t>
      </w:r>
      <w:r>
        <w:t xml:space="preserve">  measures</w:t>
      </w:r>
      <w:proofErr w:type="gramEnd"/>
      <w:r>
        <w:t xml:space="preserve"> its delays with this resolution and range.</w:t>
      </w:r>
    </w:p>
    <w:p w14:paraId="231DE78F" w14:textId="77777777" w:rsidR="00B11DCB" w:rsidRPr="00862D51" w:rsidRDefault="00B11DCB" w:rsidP="00B11DCB">
      <w:pPr>
        <w:pStyle w:val="BodyText"/>
      </w:pPr>
      <w:r>
        <w:t xml:space="preserve">The resolution supported for wall time is </w:t>
      </w:r>
      <w:r w:rsidR="0066695B">
        <w:t>10.9226</w:t>
      </w:r>
      <w:r>
        <w:t xml:space="preserve"> ms and in addition to wall time a separate, 32-bit free running counter is maintained at this resolution with a wrapping interval of </w:t>
      </w:r>
      <w:r w:rsidR="0066695B">
        <w:t>535</w:t>
      </w:r>
      <w:r>
        <w:t xml:space="preserve"> days.</w:t>
      </w:r>
    </w:p>
    <w:p w14:paraId="4D490BE6" w14:textId="77777777" w:rsidR="00B11DCB" w:rsidRPr="00862D51" w:rsidRDefault="00B11DCB" w:rsidP="000621B6">
      <w:pPr>
        <w:pStyle w:val="BodyText"/>
      </w:pPr>
    </w:p>
    <w:p w14:paraId="065A642E" w14:textId="77777777" w:rsidR="00862D51" w:rsidRDefault="00862D51" w:rsidP="000621B6">
      <w:pPr>
        <w:pStyle w:val="Heading3"/>
      </w:pPr>
      <w:bookmarkStart w:id="233" w:name="_Toc119166867"/>
      <w:r>
        <w:lastRenderedPageBreak/>
        <w:t>10 MHz Clock</w:t>
      </w:r>
      <w:bookmarkEnd w:id="233"/>
    </w:p>
    <w:p w14:paraId="54C1E238" w14:textId="68AFC790" w:rsidR="00A407EA" w:rsidRDefault="00862D51" w:rsidP="000621B6">
      <w:pPr>
        <w:pStyle w:val="BodyText"/>
      </w:pPr>
      <w:r>
        <w:t>When the optional Ethernet NIC is included in the system, node</w:t>
      </w:r>
      <w:r w:rsidR="00A407EA">
        <w:t>s</w:t>
      </w:r>
      <w:r>
        <w:t xml:space="preserve"> 417</w:t>
      </w:r>
      <w:r w:rsidR="00A407EA">
        <w:t xml:space="preserve"> and 517</w:t>
      </w:r>
      <w:r>
        <w:t xml:space="preserve"> </w:t>
      </w:r>
      <w:r w:rsidR="00A407EA">
        <w:t xml:space="preserve">are </w:t>
      </w:r>
      <w:r>
        <w:t>connected to an oscillator</w:t>
      </w:r>
      <w:r w:rsidR="00A407EA">
        <w:t xml:space="preserve"> or naked crystal to produce the time base for</w:t>
      </w:r>
      <w:r>
        <w:t xml:space="preserve"> transmitting 10baseT.  This time base is also connected to node </w:t>
      </w:r>
      <w:r w:rsidR="00A407EA">
        <w:t>617 via pin sharing</w:t>
      </w:r>
      <w:r>
        <w:t xml:space="preserve">, and a program in nodes </w:t>
      </w:r>
      <w:r w:rsidR="00A407EA">
        <w:t xml:space="preserve">616 </w:t>
      </w:r>
      <w:r>
        <w:t xml:space="preserve">and </w:t>
      </w:r>
      <w:r w:rsidR="00A407EA">
        <w:t xml:space="preserve">617 </w:t>
      </w:r>
      <w:r>
        <w:t>maintain a 32-bit free running counter with 100 ns resolution.</w:t>
      </w:r>
      <w:r w:rsidR="00B018B4">
        <w:t xml:space="preserve">  It is selected by </w:t>
      </w:r>
      <w:proofErr w:type="gramStart"/>
      <w:r w:rsidR="00B018B4">
        <w:t xml:space="preserve">setting </w:t>
      </w:r>
      <w:r w:rsidR="00B018B4" w:rsidRPr="00524674">
        <w:rPr>
          <w:rFonts w:ascii="Consolas" w:hAnsi="Consolas"/>
        </w:rPr>
        <w:t>?CLK</w:t>
      </w:r>
      <w:proofErr w:type="gramEnd"/>
      <w:r w:rsidR="00B018B4">
        <w:t xml:space="preserve"> in the boot stream generation to 1 for external oscillator or 2 for a crystal, and by selecting the "Ether" clock in block 9, as above.</w:t>
      </w:r>
      <w:r>
        <w:t xml:space="preserve">  Using the snorkel and ganglia, this counter may be interrogated as desired for high precision interval timing, and by arrangement with the Ethernet driver the counter is interrogated often enough to keep wall time and date updated.</w:t>
      </w:r>
    </w:p>
    <w:p w14:paraId="6AB16B1A" w14:textId="77777777" w:rsidR="009317FE" w:rsidRDefault="009317FE" w:rsidP="000621B6">
      <w:pPr>
        <w:pStyle w:val="BodyText"/>
      </w:pPr>
      <w:r>
        <w:t xml:space="preserve">The resolution supported for interval timing is 100 ns and the range is 429.49 seconds.  </w:t>
      </w:r>
      <w:proofErr w:type="gramStart"/>
      <w:r w:rsidRPr="009317FE">
        <w:rPr>
          <w:rFonts w:ascii="Consolas" w:hAnsi="Consolas" w:cs="Consolas"/>
        </w:rPr>
        <w:t>TIMER</w:t>
      </w:r>
      <w:r>
        <w:t xml:space="preserve">  displays</w:t>
      </w:r>
      <w:proofErr w:type="gramEnd"/>
      <w:r>
        <w:t xml:space="preserve"> an interval in microseconds with one digit to the right of the decimal point.  </w:t>
      </w:r>
      <w:proofErr w:type="gramStart"/>
      <w:r w:rsidRPr="009317FE">
        <w:rPr>
          <w:rFonts w:ascii="Consolas" w:hAnsi="Consolas" w:cs="Consolas"/>
        </w:rPr>
        <w:t>MS</w:t>
      </w:r>
      <w:r>
        <w:t xml:space="preserve">  measures</w:t>
      </w:r>
      <w:proofErr w:type="gramEnd"/>
      <w:r>
        <w:t xml:space="preserve"> its delays with this resolution and range.</w:t>
      </w:r>
    </w:p>
    <w:p w14:paraId="3366AD92" w14:textId="77777777" w:rsidR="009317FE" w:rsidRPr="00862D51" w:rsidRDefault="009317FE" w:rsidP="000621B6">
      <w:pPr>
        <w:pStyle w:val="BodyText"/>
      </w:pPr>
      <w:r>
        <w:t>The resolution supported for wall time is 6.5536 ms and in addition to wall time a separate, 32-bit free running counter is maintained at this resolution with a wrapping interval of 321 days.</w:t>
      </w:r>
      <w:r w:rsidR="00A407EA">
        <w:t xml:space="preserve">  If not using the Ethernet driver, high speed clock must be interrogated </w:t>
      </w:r>
      <w:proofErr w:type="gramStart"/>
      <w:r w:rsidR="00A407EA">
        <w:t xml:space="preserve">with  </w:t>
      </w:r>
      <w:r w:rsidR="00A407EA" w:rsidRPr="00524674">
        <w:rPr>
          <w:rFonts w:ascii="Consolas" w:hAnsi="Consolas" w:cs="Consolas"/>
        </w:rPr>
        <w:t>@</w:t>
      </w:r>
      <w:proofErr w:type="gramEnd"/>
      <w:r w:rsidR="00A407EA" w:rsidRPr="00524674">
        <w:rPr>
          <w:rFonts w:ascii="Consolas" w:hAnsi="Consolas" w:cs="Consolas"/>
        </w:rPr>
        <w:t>CLK</w:t>
      </w:r>
      <w:r w:rsidR="00A407EA">
        <w:t xml:space="preserve">  more often than its 429 second range to maintain wall time.</w:t>
      </w:r>
    </w:p>
    <w:p w14:paraId="051D8DD0" w14:textId="77777777" w:rsidR="00A07116" w:rsidRDefault="000621B6" w:rsidP="000621B6">
      <w:pPr>
        <w:pStyle w:val="Heading2"/>
      </w:pPr>
      <w:bookmarkStart w:id="234" w:name="_Toc119166868"/>
      <w:r>
        <w:t>More Optional Entitlements</w:t>
      </w:r>
      <w:bookmarkEnd w:id="234"/>
    </w:p>
    <w:p w14:paraId="59D61AE2" w14:textId="77777777" w:rsidR="000621B6" w:rsidRDefault="000621B6" w:rsidP="000621B6">
      <w:pPr>
        <w:pStyle w:val="BodyText"/>
      </w:pPr>
      <w:r>
        <w:t xml:space="preserve">Block 120 optionally adds extensions that are necessary for the Networking package.  By </w:t>
      </w:r>
      <w:proofErr w:type="gramStart"/>
      <w:r>
        <w:t>default</w:t>
      </w:r>
      <w:proofErr w:type="gramEnd"/>
      <w:r>
        <w:t xml:space="preserve"> these extensions are enabled.  The facilities included are:</w:t>
      </w:r>
    </w:p>
    <w:p w14:paraId="05D24465" w14:textId="77777777" w:rsidR="000621B6" w:rsidRDefault="000621B6" w:rsidP="000621B6">
      <w:pPr>
        <w:pStyle w:val="BodyText"/>
        <w:ind w:left="1440" w:hanging="720"/>
      </w:pPr>
      <w:r>
        <w:rPr>
          <w:rFonts w:ascii="Consolas" w:hAnsi="Consolas" w:cs="Consolas"/>
          <w:b/>
        </w:rPr>
        <w:t>0.</w:t>
      </w:r>
      <w:r>
        <w:rPr>
          <w:rFonts w:ascii="Consolas" w:hAnsi="Consolas" w:cs="Consolas"/>
        </w:rPr>
        <w:t xml:space="preserve"> </w:t>
      </w:r>
      <w:r>
        <w:t xml:space="preserve">  Returns double precision zero.</w:t>
      </w:r>
    </w:p>
    <w:p w14:paraId="6E968691" w14:textId="77777777" w:rsidR="000621B6" w:rsidRDefault="000956DE" w:rsidP="000621B6">
      <w:pPr>
        <w:pStyle w:val="BodyText"/>
        <w:ind w:left="1440" w:hanging="720"/>
      </w:pPr>
      <w:r>
        <w:rPr>
          <w:rFonts w:ascii="Consolas" w:hAnsi="Consolas" w:cs="Consolas"/>
          <w:b/>
        </w:rPr>
        <w:t>TRUE</w:t>
      </w:r>
      <w:r w:rsidR="000621B6" w:rsidRPr="00AF054C">
        <w:rPr>
          <w:rFonts w:ascii="Consolas" w:hAnsi="Consolas" w:cs="Consolas"/>
        </w:rPr>
        <w:t xml:space="preserve"> </w:t>
      </w:r>
      <w:proofErr w:type="gramStart"/>
      <w:r w:rsidR="000621B6" w:rsidRPr="00AF054C">
        <w:rPr>
          <w:rFonts w:ascii="Consolas" w:hAnsi="Consolas" w:cs="Consolas"/>
        </w:rPr>
        <w:t>(</w:t>
      </w:r>
      <w:r w:rsidR="000621B6">
        <w:rPr>
          <w:rFonts w:ascii="Consolas" w:hAnsi="Consolas" w:cs="Consolas"/>
        </w:rPr>
        <w:t xml:space="preserve"> </w:t>
      </w:r>
      <w:r>
        <w:rPr>
          <w:rFonts w:ascii="Consolas" w:hAnsi="Consolas" w:cs="Consolas"/>
        </w:rPr>
        <w:t>-</w:t>
      </w:r>
      <w:proofErr w:type="gramEnd"/>
      <w:r>
        <w:rPr>
          <w:rFonts w:ascii="Consolas" w:hAnsi="Consolas" w:cs="Consolas"/>
        </w:rPr>
        <w:t>t</w:t>
      </w:r>
      <w:r w:rsidR="000621B6" w:rsidRPr="00AF054C">
        <w:rPr>
          <w:rFonts w:ascii="Consolas" w:hAnsi="Consolas" w:cs="Consolas"/>
        </w:rPr>
        <w:t>)</w:t>
      </w:r>
      <w:r w:rsidR="000621B6">
        <w:rPr>
          <w:rFonts w:ascii="Consolas" w:hAnsi="Consolas" w:cs="Consolas"/>
        </w:rPr>
        <w:t xml:space="preserve"> </w:t>
      </w:r>
      <w:r w:rsidR="000621B6">
        <w:t xml:space="preserve">  </w:t>
      </w:r>
      <w:r>
        <w:t>Returns a clean true flag</w:t>
      </w:r>
      <w:r w:rsidR="000621B6">
        <w:t>.</w:t>
      </w:r>
    </w:p>
    <w:p w14:paraId="1FB56B81" w14:textId="77777777" w:rsidR="00602187" w:rsidRDefault="00602187" w:rsidP="00602187">
      <w:pPr>
        <w:pStyle w:val="BodyText"/>
        <w:ind w:left="1440" w:hanging="720"/>
      </w:pPr>
      <w:r>
        <w:rPr>
          <w:rFonts w:ascii="Consolas" w:hAnsi="Consolas" w:cs="Consolas"/>
          <w:b/>
        </w:rPr>
        <w:t>TC_E</w:t>
      </w:r>
      <w:r w:rsidRPr="00AF054C">
        <w:rPr>
          <w:rFonts w:ascii="Consolas" w:hAnsi="Consolas" w:cs="Consolas"/>
        </w:rPr>
        <w:t xml:space="preserve"> </w:t>
      </w:r>
      <w:r>
        <w:t xml:space="preserve">  Returns the </w:t>
      </w:r>
      <w:proofErr w:type="gramStart"/>
      <w:r>
        <w:t xml:space="preserve">starting  </w:t>
      </w:r>
      <w:r w:rsidRPr="003E75DB">
        <w:rPr>
          <w:rFonts w:ascii="Consolas" w:hAnsi="Consolas" w:cs="Consolas"/>
        </w:rPr>
        <w:t>THROW</w:t>
      </w:r>
      <w:proofErr w:type="gramEnd"/>
      <w:r>
        <w:t xml:space="preserve">  code for TCP/IP exceptions.</w:t>
      </w:r>
    </w:p>
    <w:p w14:paraId="0DE9ED09" w14:textId="77777777" w:rsidR="000621B6" w:rsidRDefault="000956DE" w:rsidP="000621B6">
      <w:pPr>
        <w:pStyle w:val="BodyText"/>
        <w:ind w:left="1440" w:hanging="720"/>
      </w:pPr>
      <w:r>
        <w:rPr>
          <w:rFonts w:ascii="Consolas" w:hAnsi="Consolas" w:cs="Consolas"/>
          <w:b/>
        </w:rPr>
        <w:t>B*</w:t>
      </w:r>
      <w:r w:rsidR="000621B6" w:rsidRPr="00AF054C">
        <w:rPr>
          <w:rFonts w:ascii="Consolas" w:hAnsi="Consolas" w:cs="Consolas"/>
        </w:rPr>
        <w:t xml:space="preserve"> </w:t>
      </w:r>
      <w:proofErr w:type="gramStart"/>
      <w:r w:rsidR="000621B6" w:rsidRPr="00AF054C">
        <w:rPr>
          <w:rFonts w:ascii="Consolas" w:hAnsi="Consolas" w:cs="Consolas"/>
        </w:rPr>
        <w:t>(</w:t>
      </w:r>
      <w:r w:rsidR="000621B6">
        <w:rPr>
          <w:rFonts w:ascii="Consolas" w:hAnsi="Consolas" w:cs="Consolas"/>
        </w:rPr>
        <w:t xml:space="preserve"> </w:t>
      </w:r>
      <w:r>
        <w:rPr>
          <w:rFonts w:ascii="Consolas" w:hAnsi="Consolas" w:cs="Consolas"/>
        </w:rPr>
        <w:t>t</w:t>
      </w:r>
      <w:proofErr w:type="gramEnd"/>
      <w:r>
        <w:rPr>
          <w:rFonts w:ascii="Consolas" w:hAnsi="Consolas" w:cs="Consolas"/>
        </w:rPr>
        <w:t xml:space="preserve"> n - n</w:t>
      </w:r>
      <w:r w:rsidR="000621B6" w:rsidRPr="00AF054C">
        <w:rPr>
          <w:rFonts w:ascii="Consolas" w:hAnsi="Consolas" w:cs="Consolas"/>
        </w:rPr>
        <w:t>)</w:t>
      </w:r>
      <w:r w:rsidR="000621B6">
        <w:rPr>
          <w:rFonts w:ascii="Consolas" w:hAnsi="Consolas" w:cs="Consolas"/>
        </w:rPr>
        <w:t xml:space="preserve"> </w:t>
      </w:r>
      <w:r w:rsidR="000621B6">
        <w:t xml:space="preserve">  </w:t>
      </w:r>
      <w:r>
        <w:t xml:space="preserve">Boolean multiply.  </w:t>
      </w:r>
      <w:proofErr w:type="gramStart"/>
      <w:r>
        <w:t xml:space="preserve">Returns  </w:t>
      </w:r>
      <w:r w:rsidRPr="003E75DB">
        <w:rPr>
          <w:rFonts w:ascii="Consolas" w:hAnsi="Consolas" w:cs="Consolas"/>
          <w:i/>
        </w:rPr>
        <w:t>n</w:t>
      </w:r>
      <w:proofErr w:type="gramEnd"/>
      <w:r>
        <w:t xml:space="preserve">  if  </w:t>
      </w:r>
      <w:r w:rsidRPr="003E75DB">
        <w:rPr>
          <w:rFonts w:ascii="Consolas" w:hAnsi="Consolas" w:cs="Consolas"/>
          <w:i/>
        </w:rPr>
        <w:t>t</w:t>
      </w:r>
      <w:r>
        <w:t xml:space="preserve">  is true, </w:t>
      </w:r>
      <w:r w:rsidRPr="003E75DB">
        <w:rPr>
          <w:rFonts w:ascii="Consolas" w:hAnsi="Consolas" w:cs="Consolas"/>
        </w:rPr>
        <w:t>0</w:t>
      </w:r>
      <w:r>
        <w:t xml:space="preserve"> if  </w:t>
      </w:r>
      <w:r w:rsidRPr="003E75DB">
        <w:rPr>
          <w:rFonts w:ascii="Consolas" w:hAnsi="Consolas" w:cs="Consolas"/>
          <w:i/>
        </w:rPr>
        <w:t>t</w:t>
      </w:r>
      <w:r>
        <w:t xml:space="preserve">  is false</w:t>
      </w:r>
      <w:r w:rsidR="000621B6">
        <w:t>.</w:t>
      </w:r>
      <w:r>
        <w:t xml:space="preserve">  Dirty flag OK.</w:t>
      </w:r>
    </w:p>
    <w:p w14:paraId="62373C72" w14:textId="77777777" w:rsidR="000621B6" w:rsidRDefault="000956DE" w:rsidP="000621B6">
      <w:pPr>
        <w:pStyle w:val="BodyText"/>
        <w:ind w:left="1440" w:hanging="720"/>
      </w:pPr>
      <w:r>
        <w:rPr>
          <w:rFonts w:ascii="Consolas" w:hAnsi="Consolas" w:cs="Consolas"/>
          <w:b/>
        </w:rPr>
        <w:t>B+</w:t>
      </w:r>
      <w:r w:rsidR="000621B6" w:rsidRPr="00AF054C">
        <w:rPr>
          <w:rFonts w:ascii="Consolas" w:hAnsi="Consolas" w:cs="Consolas"/>
        </w:rPr>
        <w:t xml:space="preserve"> </w:t>
      </w:r>
      <w:proofErr w:type="gramStart"/>
      <w:r w:rsidR="000621B6" w:rsidRPr="00AF054C">
        <w:rPr>
          <w:rFonts w:ascii="Consolas" w:hAnsi="Consolas" w:cs="Consolas"/>
        </w:rPr>
        <w:t>(</w:t>
      </w:r>
      <w:r w:rsidR="000621B6">
        <w:rPr>
          <w:rFonts w:ascii="Consolas" w:hAnsi="Consolas" w:cs="Consolas"/>
        </w:rPr>
        <w:t xml:space="preserve"> </w:t>
      </w:r>
      <w:r>
        <w:rPr>
          <w:rFonts w:ascii="Consolas" w:hAnsi="Consolas" w:cs="Consolas"/>
        </w:rPr>
        <w:t>n</w:t>
      </w:r>
      <w:proofErr w:type="gramEnd"/>
      <w:r>
        <w:rPr>
          <w:rFonts w:ascii="Consolas" w:hAnsi="Consolas" w:cs="Consolas"/>
        </w:rPr>
        <w:t xml:space="preserve"> t - n</w:t>
      </w:r>
      <w:r w:rsidR="000621B6" w:rsidRPr="00AF054C">
        <w:rPr>
          <w:rFonts w:ascii="Consolas" w:hAnsi="Consolas" w:cs="Consolas"/>
        </w:rPr>
        <w:t>)</w:t>
      </w:r>
      <w:r w:rsidR="000621B6">
        <w:rPr>
          <w:rFonts w:ascii="Consolas" w:hAnsi="Consolas" w:cs="Consolas"/>
        </w:rPr>
        <w:t xml:space="preserve"> </w:t>
      </w:r>
      <w:r w:rsidR="000621B6">
        <w:t xml:space="preserve">  </w:t>
      </w:r>
      <w:r>
        <w:t xml:space="preserve">Boolean add.  </w:t>
      </w:r>
      <w:proofErr w:type="gramStart"/>
      <w:r>
        <w:t xml:space="preserve">Increments  </w:t>
      </w:r>
      <w:r w:rsidRPr="003E75DB">
        <w:rPr>
          <w:rFonts w:ascii="Consolas" w:hAnsi="Consolas" w:cs="Consolas"/>
          <w:i/>
        </w:rPr>
        <w:t>n</w:t>
      </w:r>
      <w:proofErr w:type="gramEnd"/>
      <w:r>
        <w:t xml:space="preserve">  by 1 if  </w:t>
      </w:r>
      <w:r w:rsidRPr="003E75DB">
        <w:rPr>
          <w:rFonts w:ascii="Consolas" w:hAnsi="Consolas" w:cs="Consolas"/>
          <w:i/>
        </w:rPr>
        <w:t>t</w:t>
      </w:r>
      <w:r>
        <w:t xml:space="preserve">  is true</w:t>
      </w:r>
      <w:r w:rsidR="000621B6">
        <w:t>.</w:t>
      </w:r>
      <w:r>
        <w:t xml:space="preserve">  Dirty flag OK.</w:t>
      </w:r>
    </w:p>
    <w:p w14:paraId="7C16DADF" w14:textId="77777777" w:rsidR="000621B6" w:rsidRDefault="000956DE" w:rsidP="000621B6">
      <w:pPr>
        <w:pStyle w:val="BodyText"/>
        <w:ind w:left="1440" w:hanging="720"/>
      </w:pPr>
      <w:r>
        <w:rPr>
          <w:rFonts w:ascii="Consolas" w:hAnsi="Consolas" w:cs="Consolas"/>
          <w:b/>
        </w:rPr>
        <w:t>B-</w:t>
      </w:r>
      <w:r w:rsidR="000621B6" w:rsidRPr="00AF054C">
        <w:rPr>
          <w:rFonts w:ascii="Consolas" w:hAnsi="Consolas" w:cs="Consolas"/>
        </w:rPr>
        <w:t xml:space="preserve"> </w:t>
      </w:r>
      <w:proofErr w:type="gramStart"/>
      <w:r w:rsidR="000621B6" w:rsidRPr="00AF054C">
        <w:rPr>
          <w:rFonts w:ascii="Consolas" w:hAnsi="Consolas" w:cs="Consolas"/>
        </w:rPr>
        <w:t>(</w:t>
      </w:r>
      <w:r w:rsidR="000621B6">
        <w:rPr>
          <w:rFonts w:ascii="Consolas" w:hAnsi="Consolas" w:cs="Consolas"/>
        </w:rPr>
        <w:t xml:space="preserve"> </w:t>
      </w:r>
      <w:r>
        <w:rPr>
          <w:rFonts w:ascii="Consolas" w:hAnsi="Consolas" w:cs="Consolas"/>
        </w:rPr>
        <w:t>n</w:t>
      </w:r>
      <w:proofErr w:type="gramEnd"/>
      <w:r>
        <w:rPr>
          <w:rFonts w:ascii="Consolas" w:hAnsi="Consolas" w:cs="Consolas"/>
        </w:rPr>
        <w:t xml:space="preserve"> t - n</w:t>
      </w:r>
      <w:r w:rsidR="000621B6" w:rsidRPr="00AF054C">
        <w:rPr>
          <w:rFonts w:ascii="Consolas" w:hAnsi="Consolas" w:cs="Consolas"/>
        </w:rPr>
        <w:t>)</w:t>
      </w:r>
      <w:r w:rsidR="000621B6">
        <w:rPr>
          <w:rFonts w:ascii="Consolas" w:hAnsi="Consolas" w:cs="Consolas"/>
        </w:rPr>
        <w:t xml:space="preserve"> </w:t>
      </w:r>
      <w:r w:rsidR="000621B6">
        <w:t xml:space="preserve">  </w:t>
      </w:r>
      <w:r>
        <w:t xml:space="preserve">Boolean subtract.  </w:t>
      </w:r>
      <w:proofErr w:type="gramStart"/>
      <w:r>
        <w:t xml:space="preserve">Decrements  </w:t>
      </w:r>
      <w:r w:rsidRPr="003E75DB">
        <w:rPr>
          <w:rFonts w:ascii="Consolas" w:hAnsi="Consolas" w:cs="Consolas"/>
          <w:i/>
        </w:rPr>
        <w:t>n</w:t>
      </w:r>
      <w:proofErr w:type="gramEnd"/>
      <w:r>
        <w:t xml:space="preserve">  by 1 if  </w:t>
      </w:r>
      <w:r w:rsidRPr="003E75DB">
        <w:rPr>
          <w:rFonts w:ascii="Consolas" w:hAnsi="Consolas" w:cs="Consolas"/>
          <w:i/>
        </w:rPr>
        <w:t>t</w:t>
      </w:r>
      <w:r>
        <w:t xml:space="preserve">  is true.  Dirty flag OK</w:t>
      </w:r>
      <w:r w:rsidR="000621B6">
        <w:t>.</w:t>
      </w:r>
    </w:p>
    <w:p w14:paraId="13D787B6" w14:textId="77777777" w:rsidR="00602187" w:rsidRDefault="00602187" w:rsidP="00602187">
      <w:pPr>
        <w:pStyle w:val="BodyText"/>
        <w:ind w:left="1440" w:hanging="720"/>
      </w:pPr>
      <w:r>
        <w:rPr>
          <w:rFonts w:ascii="Consolas" w:hAnsi="Consolas" w:cs="Consolas"/>
          <w:b/>
        </w:rPr>
        <w:t>+USER</w:t>
      </w:r>
      <w:r w:rsidRPr="00AF054C">
        <w:rPr>
          <w:rFonts w:ascii="Consolas" w:hAnsi="Consolas" w:cs="Consolas"/>
        </w:rPr>
        <w:t xml:space="preserve"> </w:t>
      </w:r>
      <w:proofErr w:type="gramStart"/>
      <w:r w:rsidRPr="00AF054C">
        <w:rPr>
          <w:rFonts w:ascii="Consolas" w:hAnsi="Consolas" w:cs="Consolas"/>
        </w:rPr>
        <w:t>(</w:t>
      </w:r>
      <w:r>
        <w:rPr>
          <w:rFonts w:ascii="Consolas" w:hAnsi="Consolas" w:cs="Consolas"/>
        </w:rPr>
        <w:t xml:space="preserve"> </w:t>
      </w:r>
      <w:r w:rsidRPr="00AF054C">
        <w:rPr>
          <w:rFonts w:ascii="Consolas" w:hAnsi="Consolas" w:cs="Consolas"/>
        </w:rPr>
        <w:t>n</w:t>
      </w:r>
      <w:proofErr w:type="gramEnd"/>
      <w:r>
        <w:rPr>
          <w:rFonts w:ascii="Consolas" w:hAnsi="Consolas" w:cs="Consolas"/>
        </w:rPr>
        <w:t xml:space="preserve"> _</w:t>
      </w:r>
      <w:r w:rsidRPr="00AF054C">
        <w:rPr>
          <w:rFonts w:ascii="Consolas" w:hAnsi="Consolas" w:cs="Consolas"/>
        </w:rPr>
        <w:t>)</w:t>
      </w:r>
      <w:r>
        <w:rPr>
          <w:rFonts w:ascii="Consolas" w:hAnsi="Consolas" w:cs="Consolas"/>
        </w:rPr>
        <w:t xml:space="preserve"> </w:t>
      </w:r>
      <w:r>
        <w:t xml:space="preserve">  Defines a  </w:t>
      </w:r>
      <w:r w:rsidRPr="003E75DB">
        <w:rPr>
          <w:rFonts w:ascii="Consolas" w:hAnsi="Consolas" w:cs="Consolas"/>
        </w:rPr>
        <w:t>USER</w:t>
      </w:r>
      <w:r>
        <w:t xml:space="preserve">  variable of the given size and advances the location counter  </w:t>
      </w:r>
      <w:r w:rsidRPr="003E75DB">
        <w:rPr>
          <w:rFonts w:ascii="Consolas" w:hAnsi="Consolas" w:cs="Consolas"/>
        </w:rPr>
        <w:t>'U</w:t>
      </w:r>
      <w:r>
        <w:t xml:space="preserve">  .</w:t>
      </w:r>
    </w:p>
    <w:p w14:paraId="4E7E1DC5" w14:textId="77777777" w:rsidR="00602187" w:rsidRDefault="00602187" w:rsidP="00602187">
      <w:pPr>
        <w:pStyle w:val="BodyText"/>
        <w:ind w:left="1440" w:hanging="720"/>
      </w:pPr>
      <w:r>
        <w:rPr>
          <w:rFonts w:ascii="Consolas" w:hAnsi="Consolas" w:cs="Consolas"/>
          <w:b/>
        </w:rPr>
        <w:t>OFS</w:t>
      </w:r>
      <w:r w:rsidRPr="00AF054C">
        <w:rPr>
          <w:rFonts w:ascii="Consolas" w:hAnsi="Consolas" w:cs="Consolas"/>
        </w:rPr>
        <w:t xml:space="preserve"> </w:t>
      </w:r>
      <w:proofErr w:type="gramStart"/>
      <w:r w:rsidRPr="00AF054C">
        <w:rPr>
          <w:rFonts w:ascii="Consolas" w:hAnsi="Consolas" w:cs="Consolas"/>
        </w:rPr>
        <w:t>(</w:t>
      </w:r>
      <w:r>
        <w:rPr>
          <w:rFonts w:ascii="Consolas" w:hAnsi="Consolas" w:cs="Consolas"/>
        </w:rPr>
        <w:t xml:space="preserve"> n</w:t>
      </w:r>
      <w:proofErr w:type="gramEnd"/>
      <w:r>
        <w:rPr>
          <w:rFonts w:ascii="Consolas" w:hAnsi="Consolas" w:cs="Consolas"/>
        </w:rPr>
        <w:t xml:space="preserve"> w - n</w:t>
      </w:r>
      <w:r w:rsidRPr="00AF054C">
        <w:rPr>
          <w:rFonts w:ascii="Consolas" w:hAnsi="Consolas" w:cs="Consolas"/>
        </w:rPr>
        <w:t>)</w:t>
      </w:r>
      <w:r>
        <w:rPr>
          <w:rFonts w:ascii="Consolas" w:hAnsi="Consolas" w:cs="Consolas"/>
        </w:rPr>
        <w:t xml:space="preserve"> </w:t>
      </w:r>
      <w:r>
        <w:t xml:space="preserve">  Defines a named offset in a structure.  The name is made </w:t>
      </w:r>
      <w:proofErr w:type="gramStart"/>
      <w:r>
        <w:t xml:space="preserve">a  </w:t>
      </w:r>
      <w:r w:rsidRPr="003E75DB">
        <w:rPr>
          <w:rFonts w:ascii="Consolas" w:hAnsi="Consolas" w:cs="Consolas"/>
        </w:rPr>
        <w:t>CONSTANT</w:t>
      </w:r>
      <w:proofErr w:type="gramEnd"/>
      <w:r>
        <w:t xml:space="preserve">  whose value is the given  </w:t>
      </w:r>
      <w:r w:rsidRPr="00862D75">
        <w:rPr>
          <w:rFonts w:ascii="Consolas" w:hAnsi="Consolas" w:cs="Consolas"/>
          <w:i/>
        </w:rPr>
        <w:t>n</w:t>
      </w:r>
      <w:r>
        <w:t xml:space="preserve">  after which  </w:t>
      </w:r>
      <w:r w:rsidRPr="00862D75">
        <w:rPr>
          <w:rFonts w:ascii="Consolas" w:hAnsi="Consolas" w:cs="Consolas"/>
          <w:i/>
        </w:rPr>
        <w:t>n</w:t>
      </w:r>
      <w:r>
        <w:t xml:space="preserve">  is advanced by the distance  </w:t>
      </w:r>
      <w:r w:rsidRPr="00862D75">
        <w:rPr>
          <w:rFonts w:ascii="Consolas" w:hAnsi="Consolas" w:cs="Consolas"/>
          <w:i/>
        </w:rPr>
        <w:t>w</w:t>
      </w:r>
      <w:r>
        <w:t xml:space="preserve">  .</w:t>
      </w:r>
    </w:p>
    <w:p w14:paraId="5748E170" w14:textId="77777777" w:rsidR="00602187" w:rsidRDefault="00602187" w:rsidP="00602187">
      <w:pPr>
        <w:pStyle w:val="BodyText"/>
        <w:ind w:left="1440" w:hanging="720"/>
      </w:pPr>
      <w:r>
        <w:rPr>
          <w:rFonts w:ascii="Consolas" w:hAnsi="Consolas" w:cs="Consolas"/>
          <w:b/>
        </w:rPr>
        <w:t>OR!</w:t>
      </w:r>
      <w:r w:rsidRPr="00AF054C">
        <w:rPr>
          <w:rFonts w:ascii="Consolas" w:hAnsi="Consolas" w:cs="Consolas"/>
        </w:rPr>
        <w:t xml:space="preserve"> </w:t>
      </w:r>
      <w:proofErr w:type="gramStart"/>
      <w:r w:rsidRPr="00AF054C">
        <w:rPr>
          <w:rFonts w:ascii="Consolas" w:hAnsi="Consolas" w:cs="Consolas"/>
        </w:rPr>
        <w:t>(</w:t>
      </w:r>
      <w:r>
        <w:rPr>
          <w:rFonts w:ascii="Consolas" w:hAnsi="Consolas" w:cs="Consolas"/>
        </w:rPr>
        <w:t xml:space="preserve"> n</w:t>
      </w:r>
      <w:proofErr w:type="gramEnd"/>
      <w:r>
        <w:rPr>
          <w:rFonts w:ascii="Consolas" w:hAnsi="Consolas" w:cs="Consolas"/>
        </w:rPr>
        <w:t xml:space="preserve"> a</w:t>
      </w:r>
      <w:r w:rsidRPr="00AF054C">
        <w:rPr>
          <w:rFonts w:ascii="Consolas" w:hAnsi="Consolas" w:cs="Consolas"/>
        </w:rPr>
        <w:t>)</w:t>
      </w:r>
      <w:r>
        <w:rPr>
          <w:rFonts w:ascii="Consolas" w:hAnsi="Consolas" w:cs="Consolas"/>
        </w:rPr>
        <w:t xml:space="preserve"> </w:t>
      </w:r>
      <w:r>
        <w:t xml:space="preserve">  </w:t>
      </w:r>
      <w:r w:rsidRPr="003E75DB">
        <w:rPr>
          <w:rFonts w:ascii="Consolas" w:hAnsi="Consolas" w:cs="Consolas"/>
        </w:rPr>
        <w:t>ORs</w:t>
      </w:r>
      <w:r>
        <w:t xml:space="preserve"> the argument onto a cell in memory.  Bit set.</w:t>
      </w:r>
    </w:p>
    <w:p w14:paraId="21FD5B7C" w14:textId="77777777" w:rsidR="00602187" w:rsidRDefault="00602187" w:rsidP="00602187">
      <w:pPr>
        <w:pStyle w:val="BodyText"/>
        <w:ind w:left="1440" w:hanging="720"/>
      </w:pPr>
      <w:r>
        <w:rPr>
          <w:rFonts w:ascii="Consolas" w:hAnsi="Consolas" w:cs="Consolas"/>
          <w:b/>
        </w:rPr>
        <w:t>-&amp;!</w:t>
      </w:r>
      <w:r w:rsidRPr="00AF054C">
        <w:rPr>
          <w:rFonts w:ascii="Consolas" w:hAnsi="Consolas" w:cs="Consolas"/>
        </w:rPr>
        <w:t xml:space="preserve"> </w:t>
      </w:r>
      <w:proofErr w:type="gramStart"/>
      <w:r w:rsidRPr="00AF054C">
        <w:rPr>
          <w:rFonts w:ascii="Consolas" w:hAnsi="Consolas" w:cs="Consolas"/>
        </w:rPr>
        <w:t>(</w:t>
      </w:r>
      <w:r>
        <w:rPr>
          <w:rFonts w:ascii="Consolas" w:hAnsi="Consolas" w:cs="Consolas"/>
        </w:rPr>
        <w:t xml:space="preserve"> n</w:t>
      </w:r>
      <w:proofErr w:type="gramEnd"/>
      <w:r>
        <w:rPr>
          <w:rFonts w:ascii="Consolas" w:hAnsi="Consolas" w:cs="Consolas"/>
        </w:rPr>
        <w:t xml:space="preserve"> a</w:t>
      </w:r>
      <w:r w:rsidRPr="00AF054C">
        <w:rPr>
          <w:rFonts w:ascii="Consolas" w:hAnsi="Consolas" w:cs="Consolas"/>
        </w:rPr>
        <w:t>)</w:t>
      </w:r>
      <w:r>
        <w:rPr>
          <w:rFonts w:ascii="Consolas" w:hAnsi="Consolas" w:cs="Consolas"/>
        </w:rPr>
        <w:t xml:space="preserve"> </w:t>
      </w:r>
      <w:r>
        <w:t xml:space="preserve">  </w:t>
      </w:r>
      <w:r w:rsidRPr="003E75DB">
        <w:rPr>
          <w:rFonts w:ascii="Consolas" w:hAnsi="Consolas" w:cs="Consolas"/>
        </w:rPr>
        <w:t>AND</w:t>
      </w:r>
      <w:r w:rsidR="003E75DB">
        <w:rPr>
          <w:rFonts w:ascii="Consolas" w:hAnsi="Consolas" w:cs="Consolas"/>
        </w:rPr>
        <w:t>s</w:t>
      </w:r>
      <w:r>
        <w:t xml:space="preserve"> the inverted argument onto a cell in memory.  Bit clear.</w:t>
      </w:r>
    </w:p>
    <w:p w14:paraId="0FAB56B4" w14:textId="77777777" w:rsidR="00602187" w:rsidRDefault="00FC340B" w:rsidP="00602187">
      <w:pPr>
        <w:pStyle w:val="BodyText"/>
        <w:ind w:left="1440" w:hanging="720"/>
      </w:pPr>
      <w:r>
        <w:rPr>
          <w:rFonts w:ascii="Consolas" w:hAnsi="Consolas" w:cs="Consolas"/>
          <w:b/>
        </w:rPr>
        <w:t>XD</w:t>
      </w:r>
      <w:r w:rsidR="00602187" w:rsidRPr="00AF054C">
        <w:rPr>
          <w:rFonts w:ascii="Consolas" w:hAnsi="Consolas" w:cs="Consolas"/>
        </w:rPr>
        <w:t xml:space="preserve"> </w:t>
      </w:r>
      <w:proofErr w:type="gramStart"/>
      <w:r w:rsidR="00602187" w:rsidRPr="00AF054C">
        <w:rPr>
          <w:rFonts w:ascii="Consolas" w:hAnsi="Consolas" w:cs="Consolas"/>
        </w:rPr>
        <w:t>(</w:t>
      </w:r>
      <w:r w:rsidR="00602187">
        <w:rPr>
          <w:rFonts w:ascii="Consolas" w:hAnsi="Consolas" w:cs="Consolas"/>
        </w:rPr>
        <w:t xml:space="preserve"> </w:t>
      </w:r>
      <w:r>
        <w:rPr>
          <w:rFonts w:ascii="Consolas" w:hAnsi="Consolas" w:cs="Consolas"/>
        </w:rPr>
        <w:t>db</w:t>
      </w:r>
      <w:proofErr w:type="gramEnd"/>
      <w:r w:rsidR="00602187" w:rsidRPr="00AF054C">
        <w:rPr>
          <w:rFonts w:ascii="Consolas" w:hAnsi="Consolas" w:cs="Consolas"/>
        </w:rPr>
        <w:t xml:space="preserve"> n)</w:t>
      </w:r>
      <w:r w:rsidR="00602187">
        <w:rPr>
          <w:rFonts w:ascii="Consolas" w:hAnsi="Consolas" w:cs="Consolas"/>
        </w:rPr>
        <w:t xml:space="preserve"> </w:t>
      </w:r>
      <w:r w:rsidR="00602187">
        <w:t xml:space="preserve">  </w:t>
      </w:r>
      <w:r>
        <w:t>Dumps octet oriented data, anywhere in memory, in hex, with dump-relative offsets instead of absolute addresses</w:t>
      </w:r>
      <w:r w:rsidR="00602187">
        <w:t>.</w:t>
      </w:r>
    </w:p>
    <w:p w14:paraId="3B29E2C6" w14:textId="77777777" w:rsidR="00E27421" w:rsidRDefault="00E27421" w:rsidP="00E27421">
      <w:pPr>
        <w:pStyle w:val="Heading3"/>
      </w:pPr>
      <w:bookmarkStart w:id="235" w:name="_Toc119166869"/>
      <w:r>
        <w:t>String Arrays</w:t>
      </w:r>
      <w:bookmarkEnd w:id="235"/>
    </w:p>
    <w:p w14:paraId="50EDA649" w14:textId="77777777" w:rsidR="000956DE" w:rsidRDefault="000956DE" w:rsidP="000956DE">
      <w:pPr>
        <w:pStyle w:val="BodyText"/>
      </w:pPr>
      <w:r>
        <w:t>A string array is a data type consisting of a 1-D indexed array of strings.  It's mechanized using a vector of pointers to counted strings.  The vector is indexed 0-relatively; the strings may be of differing lengths.</w:t>
      </w:r>
    </w:p>
    <w:p w14:paraId="48112EFD" w14:textId="77777777" w:rsidR="000621B6" w:rsidRDefault="000956DE" w:rsidP="000621B6">
      <w:pPr>
        <w:pStyle w:val="BodyText"/>
        <w:ind w:left="1440" w:hanging="720"/>
      </w:pPr>
      <w:r>
        <w:rPr>
          <w:rFonts w:ascii="Consolas" w:hAnsi="Consolas" w:cs="Consolas"/>
          <w:b/>
        </w:rPr>
        <w:t>SARRAY</w:t>
      </w:r>
      <w:r w:rsidR="000621B6" w:rsidRPr="00AF054C">
        <w:rPr>
          <w:rFonts w:ascii="Consolas" w:hAnsi="Consolas" w:cs="Consolas"/>
        </w:rPr>
        <w:t xml:space="preserve"> (n)</w:t>
      </w:r>
      <w:r>
        <w:rPr>
          <w:rFonts w:ascii="Consolas" w:hAnsi="Consolas" w:cs="Consolas"/>
        </w:rPr>
        <w:t xml:space="preserve"> </w:t>
      </w:r>
      <w:proofErr w:type="gramStart"/>
      <w:r>
        <w:rPr>
          <w:rFonts w:ascii="Consolas" w:hAnsi="Consolas" w:cs="Consolas"/>
        </w:rPr>
        <w:t>( i</w:t>
      </w:r>
      <w:proofErr w:type="gramEnd"/>
      <w:r>
        <w:rPr>
          <w:rFonts w:ascii="Consolas" w:hAnsi="Consolas" w:cs="Consolas"/>
        </w:rPr>
        <w:t xml:space="preserve"> - a n)</w:t>
      </w:r>
      <w:r w:rsidR="000621B6">
        <w:rPr>
          <w:rFonts w:ascii="Consolas" w:hAnsi="Consolas" w:cs="Consolas"/>
        </w:rPr>
        <w:t xml:space="preserve"> </w:t>
      </w:r>
      <w:r w:rsidR="000621B6">
        <w:t xml:space="preserve">  </w:t>
      </w:r>
      <w:r>
        <w:t>Defines a string array</w:t>
      </w:r>
      <w:r w:rsidR="00862D75">
        <w:t xml:space="preserve"> of  </w:t>
      </w:r>
      <w:r w:rsidR="00862D75" w:rsidRPr="00862D75">
        <w:rPr>
          <w:i/>
        </w:rPr>
        <w:t>n</w:t>
      </w:r>
      <w:r w:rsidR="00862D75">
        <w:t xml:space="preserve">  elements</w:t>
      </w:r>
      <w:r>
        <w:t xml:space="preserve">, initialized with zero pointers; returns double zero for a nonexistent element.  May be initialized by hand (for example, declare with zero length then comma addresses of the strings, but normally initialized </w:t>
      </w:r>
      <w:proofErr w:type="gramStart"/>
      <w:r>
        <w:t xml:space="preserve">using  </w:t>
      </w:r>
      <w:r w:rsidRPr="003E75DB">
        <w:rPr>
          <w:rFonts w:ascii="Consolas" w:hAnsi="Consolas" w:cs="Consolas"/>
        </w:rPr>
        <w:t>S</w:t>
      </w:r>
      <w:proofErr w:type="gramEnd"/>
      <w:r w:rsidRPr="003E75DB">
        <w:rPr>
          <w:rFonts w:ascii="Consolas" w:hAnsi="Consolas" w:cs="Consolas"/>
        </w:rPr>
        <w:t>{</w:t>
      </w:r>
      <w:r>
        <w:t xml:space="preserve">  </w:t>
      </w:r>
      <w:r w:rsidR="000621B6">
        <w:t>.</w:t>
      </w:r>
    </w:p>
    <w:p w14:paraId="56446C09" w14:textId="77777777" w:rsidR="000621B6" w:rsidRDefault="000956DE" w:rsidP="00602187">
      <w:pPr>
        <w:pStyle w:val="BodyText"/>
        <w:spacing w:after="0"/>
        <w:ind w:left="1440" w:hanging="720"/>
      </w:pPr>
      <w:proofErr w:type="gramStart"/>
      <w:r>
        <w:rPr>
          <w:rFonts w:ascii="Consolas" w:hAnsi="Consolas" w:cs="Consolas"/>
          <w:b/>
        </w:rPr>
        <w:t>S{</w:t>
      </w:r>
      <w:r w:rsidR="000621B6" w:rsidRPr="00AF054C">
        <w:rPr>
          <w:rFonts w:ascii="Consolas" w:hAnsi="Consolas" w:cs="Consolas"/>
        </w:rPr>
        <w:t xml:space="preserve"> (</w:t>
      </w:r>
      <w:proofErr w:type="gramEnd"/>
      <w:r w:rsidR="000621B6">
        <w:rPr>
          <w:rFonts w:ascii="Consolas" w:hAnsi="Consolas" w:cs="Consolas"/>
        </w:rPr>
        <w:t xml:space="preserve"> </w:t>
      </w:r>
      <w:r>
        <w:rPr>
          <w:rFonts w:ascii="Consolas" w:hAnsi="Consolas" w:cs="Consolas"/>
        </w:rPr>
        <w:t>n _}</w:t>
      </w:r>
      <w:r w:rsidR="000621B6" w:rsidRPr="00AF054C">
        <w:rPr>
          <w:rFonts w:ascii="Consolas" w:hAnsi="Consolas" w:cs="Consolas"/>
        </w:rPr>
        <w:t>)</w:t>
      </w:r>
      <w:r w:rsidR="000621B6">
        <w:rPr>
          <w:rFonts w:ascii="Consolas" w:hAnsi="Consolas" w:cs="Consolas"/>
        </w:rPr>
        <w:t xml:space="preserve"> </w:t>
      </w:r>
      <w:r w:rsidR="000621B6">
        <w:t xml:space="preserve">  </w:t>
      </w:r>
      <w:r>
        <w:t xml:space="preserve">Defines element  </w:t>
      </w:r>
      <w:r w:rsidRPr="00862D75">
        <w:rPr>
          <w:rFonts w:ascii="Consolas" w:hAnsi="Consolas" w:cs="Consolas"/>
          <w:i/>
        </w:rPr>
        <w:t>n</w:t>
      </w:r>
      <w:r w:rsidRPr="00862D75">
        <w:rPr>
          <w:i/>
        </w:rPr>
        <w:t xml:space="preserve"> </w:t>
      </w:r>
      <w:r>
        <w:t xml:space="preserve"> of the most recent definition, which must be an  </w:t>
      </w:r>
      <w:r w:rsidRPr="003E75DB">
        <w:rPr>
          <w:rFonts w:ascii="Consolas" w:hAnsi="Consolas" w:cs="Consolas"/>
        </w:rPr>
        <w:t>SARRAY</w:t>
      </w:r>
      <w:r>
        <w:t xml:space="preserve">  </w:t>
      </w:r>
      <w:r w:rsidR="000621B6">
        <w:t>.</w:t>
      </w:r>
      <w:r>
        <w:t xml:space="preserve">  Usage:</w:t>
      </w:r>
    </w:p>
    <w:p w14:paraId="19F18417" w14:textId="77777777" w:rsidR="000956DE" w:rsidRPr="00602187" w:rsidRDefault="000956DE" w:rsidP="000621B6">
      <w:pPr>
        <w:pStyle w:val="BodyText"/>
        <w:ind w:left="1440" w:hanging="720"/>
      </w:pPr>
      <w:r w:rsidRPr="00602187">
        <w:rPr>
          <w:rFonts w:ascii="Consolas" w:hAnsi="Consolas" w:cs="Consolas"/>
        </w:rPr>
        <w:tab/>
      </w:r>
      <w:r w:rsidR="003E75DB">
        <w:rPr>
          <w:rFonts w:ascii="Consolas" w:hAnsi="Consolas" w:cs="Consolas"/>
        </w:rPr>
        <w:tab/>
      </w:r>
      <w:r w:rsidRPr="00602187">
        <w:rPr>
          <w:rFonts w:ascii="Consolas" w:hAnsi="Consolas" w:cs="Consolas"/>
        </w:rPr>
        <w:t xml:space="preserve">2 SARRAY Y/N   0 </w:t>
      </w:r>
      <w:proofErr w:type="gramStart"/>
      <w:r w:rsidRPr="00602187">
        <w:rPr>
          <w:rFonts w:ascii="Consolas" w:hAnsi="Consolas" w:cs="Consolas"/>
        </w:rPr>
        <w:t>S{ No</w:t>
      </w:r>
      <w:proofErr w:type="gramEnd"/>
      <w:r w:rsidRPr="00602187">
        <w:rPr>
          <w:rFonts w:ascii="Consolas" w:hAnsi="Consolas" w:cs="Consolas"/>
        </w:rPr>
        <w:t xml:space="preserve"> }  1 S{ Yes }</w:t>
      </w:r>
    </w:p>
    <w:p w14:paraId="616532A1" w14:textId="77777777" w:rsidR="000621B6" w:rsidRDefault="00FC340B" w:rsidP="00FC340B">
      <w:pPr>
        <w:pStyle w:val="Heading3"/>
      </w:pPr>
      <w:bookmarkStart w:id="236" w:name="_Toc119166870"/>
      <w:r>
        <w:lastRenderedPageBreak/>
        <w:t>Exception Handling</w:t>
      </w:r>
      <w:bookmarkEnd w:id="236"/>
    </w:p>
    <w:p w14:paraId="0254473F" w14:textId="77777777" w:rsidR="00FC340B" w:rsidRDefault="00FC340B" w:rsidP="00FC340B">
      <w:pPr>
        <w:pStyle w:val="BodyText"/>
      </w:pPr>
      <w:r>
        <w:t xml:space="preserve">In this release, a subset of the exception handling mechanism from ANS Forth is added to support TCP/IP.  For full compliance it would be necessary to incorporate in the nucleus.  This </w:t>
      </w:r>
      <w:r w:rsidR="00E27421">
        <w:t>subset</w:t>
      </w:r>
      <w:r>
        <w:t xml:space="preserve"> provides the following:</w:t>
      </w:r>
    </w:p>
    <w:p w14:paraId="763DFFEB" w14:textId="77777777" w:rsidR="00FC340B" w:rsidRDefault="00FC340B" w:rsidP="00FC340B">
      <w:pPr>
        <w:pStyle w:val="BodyText"/>
        <w:ind w:left="1440" w:hanging="720"/>
      </w:pPr>
      <w:r>
        <w:rPr>
          <w:rFonts w:ascii="Consolas" w:hAnsi="Consolas" w:cs="Consolas"/>
          <w:b/>
        </w:rPr>
        <w:t>DEH</w:t>
      </w:r>
      <w:r w:rsidRPr="00AF054C">
        <w:rPr>
          <w:rFonts w:ascii="Consolas" w:hAnsi="Consolas" w:cs="Consolas"/>
        </w:rPr>
        <w:t xml:space="preserve"> </w:t>
      </w:r>
      <w:r>
        <w:t xml:space="preserve">  This is a</w:t>
      </w:r>
      <w:r w:rsidR="00E27421">
        <w:t xml:space="preserve"> system-wide</w:t>
      </w:r>
      <w:r>
        <w:t xml:space="preserve"> vectored behavior that may be performed before the default action </w:t>
      </w:r>
      <w:proofErr w:type="gramStart"/>
      <w:r>
        <w:t xml:space="preserve">of  </w:t>
      </w:r>
      <w:r w:rsidRPr="003E75DB">
        <w:rPr>
          <w:rFonts w:ascii="Consolas" w:hAnsi="Consolas" w:cs="Consolas"/>
        </w:rPr>
        <w:t>THROW</w:t>
      </w:r>
      <w:proofErr w:type="gramEnd"/>
      <w:r>
        <w:t xml:space="preserve">  upon reaching the top level, i.e.  </w:t>
      </w:r>
      <w:proofErr w:type="gramStart"/>
      <w:r w:rsidRPr="003E75DB">
        <w:rPr>
          <w:rFonts w:ascii="Consolas" w:hAnsi="Consolas" w:cs="Consolas"/>
        </w:rPr>
        <w:t>THROWing</w:t>
      </w:r>
      <w:r>
        <w:t xml:space="preserve">  without</w:t>
      </w:r>
      <w:proofErr w:type="gramEnd"/>
      <w:r>
        <w:t xml:space="preserve"> any more nested  </w:t>
      </w:r>
      <w:r w:rsidRPr="003E75DB">
        <w:rPr>
          <w:rFonts w:ascii="Consolas" w:hAnsi="Consolas" w:cs="Consolas"/>
        </w:rPr>
        <w:t>CATCH</w:t>
      </w:r>
      <w:r>
        <w:t xml:space="preserve">  frames.</w:t>
      </w:r>
    </w:p>
    <w:p w14:paraId="438FD7E1" w14:textId="77777777" w:rsidR="00FC340B" w:rsidRDefault="00FC340B" w:rsidP="00FC340B">
      <w:pPr>
        <w:pStyle w:val="BodyText"/>
        <w:ind w:left="1440" w:hanging="720"/>
      </w:pPr>
      <w:r>
        <w:rPr>
          <w:rFonts w:ascii="Consolas" w:hAnsi="Consolas" w:cs="Consolas"/>
          <w:b/>
        </w:rPr>
        <w:t>Rerr</w:t>
      </w:r>
      <w:r>
        <w:rPr>
          <w:rFonts w:ascii="Consolas" w:hAnsi="Consolas" w:cs="Consolas"/>
        </w:rPr>
        <w:t xml:space="preserve"> </w:t>
      </w:r>
      <w:r>
        <w:t xml:space="preserve">  </w:t>
      </w:r>
      <w:proofErr w:type="gramStart"/>
      <w:r>
        <w:t xml:space="preserve">A  </w:t>
      </w:r>
      <w:r w:rsidRPr="003E75DB">
        <w:rPr>
          <w:rFonts w:ascii="Consolas" w:hAnsi="Consolas" w:cs="Consolas"/>
        </w:rPr>
        <w:t>USER</w:t>
      </w:r>
      <w:proofErr w:type="gramEnd"/>
      <w:r>
        <w:t xml:space="preserve">  variable holding the address of the return stack frame made by the innermost nested  </w:t>
      </w:r>
      <w:r w:rsidRPr="003E75DB">
        <w:rPr>
          <w:rFonts w:ascii="Consolas" w:hAnsi="Consolas" w:cs="Consolas"/>
        </w:rPr>
        <w:t>CATCH</w:t>
      </w:r>
      <w:r>
        <w:t xml:space="preserve">  .  The frame consists </w:t>
      </w:r>
      <w:proofErr w:type="gramStart"/>
      <w:r>
        <w:t>of  (</w:t>
      </w:r>
      <w:proofErr w:type="gramEnd"/>
      <w:r>
        <w:t xml:space="preserve">+0) Saved S; (+1) saved </w:t>
      </w:r>
      <w:r w:rsidRPr="003E75DB">
        <w:rPr>
          <w:rFonts w:ascii="Consolas" w:hAnsi="Consolas" w:cs="Consolas"/>
        </w:rPr>
        <w:t>Rerr</w:t>
      </w:r>
      <w:r>
        <w:t xml:space="preserve">; (+2) Return address to the caller of  </w:t>
      </w:r>
      <w:r w:rsidRPr="003E75DB">
        <w:rPr>
          <w:rFonts w:ascii="Consolas" w:hAnsi="Consolas" w:cs="Consolas"/>
        </w:rPr>
        <w:t>CATCH</w:t>
      </w:r>
      <w:r>
        <w:t xml:space="preserve">  .</w:t>
      </w:r>
    </w:p>
    <w:p w14:paraId="0059A6BD" w14:textId="77777777" w:rsidR="00E27421" w:rsidRDefault="00E27421" w:rsidP="00E27421">
      <w:pPr>
        <w:pStyle w:val="BodyText"/>
        <w:ind w:left="1440" w:hanging="720"/>
      </w:pPr>
      <w:r>
        <w:rPr>
          <w:rFonts w:ascii="Consolas" w:hAnsi="Consolas" w:cs="Consolas"/>
          <w:b/>
        </w:rPr>
        <w:t>SUPPLANT</w:t>
      </w:r>
      <w:r>
        <w:rPr>
          <w:rFonts w:ascii="Consolas" w:hAnsi="Consolas" w:cs="Consolas"/>
        </w:rPr>
        <w:t xml:space="preserve"> </w:t>
      </w:r>
      <w:r>
        <w:t xml:space="preserve">  Used to completely forget what we were doing.  Empties both stacks, switches to interpret state, and empties </w:t>
      </w:r>
      <w:proofErr w:type="gramStart"/>
      <w:r>
        <w:t xml:space="preserve">the  </w:t>
      </w:r>
      <w:r w:rsidRPr="003E75DB">
        <w:rPr>
          <w:rFonts w:ascii="Consolas" w:hAnsi="Consolas" w:cs="Consolas"/>
        </w:rPr>
        <w:t>CATCH</w:t>
      </w:r>
      <w:proofErr w:type="gramEnd"/>
      <w:r>
        <w:t xml:space="preserve">  frame stack.</w:t>
      </w:r>
    </w:p>
    <w:p w14:paraId="0A5E4587" w14:textId="77777777" w:rsidR="00FC340B" w:rsidRDefault="00FC340B" w:rsidP="00FC340B">
      <w:pPr>
        <w:pStyle w:val="BodyText"/>
        <w:ind w:left="1440" w:hanging="720"/>
      </w:pPr>
      <w:r>
        <w:rPr>
          <w:rFonts w:ascii="Consolas" w:hAnsi="Consolas" w:cs="Consolas"/>
          <w:b/>
        </w:rPr>
        <w:t>CATCH</w:t>
      </w:r>
      <w:r w:rsidRPr="00AF054C">
        <w:rPr>
          <w:rFonts w:ascii="Consolas" w:hAnsi="Consolas" w:cs="Consolas"/>
        </w:rPr>
        <w:t xml:space="preserve"> </w:t>
      </w:r>
      <w:proofErr w:type="gramStart"/>
      <w:r w:rsidRPr="00AF054C">
        <w:rPr>
          <w:rFonts w:ascii="Consolas" w:hAnsi="Consolas" w:cs="Consolas"/>
        </w:rPr>
        <w:t>(</w:t>
      </w:r>
      <w:r>
        <w:rPr>
          <w:rFonts w:ascii="Consolas" w:hAnsi="Consolas" w:cs="Consolas"/>
        </w:rPr>
        <w:t xml:space="preserve"> </w:t>
      </w:r>
      <w:r w:rsidR="00EF3C5C">
        <w:rPr>
          <w:rFonts w:ascii="Consolas" w:hAnsi="Consolas" w:cs="Consolas"/>
        </w:rPr>
        <w:t>i</w:t>
      </w:r>
      <w:proofErr w:type="gramEnd"/>
      <w:r w:rsidR="00EF3C5C">
        <w:rPr>
          <w:rFonts w:ascii="Consolas" w:hAnsi="Consolas" w:cs="Consolas"/>
        </w:rPr>
        <w:t>*w1 xt - j*w2 0 | i*w3 n)</w:t>
      </w:r>
      <w:r>
        <w:rPr>
          <w:rFonts w:ascii="Consolas" w:hAnsi="Consolas" w:cs="Consolas"/>
        </w:rPr>
        <w:t xml:space="preserve"> </w:t>
      </w:r>
      <w:r>
        <w:t xml:space="preserve">  </w:t>
      </w:r>
      <w:r w:rsidR="00EF3C5C">
        <w:t xml:space="preserve">Creates a new return stack frame based on the next outer  </w:t>
      </w:r>
      <w:r w:rsidR="00EF3C5C" w:rsidRPr="003E75DB">
        <w:rPr>
          <w:rFonts w:ascii="Consolas" w:hAnsi="Consolas" w:cs="Consolas"/>
        </w:rPr>
        <w:t>CATCH</w:t>
      </w:r>
      <w:r w:rsidR="00EF3C5C">
        <w:t xml:space="preserve">  if any, making the new frame current, then  </w:t>
      </w:r>
      <w:r w:rsidR="00EF3C5C" w:rsidRPr="003E75DB">
        <w:rPr>
          <w:rFonts w:ascii="Consolas" w:hAnsi="Consolas" w:cs="Consolas"/>
        </w:rPr>
        <w:t>EXECUTEs</w:t>
      </w:r>
      <w:r w:rsidR="00EF3C5C">
        <w:t xml:space="preserve">  the given execution token.  If the definition returns normally, the normal </w:t>
      </w:r>
      <w:proofErr w:type="gramStart"/>
      <w:r w:rsidR="00EF3C5C">
        <w:t xml:space="preserve">output  </w:t>
      </w:r>
      <w:r w:rsidR="00EF3C5C" w:rsidRPr="00862D75">
        <w:rPr>
          <w:rFonts w:ascii="Consolas" w:hAnsi="Consolas" w:cs="Consolas"/>
          <w:i/>
        </w:rPr>
        <w:t>w</w:t>
      </w:r>
      <w:proofErr w:type="gramEnd"/>
      <w:r w:rsidR="00EF3C5C" w:rsidRPr="00862D75">
        <w:rPr>
          <w:rFonts w:ascii="Consolas" w:hAnsi="Consolas" w:cs="Consolas"/>
          <w:i/>
        </w:rPr>
        <w:t>2</w:t>
      </w:r>
      <w:r w:rsidR="00EF3C5C">
        <w:t xml:space="preserve">  (if any) of the definition is returned, with zero on top.  If the definition causes an exception to </w:t>
      </w:r>
      <w:proofErr w:type="gramStart"/>
      <w:r w:rsidR="00EF3C5C">
        <w:t xml:space="preserve">be  </w:t>
      </w:r>
      <w:r w:rsidR="00EF3C5C" w:rsidRPr="003E75DB">
        <w:rPr>
          <w:rFonts w:ascii="Consolas" w:hAnsi="Consolas" w:cs="Consolas"/>
        </w:rPr>
        <w:t>THROWn</w:t>
      </w:r>
      <w:proofErr w:type="gramEnd"/>
      <w:r w:rsidR="00EF3C5C">
        <w:t xml:space="preserve">  up to this level, instead the stack is returned with the same depth as it had before the execution token was pushed, with a nonzero exception code on top.  In this case the stack </w:t>
      </w:r>
      <w:proofErr w:type="gramStart"/>
      <w:r w:rsidR="00EF3C5C">
        <w:t xml:space="preserve">content  </w:t>
      </w:r>
      <w:r w:rsidR="00EF3C5C" w:rsidRPr="00862D75">
        <w:rPr>
          <w:rFonts w:ascii="Consolas" w:hAnsi="Consolas" w:cs="Consolas"/>
          <w:i/>
        </w:rPr>
        <w:t>w</w:t>
      </w:r>
      <w:proofErr w:type="gramEnd"/>
      <w:r w:rsidR="00EF3C5C" w:rsidRPr="00862D75">
        <w:rPr>
          <w:rFonts w:ascii="Consolas" w:hAnsi="Consolas" w:cs="Consolas"/>
          <w:i/>
        </w:rPr>
        <w:t>3</w:t>
      </w:r>
      <w:r w:rsidR="00EF3C5C">
        <w:t xml:space="preserve">  </w:t>
      </w:r>
      <w:r w:rsidR="00862D75">
        <w:t xml:space="preserve">reflects the conditions at the time of  </w:t>
      </w:r>
      <w:r w:rsidR="00862D75" w:rsidRPr="00862D75">
        <w:rPr>
          <w:rFonts w:ascii="Consolas" w:hAnsi="Consolas" w:cs="Consolas"/>
        </w:rPr>
        <w:t>THROW</w:t>
      </w:r>
      <w:r w:rsidR="00862D75">
        <w:t xml:space="preserve">  </w:t>
      </w:r>
      <w:r w:rsidR="00EF3C5C">
        <w:t>.</w:t>
      </w:r>
    </w:p>
    <w:p w14:paraId="5D9E0D9B" w14:textId="77777777" w:rsidR="00FC340B" w:rsidRDefault="00EF3C5C" w:rsidP="00FC340B">
      <w:pPr>
        <w:pStyle w:val="BodyText"/>
        <w:ind w:left="1440" w:hanging="720"/>
      </w:pPr>
      <w:r>
        <w:rPr>
          <w:rFonts w:ascii="Consolas" w:hAnsi="Consolas" w:cs="Consolas"/>
          <w:b/>
        </w:rPr>
        <w:t>THROW</w:t>
      </w:r>
      <w:r w:rsidR="00FC340B" w:rsidRPr="00AF054C">
        <w:rPr>
          <w:rFonts w:ascii="Consolas" w:hAnsi="Consolas" w:cs="Consolas"/>
        </w:rPr>
        <w:t xml:space="preserve"> </w:t>
      </w:r>
      <w:proofErr w:type="gramStart"/>
      <w:r w:rsidR="00FC340B" w:rsidRPr="00AF054C">
        <w:rPr>
          <w:rFonts w:ascii="Consolas" w:hAnsi="Consolas" w:cs="Consolas"/>
        </w:rPr>
        <w:t>(</w:t>
      </w:r>
      <w:r w:rsidR="00FC340B">
        <w:rPr>
          <w:rFonts w:ascii="Consolas" w:hAnsi="Consolas" w:cs="Consolas"/>
        </w:rPr>
        <w:t xml:space="preserve"> </w:t>
      </w:r>
      <w:r>
        <w:rPr>
          <w:rFonts w:ascii="Consolas" w:hAnsi="Consolas" w:cs="Consolas"/>
        </w:rPr>
        <w:t>0</w:t>
      </w:r>
      <w:proofErr w:type="gramEnd"/>
      <w:r>
        <w:rPr>
          <w:rFonts w:ascii="Consolas" w:hAnsi="Consolas" w:cs="Consolas"/>
        </w:rPr>
        <w:t xml:space="preserve"> | k*w n - i*w n</w:t>
      </w:r>
      <w:r w:rsidR="00FC340B" w:rsidRPr="00AF054C">
        <w:rPr>
          <w:rFonts w:ascii="Consolas" w:hAnsi="Consolas" w:cs="Consolas"/>
        </w:rPr>
        <w:t>)</w:t>
      </w:r>
      <w:r w:rsidR="00FC340B">
        <w:rPr>
          <w:rFonts w:ascii="Consolas" w:hAnsi="Consolas" w:cs="Consolas"/>
        </w:rPr>
        <w:t xml:space="preserve"> </w:t>
      </w:r>
      <w:r w:rsidR="00FC340B">
        <w:t xml:space="preserve">  </w:t>
      </w:r>
      <w:r>
        <w:t xml:space="preserve">If the argument is zero,  </w:t>
      </w:r>
      <w:r w:rsidRPr="003E75DB">
        <w:rPr>
          <w:rFonts w:ascii="Consolas" w:hAnsi="Consolas" w:cs="Consolas"/>
        </w:rPr>
        <w:t>THROW</w:t>
      </w:r>
      <w:r>
        <w:t xml:space="preserve">  does nothing.  Otherwise it checks to see if </w:t>
      </w:r>
      <w:proofErr w:type="gramStart"/>
      <w:r>
        <w:t xml:space="preserve">a  </w:t>
      </w:r>
      <w:r w:rsidRPr="003E75DB">
        <w:rPr>
          <w:rFonts w:ascii="Consolas" w:hAnsi="Consolas" w:cs="Consolas"/>
        </w:rPr>
        <w:t>CATCH</w:t>
      </w:r>
      <w:proofErr w:type="gramEnd"/>
      <w:r>
        <w:t xml:space="preserve">  frame exists; if it does, the stack depth is restored from the frame, the stack of frames is popped, and control is returned to  </w:t>
      </w:r>
      <w:r w:rsidRPr="003E75DB">
        <w:rPr>
          <w:rFonts w:ascii="Consolas" w:hAnsi="Consolas" w:cs="Consolas"/>
        </w:rPr>
        <w:t>CATCH</w:t>
      </w:r>
      <w:r>
        <w:t xml:space="preserve">  as above.  If there is </w:t>
      </w:r>
      <w:proofErr w:type="gramStart"/>
      <w:r>
        <w:t xml:space="preserve">no  </w:t>
      </w:r>
      <w:r w:rsidRPr="003E75DB">
        <w:rPr>
          <w:rFonts w:ascii="Consolas" w:hAnsi="Consolas" w:cs="Consolas"/>
        </w:rPr>
        <w:t>CATCH</w:t>
      </w:r>
      <w:proofErr w:type="gramEnd"/>
      <w:r>
        <w:t xml:space="preserve">  frame active, indicated by zero in  </w:t>
      </w:r>
      <w:r w:rsidRPr="003E75DB">
        <w:rPr>
          <w:rFonts w:ascii="Consolas" w:hAnsi="Consolas" w:cs="Consolas"/>
        </w:rPr>
        <w:t>Rerr</w:t>
      </w:r>
      <w:r>
        <w:t xml:space="preserve">  , the </w:t>
      </w:r>
      <w:r w:rsidRPr="003E75DB">
        <w:rPr>
          <w:rFonts w:ascii="Consolas" w:hAnsi="Consolas" w:cs="Consolas"/>
        </w:rPr>
        <w:t>DEH</w:t>
      </w:r>
      <w:r>
        <w:t xml:space="preserve"> procedure (if any) is executed, followed by the default behavior of executing the task's  </w:t>
      </w:r>
      <w:r w:rsidRPr="003E75DB">
        <w:rPr>
          <w:rFonts w:ascii="Consolas" w:hAnsi="Consolas" w:cs="Consolas"/>
        </w:rPr>
        <w:t>'IDLE</w:t>
      </w:r>
      <w:r>
        <w:t xml:space="preserve">  behavior after displaying </w:t>
      </w:r>
      <w:r w:rsidR="00E27421">
        <w:t>the exception code.</w:t>
      </w:r>
    </w:p>
    <w:p w14:paraId="137CD90E" w14:textId="77777777" w:rsidR="00FC340B" w:rsidRDefault="00E27421" w:rsidP="00E27421">
      <w:pPr>
        <w:pStyle w:val="Heading3"/>
      </w:pPr>
      <w:bookmarkStart w:id="237" w:name="_Toc119166871"/>
      <w:r>
        <w:t>Unix Time Stamps</w:t>
      </w:r>
      <w:bookmarkEnd w:id="237"/>
    </w:p>
    <w:p w14:paraId="379FABE7" w14:textId="77777777" w:rsidR="00E27421" w:rsidRPr="00E27421" w:rsidRDefault="00E27421" w:rsidP="00E27421">
      <w:pPr>
        <w:pStyle w:val="BodyText"/>
      </w:pPr>
      <w:r w:rsidRPr="00E27421">
        <w:t xml:space="preserve">Unix time stamps occur in various network protocols.  They are </w:t>
      </w:r>
      <w:proofErr w:type="gramStart"/>
      <w:r w:rsidRPr="00E27421">
        <w:t>32 bit</w:t>
      </w:r>
      <w:proofErr w:type="gramEnd"/>
      <w:r w:rsidRPr="00E27421">
        <w:t xml:space="preserve"> numbers counting seconds since midnight UTC at the start of 1 January 1900.  These time stamps will roll over the </w:t>
      </w:r>
      <w:proofErr w:type="gramStart"/>
      <w:r w:rsidRPr="00E27421">
        <w:t>32 bit</w:t>
      </w:r>
      <w:proofErr w:type="gramEnd"/>
      <w:r w:rsidRPr="00E27421">
        <w:t xml:space="preserve"> boundary on 7 February, 2036.  Meanwhile this time unit is a standard that we support.</w:t>
      </w:r>
    </w:p>
    <w:p w14:paraId="03929124" w14:textId="77777777" w:rsidR="00E27421" w:rsidRDefault="00E27421" w:rsidP="00E27421">
      <w:pPr>
        <w:pStyle w:val="BodyText"/>
        <w:ind w:left="1440" w:hanging="720"/>
      </w:pPr>
      <w:r>
        <w:rPr>
          <w:rFonts w:ascii="Consolas" w:hAnsi="Consolas" w:cs="Consolas"/>
          <w:b/>
        </w:rPr>
        <w:t>TZONE</w:t>
      </w:r>
      <w:r w:rsidRPr="00AF054C">
        <w:rPr>
          <w:rFonts w:ascii="Consolas" w:hAnsi="Consolas" w:cs="Consolas"/>
        </w:rPr>
        <w:t xml:space="preserve"> </w:t>
      </w:r>
      <w:r>
        <w:t xml:space="preserve">  Returns the time zone offset, in hours, that must be added to UTC to obtain whatever local time the wall clock tracks</w:t>
      </w:r>
    </w:p>
    <w:p w14:paraId="28D6CBD9" w14:textId="77777777" w:rsidR="00E27421" w:rsidRDefault="003E75DB" w:rsidP="00E27421">
      <w:pPr>
        <w:pStyle w:val="BodyText"/>
        <w:ind w:left="1440" w:hanging="720"/>
      </w:pPr>
      <w:r>
        <w:rPr>
          <w:rFonts w:ascii="Consolas" w:hAnsi="Consolas" w:cs="Consolas"/>
          <w:b/>
        </w:rPr>
        <w:t>Booted</w:t>
      </w:r>
      <w:r w:rsidR="00E27421" w:rsidRPr="00AF054C">
        <w:rPr>
          <w:rFonts w:ascii="Consolas" w:hAnsi="Consolas" w:cs="Consolas"/>
        </w:rPr>
        <w:t xml:space="preserve"> </w:t>
      </w:r>
      <w:proofErr w:type="gramStart"/>
      <w:r w:rsidR="00E27421" w:rsidRPr="00AF054C">
        <w:rPr>
          <w:rFonts w:ascii="Consolas" w:hAnsi="Consolas" w:cs="Consolas"/>
        </w:rPr>
        <w:t>(</w:t>
      </w:r>
      <w:r w:rsidR="00E27421">
        <w:rPr>
          <w:rFonts w:ascii="Consolas" w:hAnsi="Consolas" w:cs="Consolas"/>
        </w:rPr>
        <w:t xml:space="preserve"> </w:t>
      </w:r>
      <w:r>
        <w:rPr>
          <w:rFonts w:ascii="Consolas" w:hAnsi="Consolas" w:cs="Consolas"/>
        </w:rPr>
        <w:t>-</w:t>
      </w:r>
      <w:proofErr w:type="gramEnd"/>
      <w:r>
        <w:rPr>
          <w:rFonts w:ascii="Consolas" w:hAnsi="Consolas" w:cs="Consolas"/>
        </w:rPr>
        <w:t xml:space="preserve"> d n</w:t>
      </w:r>
      <w:r w:rsidR="00E27421" w:rsidRPr="00AF054C">
        <w:rPr>
          <w:rFonts w:ascii="Consolas" w:hAnsi="Consolas" w:cs="Consolas"/>
        </w:rPr>
        <w:t>)</w:t>
      </w:r>
      <w:r w:rsidR="00E27421">
        <w:rPr>
          <w:rFonts w:ascii="Consolas" w:hAnsi="Consolas" w:cs="Consolas"/>
        </w:rPr>
        <w:t xml:space="preserve"> </w:t>
      </w:r>
      <w:r w:rsidR="00E27421">
        <w:t xml:space="preserve">  </w:t>
      </w:r>
      <w:r>
        <w:t xml:space="preserve">Returns values of  </w:t>
      </w:r>
      <w:r w:rsidRPr="003E75DB">
        <w:rPr>
          <w:rFonts w:ascii="Consolas" w:hAnsi="Consolas" w:cs="Consolas"/>
        </w:rPr>
        <w:t>@TIME</w:t>
      </w:r>
      <w:r>
        <w:t xml:space="preserve">  and  </w:t>
      </w:r>
      <w:r w:rsidRPr="003E75DB">
        <w:rPr>
          <w:rFonts w:ascii="Consolas" w:hAnsi="Consolas" w:cs="Consolas"/>
        </w:rPr>
        <w:t>MJD</w:t>
      </w:r>
      <w:r>
        <w:t xml:space="preserve">  at the time the system was booted.  These are approximate unless the networking package is loaded and has successfully obtained a reply from a time server.</w:t>
      </w:r>
    </w:p>
    <w:p w14:paraId="53571F65" w14:textId="77777777" w:rsidR="00E27421" w:rsidRDefault="003E75DB" w:rsidP="00E27421">
      <w:pPr>
        <w:pStyle w:val="BodyText"/>
        <w:ind w:left="1440" w:hanging="720"/>
      </w:pPr>
      <w:r>
        <w:rPr>
          <w:rFonts w:ascii="Consolas" w:hAnsi="Consolas" w:cs="Consolas"/>
          <w:b/>
        </w:rPr>
        <w:t>[time]</w:t>
      </w:r>
      <w:r w:rsidR="00E27421" w:rsidRPr="00AF054C">
        <w:rPr>
          <w:rFonts w:ascii="Consolas" w:hAnsi="Consolas" w:cs="Consolas"/>
        </w:rPr>
        <w:t xml:space="preserve"> </w:t>
      </w:r>
      <w:proofErr w:type="gramStart"/>
      <w:r w:rsidR="00E27421" w:rsidRPr="00AF054C">
        <w:rPr>
          <w:rFonts w:ascii="Consolas" w:hAnsi="Consolas" w:cs="Consolas"/>
        </w:rPr>
        <w:t>(</w:t>
      </w:r>
      <w:r w:rsidR="00E27421">
        <w:rPr>
          <w:rFonts w:ascii="Consolas" w:hAnsi="Consolas" w:cs="Consolas"/>
        </w:rPr>
        <w:t xml:space="preserve"> </w:t>
      </w:r>
      <w:r>
        <w:rPr>
          <w:rFonts w:ascii="Consolas" w:hAnsi="Consolas" w:cs="Consolas"/>
        </w:rPr>
        <w:t>d</w:t>
      </w:r>
      <w:proofErr w:type="gramEnd"/>
      <w:r>
        <w:rPr>
          <w:rFonts w:ascii="Consolas" w:hAnsi="Consolas" w:cs="Consolas"/>
        </w:rPr>
        <w:t xml:space="preserve"> n - d</w:t>
      </w:r>
      <w:r w:rsidR="00E27421" w:rsidRPr="00AF054C">
        <w:rPr>
          <w:rFonts w:ascii="Consolas" w:hAnsi="Consolas" w:cs="Consolas"/>
        </w:rPr>
        <w:t>)</w:t>
      </w:r>
      <w:r w:rsidR="00E27421">
        <w:rPr>
          <w:rFonts w:ascii="Consolas" w:hAnsi="Consolas" w:cs="Consolas"/>
        </w:rPr>
        <w:t xml:space="preserve"> </w:t>
      </w:r>
      <w:r w:rsidR="00E27421">
        <w:t xml:space="preserve">  </w:t>
      </w:r>
      <w:r>
        <w:t>G</w:t>
      </w:r>
      <w:r w:rsidRPr="003E75DB">
        <w:t xml:space="preserve">iven </w:t>
      </w:r>
      <w:r>
        <w:t xml:space="preserve"> </w:t>
      </w:r>
      <w:r w:rsidRPr="003E75DB">
        <w:rPr>
          <w:rFonts w:ascii="Consolas" w:hAnsi="Consolas" w:cs="Consolas"/>
        </w:rPr>
        <w:t>@TIME</w:t>
      </w:r>
      <w:r w:rsidRPr="003E75DB">
        <w:t xml:space="preserve"> </w:t>
      </w:r>
      <w:r>
        <w:t xml:space="preserve"> </w:t>
      </w:r>
      <w:r w:rsidRPr="003E75DB">
        <w:t xml:space="preserve">and </w:t>
      </w:r>
      <w:r w:rsidRPr="003E75DB">
        <w:rPr>
          <w:rFonts w:ascii="Consolas" w:hAnsi="Consolas" w:cs="Consolas"/>
        </w:rPr>
        <w:t>MJD</w:t>
      </w:r>
      <w:r w:rsidRPr="003E75DB">
        <w:t xml:space="preserve">, returns seconds since 0000Z 1/1/00.  This is the time format used by TCP and UDP TIME function.  sF's belief that 1900 is leap is corrected.  The input arguments are in local time, requiring </w:t>
      </w:r>
      <w:proofErr w:type="gramStart"/>
      <w:r w:rsidRPr="003E75DB">
        <w:t xml:space="preserve">that </w:t>
      </w:r>
      <w:r>
        <w:t xml:space="preserve"> </w:t>
      </w:r>
      <w:r w:rsidRPr="003E75DB">
        <w:rPr>
          <w:rFonts w:ascii="Consolas" w:hAnsi="Consolas" w:cs="Consolas"/>
        </w:rPr>
        <w:t>TZONE</w:t>
      </w:r>
      <w:proofErr w:type="gramEnd"/>
      <w:r w:rsidRPr="003E75DB">
        <w:t xml:space="preserve">  be set properly for this to work.</w:t>
      </w:r>
    </w:p>
    <w:p w14:paraId="505C3E2E" w14:textId="77777777" w:rsidR="00E27421" w:rsidRDefault="003E75DB" w:rsidP="00E27421">
      <w:pPr>
        <w:pStyle w:val="BodyText"/>
        <w:ind w:left="1440" w:hanging="720"/>
      </w:pPr>
      <w:r>
        <w:rPr>
          <w:rFonts w:ascii="Consolas" w:hAnsi="Consolas" w:cs="Consolas"/>
          <w:b/>
        </w:rPr>
        <w:t>[now]</w:t>
      </w:r>
      <w:r w:rsidR="00E27421" w:rsidRPr="00AF054C">
        <w:rPr>
          <w:rFonts w:ascii="Consolas" w:hAnsi="Consolas" w:cs="Consolas"/>
        </w:rPr>
        <w:t xml:space="preserve"> </w:t>
      </w:r>
      <w:proofErr w:type="gramStart"/>
      <w:r w:rsidR="00E27421" w:rsidRPr="00AF054C">
        <w:rPr>
          <w:rFonts w:ascii="Consolas" w:hAnsi="Consolas" w:cs="Consolas"/>
        </w:rPr>
        <w:t>(</w:t>
      </w:r>
      <w:r w:rsidR="00E27421">
        <w:rPr>
          <w:rFonts w:ascii="Consolas" w:hAnsi="Consolas" w:cs="Consolas"/>
        </w:rPr>
        <w:t xml:space="preserve"> </w:t>
      </w:r>
      <w:r>
        <w:rPr>
          <w:rFonts w:ascii="Consolas" w:hAnsi="Consolas" w:cs="Consolas"/>
        </w:rPr>
        <w:t>-</w:t>
      </w:r>
      <w:proofErr w:type="gramEnd"/>
      <w:r>
        <w:rPr>
          <w:rFonts w:ascii="Consolas" w:hAnsi="Consolas" w:cs="Consolas"/>
        </w:rPr>
        <w:t xml:space="preserve"> d</w:t>
      </w:r>
      <w:r w:rsidR="00E27421" w:rsidRPr="00AF054C">
        <w:rPr>
          <w:rFonts w:ascii="Consolas" w:hAnsi="Consolas" w:cs="Consolas"/>
        </w:rPr>
        <w:t>)</w:t>
      </w:r>
      <w:r w:rsidR="00E27421">
        <w:rPr>
          <w:rFonts w:ascii="Consolas" w:hAnsi="Consolas" w:cs="Consolas"/>
        </w:rPr>
        <w:t xml:space="preserve"> </w:t>
      </w:r>
      <w:r w:rsidR="00E27421">
        <w:t xml:space="preserve">  </w:t>
      </w:r>
      <w:r>
        <w:t>R</w:t>
      </w:r>
      <w:r w:rsidRPr="003E75DB">
        <w:t xml:space="preserve">eturns the present time in those units.  Also depends </w:t>
      </w:r>
      <w:proofErr w:type="gramStart"/>
      <w:r w:rsidRPr="003E75DB">
        <w:t xml:space="preserve">upon  </w:t>
      </w:r>
      <w:r w:rsidRPr="003E75DB">
        <w:rPr>
          <w:rFonts w:ascii="Consolas" w:hAnsi="Consolas" w:cs="Consolas"/>
        </w:rPr>
        <w:t>TZONE</w:t>
      </w:r>
      <w:proofErr w:type="gramEnd"/>
      <w:r w:rsidRPr="003E75DB">
        <w:t xml:space="preserve"> </w:t>
      </w:r>
      <w:r>
        <w:t xml:space="preserve"> </w:t>
      </w:r>
      <w:r w:rsidRPr="003E75DB">
        <w:t>.</w:t>
      </w:r>
    </w:p>
    <w:p w14:paraId="7DCA5867" w14:textId="77777777" w:rsidR="00FC340B" w:rsidRDefault="00FC340B" w:rsidP="00FC340B">
      <w:pPr>
        <w:pStyle w:val="BodyText"/>
      </w:pPr>
    </w:p>
    <w:p w14:paraId="56AE649F" w14:textId="77777777" w:rsidR="00FC340B" w:rsidRPr="00FC340B" w:rsidRDefault="00FC340B" w:rsidP="00FC340B">
      <w:pPr>
        <w:pStyle w:val="BodyText"/>
      </w:pPr>
    </w:p>
    <w:p w14:paraId="7B5715AE" w14:textId="77777777" w:rsidR="007E463D" w:rsidRPr="007E463D" w:rsidRDefault="007E463D" w:rsidP="007E463D">
      <w:pPr>
        <w:pStyle w:val="BodyText"/>
      </w:pPr>
    </w:p>
    <w:p w14:paraId="56E79FF5" w14:textId="77777777" w:rsidR="007E463D" w:rsidRDefault="007E463D" w:rsidP="00971BF5">
      <w:pPr>
        <w:pStyle w:val="Heading1"/>
        <w:sectPr w:rsidR="007E463D" w:rsidSect="00CF38DF">
          <w:pgSz w:w="12240" w:h="15840" w:code="1"/>
          <w:pgMar w:top="1440" w:right="1080" w:bottom="1440" w:left="1440" w:header="720" w:footer="720" w:gutter="0"/>
          <w:cols w:space="720"/>
          <w:docGrid w:linePitch="272"/>
        </w:sectPr>
      </w:pPr>
    </w:p>
    <w:p w14:paraId="0EF05BA4" w14:textId="77777777" w:rsidR="00321B80" w:rsidRDefault="00321B80" w:rsidP="00971BF5">
      <w:pPr>
        <w:pStyle w:val="Heading1"/>
      </w:pPr>
      <w:bookmarkStart w:id="238" w:name="_Toc119166872"/>
      <w:r>
        <w:lastRenderedPageBreak/>
        <w:t>Operation</w:t>
      </w:r>
      <w:r w:rsidR="008B4837">
        <w:t xml:space="preserve"> and Maintenance</w:t>
      </w:r>
      <w:bookmarkEnd w:id="238"/>
    </w:p>
    <w:p w14:paraId="35F849B1" w14:textId="77777777" w:rsidR="008B4837" w:rsidRDefault="008B4837" w:rsidP="008B4837">
      <w:pPr>
        <w:pStyle w:val="BodyText"/>
      </w:pPr>
      <w:r>
        <w:t>This section covers basic and advanced operation of the system.  It also covers maintenance activities for both the polyFORTH virtual machine, implemented in F18 code, and the polyFORTH system, implemented in high level Forth compiled to the pseudo-code of the virtual machine.</w:t>
      </w:r>
    </w:p>
    <w:p w14:paraId="112FDE1A" w14:textId="77777777" w:rsidR="008B4837" w:rsidRDefault="008B4837" w:rsidP="008B4837">
      <w:pPr>
        <w:pStyle w:val="BodyText"/>
      </w:pPr>
      <w:r>
        <w:t>The polyFORTH distribution for GA144 includes all source code and tools required to completely reproduce all parts of the system from source language.</w:t>
      </w:r>
    </w:p>
    <w:p w14:paraId="746833E7" w14:textId="77777777" w:rsidR="008B4837" w:rsidRDefault="008B4837" w:rsidP="008B4837">
      <w:pPr>
        <w:pStyle w:val="Heading2"/>
      </w:pPr>
      <w:bookmarkStart w:id="239" w:name="_Ref334631894"/>
      <w:bookmarkStart w:id="240" w:name="_Ref334631964"/>
      <w:bookmarkStart w:id="241" w:name="_Ref334632040"/>
      <w:bookmarkStart w:id="242" w:name="_Ref334632062"/>
      <w:bookmarkStart w:id="243" w:name="_Toc119166873"/>
      <w:r>
        <w:t>Basic Operation</w:t>
      </w:r>
      <w:bookmarkEnd w:id="239"/>
      <w:bookmarkEnd w:id="240"/>
      <w:bookmarkEnd w:id="241"/>
      <w:bookmarkEnd w:id="242"/>
      <w:bookmarkEnd w:id="243"/>
    </w:p>
    <w:p w14:paraId="5C9C286A" w14:textId="77777777" w:rsidR="00321B80" w:rsidRDefault="008E39E2" w:rsidP="00321B80">
      <w:pPr>
        <w:pStyle w:val="BodyText"/>
      </w:pPr>
      <w:r>
        <w:t>Operation begins by booting the chip with polyFORTH and any desired application code.  When polyFORTH has been installed in SPI flash, cold booting is done by resetting the chip (using the reset button, or the reset function of USB port A when properly configured).  If booting is done with the IDE</w:t>
      </w:r>
      <w:r w:rsidR="00873FDD">
        <w:t xml:space="preserve"> or serial stream</w:t>
      </w:r>
      <w:r>
        <w:t xml:space="preserve"> (see </w:t>
      </w:r>
      <w:r w:rsidR="004D11EF">
        <w:t>below</w:t>
      </w:r>
      <w:r>
        <w:t>), the chip is left in the same condi</w:t>
      </w:r>
      <w:r w:rsidR="004D11EF">
        <w:t>tion as it is after an SPI boot (with the possible exception of node 708, see below.)</w:t>
      </w:r>
    </w:p>
    <w:p w14:paraId="6DC76251" w14:textId="77777777" w:rsidR="008E39E2" w:rsidRDefault="008E39E2" w:rsidP="00321B80">
      <w:pPr>
        <w:pStyle w:val="BodyText"/>
      </w:pPr>
      <w:r>
        <w:t>The next step is to press the space bar on the terminal connected to USB port B.  This sets the baud rate to be used in subsequent communications.  The system identifies itself, for example:</w:t>
      </w:r>
    </w:p>
    <w:p w14:paraId="1513A847" w14:textId="77777777" w:rsidR="008E39E2" w:rsidRPr="008E39E2" w:rsidRDefault="008E39E2" w:rsidP="008E39E2">
      <w:pPr>
        <w:pStyle w:val="BodyText"/>
        <w:spacing w:after="0"/>
        <w:ind w:firstLine="720"/>
        <w:rPr>
          <w:rFonts w:ascii="Consolas" w:hAnsi="Consolas" w:cs="Consolas"/>
          <w:b/>
        </w:rPr>
      </w:pPr>
      <w:r w:rsidRPr="008E39E2">
        <w:rPr>
          <w:rFonts w:ascii="Consolas" w:hAnsi="Consolas" w:cs="Consolas"/>
          <w:b/>
        </w:rPr>
        <w:t>pF/G144.01x   7/20/12</w:t>
      </w:r>
    </w:p>
    <w:p w14:paraId="2E2B602B" w14:textId="77777777" w:rsidR="008E39E2" w:rsidRPr="008E39E2" w:rsidRDefault="008E39E2" w:rsidP="008E39E2">
      <w:pPr>
        <w:pStyle w:val="BodyText"/>
        <w:ind w:firstLine="720"/>
        <w:rPr>
          <w:rFonts w:ascii="Consolas" w:hAnsi="Consolas" w:cs="Consolas"/>
          <w:b/>
        </w:rPr>
      </w:pPr>
      <w:r w:rsidRPr="008E39E2">
        <w:rPr>
          <w:rFonts w:ascii="Consolas" w:hAnsi="Consolas" w:cs="Consolas"/>
          <w:b/>
        </w:rPr>
        <w:t>hi</w:t>
      </w:r>
    </w:p>
    <w:p w14:paraId="51152A30" w14:textId="77777777" w:rsidR="008E39E2" w:rsidRDefault="00D93A97" w:rsidP="00321B80">
      <w:pPr>
        <w:pStyle w:val="BodyText"/>
      </w:pPr>
      <w:r>
        <w:t xml:space="preserve">Normally, you will respond to this by </w:t>
      </w:r>
      <w:proofErr w:type="gramStart"/>
      <w:r>
        <w:t xml:space="preserve">typing  </w:t>
      </w:r>
      <w:r w:rsidRPr="00D93A97">
        <w:rPr>
          <w:rFonts w:ascii="Consolas" w:hAnsi="Consolas" w:cs="Consolas"/>
          <w:b/>
        </w:rPr>
        <w:t>HI</w:t>
      </w:r>
      <w:proofErr w:type="gramEnd"/>
      <w:r>
        <w:t xml:space="preserve">  which loads block 9.</w:t>
      </w:r>
    </w:p>
    <w:p w14:paraId="340041BD" w14:textId="77777777" w:rsidR="00D93A97" w:rsidRDefault="00D93A97" w:rsidP="00D93A97">
      <w:pPr>
        <w:pStyle w:val="BodyText"/>
        <w:ind w:left="1440" w:hanging="720"/>
      </w:pPr>
      <w:proofErr w:type="gramStart"/>
      <w:r w:rsidRPr="00D93A97">
        <w:rPr>
          <w:rFonts w:ascii="Consolas" w:hAnsi="Consolas" w:cs="Consolas"/>
          <w:b/>
        </w:rPr>
        <w:t xml:space="preserve">RELOAD  </w:t>
      </w:r>
      <w:r>
        <w:t>does</w:t>
      </w:r>
      <w:proofErr w:type="gramEnd"/>
      <w:r>
        <w:t xml:space="preserve"> a warm reboot of the system without resetting the chip or rebooting its nodes, and without refreshing the polyFORTH nucleus in external memory.  </w:t>
      </w:r>
      <w:proofErr w:type="gramStart"/>
      <w:r>
        <w:t>The  '</w:t>
      </w:r>
      <w:proofErr w:type="gramEnd"/>
      <w:r>
        <w:t xml:space="preserve">reload  chain is executed to shut down active I/O and the system is restarted, </w:t>
      </w:r>
      <w:r w:rsidRPr="00D93A97">
        <w:rPr>
          <w:i/>
        </w:rPr>
        <w:t>without waiting for the space bar</w:t>
      </w:r>
      <w:r>
        <w:t>.</w:t>
      </w:r>
    </w:p>
    <w:p w14:paraId="08E6C262" w14:textId="77777777" w:rsidR="00D93A97" w:rsidRDefault="00D93A97" w:rsidP="00D93A97">
      <w:pPr>
        <w:pStyle w:val="BodyText"/>
        <w:ind w:left="1440" w:hanging="720"/>
      </w:pPr>
      <w:proofErr w:type="gramStart"/>
      <w:r w:rsidRPr="00D93A97">
        <w:rPr>
          <w:rFonts w:ascii="Consolas" w:hAnsi="Consolas" w:cs="Consolas"/>
          <w:b/>
        </w:rPr>
        <w:t>?BAUD</w:t>
      </w:r>
      <w:proofErr w:type="gramEnd"/>
      <w:r w:rsidRPr="00D93A97">
        <w:rPr>
          <w:rFonts w:ascii="Consolas" w:hAnsi="Consolas" w:cs="Consolas"/>
          <w:b/>
        </w:rPr>
        <w:t xml:space="preserve">  </w:t>
      </w:r>
      <w:r>
        <w:rPr>
          <w:rFonts w:asciiTheme="minorHAnsi" w:hAnsiTheme="minorHAnsi" w:cstheme="minorHAnsi"/>
        </w:rPr>
        <w:t>may be used at any time to wait for a space key and reset the baud rate.</w:t>
      </w:r>
    </w:p>
    <w:p w14:paraId="17BBF176" w14:textId="77777777" w:rsidR="00D93A97" w:rsidRPr="00321B80" w:rsidRDefault="00D7426F" w:rsidP="00321B80">
      <w:pPr>
        <w:pStyle w:val="BodyText"/>
      </w:pPr>
      <w:r>
        <w:t>The system may be restarted in other ways in conjunction with polyFORTH nucleus maintenance.</w:t>
      </w:r>
    </w:p>
    <w:p w14:paraId="202AF6C3" w14:textId="77777777" w:rsidR="00370FA6" w:rsidRDefault="0096670F" w:rsidP="0096670F">
      <w:pPr>
        <w:pStyle w:val="Heading2"/>
      </w:pPr>
      <w:bookmarkStart w:id="244" w:name="_Ref334357759"/>
      <w:bookmarkStart w:id="245" w:name="_Ref334357767"/>
      <w:bookmarkStart w:id="246" w:name="_Toc119166874"/>
      <w:r>
        <w:t>Installation Procedures</w:t>
      </w:r>
      <w:bookmarkEnd w:id="244"/>
      <w:bookmarkEnd w:id="245"/>
      <w:bookmarkEnd w:id="246"/>
    </w:p>
    <w:p w14:paraId="2B4967D7" w14:textId="5B4423D2" w:rsidR="00D45546" w:rsidRDefault="00370FA6" w:rsidP="0096670F">
      <w:pPr>
        <w:pStyle w:val="BodyText"/>
      </w:pPr>
      <w:r>
        <w:t xml:space="preserve">To run the polyFORTH system, two major steps are necessary:  Loading F18 code </w:t>
      </w:r>
      <w:r w:rsidR="00210E4A">
        <w:t>to define the Virtual Machine</w:t>
      </w:r>
      <w:r w:rsidR="00D45546">
        <w:t xml:space="preserve">; and booting the </w:t>
      </w:r>
      <w:r w:rsidR="00210E4A">
        <w:t xml:space="preserve">polyFORTH </w:t>
      </w:r>
      <w:r w:rsidR="00D45546">
        <w:t xml:space="preserve">nucleus </w:t>
      </w:r>
      <w:r w:rsidR="00210E4A">
        <w:t>into external SRAM for the VM to execute.  By default, all</w:t>
      </w:r>
      <w:r w:rsidR="00873FDD">
        <w:t xml:space="preserve"> unused</w:t>
      </w:r>
      <w:r w:rsidR="00210E4A">
        <w:t xml:space="preserve"> nodes (except node 708, when booting from the IDE) are set up to support </w:t>
      </w:r>
      <w:r w:rsidR="00986C74">
        <w:t xml:space="preserve">Mark 2 </w:t>
      </w:r>
      <w:r w:rsidR="00210E4A">
        <w:t>gangli</w:t>
      </w:r>
      <w:r w:rsidR="00884509">
        <w:t>on</w:t>
      </w:r>
      <w:r w:rsidR="00210E4A">
        <w:t xml:space="preserve"> messag</w:t>
      </w:r>
      <w:r w:rsidR="00884509">
        <w:t>ing</w:t>
      </w:r>
      <w:r w:rsidR="00210E4A">
        <w:t xml:space="preserve">, with the message routing code in their RAM at hex 20 through 3F, and with a starting address </w:t>
      </w:r>
      <w:proofErr w:type="gramStart"/>
      <w:r w:rsidR="00210E4A">
        <w:t xml:space="preserve">of  </w:t>
      </w:r>
      <w:r w:rsidR="00210E4A" w:rsidRPr="00210E4A">
        <w:rPr>
          <w:rFonts w:ascii="Consolas" w:hAnsi="Consolas" w:cs="Consolas"/>
          <w:b/>
        </w:rPr>
        <w:t>warm</w:t>
      </w:r>
      <w:proofErr w:type="gramEnd"/>
      <w:r w:rsidR="00210E4A">
        <w:t xml:space="preserve"> .  </w:t>
      </w:r>
      <w:r w:rsidR="00884509">
        <w:t xml:space="preserve">Such nodes also support IDE operations.  </w:t>
      </w:r>
      <w:r w:rsidR="00210E4A">
        <w:t xml:space="preserve">This default is </w:t>
      </w:r>
      <w:r w:rsidR="00E4348D">
        <w:t>overridden by</w:t>
      </w:r>
      <w:r w:rsidR="00210E4A">
        <w:t xml:space="preserve"> code for the four</w:t>
      </w:r>
      <w:r w:rsidR="00884509">
        <w:t xml:space="preserve"> nodes of the</w:t>
      </w:r>
      <w:r w:rsidR="00210E4A">
        <w:t xml:space="preserve"> SRAM cluster, the six nodes of the basic VM, the ten nodes of the interim serial terminal</w:t>
      </w:r>
      <w:ins w:id="247" w:author="Greg Bailey" w:date="2019-05-13T13:08:00Z">
        <w:r w:rsidR="00256E8E">
          <w:t xml:space="preserve"> and wire</w:t>
        </w:r>
      </w:ins>
      <w:r w:rsidR="00210E4A">
        <w:t xml:space="preserve">, </w:t>
      </w:r>
      <w:r w:rsidR="00E4348D">
        <w:t>a</w:t>
      </w:r>
      <w:r w:rsidR="00210E4A">
        <w:t xml:space="preserve"> Mark 1 Snorkel </w:t>
      </w:r>
      <w:r w:rsidR="00E4348D">
        <w:t>in</w:t>
      </w:r>
      <w:r w:rsidR="00210E4A">
        <w:t xml:space="preserve"> node 207</w:t>
      </w:r>
      <w:r w:rsidR="00E4348D">
        <w:t>, and SPI Flash support code in node 705</w:t>
      </w:r>
      <w:r w:rsidR="00210E4A">
        <w:t xml:space="preserve">.  All of these nodes, except </w:t>
      </w:r>
      <w:r w:rsidR="00E4348D">
        <w:t xml:space="preserve">705 and </w:t>
      </w:r>
      <w:r w:rsidR="00210E4A">
        <w:t>206, begin executing their appropriate internal code</w:t>
      </w:r>
      <w:r w:rsidR="00772863">
        <w:t>.  Of those that begin so executing, only node 205 may be stopped, using a special VM instruction, without resetting the chip.</w:t>
      </w:r>
      <w:r w:rsidR="00210E4A">
        <w:t xml:space="preserve">  </w:t>
      </w:r>
      <w:r w:rsidR="00ED165D">
        <w:t xml:space="preserve">By default, node 206 is left </w:t>
      </w:r>
      <w:proofErr w:type="gramStart"/>
      <w:r w:rsidR="00ED165D">
        <w:t xml:space="preserve">in  </w:t>
      </w:r>
      <w:r w:rsidR="00ED165D" w:rsidRPr="00E4348D">
        <w:rPr>
          <w:rFonts w:ascii="Consolas" w:hAnsi="Consolas" w:cs="Consolas"/>
          <w:b/>
        </w:rPr>
        <w:t>warm</w:t>
      </w:r>
      <w:proofErr w:type="gramEnd"/>
      <w:r w:rsidR="00ED165D">
        <w:t xml:space="preserve">  to facilitate development of VM extensions</w:t>
      </w:r>
      <w:r w:rsidR="00E4348D">
        <w:t xml:space="preserve">.  Node 705 remains </w:t>
      </w:r>
      <w:proofErr w:type="gramStart"/>
      <w:r w:rsidR="00E4348D">
        <w:t xml:space="preserve">in  </w:t>
      </w:r>
      <w:r w:rsidR="00E4348D" w:rsidRPr="00E4348D">
        <w:rPr>
          <w:rFonts w:ascii="Consolas" w:hAnsi="Consolas" w:cs="Consolas"/>
          <w:b/>
        </w:rPr>
        <w:t>warm</w:t>
      </w:r>
      <w:proofErr w:type="gramEnd"/>
      <w:r w:rsidR="00E4348D">
        <w:t xml:space="preserve">  to execute commands delivered by Ganglion messaging, and may be dyamically reprogrammed to perform MMC operations</w:t>
      </w:r>
      <w:r w:rsidR="00ED165D">
        <w:t>.  This is the minimal set of nodes required for polyFORTH to operate as described in this manual.</w:t>
      </w:r>
    </w:p>
    <w:p w14:paraId="3A216425" w14:textId="77777777" w:rsidR="00ED165D" w:rsidRDefault="00ED165D" w:rsidP="00ED165D">
      <w:pPr>
        <w:pStyle w:val="Heading3"/>
      </w:pPr>
      <w:bookmarkStart w:id="248" w:name="_Toc119166875"/>
      <w:r>
        <w:t>Customizing the VM</w:t>
      </w:r>
      <w:r w:rsidR="00772863">
        <w:t xml:space="preserve"> using arrayForth</w:t>
      </w:r>
      <w:bookmarkEnd w:id="248"/>
    </w:p>
    <w:p w14:paraId="2E0BAC65" w14:textId="2461CAFD" w:rsidR="00BF4410" w:rsidRDefault="00BF4410" w:rsidP="00BF4410">
      <w:pPr>
        <w:pStyle w:val="BodyText"/>
      </w:pPr>
      <w:r>
        <w:t xml:space="preserve">Load descriptors for the VM environment lie in </w:t>
      </w:r>
      <w:r w:rsidR="00B018B4">
        <w:t xml:space="preserve">three </w:t>
      </w:r>
      <w:r>
        <w:t xml:space="preserve">blocks starting at </w:t>
      </w:r>
      <w:r w:rsidR="00B018B4">
        <w:rPr>
          <w:rFonts w:ascii="Consolas" w:hAnsi="Consolas" w:cs="Consolas"/>
          <w:b/>
        </w:rPr>
        <w:t>ENIC 1</w:t>
      </w:r>
      <w:r w:rsidR="00A407EA" w:rsidRPr="00524674">
        <w:rPr>
          <w:rFonts w:ascii="Consolas" w:hAnsi="Consolas" w:cs="Consolas"/>
          <w:b/>
        </w:rPr>
        <w:t>+</w:t>
      </w:r>
      <w:r w:rsidR="00A407EA">
        <w:t xml:space="preserve"> </w:t>
      </w:r>
      <w:r>
        <w:t>(the load block).</w:t>
      </w:r>
    </w:p>
    <w:p w14:paraId="10E16713" w14:textId="0DE2AF0A" w:rsidR="00D867BE" w:rsidRDefault="00D867BE" w:rsidP="00BF4410">
      <w:pPr>
        <w:pStyle w:val="BodyText"/>
      </w:pPr>
      <w:r>
        <w:t xml:space="preserve">Stream generator blocks such as </w:t>
      </w:r>
      <w:del w:id="249" w:author="Greg Bailey" w:date="2022-11-12T17:20:00Z">
        <w:r w:rsidDel="00A47B79">
          <w:delText xml:space="preserve">2202 </w:delText>
        </w:r>
      </w:del>
      <w:ins w:id="250" w:author="Greg Bailey" w:date="2022-11-12T17:20:00Z">
        <w:r w:rsidR="00A47B79">
          <w:t xml:space="preserve">1662 </w:t>
        </w:r>
      </w:ins>
      <w:r>
        <w:t>configure the chip for pF/144 including configuration parameters</w:t>
      </w:r>
      <w:r w:rsidR="007235C6">
        <w:t xml:space="preserve"> (and addition of application code if desired)</w:t>
      </w:r>
      <w:r>
        <w:t>:</w:t>
      </w:r>
    </w:p>
    <w:p w14:paraId="323C0936" w14:textId="77777777" w:rsidR="00D867BE" w:rsidRDefault="00D867BE" w:rsidP="00D867BE">
      <w:pPr>
        <w:pStyle w:val="BodyText"/>
        <w:numPr>
          <w:ilvl w:val="0"/>
          <w:numId w:val="38"/>
        </w:numPr>
      </w:pPr>
      <w:proofErr w:type="gramStart"/>
      <w:r w:rsidRPr="00524674">
        <w:rPr>
          <w:rFonts w:ascii="Consolas" w:hAnsi="Consolas"/>
          <w:b/>
        </w:rPr>
        <w:t>?CLK</w:t>
      </w:r>
      <w:proofErr w:type="gramEnd"/>
      <w:r>
        <w:t xml:space="preserve">  if nonzero loads nodes 616 and 617 with code to monitor a hardware clock on pin 517.17; and, if the value is 2, also loads the cluster to start and maintain oscillation in a crystal connected between that pin and ground into nodes 517, 516, 416 and 415.</w:t>
      </w:r>
    </w:p>
    <w:p w14:paraId="443A3721" w14:textId="77777777" w:rsidR="00D867BE" w:rsidRDefault="00D867BE" w:rsidP="00D867BE">
      <w:pPr>
        <w:pStyle w:val="BodyText"/>
        <w:numPr>
          <w:ilvl w:val="0"/>
          <w:numId w:val="38"/>
        </w:numPr>
      </w:pPr>
      <w:proofErr w:type="gramStart"/>
      <w:r w:rsidRPr="00524674">
        <w:rPr>
          <w:rFonts w:ascii="Consolas" w:hAnsi="Consolas"/>
          <w:b/>
        </w:rPr>
        <w:lastRenderedPageBreak/>
        <w:t>?ETH</w:t>
      </w:r>
      <w:proofErr w:type="gramEnd"/>
      <w:r>
        <w:t xml:space="preserve">  if nonzero loads the Ethernet </w:t>
      </w:r>
      <w:r w:rsidR="007235C6">
        <w:t>NIC</w:t>
      </w:r>
      <w:r>
        <w:t xml:space="preserve"> Mark 1 into the lower right section of the chip.</w:t>
      </w:r>
    </w:p>
    <w:p w14:paraId="0861D704" w14:textId="77777777" w:rsidR="00D867BE" w:rsidRDefault="00D867BE" w:rsidP="00524674">
      <w:pPr>
        <w:pStyle w:val="BodyText"/>
        <w:numPr>
          <w:ilvl w:val="0"/>
          <w:numId w:val="38"/>
        </w:numPr>
      </w:pPr>
      <w:r>
        <w:t>A line labeled "Async bootable" will, by default, leave node 708 in its reset state after the boot stream has been processed, and therefore willing to be communicated with externally for booting or External IDE use.</w:t>
      </w:r>
      <w:r w:rsidR="007235C6">
        <w:t xml:space="preserve">  </w:t>
      </w:r>
      <w:proofErr w:type="gramStart"/>
      <w:r w:rsidR="007235C6">
        <w:t xml:space="preserve">When </w:t>
      </w:r>
      <w:r w:rsidR="007235C6" w:rsidRPr="00524674">
        <w:rPr>
          <w:rFonts w:ascii="Consolas" w:hAnsi="Consolas"/>
        </w:rPr>
        <w:t>?ETH</w:t>
      </w:r>
      <w:proofErr w:type="gramEnd"/>
      <w:r w:rsidR="007235C6" w:rsidRPr="00524674">
        <w:rPr>
          <w:rFonts w:ascii="Consolas" w:hAnsi="Consolas"/>
        </w:rPr>
        <w:t xml:space="preserve"> </w:t>
      </w:r>
      <w:r w:rsidR="007235C6">
        <w:t xml:space="preserve">is enabled, </w:t>
      </w:r>
      <w:r w:rsidR="007235C6" w:rsidRPr="00524674">
        <w:rPr>
          <w:rFonts w:ascii="Consolas" w:hAnsi="Consolas"/>
        </w:rPr>
        <w:t>?CLK</w:t>
      </w:r>
      <w:r w:rsidR="007235C6">
        <w:t xml:space="preserve"> must be either 1 or 2.</w:t>
      </w:r>
    </w:p>
    <w:p w14:paraId="7C8B6989" w14:textId="322F1CDD" w:rsidR="00FC1DD8" w:rsidRDefault="00FC1DD8" w:rsidP="00BF4410">
      <w:pPr>
        <w:pStyle w:val="BodyText"/>
      </w:pPr>
      <w:r>
        <w:t xml:space="preserve">To add your own F18 code </w:t>
      </w:r>
      <w:r w:rsidR="00E4348D">
        <w:t>for</w:t>
      </w:r>
      <w:r>
        <w:t xml:space="preserve"> other nodes not used by the polyFORTH VM, first </w:t>
      </w:r>
      <w:r w:rsidR="007235C6">
        <w:t xml:space="preserve">assemble them into available bins, </w:t>
      </w:r>
      <w:r>
        <w:t>and then load your own boot descriptors for those nodes by adding them to</w:t>
      </w:r>
      <w:r w:rsidR="007235C6">
        <w:t xml:space="preserve"> the appropriate stream generator block(s).</w:t>
      </w:r>
    </w:p>
    <w:p w14:paraId="0B5CA57C" w14:textId="77777777" w:rsidR="00C90568" w:rsidRDefault="00C90568" w:rsidP="00BF4410">
      <w:pPr>
        <w:pStyle w:val="BodyText"/>
      </w:pPr>
      <w:r>
        <w:t xml:space="preserve">See Application Notes for the development and testing of custom VM extensions, and for </w:t>
      </w:r>
      <w:r w:rsidR="004D11EF">
        <w:t>programming</w:t>
      </w:r>
      <w:r>
        <w:t xml:space="preserve"> the Snorkel and Ganglia.</w:t>
      </w:r>
    </w:p>
    <w:p w14:paraId="7C452B22" w14:textId="77777777" w:rsidR="00FC1DD8" w:rsidRPr="00BF4410" w:rsidRDefault="00FC1DD8" w:rsidP="00BF4410">
      <w:pPr>
        <w:pStyle w:val="BodyText"/>
      </w:pPr>
      <w:r>
        <w:t>We recommend that you start with the default settings and familiarize yourself with the system before making changes to the VM configuration.</w:t>
      </w:r>
    </w:p>
    <w:p w14:paraId="0494B430" w14:textId="77777777" w:rsidR="00ED165D" w:rsidRDefault="00ED165D" w:rsidP="00ED165D">
      <w:pPr>
        <w:pStyle w:val="Heading3"/>
      </w:pPr>
      <w:bookmarkStart w:id="251" w:name="_Ref336189873"/>
      <w:bookmarkStart w:id="252" w:name="_Ref336189883"/>
      <w:bookmarkStart w:id="253" w:name="_Toc119166876"/>
      <w:r>
        <w:t xml:space="preserve">Loading or </w:t>
      </w:r>
      <w:proofErr w:type="gramStart"/>
      <w:r>
        <w:t>Installing</w:t>
      </w:r>
      <w:proofErr w:type="gramEnd"/>
      <w:r>
        <w:t xml:space="preserve"> polyFORTH</w:t>
      </w:r>
      <w:bookmarkEnd w:id="251"/>
      <w:bookmarkEnd w:id="252"/>
      <w:bookmarkEnd w:id="253"/>
    </w:p>
    <w:p w14:paraId="57D13A3A" w14:textId="7528E46C" w:rsidR="0096670F" w:rsidRDefault="0096670F" w:rsidP="0096670F">
      <w:pPr>
        <w:pStyle w:val="BodyText"/>
      </w:pPr>
      <w:r>
        <w:t xml:space="preserve">The system may be </w:t>
      </w:r>
      <w:r w:rsidR="00ED165D">
        <w:t xml:space="preserve">loaded or </w:t>
      </w:r>
      <w:r>
        <w:t>installed on an EVB001</w:t>
      </w:r>
      <w:r w:rsidR="00FE51F5">
        <w:t xml:space="preserve"> or EVB002</w:t>
      </w:r>
      <w:r>
        <w:t xml:space="preserve"> Evaluation Board</w:t>
      </w:r>
      <w:r w:rsidR="00FE51F5">
        <w:t>,</w:t>
      </w:r>
      <w:r>
        <w:t xml:space="preserve"> </w:t>
      </w:r>
      <w:r w:rsidR="00772863">
        <w:t>or on an equivalent</w:t>
      </w:r>
      <w:r w:rsidR="00321B80">
        <w:t xml:space="preserve"> </w:t>
      </w:r>
      <w:r w:rsidR="00772863">
        <w:t>hardware</w:t>
      </w:r>
      <w:r w:rsidR="00321B80">
        <w:t xml:space="preserve"> configuration.  This is presently done using arrayForth.  </w:t>
      </w:r>
      <w:r w:rsidR="003269B9">
        <w:t xml:space="preserve">The chip will be booted with F18 code including any customizations you have made above.  The polyFORTH nucleus image loaded into SRAM (in the case of </w:t>
      </w:r>
      <w:r w:rsidR="00FE51F5">
        <w:t xml:space="preserve">serial </w:t>
      </w:r>
      <w:r w:rsidR="003269B9">
        <w:t>boot)</w:t>
      </w:r>
      <w:r w:rsidR="00800CD7">
        <w:t>,</w:t>
      </w:r>
      <w:r w:rsidR="003269B9">
        <w:t xml:space="preserve"> or written to flash for later loading (in the case of </w:t>
      </w:r>
      <w:r w:rsidR="008165B0">
        <w:t>installing for flash boot</w:t>
      </w:r>
      <w:r w:rsidR="003269B9">
        <w:t>)</w:t>
      </w:r>
      <w:r w:rsidR="00800CD7">
        <w:t>,</w:t>
      </w:r>
      <w:r w:rsidR="003269B9">
        <w:t xml:space="preserve"> is taken from the first 9 blocks of </w:t>
      </w:r>
      <w:proofErr w:type="gramStart"/>
      <w:r w:rsidR="003269B9">
        <w:t xml:space="preserve">the  </w:t>
      </w:r>
      <w:r w:rsidR="003269B9" w:rsidRPr="003269B9">
        <w:rPr>
          <w:rFonts w:ascii="Consolas" w:hAnsi="Consolas" w:cs="Consolas"/>
          <w:b/>
        </w:rPr>
        <w:t>pFDISK.blk</w:t>
      </w:r>
      <w:proofErr w:type="gramEnd"/>
      <w:r w:rsidR="003269B9">
        <w:t xml:space="preserve">  file.  </w:t>
      </w:r>
      <w:r w:rsidR="008165B0">
        <w:t>Here are the procedures currently supported</w:t>
      </w:r>
      <w:r w:rsidR="00321B80">
        <w:t>:</w:t>
      </w:r>
    </w:p>
    <w:p w14:paraId="10B3A408" w14:textId="77777777" w:rsidR="00321B80" w:rsidRDefault="00D7426F" w:rsidP="004D11EF">
      <w:pPr>
        <w:pStyle w:val="Heading4"/>
      </w:pPr>
      <w:r>
        <w:t xml:space="preserve">Booting </w:t>
      </w:r>
      <w:r w:rsidR="00323002">
        <w:t>f</w:t>
      </w:r>
      <w:r>
        <w:t>rom IDE</w:t>
      </w:r>
    </w:p>
    <w:p w14:paraId="22F5F2FF" w14:textId="761A1283" w:rsidR="00ED165D" w:rsidRDefault="008165B0" w:rsidP="00ED165D">
      <w:pPr>
        <w:pStyle w:val="BodyText"/>
      </w:pPr>
      <w:r>
        <w:t>This capability</w:t>
      </w:r>
      <w:r w:rsidR="00800CD7">
        <w:t xml:space="preserve"> of the old arrayForth is no longer necessary, having been </w:t>
      </w:r>
      <w:r w:rsidR="00726DDE">
        <w:t>superseded by serial boot streams.</w:t>
      </w:r>
    </w:p>
    <w:p w14:paraId="5077F228" w14:textId="77777777" w:rsidR="00C73944" w:rsidRPr="00C73944" w:rsidRDefault="009258DE">
      <w:pPr>
        <w:pStyle w:val="Heading4"/>
      </w:pPr>
      <w:bookmarkStart w:id="254" w:name="_Ref333406172"/>
      <w:r>
        <w:t>Serial Boot Streams</w:t>
      </w:r>
      <w:r w:rsidR="008165B0">
        <w:t xml:space="preserve"> from sF</w:t>
      </w:r>
      <w:r w:rsidR="003E7402">
        <w:t>/Win32</w:t>
      </w:r>
    </w:p>
    <w:p w14:paraId="2491DA59" w14:textId="77777777" w:rsidR="009258DE" w:rsidRDefault="009258DE" w:rsidP="00524674">
      <w:pPr>
        <w:pStyle w:val="BodyText"/>
      </w:pPr>
      <w:r>
        <w:t xml:space="preserve">Preparing a boot stream and delivering it serially is </w:t>
      </w:r>
      <w:r w:rsidR="00052DA6">
        <w:t xml:space="preserve">a </w:t>
      </w:r>
      <w:r w:rsidR="003E7402">
        <w:t>fine</w:t>
      </w:r>
      <w:r w:rsidR="00052DA6">
        <w:t xml:space="preserve"> way to test code you are not ready to commit to SPI Flash </w:t>
      </w:r>
      <w:r w:rsidR="003E7402">
        <w:t xml:space="preserve">and will want to be iteratively </w:t>
      </w:r>
      <w:r w:rsidR="00800CD7">
        <w:t>changing, loading and testing</w:t>
      </w:r>
      <w:r w:rsidR="00052DA6">
        <w:t>.</w:t>
      </w:r>
    </w:p>
    <w:p w14:paraId="0A725ECE" w14:textId="6145116A" w:rsidR="00FE51F5" w:rsidRDefault="00FE51F5" w:rsidP="00524674">
      <w:pPr>
        <w:pStyle w:val="BodyText"/>
        <w:numPr>
          <w:ilvl w:val="0"/>
          <w:numId w:val="39"/>
        </w:numPr>
      </w:pPr>
      <w:r>
        <w:t xml:space="preserve">Insert the no-boot jumper on your board (J26 on </w:t>
      </w:r>
      <w:r w:rsidR="00800CD7">
        <w:t>either</w:t>
      </w:r>
      <w:r>
        <w:t xml:space="preserve"> evaluation board) and ensure that jumper J20 1-3, enabling reset by USB port A, is installed (this is its default setting).</w:t>
      </w:r>
    </w:p>
    <w:p w14:paraId="60ABA979" w14:textId="31BA0A04" w:rsidR="00FE51F5" w:rsidRDefault="00FE51F5" w:rsidP="00524674">
      <w:pPr>
        <w:pStyle w:val="BodyText"/>
        <w:numPr>
          <w:ilvl w:val="0"/>
          <w:numId w:val="39"/>
        </w:numPr>
      </w:pPr>
      <w:r>
        <w:t>Load arrayForth</w:t>
      </w:r>
      <w:r w:rsidR="00D77B5A">
        <w:t>3</w:t>
      </w:r>
      <w:r w:rsidR="00800CD7">
        <w:t xml:space="preserve"> (sF/Win32)</w:t>
      </w:r>
      <w:r w:rsidR="00D77B5A">
        <w:t xml:space="preserve"> on the PC</w:t>
      </w:r>
      <w:r>
        <w:t xml:space="preserve"> and ensure that it has been configured for port A access to the host chip (see </w:t>
      </w:r>
      <w:r w:rsidR="008165B0">
        <w:t xml:space="preserve">DB013, </w:t>
      </w:r>
      <w:r w:rsidRPr="00772863">
        <w:rPr>
          <w:i/>
        </w:rPr>
        <w:t>arrayForth</w:t>
      </w:r>
      <w:r w:rsidR="008165B0">
        <w:rPr>
          <w:i/>
        </w:rPr>
        <w:t xml:space="preserve"> 3</w:t>
      </w:r>
      <w:r w:rsidRPr="00772863">
        <w:rPr>
          <w:i/>
        </w:rPr>
        <w:t xml:space="preserve"> User's Manual</w:t>
      </w:r>
      <w:r>
        <w:t>).</w:t>
      </w:r>
    </w:p>
    <w:p w14:paraId="34918058" w14:textId="77777777" w:rsidR="00FE51F5" w:rsidRDefault="00FE51F5" w:rsidP="00800CD7">
      <w:pPr>
        <w:pStyle w:val="BodyText"/>
        <w:numPr>
          <w:ilvl w:val="0"/>
          <w:numId w:val="39"/>
        </w:numPr>
      </w:pPr>
      <w:r>
        <w:t xml:space="preserve">Connect a suitable terminal emulator to USB port B.  By </w:t>
      </w:r>
      <w:proofErr w:type="gramStart"/>
      <w:r>
        <w:t>default</w:t>
      </w:r>
      <w:proofErr w:type="gramEnd"/>
      <w:r>
        <w:t xml:space="preserve"> this must be the saneFORTH terminal emulator distributed with arrayForth; see the Terminal Emulator section below.  If you have moved the system source to another device such as the SPI flash or the MMC card and you do not need to use the serial disk function for backup or updates, any other suitable terminal emulator may be used.</w:t>
      </w:r>
    </w:p>
    <w:p w14:paraId="4CF56D56" w14:textId="77777777" w:rsidR="00800CD7" w:rsidRDefault="00800CD7" w:rsidP="00800CD7">
      <w:pPr>
        <w:pStyle w:val="BodyText"/>
        <w:numPr>
          <w:ilvl w:val="0"/>
          <w:numId w:val="39"/>
        </w:numPr>
      </w:pPr>
      <w:r>
        <w:t>Ensure that all F18 code you plan to load has been assembled.</w:t>
      </w:r>
    </w:p>
    <w:p w14:paraId="7E704D03" w14:textId="5519D90C" w:rsidR="00800CD7" w:rsidRDefault="00800CD7" w:rsidP="00800CD7">
      <w:pPr>
        <w:pStyle w:val="BodyText"/>
        <w:numPr>
          <w:ilvl w:val="0"/>
          <w:numId w:val="39"/>
        </w:numPr>
      </w:pPr>
      <w:r>
        <w:t>T</w:t>
      </w:r>
      <w:r w:rsidR="0084208F">
        <w:t>alking t</w:t>
      </w:r>
      <w:r>
        <w:t xml:space="preserve">o sF, type  </w:t>
      </w:r>
      <w:del w:id="255" w:author="Greg Bailey" w:date="2022-11-12T17:17:00Z">
        <w:r w:rsidDel="00A47B79">
          <w:rPr>
            <w:rFonts w:ascii="Consolas" w:hAnsi="Consolas" w:cs="Consolas"/>
            <w:b/>
          </w:rPr>
          <w:delText>2205</w:delText>
        </w:r>
        <w:r w:rsidRPr="002B7E9D" w:rsidDel="00A47B79">
          <w:rPr>
            <w:rFonts w:ascii="Consolas" w:hAnsi="Consolas" w:cs="Consolas"/>
            <w:b/>
          </w:rPr>
          <w:delText xml:space="preserve"> </w:delText>
        </w:r>
      </w:del>
      <w:ins w:id="256" w:author="Greg Bailey" w:date="2022-11-12T17:17:00Z">
        <w:r w:rsidR="00A47B79">
          <w:rPr>
            <w:rFonts w:ascii="Consolas" w:hAnsi="Consolas" w:cs="Consolas"/>
            <w:b/>
          </w:rPr>
          <w:t>1665</w:t>
        </w:r>
        <w:r w:rsidR="00A47B79" w:rsidRPr="002B7E9D">
          <w:rPr>
            <w:rFonts w:ascii="Consolas" w:hAnsi="Consolas" w:cs="Consolas"/>
            <w:b/>
          </w:rPr>
          <w:t xml:space="preserve"> </w:t>
        </w:r>
      </w:ins>
      <w:proofErr w:type="gramStart"/>
      <w:r w:rsidRPr="002B7E9D">
        <w:rPr>
          <w:rFonts w:ascii="Consolas" w:hAnsi="Consolas" w:cs="Consolas"/>
          <w:b/>
        </w:rPr>
        <w:t>load</w:t>
      </w:r>
      <w:r>
        <w:t xml:space="preserve">  if</w:t>
      </w:r>
      <w:proofErr w:type="gramEnd"/>
      <w:r>
        <w:t xml:space="preserve"> you have a 1-chip application or  </w:t>
      </w:r>
      <w:del w:id="257" w:author="Greg Bailey" w:date="2022-11-12T17:17:00Z">
        <w:r w:rsidDel="00A47B79">
          <w:rPr>
            <w:rFonts w:ascii="Consolas" w:hAnsi="Consolas" w:cs="Consolas"/>
            <w:b/>
          </w:rPr>
          <w:delText>2202</w:delText>
        </w:r>
        <w:r w:rsidRPr="002B7E9D" w:rsidDel="00A47B79">
          <w:rPr>
            <w:rFonts w:ascii="Consolas" w:hAnsi="Consolas" w:cs="Consolas"/>
            <w:b/>
          </w:rPr>
          <w:delText xml:space="preserve"> </w:delText>
        </w:r>
      </w:del>
      <w:ins w:id="258" w:author="Greg Bailey" w:date="2022-11-12T17:17:00Z">
        <w:r w:rsidR="00A47B79">
          <w:rPr>
            <w:rFonts w:ascii="Consolas" w:hAnsi="Consolas" w:cs="Consolas"/>
            <w:b/>
          </w:rPr>
          <w:t>1662</w:t>
        </w:r>
        <w:r w:rsidR="00A47B79" w:rsidRPr="002B7E9D">
          <w:rPr>
            <w:rFonts w:ascii="Consolas" w:hAnsi="Consolas" w:cs="Consolas"/>
            <w:b/>
          </w:rPr>
          <w:t xml:space="preserve"> </w:t>
        </w:r>
      </w:ins>
      <w:r w:rsidRPr="002B7E9D">
        <w:rPr>
          <w:rFonts w:ascii="Consolas" w:hAnsi="Consolas" w:cs="Consolas"/>
          <w:b/>
        </w:rPr>
        <w:t>load</w:t>
      </w:r>
      <w:r>
        <w:t xml:space="preserve">  for 2 chips with synchronous bridge and reset connected as they are on the evaluation board.  This will reset the chip(s), boot the chip(s), write the polyFORTH nucleus to external memory, and leave the system waiting for a space bar on USB port B</w:t>
      </w:r>
      <w:r w:rsidR="0084208F">
        <w:t xml:space="preserve"> in order to autobaud so that pF/144 can identify itself to you</w:t>
      </w:r>
    </w:p>
    <w:p w14:paraId="354764F3" w14:textId="77777777" w:rsidR="005F4D41" w:rsidRDefault="005F4D41" w:rsidP="00524674">
      <w:pPr>
        <w:pStyle w:val="BodyText"/>
        <w:numPr>
          <w:ilvl w:val="0"/>
          <w:numId w:val="39"/>
        </w:numPr>
      </w:pPr>
      <w:proofErr w:type="gramStart"/>
      <w:r>
        <w:t xml:space="preserve">Type  </w:t>
      </w:r>
      <w:r w:rsidRPr="00524674">
        <w:rPr>
          <w:rFonts w:ascii="Consolas" w:hAnsi="Consolas"/>
          <w:b/>
        </w:rPr>
        <w:t>20</w:t>
      </w:r>
      <w:proofErr w:type="gramEnd"/>
      <w:r w:rsidRPr="00524674">
        <w:rPr>
          <w:rFonts w:ascii="Consolas" w:hAnsi="Consolas"/>
          <w:b/>
        </w:rPr>
        <w:t xml:space="preserve"> DRIVE HI</w:t>
      </w:r>
      <w:r>
        <w:t xml:space="preserve">  to perform the 9 LOAD from serial disk.</w:t>
      </w:r>
    </w:p>
    <w:p w14:paraId="71DF4958" w14:textId="3468C31F" w:rsidR="008165B0" w:rsidDel="00256E8E" w:rsidRDefault="0084208F">
      <w:pPr>
        <w:pStyle w:val="BodyText"/>
        <w:rPr>
          <w:del w:id="259" w:author="Greg Bailey" w:date="2019-05-13T13:12:00Z"/>
        </w:rPr>
      </w:pPr>
      <w:r>
        <w:t>T</w:t>
      </w:r>
      <w:r w:rsidR="008165B0">
        <w:t>his is a one-time operation.  If you crash polyFORTH, cycle power or otherwise reset the board, it will have to be repeated</w:t>
      </w:r>
      <w:r>
        <w:t>; you may, however, RELOAD because that does not require refreshing the F18 code</w:t>
      </w:r>
      <w:r w:rsidR="008165B0">
        <w:t xml:space="preserve">.  This method is one way to test new or altered F18 code without disturbing the SPI Flash.  The system as shipped has a nucleus compiled for </w:t>
      </w:r>
      <w:r>
        <w:t xml:space="preserve">new </w:t>
      </w:r>
      <w:r w:rsidR="008165B0">
        <w:t xml:space="preserve">flash.  If you have </w:t>
      </w:r>
      <w:r>
        <w:t>an old</w:t>
      </w:r>
      <w:r w:rsidR="008165B0">
        <w:t xml:space="preserve"> flash, you must</w:t>
      </w:r>
      <w:r>
        <w:t>, using pF/144,</w:t>
      </w:r>
      <w:r w:rsidR="008165B0">
        <w:t xml:space="preserve"> edit block 61</w:t>
      </w:r>
      <w:r>
        <w:t xml:space="preserve"> on the serial disk</w:t>
      </w:r>
      <w:r w:rsidR="008165B0">
        <w:t>, recompile the nucleus, and TRY it or INSTALL and reboot.</w:t>
      </w:r>
      <w:ins w:id="260" w:author="Greg Bailey" w:date="2019-05-13T13:11:00Z">
        <w:r w:rsidR="00256E8E">
          <w:t xml:space="preserve">  This may be done </w:t>
        </w:r>
      </w:ins>
      <w:ins w:id="261" w:author="Greg Bailey" w:date="2019-05-13T13:12:00Z">
        <w:r w:rsidR="00256E8E">
          <w:t>using pF with the serial disk environment you get by following the above steps.</w:t>
        </w:r>
      </w:ins>
    </w:p>
    <w:p w14:paraId="1E0DA716" w14:textId="77777777" w:rsidR="00FE51F5" w:rsidRDefault="00FE51F5" w:rsidP="00524674">
      <w:pPr>
        <w:pStyle w:val="BodyText"/>
      </w:pPr>
    </w:p>
    <w:p w14:paraId="0CCFC30C" w14:textId="34CA02E0" w:rsidR="00D7426F" w:rsidRDefault="00D7426F" w:rsidP="004D11EF">
      <w:pPr>
        <w:pStyle w:val="Heading4"/>
      </w:pPr>
      <w:bookmarkStart w:id="262" w:name="_Ref533536398"/>
      <w:r>
        <w:lastRenderedPageBreak/>
        <w:t xml:space="preserve">Installing </w:t>
      </w:r>
      <w:r w:rsidR="00052DA6">
        <w:t xml:space="preserve">to SPI Flash </w:t>
      </w:r>
      <w:r w:rsidR="0084208F">
        <w:t xml:space="preserve">with </w:t>
      </w:r>
      <w:bookmarkEnd w:id="254"/>
      <w:r w:rsidR="0084208F">
        <w:t>pF/144 Running on Target</w:t>
      </w:r>
      <w:bookmarkEnd w:id="262"/>
      <w:ins w:id="263" w:author="Greg Bailey" w:date="2019-05-13T13:13:00Z">
        <w:r w:rsidR="00256E8E">
          <w:t xml:space="preserve"> System (such as EVB)</w:t>
        </w:r>
      </w:ins>
    </w:p>
    <w:p w14:paraId="197A64D9" w14:textId="77777777" w:rsidR="00D7426F" w:rsidRDefault="00ED165D" w:rsidP="00D7426F">
      <w:pPr>
        <w:pStyle w:val="BodyText"/>
      </w:pPr>
      <w:r>
        <w:t xml:space="preserve">Once you are satisfied with the F18 code, you can </w:t>
      </w:r>
      <w:r w:rsidR="004720B1">
        <w:t xml:space="preserve">install </w:t>
      </w:r>
      <w:r w:rsidR="00EF63A1">
        <w:t>the polyFORTH boot in SPI flash so that it will boot whenever the chip is reset</w:t>
      </w:r>
      <w:r w:rsidR="003269B9">
        <w:t xml:space="preserve"> by doing</w:t>
      </w:r>
      <w:r w:rsidR="00EF63A1">
        <w:t xml:space="preserve"> the following:</w:t>
      </w:r>
    </w:p>
    <w:p w14:paraId="077BA93C" w14:textId="4C0EA016" w:rsidR="004F42E3" w:rsidRDefault="00C73944" w:rsidP="00EF63A1">
      <w:pPr>
        <w:pStyle w:val="BodyText"/>
        <w:numPr>
          <w:ilvl w:val="0"/>
          <w:numId w:val="24"/>
        </w:numPr>
      </w:pPr>
      <w:r>
        <w:t xml:space="preserve">If you have not done so already, copy the nucleus and source from serial disk to the flash </w:t>
      </w:r>
      <w:proofErr w:type="gramStart"/>
      <w:r>
        <w:t>using  DISKING</w:t>
      </w:r>
      <w:proofErr w:type="gramEnd"/>
      <w:ins w:id="264" w:author="Greg Bailey" w:date="2019-05-13T13:14:00Z">
        <w:r w:rsidR="00256E8E">
          <w:t xml:space="preserve"> or BULK</w:t>
        </w:r>
      </w:ins>
      <w:r w:rsidR="005F4D41">
        <w:t xml:space="preserve">  in pF/144</w:t>
      </w:r>
      <w:ins w:id="265" w:author="Greg Bailey" w:date="2019-05-13T13:14:00Z">
        <w:r w:rsidR="00256E8E">
          <w:t xml:space="preserve"> (BULK is much faster)</w:t>
        </w:r>
      </w:ins>
      <w:r>
        <w:t>.  This will require booting serially (see above) and, if you are using new flash, recompiling the nucleus using the serial disk.  How much you copy and where you copy it to will depend upon the size flash and how you plan to organize it.</w:t>
      </w:r>
      <w:r w:rsidR="004F42E3">
        <w:t xml:space="preserve">  At minimum, you must copy the 9 blocks of nucleus text to the front of the usable flash mapped at block </w:t>
      </w:r>
      <w:r w:rsidR="00B55877">
        <w:t>0</w:t>
      </w:r>
      <w:r w:rsidR="004F42E3">
        <w:t xml:space="preserve"> so that the flash boot can copy it to RAM for execution.</w:t>
      </w:r>
    </w:p>
    <w:p w14:paraId="2E181274" w14:textId="77777777" w:rsidR="00C73944" w:rsidRDefault="00C73944" w:rsidP="00524674">
      <w:pPr>
        <w:pStyle w:val="BodyText"/>
        <w:ind w:left="720"/>
      </w:pPr>
      <w:r>
        <w:t xml:space="preserve">For the recommended large-flash organization this would </w:t>
      </w:r>
      <w:r w:rsidR="004F42E3">
        <w:t>simply require one copy operation:</w:t>
      </w:r>
    </w:p>
    <w:p w14:paraId="6C88B3B2" w14:textId="3D1E16C6" w:rsidR="004F42E3" w:rsidRPr="00524674" w:rsidRDefault="00256E8E" w:rsidP="00524674">
      <w:pPr>
        <w:pStyle w:val="BodyText"/>
        <w:ind w:left="1440"/>
        <w:rPr>
          <w:rFonts w:ascii="Consolas" w:hAnsi="Consolas" w:cs="Consolas"/>
          <w:b/>
        </w:rPr>
      </w:pPr>
      <w:ins w:id="266" w:author="Greg Bailey" w:date="2019-05-13T13:15:00Z">
        <w:r>
          <w:rPr>
            <w:rFonts w:ascii="Consolas" w:hAnsi="Consolas" w:cs="Consolas"/>
            <w:b/>
          </w:rPr>
          <w:t xml:space="preserve">BULK LOAD  </w:t>
        </w:r>
      </w:ins>
      <w:r w:rsidR="005F4D41">
        <w:rPr>
          <w:rFonts w:ascii="Consolas" w:hAnsi="Consolas" w:cs="Consolas"/>
          <w:b/>
        </w:rPr>
        <w:t>0 DRIVE  2400</w:t>
      </w:r>
      <w:r w:rsidR="004F42E3" w:rsidRPr="00524674">
        <w:rPr>
          <w:rFonts w:ascii="Consolas" w:hAnsi="Consolas" w:cs="Consolas"/>
          <w:b/>
        </w:rPr>
        <w:t>0 0 4800 BLOCKS</w:t>
      </w:r>
    </w:p>
    <w:p w14:paraId="53629F69" w14:textId="77777777" w:rsidR="004F42E3" w:rsidRDefault="004F42E3" w:rsidP="00524674">
      <w:pPr>
        <w:pStyle w:val="BodyText"/>
        <w:ind w:left="720"/>
      </w:pPr>
      <w:r>
        <w:t>If you are using either of the</w:t>
      </w:r>
      <w:r w:rsidR="005F4D41">
        <w:t xml:space="preserve"> small flash</w:t>
      </w:r>
      <w:r>
        <w:t xml:space="preserve"> organizations recommended below, you might use, for 480/416,</w:t>
      </w:r>
    </w:p>
    <w:p w14:paraId="098A60C8" w14:textId="3A52A6CB" w:rsidR="004F42E3" w:rsidRPr="00524674" w:rsidRDefault="00256E8E" w:rsidP="00524674">
      <w:pPr>
        <w:pStyle w:val="BodyText"/>
        <w:ind w:left="1440"/>
        <w:rPr>
          <w:rFonts w:ascii="Consolas" w:hAnsi="Consolas" w:cs="Consolas"/>
          <w:b/>
        </w:rPr>
      </w:pPr>
      <w:ins w:id="267" w:author="Greg Bailey" w:date="2019-05-13T13:15:00Z">
        <w:r>
          <w:rPr>
            <w:rFonts w:ascii="Consolas" w:hAnsi="Consolas" w:cs="Consolas"/>
            <w:b/>
          </w:rPr>
          <w:t xml:space="preserve">   </w:t>
        </w:r>
      </w:ins>
      <w:r w:rsidR="005F4D41">
        <w:rPr>
          <w:rFonts w:ascii="Consolas" w:hAnsi="Consolas" w:cs="Consolas"/>
          <w:b/>
        </w:rPr>
        <w:t xml:space="preserve">0 DRIVE  24000 </w:t>
      </w:r>
      <w:proofErr w:type="gramStart"/>
      <w:r w:rsidR="004F42E3" w:rsidRPr="00524674">
        <w:rPr>
          <w:rFonts w:ascii="Consolas" w:hAnsi="Consolas" w:cs="Consolas"/>
          <w:b/>
        </w:rPr>
        <w:t xml:space="preserve">0 </w:t>
      </w:r>
      <w:r w:rsidR="005F4D41">
        <w:rPr>
          <w:rFonts w:ascii="Consolas" w:hAnsi="Consolas" w:cs="Consolas"/>
          <w:b/>
        </w:rPr>
        <w:t xml:space="preserve"> </w:t>
      </w:r>
      <w:r w:rsidR="004F42E3" w:rsidRPr="00524674">
        <w:rPr>
          <w:rFonts w:ascii="Consolas" w:hAnsi="Consolas" w:cs="Consolas"/>
          <w:b/>
        </w:rPr>
        <w:t>480</w:t>
      </w:r>
      <w:proofErr w:type="gramEnd"/>
      <w:r w:rsidR="004F42E3" w:rsidRPr="00524674">
        <w:rPr>
          <w:rFonts w:ascii="Consolas" w:hAnsi="Consolas" w:cs="Consolas"/>
          <w:b/>
        </w:rPr>
        <w:t xml:space="preserve"> BLOCKS  SHADOWS 24000</w:t>
      </w:r>
      <w:r w:rsidR="005F4D41">
        <w:rPr>
          <w:rFonts w:ascii="Consolas" w:hAnsi="Consolas" w:cs="Consolas"/>
          <w:b/>
        </w:rPr>
        <w:t xml:space="preserve"> +</w:t>
      </w:r>
      <w:r w:rsidR="004F42E3" w:rsidRPr="00524674">
        <w:rPr>
          <w:rFonts w:ascii="Consolas" w:hAnsi="Consolas" w:cs="Consolas"/>
          <w:b/>
        </w:rPr>
        <w:t xml:space="preserve"> 480 </w:t>
      </w:r>
      <w:r w:rsidR="005F4D41">
        <w:rPr>
          <w:rFonts w:ascii="Consolas" w:hAnsi="Consolas" w:cs="Consolas"/>
          <w:b/>
        </w:rPr>
        <w:t xml:space="preserve"> </w:t>
      </w:r>
      <w:r w:rsidR="004F42E3" w:rsidRPr="00524674">
        <w:rPr>
          <w:rFonts w:ascii="Consolas" w:hAnsi="Consolas" w:cs="Consolas"/>
          <w:b/>
        </w:rPr>
        <w:t>4</w:t>
      </w:r>
      <w:r w:rsidR="005849DF">
        <w:rPr>
          <w:rFonts w:ascii="Consolas" w:hAnsi="Consolas" w:cs="Consolas"/>
          <w:b/>
        </w:rPr>
        <w:t>16</w:t>
      </w:r>
      <w:r w:rsidR="004F42E3" w:rsidRPr="00524674">
        <w:rPr>
          <w:rFonts w:ascii="Consolas" w:hAnsi="Consolas" w:cs="Consolas"/>
          <w:b/>
        </w:rPr>
        <w:t xml:space="preserve"> BLOCKS</w:t>
      </w:r>
    </w:p>
    <w:p w14:paraId="1CAF7FC5" w14:textId="77777777" w:rsidR="004F42E3" w:rsidRDefault="004F42E3" w:rsidP="00524674">
      <w:pPr>
        <w:pStyle w:val="BodyText"/>
        <w:ind w:left="720"/>
      </w:pPr>
      <w:r>
        <w:t>or, for the 780/60 organization,</w:t>
      </w:r>
    </w:p>
    <w:p w14:paraId="13C57B5D" w14:textId="405E9EDA" w:rsidR="004F42E3" w:rsidRPr="00524674" w:rsidRDefault="00256E8E" w:rsidP="00524674">
      <w:pPr>
        <w:pStyle w:val="BodyText"/>
        <w:ind w:left="1440"/>
        <w:rPr>
          <w:rFonts w:ascii="Consolas" w:hAnsi="Consolas" w:cs="Consolas"/>
          <w:b/>
        </w:rPr>
      </w:pPr>
      <w:ins w:id="268" w:author="Greg Bailey" w:date="2019-05-13T13:15:00Z">
        <w:r>
          <w:rPr>
            <w:rFonts w:ascii="Consolas" w:hAnsi="Consolas" w:cs="Consolas"/>
            <w:b/>
          </w:rPr>
          <w:t xml:space="preserve">   </w:t>
        </w:r>
      </w:ins>
      <w:r w:rsidR="005F4D41">
        <w:rPr>
          <w:rFonts w:ascii="Consolas" w:hAnsi="Consolas" w:cs="Consolas"/>
          <w:b/>
        </w:rPr>
        <w:t xml:space="preserve">0 DRIVE  24000 </w:t>
      </w:r>
      <w:proofErr w:type="gramStart"/>
      <w:r w:rsidR="005F4D41">
        <w:rPr>
          <w:rFonts w:ascii="Consolas" w:hAnsi="Consolas" w:cs="Consolas"/>
          <w:b/>
        </w:rPr>
        <w:t xml:space="preserve">0 </w:t>
      </w:r>
      <w:r w:rsidR="004F42E3" w:rsidRPr="00524674">
        <w:rPr>
          <w:rFonts w:ascii="Consolas" w:hAnsi="Consolas" w:cs="Consolas"/>
          <w:b/>
        </w:rPr>
        <w:t xml:space="preserve"> 780</w:t>
      </w:r>
      <w:proofErr w:type="gramEnd"/>
      <w:r w:rsidR="004F42E3" w:rsidRPr="00524674">
        <w:rPr>
          <w:rFonts w:ascii="Consolas" w:hAnsi="Consolas" w:cs="Consolas"/>
          <w:b/>
        </w:rPr>
        <w:t xml:space="preserve"> BLOCKS  SHADOWS 24000</w:t>
      </w:r>
      <w:r w:rsidR="005F4D41">
        <w:rPr>
          <w:rFonts w:ascii="Consolas" w:hAnsi="Consolas" w:cs="Consolas"/>
          <w:b/>
        </w:rPr>
        <w:t>+</w:t>
      </w:r>
      <w:r w:rsidR="004F42E3" w:rsidRPr="00524674">
        <w:rPr>
          <w:rFonts w:ascii="Consolas" w:hAnsi="Consolas" w:cs="Consolas"/>
          <w:b/>
        </w:rPr>
        <w:t xml:space="preserve"> 780  60 BLOCKS</w:t>
      </w:r>
    </w:p>
    <w:p w14:paraId="1A1A6D9D" w14:textId="77777777" w:rsidR="005F4D41" w:rsidRDefault="005F4D41" w:rsidP="00EF63A1">
      <w:pPr>
        <w:pStyle w:val="BodyText"/>
        <w:numPr>
          <w:ilvl w:val="0"/>
          <w:numId w:val="24"/>
        </w:numPr>
      </w:pPr>
      <w:proofErr w:type="gramStart"/>
      <w:r w:rsidRPr="00524674">
        <w:rPr>
          <w:rFonts w:ascii="Consolas" w:hAnsi="Consolas"/>
          <w:b/>
        </w:rPr>
        <w:t>RELOAD</w:t>
      </w:r>
      <w:r>
        <w:t xml:space="preserve">  the</w:t>
      </w:r>
      <w:proofErr w:type="gramEnd"/>
      <w:r>
        <w:t xml:space="preserve"> pF/144 system and type  </w:t>
      </w:r>
      <w:r w:rsidRPr="00524674">
        <w:rPr>
          <w:rFonts w:ascii="Consolas" w:hAnsi="Consolas"/>
          <w:b/>
        </w:rPr>
        <w:t>HI</w:t>
      </w:r>
      <w:r>
        <w:t xml:space="preserve">  to perform the </w:t>
      </w:r>
      <w:r w:rsidRPr="00524674">
        <w:rPr>
          <w:rFonts w:ascii="Consolas" w:hAnsi="Consolas"/>
        </w:rPr>
        <w:t>9 LOAD</w:t>
      </w:r>
      <w:r>
        <w:t xml:space="preserve"> on flash.</w:t>
      </w:r>
    </w:p>
    <w:p w14:paraId="02EBD6D0" w14:textId="44376B1B" w:rsidR="005F4D41" w:rsidRDefault="005F4D41" w:rsidP="00EF63A1">
      <w:pPr>
        <w:pStyle w:val="BodyText"/>
        <w:numPr>
          <w:ilvl w:val="0"/>
          <w:numId w:val="24"/>
        </w:numPr>
      </w:pPr>
      <w:r>
        <w:t xml:space="preserve">Make flash boot stream for one chip </w:t>
      </w:r>
      <w:r w:rsidR="007C4DC2" w:rsidRPr="00524674">
        <w:rPr>
          <w:rFonts w:ascii="Consolas" w:hAnsi="Consolas"/>
        </w:rPr>
        <w:t xml:space="preserve">with  </w:t>
      </w:r>
      <w:del w:id="269" w:author="Greg Bailey" w:date="2022-11-12T17:19:00Z">
        <w:r w:rsidRPr="00524674" w:rsidDel="00A47B79">
          <w:rPr>
            <w:rFonts w:ascii="Consolas" w:hAnsi="Consolas" w:cs="Arial"/>
            <w:b/>
          </w:rPr>
          <w:delText>22</w:delText>
        </w:r>
        <w:r w:rsidR="007C4DC2" w:rsidRPr="00524674" w:rsidDel="00A47B79">
          <w:rPr>
            <w:rFonts w:ascii="Consolas" w:hAnsi="Consolas" w:cs="Arial"/>
            <w:b/>
          </w:rPr>
          <w:delText xml:space="preserve">11 </w:delText>
        </w:r>
      </w:del>
      <w:ins w:id="270" w:author="Greg Bailey" w:date="2022-11-12T17:19:00Z">
        <w:r w:rsidR="00A47B79">
          <w:rPr>
            <w:rFonts w:ascii="Consolas" w:hAnsi="Consolas" w:cs="Arial"/>
            <w:b/>
          </w:rPr>
          <w:t>1671</w:t>
        </w:r>
        <w:r w:rsidR="00A47B79" w:rsidRPr="00524674">
          <w:rPr>
            <w:rFonts w:ascii="Consolas" w:hAnsi="Consolas" w:cs="Arial"/>
            <w:b/>
          </w:rPr>
          <w:t xml:space="preserve"> </w:t>
        </w:r>
      </w:ins>
      <w:proofErr w:type="gramStart"/>
      <w:r w:rsidR="007C4DC2" w:rsidRPr="00524674">
        <w:rPr>
          <w:rFonts w:ascii="Consolas" w:hAnsi="Consolas" w:cs="Arial"/>
          <w:b/>
        </w:rPr>
        <w:t>LOAD</w:t>
      </w:r>
      <w:r w:rsidR="007C4DC2">
        <w:t xml:space="preserve"> </w:t>
      </w:r>
      <w:r>
        <w:t>,</w:t>
      </w:r>
      <w:proofErr w:type="gramEnd"/>
      <w:r>
        <w:t xml:space="preserve"> or for two chips </w:t>
      </w:r>
      <w:r w:rsidR="007C4DC2">
        <w:t xml:space="preserve">with </w:t>
      </w:r>
      <w:del w:id="271" w:author="Greg Bailey" w:date="2022-11-12T17:19:00Z">
        <w:r w:rsidR="007C4DC2" w:rsidRPr="00524674" w:rsidDel="00A47B79">
          <w:rPr>
            <w:rFonts w:ascii="Consolas" w:hAnsi="Consolas"/>
            <w:b/>
          </w:rPr>
          <w:delText xml:space="preserve">2208 </w:delText>
        </w:r>
      </w:del>
      <w:ins w:id="272" w:author="Greg Bailey" w:date="2022-11-12T17:19:00Z">
        <w:r w:rsidR="00A47B79">
          <w:rPr>
            <w:rFonts w:ascii="Consolas" w:hAnsi="Consolas"/>
            <w:b/>
          </w:rPr>
          <w:t>1668</w:t>
        </w:r>
        <w:r w:rsidR="00A47B79" w:rsidRPr="00524674">
          <w:rPr>
            <w:rFonts w:ascii="Consolas" w:hAnsi="Consolas"/>
            <w:b/>
          </w:rPr>
          <w:t xml:space="preserve"> </w:t>
        </w:r>
      </w:ins>
      <w:r w:rsidR="007C4DC2" w:rsidRPr="00524674">
        <w:rPr>
          <w:rFonts w:ascii="Consolas" w:hAnsi="Consolas"/>
          <w:b/>
        </w:rPr>
        <w:t>LOAD</w:t>
      </w:r>
      <w:r w:rsidR="007C4DC2">
        <w:t xml:space="preserve"> </w:t>
      </w:r>
      <w:r>
        <w:t>.</w:t>
      </w:r>
    </w:p>
    <w:p w14:paraId="2C9C9493" w14:textId="77777777" w:rsidR="005F4D41" w:rsidRDefault="005F4D41" w:rsidP="00EF63A1">
      <w:pPr>
        <w:pStyle w:val="BodyText"/>
        <w:numPr>
          <w:ilvl w:val="0"/>
          <w:numId w:val="24"/>
        </w:numPr>
      </w:pPr>
      <w:proofErr w:type="gramStart"/>
      <w:r>
        <w:t xml:space="preserve">Type  </w:t>
      </w:r>
      <w:r w:rsidRPr="00524674">
        <w:rPr>
          <w:rFonts w:ascii="Consolas" w:hAnsi="Consolas"/>
          <w:b/>
        </w:rPr>
        <w:t>WRITE</w:t>
      </w:r>
      <w:proofErr w:type="gramEnd"/>
      <w:r w:rsidRPr="00524674">
        <w:rPr>
          <w:rFonts w:ascii="Consolas" w:hAnsi="Consolas"/>
          <w:b/>
        </w:rPr>
        <w:t>-FLASH</w:t>
      </w:r>
      <w:r>
        <w:t xml:space="preserve">  to copy this boot stream to the 128-block boot area at the beginning of the physical flash (block 48000 in the default disk mapping).</w:t>
      </w:r>
    </w:p>
    <w:p w14:paraId="0DFC88ED" w14:textId="77777777" w:rsidR="007C4DC2" w:rsidRDefault="005F4D41" w:rsidP="00EF63A1">
      <w:pPr>
        <w:pStyle w:val="BodyText"/>
        <w:numPr>
          <w:ilvl w:val="0"/>
          <w:numId w:val="24"/>
        </w:numPr>
      </w:pPr>
      <w:r>
        <w:t>Remove the no-boot jumper J26</w:t>
      </w:r>
      <w:r w:rsidR="007C4DC2">
        <w:t>.</w:t>
      </w:r>
    </w:p>
    <w:p w14:paraId="2C1D9516" w14:textId="77777777" w:rsidR="007C4DC2" w:rsidRDefault="007C4DC2" w:rsidP="00EF63A1">
      <w:pPr>
        <w:pStyle w:val="BodyText"/>
        <w:numPr>
          <w:ilvl w:val="0"/>
          <w:numId w:val="24"/>
        </w:numPr>
      </w:pPr>
      <w:r>
        <w:t xml:space="preserve">Press </w:t>
      </w:r>
      <w:proofErr w:type="gramStart"/>
      <w:r>
        <w:t>the  C</w:t>
      </w:r>
      <w:proofErr w:type="gramEnd"/>
      <w:r>
        <w:t>0 RST  button in the power supply section of your board.</w:t>
      </w:r>
    </w:p>
    <w:p w14:paraId="05ED2E2F" w14:textId="77777777" w:rsidR="007C4DC2" w:rsidRDefault="007C4DC2" w:rsidP="00EF63A1">
      <w:pPr>
        <w:pStyle w:val="BodyText"/>
        <w:numPr>
          <w:ilvl w:val="0"/>
          <w:numId w:val="24"/>
        </w:numPr>
      </w:pPr>
      <w:proofErr w:type="gramStart"/>
      <w:r>
        <w:t xml:space="preserve">Type  </w:t>
      </w:r>
      <w:r w:rsidRPr="00524674">
        <w:rPr>
          <w:rFonts w:ascii="Consolas" w:hAnsi="Consolas"/>
          <w:b/>
        </w:rPr>
        <w:t>SERIAL</w:t>
      </w:r>
      <w:proofErr w:type="gramEnd"/>
      <w:r w:rsidRPr="00524674">
        <w:rPr>
          <w:rFonts w:ascii="Consolas" w:hAnsi="Consolas"/>
          <w:b/>
        </w:rPr>
        <w:t xml:space="preserve"> LOAD</w:t>
      </w:r>
      <w:r>
        <w:t xml:space="preserve"> , hit space bar, see ID, and type  </w:t>
      </w:r>
      <w:r w:rsidRPr="00524674">
        <w:rPr>
          <w:rFonts w:ascii="Consolas" w:hAnsi="Consolas"/>
          <w:b/>
        </w:rPr>
        <w:t>HI</w:t>
      </w:r>
      <w:r>
        <w:t xml:space="preserve"> .</w:t>
      </w:r>
    </w:p>
    <w:p w14:paraId="77117599" w14:textId="77777777" w:rsidR="007C4DC2" w:rsidRDefault="007C4DC2" w:rsidP="00524674">
      <w:pPr>
        <w:pStyle w:val="BodyText"/>
      </w:pPr>
    </w:p>
    <w:p w14:paraId="11303646" w14:textId="77777777" w:rsidR="008873EF" w:rsidRDefault="008873EF" w:rsidP="00FF411D">
      <w:pPr>
        <w:pStyle w:val="Heading3"/>
      </w:pPr>
      <w:bookmarkStart w:id="273" w:name="_Toc533577121"/>
      <w:bookmarkStart w:id="274" w:name="_Toc533577122"/>
      <w:bookmarkStart w:id="275" w:name="_Toc533577123"/>
      <w:bookmarkStart w:id="276" w:name="_Toc533577124"/>
      <w:bookmarkStart w:id="277" w:name="_Toc468965101"/>
      <w:bookmarkStart w:id="278" w:name="_Toc533577125"/>
      <w:bookmarkStart w:id="279" w:name="_Toc119166877"/>
      <w:bookmarkEnd w:id="273"/>
      <w:bookmarkEnd w:id="274"/>
      <w:bookmarkEnd w:id="275"/>
      <w:bookmarkEnd w:id="276"/>
      <w:bookmarkEnd w:id="277"/>
      <w:bookmarkEnd w:id="278"/>
      <w:r>
        <w:t>RESET Boot Procedure</w:t>
      </w:r>
      <w:r w:rsidR="00ED165D">
        <w:t xml:space="preserve"> from SPI Flash</w:t>
      </w:r>
      <w:bookmarkEnd w:id="279"/>
    </w:p>
    <w:p w14:paraId="019EDC79" w14:textId="77777777" w:rsidR="008873EF" w:rsidRDefault="008873EF" w:rsidP="008873EF">
      <w:pPr>
        <w:pStyle w:val="BodyText"/>
      </w:pPr>
      <w:r>
        <w:t>Once the polyFORTH boot has been installed in SPI flash, it may be used to bring polyFORTH up automatically on chip reset.  When the no-boot jumper is removed, the following actions take place on chip reset:</w:t>
      </w:r>
    </w:p>
    <w:p w14:paraId="467CB48C" w14:textId="11DBB297" w:rsidR="008873EF" w:rsidRDefault="00F76E1C" w:rsidP="008873EF">
      <w:pPr>
        <w:pStyle w:val="BodyText"/>
        <w:numPr>
          <w:ilvl w:val="0"/>
          <w:numId w:val="28"/>
        </w:numPr>
      </w:pPr>
      <w:r>
        <w:t>A minimal boot frame</w:t>
      </w:r>
      <w:r w:rsidR="003269B9">
        <w:t xml:space="preserve"> starting in absolute block zero</w:t>
      </w:r>
      <w:r>
        <w:t xml:space="preserve"> increases the SPI bit rate for rapid reading.</w:t>
      </w:r>
      <w:r w:rsidR="003269B9">
        <w:t xml:space="preserve">  Successive frames are consecutive on flash.</w:t>
      </w:r>
    </w:p>
    <w:p w14:paraId="3927273E" w14:textId="77777777" w:rsidR="00F76E1C" w:rsidRDefault="00F76E1C" w:rsidP="008873EF">
      <w:pPr>
        <w:pStyle w:val="BodyText"/>
        <w:numPr>
          <w:ilvl w:val="0"/>
          <w:numId w:val="28"/>
        </w:numPr>
      </w:pPr>
      <w:r>
        <w:t xml:space="preserve">A second boot frame loads the SRAM cluster and a multi-node program that </w:t>
      </w:r>
      <w:r w:rsidR="003269B9">
        <w:t>copies flash into</w:t>
      </w:r>
      <w:r>
        <w:t xml:space="preserve"> SRAM.</w:t>
      </w:r>
    </w:p>
    <w:p w14:paraId="2E19464C" w14:textId="345EF3C4" w:rsidR="00F76E1C" w:rsidRDefault="00F76E1C" w:rsidP="008873EF">
      <w:pPr>
        <w:pStyle w:val="BodyText"/>
        <w:numPr>
          <w:ilvl w:val="0"/>
          <w:numId w:val="28"/>
        </w:numPr>
      </w:pPr>
      <w:r>
        <w:t xml:space="preserve">This program is executed, transferring 9 kilobytes of polyFORTH nucleus from </w:t>
      </w:r>
      <w:r w:rsidR="003269B9">
        <w:t xml:space="preserve">absolute </w:t>
      </w:r>
      <w:r>
        <w:t xml:space="preserve">block </w:t>
      </w:r>
      <w:r w:rsidR="00DF0FCE">
        <w:t xml:space="preserve">128 </w:t>
      </w:r>
      <w:r>
        <w:t>on the SPI flash to location zero in external SRAM.</w:t>
      </w:r>
    </w:p>
    <w:p w14:paraId="1AAAA41C" w14:textId="77777777" w:rsidR="00F76E1C" w:rsidRDefault="00F76E1C" w:rsidP="008873EF">
      <w:pPr>
        <w:pStyle w:val="BodyText"/>
        <w:numPr>
          <w:ilvl w:val="0"/>
          <w:numId w:val="28"/>
        </w:numPr>
      </w:pPr>
      <w:r>
        <w:t>A third boot frame is then processed to load all the rest of the chip with the polyFORTH virtual machine and any additional I/O code that's been configured</w:t>
      </w:r>
      <w:r w:rsidR="003269B9">
        <w:t xml:space="preserve"> as described above</w:t>
      </w:r>
      <w:r>
        <w:t>.</w:t>
      </w:r>
      <w:r w:rsidR="00A47542">
        <w:t xml:space="preserve">  This step is more complex if a second chip is being booted.</w:t>
      </w:r>
    </w:p>
    <w:p w14:paraId="1F667920" w14:textId="77777777" w:rsidR="00F76E1C" w:rsidRDefault="00F76E1C" w:rsidP="008873EF">
      <w:pPr>
        <w:pStyle w:val="BodyText"/>
        <w:numPr>
          <w:ilvl w:val="0"/>
          <w:numId w:val="28"/>
        </w:numPr>
      </w:pPr>
      <w:r>
        <w:t>A fourth boot frame loads the SPI flash disk support routines into node 705.</w:t>
      </w:r>
    </w:p>
    <w:p w14:paraId="394187E2" w14:textId="77777777" w:rsidR="00F76E1C" w:rsidRPr="008873EF" w:rsidRDefault="00F76E1C" w:rsidP="00F76E1C">
      <w:pPr>
        <w:pStyle w:val="BodyText"/>
      </w:pPr>
      <w:r>
        <w:t>The polyFORTH virtual machine immediately begins running the nucleus starting at its cold-start entry.  By default, this entry point waits for a space bar from USB port B, uses it to auto-baud, and proceeds with normal polyFORTH greeting.</w:t>
      </w:r>
    </w:p>
    <w:p w14:paraId="2206B8FA" w14:textId="77777777" w:rsidR="00E51708" w:rsidRDefault="00FF411D" w:rsidP="00FF411D">
      <w:pPr>
        <w:pStyle w:val="Heading3"/>
      </w:pPr>
      <w:bookmarkStart w:id="280" w:name="_Toc119166878"/>
      <w:r>
        <w:lastRenderedPageBreak/>
        <w:t>Tethered</w:t>
      </w:r>
      <w:r w:rsidR="00DF0FCE">
        <w:t xml:space="preserve"> v</w:t>
      </w:r>
      <w:r>
        <w:t xml:space="preserve"> Operation</w:t>
      </w:r>
      <w:bookmarkEnd w:id="280"/>
    </w:p>
    <w:p w14:paraId="76F31A6C" w14:textId="4FC2DE63" w:rsidR="00FF411D" w:rsidRDefault="00FF411D" w:rsidP="009317FE">
      <w:pPr>
        <w:pStyle w:val="BodyText"/>
      </w:pPr>
      <w:r>
        <w:t xml:space="preserve">Immediately after either booting or installing polyFORTH as above, your system will be operating in a mode where it </w:t>
      </w:r>
      <w:r w:rsidR="00DF0FCE">
        <w:t xml:space="preserve">should </w:t>
      </w:r>
      <w:r>
        <w:t xml:space="preserve">be tethered to the Terminal Emulator so that its serial disk support is available.  By default, when you </w:t>
      </w:r>
      <w:proofErr w:type="gramStart"/>
      <w:r>
        <w:t xml:space="preserve">type  </w:t>
      </w:r>
      <w:r w:rsidRPr="002B7E9D">
        <w:rPr>
          <w:rFonts w:ascii="Consolas" w:hAnsi="Consolas" w:cs="Consolas"/>
          <w:b/>
        </w:rPr>
        <w:t>HI</w:t>
      </w:r>
      <w:proofErr w:type="gramEnd"/>
      <w:r>
        <w:t xml:space="preserve">  to load block 9, this will be done using</w:t>
      </w:r>
      <w:r w:rsidR="00DF0FCE">
        <w:t xml:space="preserve"> the flash as disk. </w:t>
      </w:r>
      <w:r>
        <w:t xml:space="preserve"> </w:t>
      </w:r>
      <w:r w:rsidR="00DF0FCE">
        <w:t xml:space="preserve">To use </w:t>
      </w:r>
      <w:r>
        <w:t>the disk image files provided by the Terminal Emulator</w:t>
      </w:r>
      <w:r w:rsidR="00F93E87">
        <w:t xml:space="preserve">, </w:t>
      </w:r>
      <w:r w:rsidR="00DF0FCE">
        <w:t xml:space="preserve">instead </w:t>
      </w:r>
      <w:proofErr w:type="gramStart"/>
      <w:r w:rsidR="00DF0FCE">
        <w:t xml:space="preserve">type  </w:t>
      </w:r>
      <w:r w:rsidR="00DF0FCE" w:rsidRPr="00524674">
        <w:rPr>
          <w:rFonts w:ascii="Consolas" w:hAnsi="Consolas"/>
          <w:b/>
        </w:rPr>
        <w:t>20</w:t>
      </w:r>
      <w:proofErr w:type="gramEnd"/>
      <w:r w:rsidR="00DF0FCE" w:rsidRPr="00524674">
        <w:rPr>
          <w:rFonts w:ascii="Consolas" w:hAnsi="Consolas"/>
          <w:b/>
        </w:rPr>
        <w:t xml:space="preserve"> DRIVE HI</w:t>
      </w:r>
      <w:r w:rsidR="00DF0FCE">
        <w:t xml:space="preserve"> </w:t>
      </w:r>
      <w:r w:rsidR="00450D74">
        <w:t>.</w:t>
      </w:r>
      <w:r w:rsidR="00DF0FCE">
        <w:t xml:space="preserve">  It is your choice whether to maintain source on serial disk even if you have installed a flash boot.</w:t>
      </w:r>
    </w:p>
    <w:p w14:paraId="674985A3" w14:textId="77777777" w:rsidR="00FF411D" w:rsidRDefault="00450D74" w:rsidP="00450D74">
      <w:pPr>
        <w:pStyle w:val="Heading3"/>
      </w:pPr>
      <w:bookmarkStart w:id="281" w:name="_Toc119166879"/>
      <w:r>
        <w:t>Stand-Alone Operation</w:t>
      </w:r>
      <w:bookmarkEnd w:id="281"/>
    </w:p>
    <w:p w14:paraId="0A98A758" w14:textId="77777777" w:rsidR="00A931A4" w:rsidRDefault="00450D74" w:rsidP="00B35B1C">
      <w:pPr>
        <w:pStyle w:val="BodyText"/>
      </w:pPr>
      <w:r>
        <w:t>After installing</w:t>
      </w:r>
      <w:r w:rsidR="009317FE">
        <w:t xml:space="preserve"> the</w:t>
      </w:r>
      <w:r>
        <w:t xml:space="preserve"> polyFORTH </w:t>
      </w:r>
      <w:r w:rsidR="009317FE">
        <w:t xml:space="preserve">boot </w:t>
      </w:r>
      <w:r>
        <w:t>into SPI flash, you may</w:t>
      </w:r>
      <w:r w:rsidR="00A931A4">
        <w:t xml:space="preserve"> wish to configure your system for primarily stand-alone operation in which the SPI Flash and, if desired and supported, MMC card, act as your primary mass storage devices while serial disk is relegated to backup, or to merging system updates into your working base.</w:t>
      </w:r>
    </w:p>
    <w:p w14:paraId="1D588861" w14:textId="2476ADB2" w:rsidR="00A931A4" w:rsidDel="00B06385" w:rsidRDefault="00DF0FCE" w:rsidP="00B35B1C">
      <w:pPr>
        <w:pStyle w:val="BodyText"/>
        <w:rPr>
          <w:del w:id="282" w:author="Greg Bailey" w:date="2022-11-12T17:27:00Z"/>
        </w:rPr>
      </w:pPr>
      <w:r>
        <w:t xml:space="preserve">You make this choice by deciding whether to run </w:t>
      </w:r>
      <w:proofErr w:type="gramStart"/>
      <w:r>
        <w:t>at  0</w:t>
      </w:r>
      <w:proofErr w:type="gramEnd"/>
      <w:r>
        <w:t xml:space="preserve"> DRIVE  for flash disk, or  20 DRIVE  to use serial.  We recommend that you leave </w:t>
      </w:r>
      <w:proofErr w:type="gramStart"/>
      <w:r>
        <w:t>the  UNITS</w:t>
      </w:r>
      <w:proofErr w:type="gramEnd"/>
      <w:r>
        <w:t xml:space="preserve">  table alone unless there is a compelling reason to change it; experience has shown that fewer mistakes will be made if you keep the same gross organization of  BLOCK  address space across all boards you might be working with </w:t>
      </w:r>
      <w:r w:rsidR="00D16091">
        <w:t>rather than having one mapping on one board and another on its neighbor</w:t>
      </w:r>
      <w:r>
        <w:t xml:space="preserve">.  </w:t>
      </w:r>
      <w:r w:rsidR="00D16091">
        <w:t xml:space="preserve">If you must change from the default organization, as in fact you must if using an EVB001 with small flash, please read the general recommendations </w:t>
      </w:r>
      <w:r w:rsidR="00A931A4">
        <w:t>documented below</w:t>
      </w:r>
      <w:r w:rsidR="00D16091">
        <w:t>.  These</w:t>
      </w:r>
      <w:r w:rsidR="00A931A4">
        <w:t xml:space="preserve"> are not necessarily optimal; instead, they are designed to create the fewest "traps" for the unwary.  You may, of course, use any procedures you wish, but if you are new to this </w:t>
      </w:r>
      <w:proofErr w:type="gramStart"/>
      <w:r w:rsidR="00A931A4">
        <w:t>game</w:t>
      </w:r>
      <w:proofErr w:type="gramEnd"/>
      <w:r w:rsidR="00A931A4">
        <w:t xml:space="preserve"> we recommend that you try our recommended methods first.</w:t>
      </w:r>
    </w:p>
    <w:p w14:paraId="6874A78F" w14:textId="65B62D40" w:rsidR="00A47542" w:rsidRDefault="00B06385" w:rsidP="00B35B1C">
      <w:pPr>
        <w:pStyle w:val="BodyText"/>
        <w:rPr>
          <w:ins w:id="283" w:author="Greg Bailey" w:date="2022-11-12T17:27:00Z"/>
        </w:rPr>
      </w:pPr>
      <w:ins w:id="284" w:author="Greg Bailey" w:date="2022-11-12T17:27:00Z">
        <w:r>
          <w:t xml:space="preserve">  </w:t>
        </w:r>
      </w:ins>
      <w:r w:rsidR="00A47542">
        <w:t xml:space="preserve">You </w:t>
      </w:r>
      <w:r w:rsidR="00D16091">
        <w:t>will</w:t>
      </w:r>
      <w:r w:rsidR="00A47542">
        <w:t xml:space="preserve"> also need to recompile the nucleus if </w:t>
      </w:r>
      <w:r w:rsidR="00D16091">
        <w:t>using an EVB001 with small flash and old write protocol</w:t>
      </w:r>
      <w:r w:rsidR="00A47542">
        <w:t xml:space="preserve">; see block </w:t>
      </w:r>
      <w:r w:rsidR="00A47542" w:rsidRPr="00524674">
        <w:rPr>
          <w:rFonts w:ascii="Consolas" w:hAnsi="Consolas" w:cs="Consolas"/>
          <w:b/>
        </w:rPr>
        <w:t>61</w:t>
      </w:r>
      <w:r w:rsidR="00A47542">
        <w:t xml:space="preserve"> to </w:t>
      </w:r>
      <w:r w:rsidR="00D16091">
        <w:t>specify</w:t>
      </w:r>
      <w:r w:rsidR="00A47542">
        <w:t xml:space="preserve"> which type </w:t>
      </w:r>
      <w:r w:rsidR="00D16091">
        <w:t>to compile</w:t>
      </w:r>
      <w:r w:rsidR="00A47542">
        <w:t>.</w:t>
      </w:r>
    </w:p>
    <w:p w14:paraId="74C986C2" w14:textId="2C63B256" w:rsidR="00B06385" w:rsidRDefault="00B06385" w:rsidP="00B35B1C">
      <w:pPr>
        <w:pStyle w:val="BodyText"/>
      </w:pPr>
      <w:ins w:id="285" w:author="Greg Bailey" w:date="2022-11-12T17:27:00Z">
        <w:r>
          <w:t xml:space="preserve">Consider the settings of J20 and J22 on the EVB002 </w:t>
        </w:r>
      </w:ins>
      <w:ins w:id="286" w:author="Greg Bailey" w:date="2022-11-12T17:28:00Z">
        <w:r>
          <w:t xml:space="preserve">regarding reset sources for the host chip.  As shipped, the host reset button and RC circuit is used, as is </w:t>
        </w:r>
        <w:proofErr w:type="gramStart"/>
        <w:r>
          <w:t>the</w:t>
        </w:r>
      </w:ins>
      <w:ins w:id="287" w:author="Greg Bailey" w:date="2022-11-12T17:29:00Z">
        <w:r>
          <w:t xml:space="preserve"> </w:t>
        </w:r>
      </w:ins>
      <w:ins w:id="288" w:author="Greg Bailey" w:date="2022-11-12T17:28:00Z">
        <w:r>
          <w:t xml:space="preserve"> RTS</w:t>
        </w:r>
      </w:ins>
      <w:proofErr w:type="gramEnd"/>
      <w:ins w:id="289" w:author="Greg Bailey" w:date="2022-11-12T17:29:00Z">
        <w:r>
          <w:t xml:space="preserve">- </w:t>
        </w:r>
      </w:ins>
      <w:ins w:id="290" w:author="Greg Bailey" w:date="2022-11-12T17:28:00Z">
        <w:r>
          <w:t xml:space="preserve"> </w:t>
        </w:r>
      </w:ins>
      <w:ins w:id="291" w:author="Greg Bailey" w:date="2022-11-12T17:29:00Z">
        <w:r>
          <w:t>signal from USB-A.  You may disable USB-A if not doing tethered IDE operations, and this will prevent unpluggi</w:t>
        </w:r>
      </w:ins>
      <w:ins w:id="292" w:author="Greg Bailey" w:date="2022-11-12T17:30:00Z">
        <w:r>
          <w:t>ng or powering down of that USB host from resetting the chip.  Other functions such as the watchdog chip may be selected as well.</w:t>
        </w:r>
      </w:ins>
    </w:p>
    <w:p w14:paraId="5E4D0D3D" w14:textId="77777777" w:rsidR="00A931A4" w:rsidRDefault="00A931A4" w:rsidP="00A931A4">
      <w:pPr>
        <w:pStyle w:val="Heading4"/>
      </w:pPr>
      <w:r>
        <w:t>General Organizational Recommendations</w:t>
      </w:r>
    </w:p>
    <w:p w14:paraId="4D01B367" w14:textId="3E451DB7" w:rsidR="00A931A4" w:rsidRDefault="00A931A4" w:rsidP="00A931A4">
      <w:pPr>
        <w:pStyle w:val="BodyText"/>
      </w:pPr>
      <w:r>
        <w:t xml:space="preserve">polyFORTH mass storage </w:t>
      </w:r>
      <w:r w:rsidR="00DE65C8">
        <w:t>utilities work</w:t>
      </w:r>
      <w:r>
        <w:t xml:space="preserve"> out most conveniently when all devices accom</w:t>
      </w:r>
      <w:r w:rsidR="00DE65C8">
        <w:t>m</w:t>
      </w:r>
      <w:r>
        <w:t>odate the same size maj</w:t>
      </w:r>
      <w:r w:rsidR="00DE65C8">
        <w:t>or hunks of source code, and when regions of storage are sized in these units so that the point of origin of any hunk occurs on a block address that is zero modulo the hunk size.</w:t>
      </w:r>
      <w:r>
        <w:t xml:space="preserve">  Over the years, 4800 blocks, of which 2400 are source and 2400 shadows, have proven to be</w:t>
      </w:r>
      <w:r w:rsidR="00DE65C8">
        <w:t xml:space="preserve"> a comfortable and useful size that is sufficient for most development systems and the applications they support</w:t>
      </w:r>
      <w:r>
        <w:t xml:space="preserve">.  We have chosen this as our default for this system because it will shortly include a substantial TCP/IP package as well as </w:t>
      </w:r>
      <w:r w:rsidR="00424BE2">
        <w:t xml:space="preserve">the </w:t>
      </w:r>
      <w:r>
        <w:t>full suite of</w:t>
      </w:r>
      <w:r w:rsidR="00424BE2">
        <w:t xml:space="preserve"> arrayForth 3</w:t>
      </w:r>
      <w:r>
        <w:t xml:space="preserve"> development tools for F18 code along with a growing </w:t>
      </w:r>
      <w:r w:rsidR="00DE65C8">
        <w:t>library of F18 source modules, and we don't want to force a change in a relatively short while.</w:t>
      </w:r>
    </w:p>
    <w:p w14:paraId="554C52E1" w14:textId="7C91D203" w:rsidR="00DE65C8" w:rsidRDefault="00DE65C8" w:rsidP="00A931A4">
      <w:pPr>
        <w:pStyle w:val="BodyText"/>
      </w:pPr>
      <w:r>
        <w:t>The size of the</w:t>
      </w:r>
      <w:r w:rsidR="00A47542">
        <w:t xml:space="preserve"> old 1MB</w:t>
      </w:r>
      <w:r>
        <w:t xml:space="preserve"> SPI flash, like old floppies, creates an anomaly in this regard since it violates the rule of uniform hunk sizes.  If one decides to use</w:t>
      </w:r>
      <w:r w:rsidR="00A47542">
        <w:t xml:space="preserve"> old</w:t>
      </w:r>
      <w:r>
        <w:t xml:space="preserve"> SPI flash for primary mass storage, that is fine, but extra care is required when moving or auditing code between devices or regions where the hunk sizes differ.  The extra care pertains mainly to shadows </w:t>
      </w:r>
      <w:r w:rsidR="00424BE2">
        <w:t xml:space="preserve">because </w:t>
      </w:r>
      <w:r>
        <w:t>the offsets to shadows differ between hunks of differing size</w:t>
      </w:r>
      <w:r w:rsidR="00424BE2">
        <w:t>s</w:t>
      </w:r>
      <w:r>
        <w:t>.</w:t>
      </w:r>
      <w:r w:rsidR="00A47542">
        <w:t xml:space="preserve">  For the </w:t>
      </w:r>
      <w:r w:rsidR="00424BE2">
        <w:t>EVB002</w:t>
      </w:r>
      <w:r w:rsidR="00A47542">
        <w:t xml:space="preserve"> flashes, the 16MB flash we are now distributing can be organized in 4800-block hunks without worries</w:t>
      </w:r>
      <w:r w:rsidR="00424BE2">
        <w:t>,</w:t>
      </w:r>
      <w:r w:rsidR="00A47542">
        <w:t xml:space="preserve"> and the old-flash sections that follow may be ignored.</w:t>
      </w:r>
    </w:p>
    <w:p w14:paraId="6C14611F" w14:textId="77777777" w:rsidR="00A47542" w:rsidRDefault="00A47542" w:rsidP="00524674">
      <w:pPr>
        <w:pStyle w:val="Heading4"/>
      </w:pPr>
      <w:r>
        <w:t>Old Flash Organization</w:t>
      </w:r>
    </w:p>
    <w:p w14:paraId="64DEC4DE" w14:textId="77777777" w:rsidR="00DE65C8" w:rsidRDefault="00DE65C8" w:rsidP="00A931A4">
      <w:pPr>
        <w:pStyle w:val="BodyText"/>
      </w:pPr>
      <w:r>
        <w:t>In a system supporting both S</w:t>
      </w:r>
      <w:r w:rsidR="000A0FA8">
        <w:t xml:space="preserve">PI and MMC, the SPI flash is best used as the boot device and for the first phase </w:t>
      </w:r>
      <w:proofErr w:type="gramStart"/>
      <w:r w:rsidR="000A0FA8">
        <w:t xml:space="preserve">of  </w:t>
      </w:r>
      <w:r w:rsidR="000A0FA8" w:rsidRPr="00524674">
        <w:rPr>
          <w:rFonts w:ascii="Consolas" w:hAnsi="Consolas" w:cs="Consolas"/>
        </w:rPr>
        <w:t>HI</w:t>
      </w:r>
      <w:proofErr w:type="gramEnd"/>
      <w:r w:rsidR="000A0FA8">
        <w:t xml:space="preserve">  until the MMC support has been compiled; we recommend that subsequently the system "hop" up to the MMC card to finish compiling electives and the application.  In this case, very little source is actually required on the SPI flash and so one might choose to reserve most of it for data storage.  Likewise, in this case, we recommend not worrying about shadows on the SPI flash.</w:t>
      </w:r>
    </w:p>
    <w:p w14:paraId="513353FC" w14:textId="77777777" w:rsidR="000A0FA8" w:rsidRPr="00A931A4" w:rsidRDefault="000A0FA8" w:rsidP="00A931A4">
      <w:pPr>
        <w:pStyle w:val="BodyText"/>
      </w:pPr>
      <w:r>
        <w:t>In a system with only SPI flash, it is worth biting the bullet by living with a device specific hunk size.  For stand-alone use with only SPI flash as mass storage, we recommend you select one of three basic organizations:</w:t>
      </w:r>
    </w:p>
    <w:p w14:paraId="3929D47F" w14:textId="578389B4" w:rsidR="004831BA" w:rsidRDefault="004831BA" w:rsidP="004831BA">
      <w:pPr>
        <w:pStyle w:val="BodyText"/>
        <w:numPr>
          <w:ilvl w:val="0"/>
          <w:numId w:val="29"/>
        </w:numPr>
      </w:pPr>
      <w:r>
        <w:lastRenderedPageBreak/>
        <w:t xml:space="preserve">A single area of </w:t>
      </w:r>
      <w:r w:rsidR="001577B9">
        <w:t xml:space="preserve">896 </w:t>
      </w:r>
      <w:r>
        <w:t xml:space="preserve">blocks, with 480 as source and </w:t>
      </w:r>
      <w:r w:rsidR="00A47542">
        <w:t xml:space="preserve">416 </w:t>
      </w:r>
      <w:r>
        <w:t xml:space="preserve">as shadows; </w:t>
      </w:r>
      <w:r w:rsidR="00A47542">
        <w:t>not a full 480 because the first 128 physical blocks on the flash are reserved for boot stream</w:t>
      </w:r>
      <w:r>
        <w:t>.  This configuration gives you the greatest amount of disk space for program development while retaining shadow block documentation.  Its drawback</w:t>
      </w:r>
      <w:r w:rsidR="001577B9">
        <w:t>s</w:t>
      </w:r>
      <w:r>
        <w:t xml:space="preserve"> </w:t>
      </w:r>
      <w:r w:rsidR="001577B9">
        <w:t xml:space="preserve">are </w:t>
      </w:r>
      <w:r>
        <w:t xml:space="preserve">that the backup for this would have to be maintained </w:t>
      </w:r>
      <w:r w:rsidR="00653D98">
        <w:t>on another medium such as serial disk or MMC card</w:t>
      </w:r>
      <w:r w:rsidR="00A47542">
        <w:t>, and the last 64 blocks of source have no shadows</w:t>
      </w:r>
      <w:r w:rsidR="00653D98">
        <w:t>.</w:t>
      </w:r>
      <w:r w:rsidR="0043400F">
        <w:t xml:space="preserve">  This is the configuration we show in the first example below.</w:t>
      </w:r>
    </w:p>
    <w:p w14:paraId="14C9DFD6" w14:textId="6C7E7344" w:rsidR="00653D98" w:rsidRDefault="00653D98" w:rsidP="004831BA">
      <w:pPr>
        <w:pStyle w:val="BodyText"/>
        <w:numPr>
          <w:ilvl w:val="0"/>
          <w:numId w:val="29"/>
        </w:numPr>
      </w:pPr>
      <w:r>
        <w:t xml:space="preserve">Two areas of 480 blocks each, with 240 as source and 240 as shadows.  The second area would serve as backup for the first, allowing about 10x faster auditing than if the backup area is on serial disk.  </w:t>
      </w:r>
      <w:proofErr w:type="gramStart"/>
      <w:r w:rsidR="001577B9">
        <w:t>Again</w:t>
      </w:r>
      <w:proofErr w:type="gramEnd"/>
      <w:r w:rsidR="001577B9">
        <w:t xml:space="preserve"> the second area will be 64 blocks short because of the 128k boot stream area.</w:t>
      </w:r>
      <w:r w:rsidR="0043400F">
        <w:t xml:space="preserve">  This is a pleasant and safe environment for </w:t>
      </w:r>
      <w:r w:rsidR="00772863">
        <w:t>small applications.</w:t>
      </w:r>
    </w:p>
    <w:p w14:paraId="1F9CC419" w14:textId="43C9404B" w:rsidR="00653D98" w:rsidRDefault="00653D98" w:rsidP="004831BA">
      <w:pPr>
        <w:pStyle w:val="BodyText"/>
        <w:numPr>
          <w:ilvl w:val="0"/>
          <w:numId w:val="29"/>
        </w:numPr>
      </w:pPr>
      <w:r>
        <w:t xml:space="preserve">A single area of </w:t>
      </w:r>
      <w:r w:rsidR="001577B9">
        <w:t xml:space="preserve">896 </w:t>
      </w:r>
      <w:r>
        <w:t xml:space="preserve">blocks, with </w:t>
      </w:r>
      <w:r w:rsidR="00612084">
        <w:t>780</w:t>
      </w:r>
      <w:r w:rsidR="001577B9">
        <w:t xml:space="preserve"> </w:t>
      </w:r>
      <w:r>
        <w:t xml:space="preserve">as source and </w:t>
      </w:r>
      <w:r w:rsidR="00612084">
        <w:t xml:space="preserve">60 </w:t>
      </w:r>
      <w:proofErr w:type="gramStart"/>
      <w:r w:rsidR="00612084">
        <w:t>active</w:t>
      </w:r>
      <w:proofErr w:type="gramEnd"/>
      <w:r w:rsidR="001577B9">
        <w:t xml:space="preserve"> </w:t>
      </w:r>
      <w:r>
        <w:t>as shadows.  This gives</w:t>
      </w:r>
      <w:r w:rsidR="00612084">
        <w:t xml:space="preserve"> nearly</w:t>
      </w:r>
      <w:r>
        <w:t xml:space="preserve"> maximum space for source code at the expense of shadow documentation.  </w:t>
      </w:r>
      <w:r w:rsidR="00612084">
        <w:t xml:space="preserve">The first </w:t>
      </w:r>
      <w:r>
        <w:t xml:space="preserve">9 blocks of shadows, at </w:t>
      </w:r>
      <w:r w:rsidR="00612084">
        <w:t>78</w:t>
      </w:r>
      <w:r w:rsidR="001577B9">
        <w:t>0</w:t>
      </w:r>
      <w:r>
        <w:t xml:space="preserve">, are </w:t>
      </w:r>
      <w:r w:rsidR="00612084">
        <w:t xml:space="preserve">necessary </w:t>
      </w:r>
      <w:r>
        <w:t>so that you may still maintain the nucleus in this configuration.  Backup, as well as shadows, must be provided by another device.</w:t>
      </w:r>
      <w:r w:rsidR="000A0FA8">
        <w:t xml:space="preserve">  This configuration is also recommended when primary mass storage is the MMC card; in this case, target compilation would typically be done on the MMC images, only copying nucleus object down to the SPI flash when needed.  As a </w:t>
      </w:r>
      <w:proofErr w:type="gramStart"/>
      <w:r w:rsidR="000A0FA8">
        <w:t>result</w:t>
      </w:r>
      <w:proofErr w:type="gramEnd"/>
      <w:r w:rsidR="000A0FA8">
        <w:t xml:space="preserve"> there would be no shadows, as such, on the SPI flash at all.</w:t>
      </w:r>
      <w:r w:rsidR="0043400F">
        <w:t xml:space="preserve">  Finally, if networking code must be used on a system with only </w:t>
      </w:r>
      <w:r w:rsidR="005849DF">
        <w:t xml:space="preserve">small </w:t>
      </w:r>
      <w:r w:rsidR="0043400F">
        <w:t>SPI flash, this configuration will be needed in order to accommodate the source code required.  This configuration is used in the second example below.</w:t>
      </w:r>
    </w:p>
    <w:p w14:paraId="5C1BC521" w14:textId="77777777" w:rsidR="00450D74" w:rsidRDefault="00653D98" w:rsidP="00653D98">
      <w:pPr>
        <w:pStyle w:val="Heading4"/>
      </w:pPr>
      <w:r>
        <w:t>Example</w:t>
      </w:r>
      <w:r w:rsidR="00DA4740">
        <w:t xml:space="preserve"> with</w:t>
      </w:r>
      <w:r>
        <w:t xml:space="preserve"> </w:t>
      </w:r>
      <w:r w:rsidR="00A47542">
        <w:t xml:space="preserve">Old </w:t>
      </w:r>
      <w:r>
        <w:t>SPI Flash and Serial Disk</w:t>
      </w:r>
    </w:p>
    <w:p w14:paraId="306658DB" w14:textId="1AB458F6" w:rsidR="00653D98" w:rsidRDefault="00DA4740" w:rsidP="00450D74">
      <w:pPr>
        <w:pStyle w:val="BodyText"/>
      </w:pPr>
      <w:r>
        <w:t xml:space="preserve">In this example, we are going to use an Evaluation board in stand-alone mode; the working source image of 480 blocks source and 480 shadows will be on SPI flash, with back-up on serial disk.  After installing the polyFORTH boot using the IDE as described above, the following steps </w:t>
      </w:r>
      <w:r w:rsidR="00612084">
        <w:t xml:space="preserve">are one way to </w:t>
      </w:r>
      <w:r>
        <w:t>implement this procedure:</w:t>
      </w:r>
    </w:p>
    <w:p w14:paraId="616BA98A" w14:textId="77777777" w:rsidR="00DA4740" w:rsidRDefault="00DA4740" w:rsidP="00DA4740">
      <w:pPr>
        <w:pStyle w:val="BodyText"/>
        <w:numPr>
          <w:ilvl w:val="0"/>
          <w:numId w:val="30"/>
        </w:numPr>
      </w:pPr>
      <w:r>
        <w:t xml:space="preserve">Boot system and </w:t>
      </w:r>
      <w:proofErr w:type="gramStart"/>
      <w:r>
        <w:t xml:space="preserve">say  </w:t>
      </w:r>
      <w:r w:rsidRPr="00DA4740">
        <w:rPr>
          <w:rFonts w:ascii="Consolas" w:hAnsi="Consolas" w:cs="Consolas"/>
          <w:b/>
        </w:rPr>
        <w:t>HI</w:t>
      </w:r>
      <w:proofErr w:type="gramEnd"/>
      <w:r>
        <w:t xml:space="preserve">  to finish coming up from serial disk.</w:t>
      </w:r>
      <w:r w:rsidR="0043400F">
        <w:t xml:space="preserve">  Make sure </w:t>
      </w:r>
      <w:proofErr w:type="gramStart"/>
      <w:r w:rsidR="0043400F">
        <w:t>your  pFDISK.blk</w:t>
      </w:r>
      <w:proofErr w:type="gramEnd"/>
      <w:r w:rsidR="0043400F">
        <w:t xml:space="preserve">  is backed up and then perform the following steps to reorganize the BLOCK address space in your installed system:</w:t>
      </w:r>
    </w:p>
    <w:p w14:paraId="04A21100" w14:textId="06CCDDA2" w:rsidR="001D31C0" w:rsidRDefault="001D31C0">
      <w:pPr>
        <w:pStyle w:val="BodyText"/>
        <w:numPr>
          <w:ilvl w:val="1"/>
          <w:numId w:val="30"/>
        </w:numPr>
      </w:pPr>
      <w:r>
        <w:t>We recommend you not change the UNITS table from its default.  You will simply have a smaller amount of usable space in the first 24000 blocks than with the EVB002, but the origins of serial disk and of boot flash remain the same.</w:t>
      </w:r>
    </w:p>
    <w:p w14:paraId="29D749D7" w14:textId="2BC1A94B" w:rsidR="0043400F" w:rsidRPr="00524674" w:rsidRDefault="001D31C0" w:rsidP="00524674">
      <w:pPr>
        <w:pStyle w:val="BodyText"/>
        <w:numPr>
          <w:ilvl w:val="1"/>
          <w:numId w:val="30"/>
        </w:numPr>
      </w:pPr>
      <w:r>
        <w:t>If you have not done so already, edit block 61 to select old flash instead of new (the default).</w:t>
      </w:r>
    </w:p>
    <w:p w14:paraId="433875E7" w14:textId="77777777" w:rsidR="0043400F" w:rsidRPr="0043400F" w:rsidRDefault="0043400F" w:rsidP="0043400F">
      <w:pPr>
        <w:pStyle w:val="BodyText"/>
        <w:numPr>
          <w:ilvl w:val="1"/>
          <w:numId w:val="30"/>
        </w:numPr>
      </w:pPr>
      <w:proofErr w:type="gramStart"/>
      <w:r w:rsidRPr="0043400F">
        <w:t>Edit</w:t>
      </w:r>
      <w:r>
        <w:t xml:space="preserve"> </w:t>
      </w:r>
      <w:r w:rsidRPr="0043400F">
        <w:t xml:space="preserve"> </w:t>
      </w:r>
      <w:r w:rsidRPr="0043400F">
        <w:rPr>
          <w:b/>
        </w:rPr>
        <w:t>.</w:t>
      </w:r>
      <w:proofErr w:type="gramEnd"/>
      <w:r w:rsidRPr="0043400F">
        <w:rPr>
          <w:b/>
        </w:rPr>
        <w:t>NUC</w:t>
      </w:r>
      <w:r>
        <w:t xml:space="preserve">  </w:t>
      </w:r>
      <w:r w:rsidRPr="0043400F">
        <w:t>in block 61</w:t>
      </w:r>
      <w:r>
        <w:t xml:space="preserve"> if you wish to identify your altered system (avoid changing overall message size),</w:t>
      </w:r>
      <w:r w:rsidRPr="0043400F">
        <w:t xml:space="preserve"> then make and test nucleus:  </w:t>
      </w:r>
      <w:r w:rsidRPr="0043400F">
        <w:rPr>
          <w:rFonts w:ascii="Consolas" w:hAnsi="Consolas" w:cs="Consolas"/>
          <w:b/>
        </w:rPr>
        <w:t>COMPILER LOAD  CHIP LOAD  TESTING LOAD TRY</w:t>
      </w:r>
    </w:p>
    <w:p w14:paraId="680FEC9E" w14:textId="1DA74009" w:rsidR="0043400F" w:rsidRDefault="00AE2FC4" w:rsidP="0043400F">
      <w:pPr>
        <w:pStyle w:val="BodyText"/>
        <w:numPr>
          <w:ilvl w:val="1"/>
          <w:numId w:val="30"/>
        </w:numPr>
      </w:pPr>
      <w:r>
        <w:t xml:space="preserve">You will now be running your new system and </w:t>
      </w:r>
      <w:r w:rsidR="001D31C0">
        <w:t>should be able to access the old flash</w:t>
      </w:r>
      <w:r>
        <w:t xml:space="preserve">.  </w:t>
      </w:r>
      <w:r w:rsidR="00EF32AA">
        <w:t>F</w:t>
      </w:r>
      <w:r>
        <w:t xml:space="preserve">inish bringing the system up on serial disk by </w:t>
      </w:r>
      <w:proofErr w:type="gramStart"/>
      <w:r>
        <w:t xml:space="preserve">saying  </w:t>
      </w:r>
      <w:r w:rsidR="00EF32AA">
        <w:rPr>
          <w:rFonts w:ascii="Consolas" w:hAnsi="Consolas" w:cs="Consolas"/>
          <w:b/>
        </w:rPr>
        <w:t>20</w:t>
      </w:r>
      <w:proofErr w:type="gramEnd"/>
      <w:r w:rsidR="00EF32AA" w:rsidRPr="00AE2FC4">
        <w:rPr>
          <w:rFonts w:ascii="Consolas" w:hAnsi="Consolas" w:cs="Consolas"/>
          <w:b/>
        </w:rPr>
        <w:t xml:space="preserve"> </w:t>
      </w:r>
      <w:r w:rsidRPr="00AE2FC4">
        <w:rPr>
          <w:rFonts w:ascii="Consolas" w:hAnsi="Consolas" w:cs="Consolas"/>
          <w:b/>
        </w:rPr>
        <w:t>DRIVE  HI</w:t>
      </w:r>
      <w:r>
        <w:t xml:space="preserve">  .</w:t>
      </w:r>
    </w:p>
    <w:p w14:paraId="45F55119" w14:textId="74E99771" w:rsidR="00AE2FC4" w:rsidRDefault="00AE2FC4" w:rsidP="0043400F">
      <w:pPr>
        <w:pStyle w:val="BodyText"/>
        <w:numPr>
          <w:ilvl w:val="1"/>
          <w:numId w:val="30"/>
        </w:numPr>
      </w:pPr>
      <w:r>
        <w:t>At this</w:t>
      </w:r>
      <w:r w:rsidR="00D5003B">
        <w:t xml:space="preserve"> point, it is good to </w:t>
      </w:r>
      <w:proofErr w:type="gramStart"/>
      <w:r w:rsidR="00D5003B">
        <w:t xml:space="preserve">update  </w:t>
      </w:r>
      <w:r w:rsidR="00D5003B" w:rsidRPr="00D5003B">
        <w:rPr>
          <w:rFonts w:ascii="Consolas" w:hAnsi="Consolas" w:cs="Consolas"/>
          <w:b/>
        </w:rPr>
        <w:t>DRIVE</w:t>
      </w:r>
      <w:proofErr w:type="gramEnd"/>
      <w:r w:rsidR="00D5003B">
        <w:t xml:space="preserve">  to set  </w:t>
      </w:r>
      <w:r w:rsidR="00D5003B" w:rsidRPr="00D5003B">
        <w:rPr>
          <w:rFonts w:ascii="Consolas" w:hAnsi="Consolas" w:cs="Consolas"/>
          <w:b/>
        </w:rPr>
        <w:t>SHADOWS</w:t>
      </w:r>
      <w:r w:rsidR="00D5003B">
        <w:t xml:space="preserve">  correctly for the new organization.  Find the definition by </w:t>
      </w:r>
      <w:proofErr w:type="gramStart"/>
      <w:r w:rsidR="00D5003B">
        <w:t xml:space="preserve">saying  </w:t>
      </w:r>
      <w:r w:rsidR="00D5003B" w:rsidRPr="00D5003B">
        <w:rPr>
          <w:rFonts w:ascii="Consolas" w:hAnsi="Consolas" w:cs="Consolas"/>
          <w:b/>
        </w:rPr>
        <w:t>LOCATE</w:t>
      </w:r>
      <w:proofErr w:type="gramEnd"/>
      <w:r w:rsidR="00D5003B" w:rsidRPr="00D5003B">
        <w:rPr>
          <w:rFonts w:ascii="Consolas" w:hAnsi="Consolas" w:cs="Consolas"/>
          <w:b/>
        </w:rPr>
        <w:t xml:space="preserve"> DRIVE</w:t>
      </w:r>
      <w:r w:rsidR="00D5003B">
        <w:t xml:space="preserve">  </w:t>
      </w:r>
      <w:r w:rsidR="00EF32AA">
        <w:t xml:space="preserve">and see two versions of  DRIVE ; the simpler is in use, while the more complex is commented.  Reverse the commenting and see the first line which selects one of two sizes based on </w:t>
      </w:r>
      <w:proofErr w:type="gramStart"/>
      <w:r w:rsidR="00EF32AA">
        <w:t>the  DRIVE</w:t>
      </w:r>
      <w:proofErr w:type="gramEnd"/>
      <w:r w:rsidR="00EF32AA">
        <w:t xml:space="preserve">  number given.  It looks like this:</w:t>
      </w:r>
    </w:p>
    <w:p w14:paraId="6F3514E7" w14:textId="56B553B5" w:rsidR="00D5003B" w:rsidRDefault="00D5003B" w:rsidP="00D5003B">
      <w:pPr>
        <w:pStyle w:val="BodyText"/>
        <w:ind w:left="1440"/>
        <w:rPr>
          <w:rFonts w:ascii="Consolas" w:hAnsi="Consolas" w:cs="Consolas"/>
        </w:rPr>
      </w:pPr>
      <w:r w:rsidRPr="00A15666">
        <w:rPr>
          <w:rFonts w:ascii="Consolas" w:hAnsi="Consolas" w:cs="Consolas"/>
        </w:rPr>
        <w:t xml:space="preserve">: DRIVE </w:t>
      </w:r>
      <w:proofErr w:type="gramStart"/>
      <w:r w:rsidRPr="00A15666">
        <w:rPr>
          <w:rFonts w:ascii="Consolas" w:hAnsi="Consolas" w:cs="Consolas"/>
        </w:rPr>
        <w:t>( n</w:t>
      </w:r>
      <w:proofErr w:type="gramEnd"/>
      <w:r w:rsidRPr="00A15666">
        <w:rPr>
          <w:rFonts w:ascii="Consolas" w:hAnsi="Consolas" w:cs="Consolas"/>
        </w:rPr>
        <w:t xml:space="preserve">)   DUP </w:t>
      </w:r>
      <w:r w:rsidR="00EF32AA">
        <w:rPr>
          <w:rFonts w:ascii="Consolas" w:hAnsi="Consolas" w:cs="Consolas"/>
        </w:rPr>
        <w:t>19</w:t>
      </w:r>
      <w:r w:rsidR="00EF32AA" w:rsidRPr="00A15666">
        <w:rPr>
          <w:rFonts w:ascii="Consolas" w:hAnsi="Consolas" w:cs="Consolas"/>
        </w:rPr>
        <w:t xml:space="preserve"> </w:t>
      </w:r>
      <w:r w:rsidR="00EF32AA">
        <w:rPr>
          <w:rFonts w:ascii="Consolas" w:hAnsi="Consolas" w:cs="Consolas"/>
        </w:rPr>
        <w:t>&gt;</w:t>
      </w:r>
      <w:r w:rsidR="00EF32AA" w:rsidRPr="00A15666">
        <w:rPr>
          <w:rFonts w:ascii="Consolas" w:hAnsi="Consolas" w:cs="Consolas"/>
        </w:rPr>
        <w:t xml:space="preserve"> </w:t>
      </w:r>
      <w:r w:rsidRPr="00A15666">
        <w:rPr>
          <w:rFonts w:ascii="Consolas" w:hAnsi="Consolas" w:cs="Consolas"/>
        </w:rPr>
        <w:t xml:space="preserve">IF </w:t>
      </w:r>
      <w:r w:rsidR="00EF32AA">
        <w:rPr>
          <w:rFonts w:ascii="Consolas" w:hAnsi="Consolas" w:cs="Consolas"/>
        </w:rPr>
        <w:t>2400</w:t>
      </w:r>
      <w:r w:rsidR="00EF32AA" w:rsidRPr="00A15666">
        <w:rPr>
          <w:rFonts w:ascii="Consolas" w:hAnsi="Consolas" w:cs="Consolas"/>
        </w:rPr>
        <w:t xml:space="preserve">  </w:t>
      </w:r>
      <w:r w:rsidRPr="00A15666">
        <w:rPr>
          <w:rFonts w:ascii="Consolas" w:hAnsi="Consolas" w:cs="Consolas"/>
        </w:rPr>
        <w:t xml:space="preserve">ELSE </w:t>
      </w:r>
      <w:r w:rsidR="00EF32AA">
        <w:rPr>
          <w:rFonts w:ascii="Consolas" w:hAnsi="Consolas" w:cs="Consolas"/>
        </w:rPr>
        <w:t>780</w:t>
      </w:r>
    </w:p>
    <w:p w14:paraId="626FE68A" w14:textId="77777777" w:rsidR="00EF32AA" w:rsidRDefault="00EF32AA" w:rsidP="00D5003B">
      <w:pPr>
        <w:pStyle w:val="BodyText"/>
        <w:ind w:left="1440"/>
      </w:pPr>
      <w:r>
        <w:t xml:space="preserve">If you're planning to use the 780/60 organization this is just fine.  For 480/416 or 240/240, change the value 780 in this line to be the number of source blocks (480 or 240, respectively.  Let us assume you intend </w:t>
      </w:r>
      <w:r w:rsidR="00EB0BA5">
        <w:t>480/416:  Change 780 to read 480.</w:t>
      </w:r>
    </w:p>
    <w:p w14:paraId="79EC2973" w14:textId="055934C1" w:rsidR="00D5003B" w:rsidRDefault="00D5003B" w:rsidP="0043400F">
      <w:pPr>
        <w:pStyle w:val="BodyText"/>
        <w:numPr>
          <w:ilvl w:val="1"/>
          <w:numId w:val="30"/>
        </w:numPr>
      </w:pPr>
      <w:r>
        <w:t xml:space="preserve">To use the new </w:t>
      </w:r>
      <w:proofErr w:type="gramStart"/>
      <w:r>
        <w:t xml:space="preserve">definition,  </w:t>
      </w:r>
      <w:r w:rsidRPr="00D5003B">
        <w:rPr>
          <w:rFonts w:ascii="Consolas" w:hAnsi="Consolas" w:cs="Consolas"/>
          <w:b/>
        </w:rPr>
        <w:t>FLUSH</w:t>
      </w:r>
      <w:proofErr w:type="gramEnd"/>
      <w:r>
        <w:t xml:space="preserve">  the disk and say  </w:t>
      </w:r>
      <w:r w:rsidRPr="00D5003B">
        <w:rPr>
          <w:rFonts w:ascii="Consolas" w:hAnsi="Consolas" w:cs="Consolas"/>
          <w:b/>
        </w:rPr>
        <w:t>RELOAD</w:t>
      </w:r>
      <w:r>
        <w:t xml:space="preserve">  then  again  </w:t>
      </w:r>
      <w:r w:rsidR="00EF32AA">
        <w:rPr>
          <w:rFonts w:ascii="Consolas" w:hAnsi="Consolas" w:cs="Consolas"/>
          <w:b/>
        </w:rPr>
        <w:t>20</w:t>
      </w:r>
      <w:r w:rsidR="00EF32AA" w:rsidRPr="00D5003B">
        <w:rPr>
          <w:rFonts w:ascii="Consolas" w:hAnsi="Consolas" w:cs="Consolas"/>
          <w:b/>
        </w:rPr>
        <w:t xml:space="preserve"> </w:t>
      </w:r>
      <w:r w:rsidRPr="00D5003B">
        <w:rPr>
          <w:rFonts w:ascii="Consolas" w:hAnsi="Consolas" w:cs="Consolas"/>
          <w:b/>
        </w:rPr>
        <w:t xml:space="preserve">DRIVE </w:t>
      </w:r>
      <w:r>
        <w:rPr>
          <w:rFonts w:ascii="Consolas" w:hAnsi="Consolas" w:cs="Consolas"/>
          <w:b/>
        </w:rPr>
        <w:t xml:space="preserve"> </w:t>
      </w:r>
      <w:r w:rsidRPr="00D5003B">
        <w:rPr>
          <w:rFonts w:ascii="Consolas" w:hAnsi="Consolas" w:cs="Consolas"/>
          <w:b/>
        </w:rPr>
        <w:t xml:space="preserve">HI </w:t>
      </w:r>
      <w:r>
        <w:t xml:space="preserve"> .</w:t>
      </w:r>
    </w:p>
    <w:p w14:paraId="73FF2180" w14:textId="77777777" w:rsidR="00D5003B" w:rsidRDefault="001F318E" w:rsidP="0043400F">
      <w:pPr>
        <w:pStyle w:val="BodyText"/>
        <w:numPr>
          <w:ilvl w:val="1"/>
          <w:numId w:val="30"/>
        </w:numPr>
      </w:pPr>
      <w:r>
        <w:t xml:space="preserve">You should now find </w:t>
      </w:r>
      <w:proofErr w:type="gramStart"/>
      <w:r>
        <w:t xml:space="preserve">that  </w:t>
      </w:r>
      <w:r w:rsidRPr="009D7450">
        <w:rPr>
          <w:rFonts w:ascii="Consolas" w:hAnsi="Consolas" w:cs="Consolas"/>
          <w:b/>
        </w:rPr>
        <w:t>SHADOWS</w:t>
      </w:r>
      <w:proofErr w:type="gramEnd"/>
      <w:r>
        <w:t xml:space="preserve">  is 2400.  </w:t>
      </w:r>
      <w:r w:rsidRPr="009D7450">
        <w:rPr>
          <w:rFonts w:ascii="Consolas" w:hAnsi="Consolas" w:cs="Consolas"/>
          <w:b/>
        </w:rPr>
        <w:t xml:space="preserve">TESTING </w:t>
      </w:r>
      <w:proofErr w:type="gramStart"/>
      <w:r w:rsidRPr="009D7450">
        <w:rPr>
          <w:rFonts w:ascii="Consolas" w:hAnsi="Consolas" w:cs="Consolas"/>
          <w:b/>
        </w:rPr>
        <w:t>LOAD  INSTALL</w:t>
      </w:r>
      <w:proofErr w:type="gramEnd"/>
      <w:r>
        <w:t xml:space="preserve">  will copy the test nucleus from  </w:t>
      </w:r>
      <w:r w:rsidRPr="009D7450">
        <w:rPr>
          <w:rFonts w:ascii="Consolas" w:hAnsi="Consolas" w:cs="Consolas"/>
          <w:b/>
        </w:rPr>
        <w:t>SHADOWS</w:t>
      </w:r>
      <w:r>
        <w:t xml:space="preserve">  to zero on your serial disk, replacing the nucleus at the start of  </w:t>
      </w:r>
      <w:r w:rsidRPr="009D7450">
        <w:rPr>
          <w:rFonts w:ascii="Consolas" w:hAnsi="Consolas" w:cs="Consolas"/>
          <w:b/>
        </w:rPr>
        <w:t>pFDISK.blk</w:t>
      </w:r>
      <w:r>
        <w:t xml:space="preserve"> .  Just to make sure all is </w:t>
      </w:r>
      <w:proofErr w:type="gramStart"/>
      <w:r>
        <w:t xml:space="preserve">good,  </w:t>
      </w:r>
      <w:r w:rsidRPr="009D7450">
        <w:rPr>
          <w:rFonts w:ascii="Consolas" w:hAnsi="Consolas" w:cs="Consolas"/>
          <w:b/>
        </w:rPr>
        <w:t>COMPILER</w:t>
      </w:r>
      <w:proofErr w:type="gramEnd"/>
      <w:r w:rsidRPr="009D7450">
        <w:rPr>
          <w:rFonts w:ascii="Consolas" w:hAnsi="Consolas" w:cs="Consolas"/>
          <w:b/>
        </w:rPr>
        <w:t xml:space="preserve"> LOAD  CHIP LOAD</w:t>
      </w:r>
      <w:r>
        <w:t xml:space="preserve">  and then say  </w:t>
      </w:r>
      <w:r w:rsidRPr="009D7450">
        <w:rPr>
          <w:rFonts w:ascii="Consolas" w:hAnsi="Consolas" w:cs="Consolas"/>
          <w:b/>
        </w:rPr>
        <w:t>50 LOAD  HUNT</w:t>
      </w:r>
      <w:r>
        <w:t xml:space="preserve">  .  The utility should run completely without showing any differences.</w:t>
      </w:r>
    </w:p>
    <w:p w14:paraId="1DB52E1A" w14:textId="06D9E51E" w:rsidR="001F318E" w:rsidRDefault="001F318E" w:rsidP="0043400F">
      <w:pPr>
        <w:pStyle w:val="BodyText"/>
        <w:numPr>
          <w:ilvl w:val="1"/>
          <w:numId w:val="30"/>
        </w:numPr>
      </w:pPr>
      <w:r>
        <w:lastRenderedPageBreak/>
        <w:t xml:space="preserve">At this point, you have changed the nucleus that would be used with the </w:t>
      </w:r>
      <w:r w:rsidR="00612084">
        <w:t xml:space="preserve">serial </w:t>
      </w:r>
      <w:r>
        <w:t>boot procedure</w:t>
      </w:r>
      <w:r w:rsidR="00612084">
        <w:t>s</w:t>
      </w:r>
      <w:r>
        <w:t xml:space="preserve"> above</w:t>
      </w:r>
      <w:r w:rsidR="00EF32AA">
        <w:t xml:space="preserve">.  </w:t>
      </w:r>
      <w:r w:rsidR="009D7450">
        <w:t>However, it is much faster and less troublesome to simply copy the new nucleus into flash using polyFORTH, as follows</w:t>
      </w:r>
      <w:r w:rsidR="00612084">
        <w:t>, assuming you have taken each of the steps above</w:t>
      </w:r>
      <w:r w:rsidR="009D7450">
        <w:t>:</w:t>
      </w:r>
    </w:p>
    <w:p w14:paraId="4AB66600" w14:textId="70376120" w:rsidR="009D7450" w:rsidRPr="009D7450" w:rsidRDefault="009D7450" w:rsidP="009D7450">
      <w:pPr>
        <w:pStyle w:val="BodyText"/>
        <w:ind w:left="1440"/>
        <w:rPr>
          <w:b/>
        </w:rPr>
      </w:pPr>
      <w:r w:rsidRPr="009D7450">
        <w:rPr>
          <w:rFonts w:ascii="Consolas" w:hAnsi="Consolas" w:cs="Consolas"/>
          <w:b/>
        </w:rPr>
        <w:t xml:space="preserve">DISKING LOAD  0 DRIVE  </w:t>
      </w:r>
      <w:r w:rsidR="00EF32AA">
        <w:rPr>
          <w:rFonts w:ascii="Consolas" w:hAnsi="Consolas" w:cs="Consolas"/>
          <w:b/>
        </w:rPr>
        <w:t>24000</w:t>
      </w:r>
      <w:r w:rsidR="00EF32AA" w:rsidRPr="009D7450">
        <w:rPr>
          <w:rFonts w:ascii="Consolas" w:hAnsi="Consolas" w:cs="Consolas"/>
          <w:b/>
        </w:rPr>
        <w:t xml:space="preserve"> </w:t>
      </w:r>
      <w:r w:rsidRPr="009D7450">
        <w:rPr>
          <w:rFonts w:ascii="Consolas" w:hAnsi="Consolas" w:cs="Consolas"/>
          <w:b/>
        </w:rPr>
        <w:t>0 9 BLOCKS</w:t>
      </w:r>
    </w:p>
    <w:p w14:paraId="5273DD93" w14:textId="05BC70E5" w:rsidR="009D7450" w:rsidRPr="0043400F" w:rsidRDefault="009D7450" w:rsidP="0043400F">
      <w:pPr>
        <w:pStyle w:val="BodyText"/>
        <w:numPr>
          <w:ilvl w:val="1"/>
          <w:numId w:val="30"/>
        </w:numPr>
      </w:pPr>
      <w:r>
        <w:t>Now, you may</w:t>
      </w:r>
      <w:r w:rsidR="00B943ED">
        <w:t xml:space="preserve"> install flash boot using the </w:t>
      </w:r>
      <w:r w:rsidR="00EF32AA">
        <w:t xml:space="preserve">procedure in section </w:t>
      </w:r>
      <w:r w:rsidR="00EF32AA">
        <w:fldChar w:fldCharType="begin"/>
      </w:r>
      <w:r w:rsidR="00EF32AA">
        <w:instrText xml:space="preserve"> REF _Ref533536398 \r \h </w:instrText>
      </w:r>
      <w:r w:rsidR="00EF32AA">
        <w:fldChar w:fldCharType="separate"/>
      </w:r>
      <w:r w:rsidR="007808D1">
        <w:t>5.2.2.3</w:t>
      </w:r>
      <w:r w:rsidR="00EF32AA">
        <w:fldChar w:fldCharType="end"/>
      </w:r>
      <w:r w:rsidR="00EF32AA">
        <w:t xml:space="preserve"> above</w:t>
      </w:r>
      <w:r>
        <w:t>.</w:t>
      </w:r>
    </w:p>
    <w:p w14:paraId="4208267F" w14:textId="5BAED327" w:rsidR="009D7450" w:rsidRPr="009D7450" w:rsidRDefault="009D7450" w:rsidP="00DA4740">
      <w:pPr>
        <w:pStyle w:val="BodyText"/>
        <w:numPr>
          <w:ilvl w:val="0"/>
          <w:numId w:val="30"/>
        </w:numPr>
      </w:pPr>
      <w:r>
        <w:t>Assuming that all the above was done correctly</w:t>
      </w:r>
      <w:r w:rsidR="00612084">
        <w:t xml:space="preserve"> and works</w:t>
      </w:r>
      <w:r>
        <w:t xml:space="preserve">, you're ready to move the source and shadows down to the SPI Flash.  Boot the new system and </w:t>
      </w:r>
      <w:proofErr w:type="gramStart"/>
      <w:r>
        <w:t xml:space="preserve">say  </w:t>
      </w:r>
      <w:r w:rsidR="00EB0BA5">
        <w:rPr>
          <w:rFonts w:ascii="Consolas" w:hAnsi="Consolas" w:cs="Consolas"/>
          <w:b/>
        </w:rPr>
        <w:t>20</w:t>
      </w:r>
      <w:proofErr w:type="gramEnd"/>
      <w:r w:rsidR="00EB0BA5" w:rsidRPr="009D7450">
        <w:rPr>
          <w:rFonts w:ascii="Consolas" w:hAnsi="Consolas" w:cs="Consolas"/>
          <w:b/>
        </w:rPr>
        <w:t xml:space="preserve"> </w:t>
      </w:r>
      <w:r w:rsidRPr="009D7450">
        <w:rPr>
          <w:rFonts w:ascii="Consolas" w:hAnsi="Consolas" w:cs="Consolas"/>
          <w:b/>
        </w:rPr>
        <w:t>DRIVE  HI</w:t>
      </w:r>
      <w:r>
        <w:t xml:space="preserve">  .  </w:t>
      </w:r>
      <w:proofErr w:type="gramStart"/>
      <w:r>
        <w:t xml:space="preserve">Then  </w:t>
      </w:r>
      <w:r w:rsidRPr="009D7450">
        <w:rPr>
          <w:rFonts w:ascii="Consolas" w:hAnsi="Consolas" w:cs="Consolas"/>
          <w:b/>
        </w:rPr>
        <w:t>DISKING</w:t>
      </w:r>
      <w:proofErr w:type="gramEnd"/>
      <w:r w:rsidRPr="009D7450">
        <w:rPr>
          <w:rFonts w:ascii="Consolas" w:hAnsi="Consolas" w:cs="Consolas"/>
          <w:b/>
        </w:rPr>
        <w:t xml:space="preserve"> LOAD</w:t>
      </w:r>
      <w:r>
        <w:t xml:space="preserve">  and finally:</w:t>
      </w:r>
    </w:p>
    <w:p w14:paraId="4DB9A4A9" w14:textId="66556A2D" w:rsidR="00DA4740" w:rsidRDefault="009D7450" w:rsidP="009D7450">
      <w:pPr>
        <w:pStyle w:val="BodyText"/>
        <w:spacing w:after="0"/>
        <w:ind w:left="1440"/>
        <w:rPr>
          <w:rFonts w:ascii="Consolas" w:hAnsi="Consolas" w:cs="Consolas"/>
          <w:b/>
        </w:rPr>
      </w:pPr>
      <w:r>
        <w:rPr>
          <w:rFonts w:ascii="Consolas" w:hAnsi="Consolas" w:cs="Consolas"/>
          <w:b/>
        </w:rPr>
        <w:t xml:space="preserve">0 DRIVE   </w:t>
      </w:r>
      <w:r w:rsidR="00EB0BA5">
        <w:rPr>
          <w:rFonts w:ascii="Consolas" w:hAnsi="Consolas" w:cs="Consolas"/>
          <w:b/>
        </w:rPr>
        <w:t>2400</w:t>
      </w:r>
      <w:r w:rsidR="00EB0BA5" w:rsidRPr="00DA4740">
        <w:rPr>
          <w:rFonts w:ascii="Consolas" w:hAnsi="Consolas" w:cs="Consolas"/>
          <w:b/>
        </w:rPr>
        <w:t xml:space="preserve">0 </w:t>
      </w:r>
      <w:r w:rsidR="00DA4740" w:rsidRPr="00DA4740">
        <w:rPr>
          <w:rFonts w:ascii="Consolas" w:hAnsi="Consolas" w:cs="Consolas"/>
          <w:b/>
        </w:rPr>
        <w:t xml:space="preserve">0 480 BLOCKS   </w:t>
      </w:r>
      <w:r w:rsidR="00EB0BA5">
        <w:rPr>
          <w:rFonts w:ascii="Consolas" w:hAnsi="Consolas" w:cs="Consolas"/>
          <w:b/>
        </w:rPr>
        <w:t xml:space="preserve">24000 2400 + </w:t>
      </w:r>
      <w:r>
        <w:rPr>
          <w:rFonts w:ascii="Consolas" w:hAnsi="Consolas" w:cs="Consolas"/>
          <w:b/>
        </w:rPr>
        <w:t>480</w:t>
      </w:r>
      <w:r w:rsidR="00DA4740" w:rsidRPr="00DA4740">
        <w:rPr>
          <w:rFonts w:ascii="Consolas" w:hAnsi="Consolas" w:cs="Consolas"/>
          <w:b/>
        </w:rPr>
        <w:t xml:space="preserve"> </w:t>
      </w:r>
      <w:r w:rsidR="001577B9">
        <w:rPr>
          <w:rFonts w:ascii="Consolas" w:hAnsi="Consolas" w:cs="Consolas"/>
          <w:b/>
        </w:rPr>
        <w:t>416</w:t>
      </w:r>
      <w:r w:rsidR="001577B9" w:rsidRPr="00DA4740">
        <w:rPr>
          <w:rFonts w:ascii="Consolas" w:hAnsi="Consolas" w:cs="Consolas"/>
          <w:b/>
        </w:rPr>
        <w:t xml:space="preserve"> </w:t>
      </w:r>
      <w:r w:rsidR="00DA4740" w:rsidRPr="00DA4740">
        <w:rPr>
          <w:rFonts w:ascii="Consolas" w:hAnsi="Consolas" w:cs="Consolas"/>
          <w:b/>
        </w:rPr>
        <w:t>BLOCKS</w:t>
      </w:r>
    </w:p>
    <w:p w14:paraId="65EECF05" w14:textId="68D8C77F" w:rsidR="009D7450" w:rsidRDefault="009D7450" w:rsidP="009D7450">
      <w:pPr>
        <w:pStyle w:val="BodyText"/>
        <w:ind w:left="1440"/>
      </w:pPr>
      <w:r w:rsidRPr="00DA4740">
        <w:rPr>
          <w:rFonts w:ascii="Consolas" w:hAnsi="Consolas" w:cs="Consolas"/>
          <w:b/>
        </w:rPr>
        <w:t xml:space="preserve">0 </w:t>
      </w:r>
      <w:r w:rsidR="00EB0BA5">
        <w:rPr>
          <w:rFonts w:ascii="Consolas" w:hAnsi="Consolas" w:cs="Consolas"/>
          <w:b/>
        </w:rPr>
        <w:t>24000</w:t>
      </w:r>
      <w:r w:rsidR="00EB0BA5" w:rsidRPr="00DA4740">
        <w:rPr>
          <w:rFonts w:ascii="Consolas" w:hAnsi="Consolas" w:cs="Consolas"/>
          <w:b/>
        </w:rPr>
        <w:t xml:space="preserve"> </w:t>
      </w:r>
      <w:r w:rsidRPr="00DA4740">
        <w:rPr>
          <w:rFonts w:ascii="Consolas" w:hAnsi="Consolas" w:cs="Consolas"/>
          <w:b/>
        </w:rPr>
        <w:t xml:space="preserve">480 MATCHES   </w:t>
      </w:r>
      <w:r>
        <w:rPr>
          <w:rFonts w:ascii="Consolas" w:hAnsi="Consolas" w:cs="Consolas"/>
          <w:b/>
        </w:rPr>
        <w:t>48</w:t>
      </w:r>
      <w:r w:rsidRPr="00DA4740">
        <w:rPr>
          <w:rFonts w:ascii="Consolas" w:hAnsi="Consolas" w:cs="Consolas"/>
          <w:b/>
        </w:rPr>
        <w:t xml:space="preserve">0 </w:t>
      </w:r>
      <w:r w:rsidR="00EB0BA5">
        <w:rPr>
          <w:rFonts w:ascii="Consolas" w:hAnsi="Consolas" w:cs="Consolas"/>
          <w:b/>
        </w:rPr>
        <w:t>24000 2400 +</w:t>
      </w:r>
      <w:r w:rsidR="00EB0BA5" w:rsidRPr="00DA4740">
        <w:rPr>
          <w:rFonts w:ascii="Consolas" w:hAnsi="Consolas" w:cs="Consolas"/>
          <w:b/>
        </w:rPr>
        <w:t xml:space="preserve"> </w:t>
      </w:r>
      <w:r w:rsidR="001577B9">
        <w:rPr>
          <w:rFonts w:ascii="Consolas" w:hAnsi="Consolas" w:cs="Consolas"/>
          <w:b/>
        </w:rPr>
        <w:t>416</w:t>
      </w:r>
      <w:r w:rsidR="001577B9" w:rsidRPr="00DA4740">
        <w:rPr>
          <w:rFonts w:ascii="Consolas" w:hAnsi="Consolas" w:cs="Consolas"/>
          <w:b/>
        </w:rPr>
        <w:t xml:space="preserve"> </w:t>
      </w:r>
      <w:r w:rsidRPr="00DA4740">
        <w:rPr>
          <w:rFonts w:ascii="Consolas" w:hAnsi="Consolas" w:cs="Consolas"/>
          <w:b/>
        </w:rPr>
        <w:t>MATCHES</w:t>
      </w:r>
    </w:p>
    <w:p w14:paraId="1588D4AD" w14:textId="5F6A54C3" w:rsidR="000D3167" w:rsidRDefault="000D3167" w:rsidP="009D7450">
      <w:pPr>
        <w:pStyle w:val="BodyText"/>
        <w:numPr>
          <w:ilvl w:val="0"/>
          <w:numId w:val="30"/>
        </w:numPr>
      </w:pPr>
      <w:r>
        <w:t xml:space="preserve">Assuming </w:t>
      </w:r>
      <w:proofErr w:type="gramStart"/>
      <w:r>
        <w:t xml:space="preserve">that  </w:t>
      </w:r>
      <w:r w:rsidRPr="00524674">
        <w:rPr>
          <w:rFonts w:ascii="Consolas" w:hAnsi="Consolas" w:cs="Consolas"/>
        </w:rPr>
        <w:t>MATCHES</w:t>
      </w:r>
      <w:proofErr w:type="gramEnd"/>
      <w:r>
        <w:t xml:space="preserve">  showed no problems, you are now ready start working on the SPI flash in earnest.  To make sure everything is OK, reset the chip, hit spacebar, and </w:t>
      </w:r>
      <w:proofErr w:type="gramStart"/>
      <w:r>
        <w:t xml:space="preserve">say  </w:t>
      </w:r>
      <w:r w:rsidRPr="00524674">
        <w:rPr>
          <w:rFonts w:ascii="Consolas" w:hAnsi="Consolas" w:cs="Consolas"/>
        </w:rPr>
        <w:t>HI</w:t>
      </w:r>
      <w:proofErr w:type="gramEnd"/>
      <w:r>
        <w:t xml:space="preserve">  to load block 9 on the flash.  It should run fine.  Then </w:t>
      </w:r>
      <w:proofErr w:type="gramStart"/>
      <w:r>
        <w:t xml:space="preserve">say  </w:t>
      </w:r>
      <w:r w:rsidRPr="00524674">
        <w:rPr>
          <w:rFonts w:ascii="Consolas" w:hAnsi="Consolas" w:cs="Consolas"/>
        </w:rPr>
        <w:t>SHADOWS</w:t>
      </w:r>
      <w:proofErr w:type="gramEnd"/>
      <w:r>
        <w:t xml:space="preserve"> .  expecting to see 480; </w:t>
      </w:r>
      <w:proofErr w:type="gramStart"/>
      <w:r>
        <w:t xml:space="preserve">say  </w:t>
      </w:r>
      <w:r w:rsidR="00EB0BA5">
        <w:rPr>
          <w:rFonts w:ascii="Consolas" w:hAnsi="Consolas" w:cs="Consolas"/>
        </w:rPr>
        <w:t>20</w:t>
      </w:r>
      <w:proofErr w:type="gramEnd"/>
      <w:r w:rsidR="00EB0BA5">
        <w:rPr>
          <w:rFonts w:ascii="Consolas" w:hAnsi="Consolas" w:cs="Consolas"/>
        </w:rPr>
        <w:t xml:space="preserve"> </w:t>
      </w:r>
      <w:r w:rsidRPr="00524674">
        <w:rPr>
          <w:rFonts w:ascii="Consolas" w:hAnsi="Consolas" w:cs="Consolas"/>
        </w:rPr>
        <w:t>DRIVE SHADOWS</w:t>
      </w:r>
      <w:r>
        <w:t xml:space="preserve"> .  expecting to see 2400.  Go back </w:t>
      </w:r>
      <w:proofErr w:type="gramStart"/>
      <w:r>
        <w:t xml:space="preserve">to  </w:t>
      </w:r>
      <w:r w:rsidRPr="00524674">
        <w:rPr>
          <w:rFonts w:ascii="Consolas" w:hAnsi="Consolas" w:cs="Consolas"/>
        </w:rPr>
        <w:t>0</w:t>
      </w:r>
      <w:proofErr w:type="gramEnd"/>
      <w:r w:rsidRPr="00524674">
        <w:rPr>
          <w:rFonts w:ascii="Consolas" w:hAnsi="Consolas" w:cs="Consolas"/>
        </w:rPr>
        <w:t xml:space="preserve"> DRIVE</w:t>
      </w:r>
      <w:r>
        <w:t xml:space="preserve">  and enjoy a disk ten times faster than the serial version.</w:t>
      </w:r>
    </w:p>
    <w:p w14:paraId="3D53ACDE" w14:textId="0D429FD3" w:rsidR="000D3167" w:rsidRDefault="000D3167" w:rsidP="009D7450">
      <w:pPr>
        <w:pStyle w:val="BodyText"/>
        <w:numPr>
          <w:ilvl w:val="0"/>
          <w:numId w:val="30"/>
        </w:numPr>
      </w:pPr>
      <w:r>
        <w:t xml:space="preserve">The reason the target compilation and </w:t>
      </w:r>
      <w:r w:rsidRPr="00524674">
        <w:rPr>
          <w:rFonts w:ascii="Consolas" w:hAnsi="Consolas" w:cs="Consolas"/>
        </w:rPr>
        <w:t>DRIVE</w:t>
      </w:r>
      <w:r>
        <w:t xml:space="preserve"> change were done on the serial disk before copying to the SPI flash was to leave you with a </w:t>
      </w:r>
      <w:proofErr w:type="gramStart"/>
      <w:r>
        <w:t xml:space="preserve">single  </w:t>
      </w:r>
      <w:r w:rsidRPr="00524674">
        <w:rPr>
          <w:rFonts w:ascii="Consolas" w:hAnsi="Consolas" w:cs="Consolas"/>
        </w:rPr>
        <w:t>BLOCK</w:t>
      </w:r>
      <w:proofErr w:type="gramEnd"/>
      <w:r>
        <w:t xml:space="preserve">  mapping and a single source base.  Henceforward you will be needing to </w:t>
      </w:r>
      <w:proofErr w:type="gramStart"/>
      <w:r>
        <w:t xml:space="preserve">say  </w:t>
      </w:r>
      <w:r w:rsidR="00EB0BA5">
        <w:rPr>
          <w:rFonts w:ascii="Consolas" w:hAnsi="Consolas" w:cs="Consolas"/>
        </w:rPr>
        <w:t>20</w:t>
      </w:r>
      <w:proofErr w:type="gramEnd"/>
      <w:r w:rsidR="00EB0BA5" w:rsidRPr="00524674">
        <w:rPr>
          <w:rFonts w:ascii="Consolas" w:hAnsi="Consolas" w:cs="Consolas"/>
        </w:rPr>
        <w:t xml:space="preserve"> </w:t>
      </w:r>
      <w:r w:rsidRPr="00524674">
        <w:rPr>
          <w:rFonts w:ascii="Consolas" w:hAnsi="Consolas" w:cs="Consolas"/>
        </w:rPr>
        <w:t>DRIVE</w:t>
      </w:r>
      <w:r>
        <w:t xml:space="preserve">  to offset yourself to the serial disk, no matter how you booted.  Less confusion may be expected this way.</w:t>
      </w:r>
    </w:p>
    <w:p w14:paraId="4E1B8715" w14:textId="77777777" w:rsidR="000D3167" w:rsidRDefault="000D3167" w:rsidP="009D7450">
      <w:pPr>
        <w:pStyle w:val="BodyText"/>
        <w:numPr>
          <w:ilvl w:val="0"/>
          <w:numId w:val="30"/>
        </w:numPr>
      </w:pPr>
      <w:r>
        <w:t xml:space="preserve">If you later wish to reconcile your flash with the serial disk, the auditing capabilities </w:t>
      </w:r>
      <w:proofErr w:type="gramStart"/>
      <w:r>
        <w:t xml:space="preserve">of  </w:t>
      </w:r>
      <w:r w:rsidRPr="00524674">
        <w:rPr>
          <w:rFonts w:ascii="Consolas" w:hAnsi="Consolas" w:cs="Consolas"/>
        </w:rPr>
        <w:t>DISKING</w:t>
      </w:r>
      <w:proofErr w:type="gramEnd"/>
      <w:r>
        <w:t xml:space="preserve">  will work fine for source code but will require extra work for shadows.  Check the defaults </w:t>
      </w:r>
      <w:proofErr w:type="gramStart"/>
      <w:r>
        <w:t xml:space="preserve">for  </w:t>
      </w:r>
      <w:r w:rsidRPr="00524674">
        <w:rPr>
          <w:rFonts w:ascii="Consolas" w:hAnsi="Consolas" w:cs="Consolas"/>
        </w:rPr>
        <w:t>SEP</w:t>
      </w:r>
      <w:proofErr w:type="gramEnd"/>
      <w:r>
        <w:t xml:space="preserve">  and  </w:t>
      </w:r>
      <w:r w:rsidRPr="00524674">
        <w:rPr>
          <w:rFonts w:ascii="Consolas" w:hAnsi="Consolas" w:cs="Consolas"/>
        </w:rPr>
        <w:t>HEAD</w:t>
      </w:r>
      <w:r>
        <w:t xml:space="preserve"> .  </w:t>
      </w:r>
      <w:r w:rsidRPr="00524674">
        <w:rPr>
          <w:rFonts w:ascii="Consolas" w:hAnsi="Consolas" w:cs="Consolas"/>
        </w:rPr>
        <w:t>SEP</w:t>
      </w:r>
      <w:r>
        <w:t xml:space="preserve"> is set to 4800 by default and if you want to match more than is shown </w:t>
      </w:r>
      <w:proofErr w:type="gramStart"/>
      <w:r>
        <w:t xml:space="preserve">in  </w:t>
      </w:r>
      <w:r w:rsidRPr="00524674">
        <w:rPr>
          <w:rFonts w:ascii="Consolas" w:hAnsi="Consolas" w:cs="Consolas"/>
        </w:rPr>
        <w:t>HEAD</w:t>
      </w:r>
      <w:proofErr w:type="gramEnd"/>
      <w:r>
        <w:t xml:space="preserve">  use  </w:t>
      </w:r>
      <w:r w:rsidRPr="00524674">
        <w:rPr>
          <w:rFonts w:ascii="Consolas" w:hAnsi="Consolas" w:cs="Consolas"/>
        </w:rPr>
        <w:t>TO</w:t>
      </w:r>
      <w:r>
        <w:t xml:space="preserve">  to change it.  Thus when you </w:t>
      </w:r>
      <w:proofErr w:type="gramStart"/>
      <w:r>
        <w:t xml:space="preserve">load  </w:t>
      </w:r>
      <w:r w:rsidRPr="00524674">
        <w:rPr>
          <w:rFonts w:ascii="Consolas" w:hAnsi="Consolas" w:cs="Consolas"/>
        </w:rPr>
        <w:t>DISKING</w:t>
      </w:r>
      <w:proofErr w:type="gramEnd"/>
      <w:r>
        <w:t xml:space="preserve">  at  </w:t>
      </w:r>
      <w:r w:rsidRPr="00524674">
        <w:rPr>
          <w:rFonts w:ascii="Consolas" w:hAnsi="Consolas" w:cs="Consolas"/>
        </w:rPr>
        <w:t>0 DRIVE</w:t>
      </w:r>
      <w:r>
        <w:t xml:space="preserve">  you will be set up to match source against the serial disk.</w:t>
      </w:r>
    </w:p>
    <w:p w14:paraId="111A0095" w14:textId="77777777" w:rsidR="000D3167" w:rsidRDefault="000D3167" w:rsidP="000D3167">
      <w:pPr>
        <w:pStyle w:val="BodyText"/>
        <w:ind w:left="720"/>
      </w:pPr>
      <w:r>
        <w:t xml:space="preserve">To match </w:t>
      </w:r>
      <w:proofErr w:type="gramStart"/>
      <w:r>
        <w:t>shadows</w:t>
      </w:r>
      <w:proofErr w:type="gramEnd"/>
      <w:r>
        <w:t xml:space="preserve"> you will have to say something like this:</w:t>
      </w:r>
    </w:p>
    <w:p w14:paraId="2D950057" w14:textId="09FA55BD" w:rsidR="000D3167" w:rsidRPr="000D3167" w:rsidRDefault="000D3167" w:rsidP="000D3167">
      <w:pPr>
        <w:pStyle w:val="BodyText"/>
        <w:ind w:left="720"/>
        <w:rPr>
          <w:rFonts w:ascii="Consolas" w:hAnsi="Consolas" w:cs="Consolas"/>
          <w:b/>
        </w:rPr>
      </w:pPr>
      <w:r>
        <w:tab/>
      </w:r>
      <w:r w:rsidRPr="000D3167">
        <w:rPr>
          <w:rFonts w:ascii="Consolas" w:hAnsi="Consolas" w:cs="Consolas"/>
          <w:b/>
        </w:rPr>
        <w:t xml:space="preserve">DISKING LOAD  480 </w:t>
      </w:r>
      <w:r w:rsidR="00EB0BA5">
        <w:rPr>
          <w:rFonts w:ascii="Consolas" w:hAnsi="Consolas" w:cs="Consolas"/>
          <w:b/>
        </w:rPr>
        <w:t xml:space="preserve">24000 2400 + </w:t>
      </w:r>
      <w:r w:rsidRPr="000D3167">
        <w:rPr>
          <w:rFonts w:ascii="Consolas" w:hAnsi="Consolas" w:cs="Consolas"/>
          <w:b/>
        </w:rPr>
        <w:t xml:space="preserve">MATCHING  </w:t>
      </w:r>
      <w:r w:rsidR="00E13CD2">
        <w:rPr>
          <w:rFonts w:ascii="Consolas" w:hAnsi="Consolas" w:cs="Consolas"/>
          <w:b/>
        </w:rPr>
        <w:t>916</w:t>
      </w:r>
      <w:r w:rsidR="00E13CD2" w:rsidRPr="000D3167">
        <w:rPr>
          <w:rFonts w:ascii="Consolas" w:hAnsi="Consolas" w:cs="Consolas"/>
          <w:b/>
        </w:rPr>
        <w:t xml:space="preserve"> </w:t>
      </w:r>
      <w:r w:rsidRPr="000D3167">
        <w:rPr>
          <w:rFonts w:ascii="Consolas" w:hAnsi="Consolas" w:cs="Consolas"/>
          <w:b/>
        </w:rPr>
        <w:t>TO</w:t>
      </w:r>
    </w:p>
    <w:p w14:paraId="483AC386" w14:textId="77777777" w:rsidR="000D3167" w:rsidRPr="000D3167" w:rsidRDefault="000D3167" w:rsidP="000D3167">
      <w:pPr>
        <w:pStyle w:val="BodyText"/>
        <w:ind w:left="720"/>
      </w:pPr>
      <w:r>
        <w:t>... then, examine shadow blocks and you will be comparing them with the serial disk's shadows.</w:t>
      </w:r>
    </w:p>
    <w:p w14:paraId="116BD52F" w14:textId="77777777" w:rsidR="00653D98" w:rsidRDefault="00DA4740" w:rsidP="00653D98">
      <w:pPr>
        <w:pStyle w:val="Heading4"/>
      </w:pPr>
      <w:r>
        <w:t>Example with</w:t>
      </w:r>
      <w:r w:rsidR="00653D98">
        <w:t xml:space="preserve"> MMC, </w:t>
      </w:r>
      <w:r w:rsidR="001577B9">
        <w:t xml:space="preserve">Old </w:t>
      </w:r>
      <w:r w:rsidR="00653D98">
        <w:t>SPI Flash, and Serial Disk</w:t>
      </w:r>
    </w:p>
    <w:p w14:paraId="70DE15F5" w14:textId="77777777" w:rsidR="00653D98" w:rsidRDefault="00A02937" w:rsidP="00450D74">
      <w:pPr>
        <w:pStyle w:val="BodyText"/>
      </w:pPr>
      <w:r>
        <w:t>To be completed when MMC support is released.</w:t>
      </w:r>
    </w:p>
    <w:p w14:paraId="12FD4674" w14:textId="77777777" w:rsidR="00EB0BA5" w:rsidRDefault="00EB0BA5">
      <w:pPr>
        <w:pStyle w:val="BodyText"/>
      </w:pPr>
      <w:r>
        <w:br w:type="page"/>
      </w:r>
    </w:p>
    <w:p w14:paraId="0A3EA725" w14:textId="77777777" w:rsidR="006043B3" w:rsidRDefault="00E51708" w:rsidP="006043B3">
      <w:pPr>
        <w:pStyle w:val="Heading2"/>
      </w:pPr>
      <w:bookmarkStart w:id="293" w:name="_Toc533577129"/>
      <w:bookmarkStart w:id="294" w:name="_Toc119166880"/>
      <w:bookmarkEnd w:id="293"/>
      <w:r>
        <w:lastRenderedPageBreak/>
        <w:t xml:space="preserve">Maintaining the </w:t>
      </w:r>
      <w:r w:rsidR="006043B3">
        <w:t>Virtual Machine</w:t>
      </w:r>
      <w:bookmarkEnd w:id="294"/>
    </w:p>
    <w:p w14:paraId="209EF05D" w14:textId="09C58CD4" w:rsidR="00A74832" w:rsidRDefault="00214A37" w:rsidP="00A74832">
      <w:pPr>
        <w:pStyle w:val="BodyText"/>
      </w:pPr>
      <w:r>
        <w:t>The F18 code comprising the virtual machine is maintained using arrayForth.</w:t>
      </w:r>
      <w:r w:rsidR="009624A1">
        <w:t xml:space="preserve">  The IDE may be used to load and run it interactive</w:t>
      </w:r>
      <w:r w:rsidR="0096670F">
        <w:t>l</w:t>
      </w:r>
      <w:r w:rsidR="009624A1">
        <w:t xml:space="preserve">y, or it may be used to </w:t>
      </w:r>
      <w:r w:rsidR="009258DE">
        <w:t xml:space="preserve">generate </w:t>
      </w:r>
      <w:r w:rsidR="009624A1">
        <w:t xml:space="preserve">a boot stream and nucleus image </w:t>
      </w:r>
      <w:r w:rsidR="009258DE">
        <w:t xml:space="preserve">for rapid serial boot or writing to </w:t>
      </w:r>
      <w:r w:rsidR="009624A1">
        <w:t>flash where it will be booted automatically by the SPI node each time the chip is reset.</w:t>
      </w:r>
    </w:p>
    <w:p w14:paraId="0C77E2ED" w14:textId="77777777" w:rsidR="0096670F" w:rsidRDefault="009178CE" w:rsidP="0096670F">
      <w:pPr>
        <w:pStyle w:val="Heading3"/>
      </w:pPr>
      <w:bookmarkStart w:id="295" w:name="_Toc119166881"/>
      <w:r>
        <w:t>Walk-through</w:t>
      </w:r>
      <w:bookmarkEnd w:id="295"/>
    </w:p>
    <w:p w14:paraId="6E4947FB" w14:textId="46963E09" w:rsidR="009178CE" w:rsidRDefault="0096670F" w:rsidP="00A74832">
      <w:pPr>
        <w:pStyle w:val="BodyText"/>
      </w:pPr>
      <w:r>
        <w:t xml:space="preserve">The source code is presently located in the index page </w:t>
      </w:r>
      <w:r w:rsidR="00281B42">
        <w:t xml:space="preserve">containing </w:t>
      </w:r>
      <w:proofErr w:type="gramStart"/>
      <w:r>
        <w:t xml:space="preserve">block </w:t>
      </w:r>
      <w:r w:rsidR="00666A7B">
        <w:t xml:space="preserve"> </w:t>
      </w:r>
      <w:r w:rsidR="00666A7B" w:rsidRPr="00524674">
        <w:rPr>
          <w:rFonts w:ascii="Consolas" w:hAnsi="Consolas"/>
          <w:b/>
        </w:rPr>
        <w:t>PFVM</w:t>
      </w:r>
      <w:proofErr w:type="gramEnd"/>
      <w:r w:rsidR="00666A7B">
        <w:t xml:space="preserve">  </w:t>
      </w:r>
      <w:r>
        <w:t>.</w:t>
      </w:r>
    </w:p>
    <w:p w14:paraId="0C5B56A2" w14:textId="255A0F68" w:rsidR="009178CE" w:rsidRDefault="009178CE" w:rsidP="009178CE">
      <w:pPr>
        <w:pStyle w:val="BodyText"/>
        <w:numPr>
          <w:ilvl w:val="0"/>
          <w:numId w:val="22"/>
        </w:numPr>
      </w:pPr>
      <w:r w:rsidRPr="00321B80">
        <w:rPr>
          <w:b/>
        </w:rPr>
        <w:t>Compilation</w:t>
      </w:r>
      <w:r>
        <w:t xml:space="preserve"> is defined by </w:t>
      </w:r>
      <w:proofErr w:type="gramStart"/>
      <w:r>
        <w:t xml:space="preserve">block </w:t>
      </w:r>
      <w:r w:rsidR="00EB0BA5">
        <w:t xml:space="preserve"> </w:t>
      </w:r>
      <w:r w:rsidR="00EB0BA5" w:rsidRPr="00524674">
        <w:rPr>
          <w:rFonts w:ascii="Consolas" w:hAnsi="Consolas"/>
          <w:b/>
        </w:rPr>
        <w:t>PFVM</w:t>
      </w:r>
      <w:proofErr w:type="gramEnd"/>
      <w:r w:rsidR="00EB0BA5">
        <w:t xml:space="preserve"> </w:t>
      </w:r>
      <w:r>
        <w:t>, covering all code to be booted as part of loading polyFORTH into a chip.  Code for application nodes would be added here.</w:t>
      </w:r>
    </w:p>
    <w:p w14:paraId="3F5D5142" w14:textId="5E7E6D47" w:rsidR="00281B42" w:rsidRDefault="009178CE">
      <w:pPr>
        <w:pStyle w:val="BodyText"/>
        <w:numPr>
          <w:ilvl w:val="0"/>
          <w:numId w:val="22"/>
        </w:numPr>
      </w:pPr>
      <w:r w:rsidRPr="00281B42">
        <w:rPr>
          <w:b/>
        </w:rPr>
        <w:t>Loading</w:t>
      </w:r>
      <w:r>
        <w:t xml:space="preserve"> (via boot stream) is defined by Block </w:t>
      </w:r>
      <w:r w:rsidR="00EB0BA5" w:rsidRPr="00281B42">
        <w:rPr>
          <w:rFonts w:ascii="Consolas" w:hAnsi="Consolas" w:cs="Consolas"/>
          <w:b/>
        </w:rPr>
        <w:t>PFVM 1</w:t>
      </w:r>
      <w:r w:rsidR="009258DE" w:rsidRPr="00281B42">
        <w:rPr>
          <w:rFonts w:ascii="Consolas" w:hAnsi="Consolas" w:cs="Consolas"/>
          <w:b/>
        </w:rPr>
        <w:t>+</w:t>
      </w:r>
      <w:r>
        <w:t xml:space="preserve">; again, code for application nodes </w:t>
      </w:r>
      <w:r w:rsidR="00281B42">
        <w:t xml:space="preserve">could </w:t>
      </w:r>
      <w:r>
        <w:t>be added here</w:t>
      </w:r>
      <w:r w:rsidR="00281B42">
        <w:t xml:space="preserve"> or in the block defining creation of the stream</w:t>
      </w:r>
      <w:r>
        <w:t>.</w:t>
      </w:r>
    </w:p>
    <w:p w14:paraId="7A033142" w14:textId="77777777" w:rsidR="009178CE" w:rsidRDefault="009178CE">
      <w:pPr>
        <w:pStyle w:val="BodyText"/>
        <w:numPr>
          <w:ilvl w:val="0"/>
          <w:numId w:val="22"/>
        </w:numPr>
      </w:pPr>
      <w:r w:rsidRPr="00281B42">
        <w:rPr>
          <w:b/>
        </w:rPr>
        <w:t>IDE paths</w:t>
      </w:r>
      <w:r>
        <w:t xml:space="preserve"> for use once polyFORTH has been booted are not, at present, available in predefined form.  You will have to create your own.</w:t>
      </w:r>
    </w:p>
    <w:p w14:paraId="67859A79" w14:textId="77777777" w:rsidR="009178CE" w:rsidRDefault="009178CE" w:rsidP="009178CE">
      <w:pPr>
        <w:pStyle w:val="BodyText"/>
      </w:pPr>
      <w:r>
        <w:t>Note that the polyFORTH environment includes other m</w:t>
      </w:r>
      <w:r w:rsidR="00A02937">
        <w:t>odules such as the SRAM cluster, and populates all otherwise unused nodes with ganglia.</w:t>
      </w:r>
    </w:p>
    <w:p w14:paraId="0B840A92" w14:textId="77777777" w:rsidR="00A02937" w:rsidRDefault="00A02937" w:rsidP="00A02937">
      <w:pPr>
        <w:pStyle w:val="Heading3"/>
      </w:pPr>
      <w:bookmarkStart w:id="296" w:name="_Toc119166882"/>
      <w:r>
        <w:t>Extending the Virtual Machine</w:t>
      </w:r>
      <w:bookmarkEnd w:id="296"/>
    </w:p>
    <w:p w14:paraId="63964B1E" w14:textId="77777777" w:rsidR="00A02937" w:rsidRDefault="00A02937" w:rsidP="00A02937">
      <w:pPr>
        <w:pStyle w:val="BodyText"/>
      </w:pPr>
      <w:r>
        <w:t xml:space="preserve">For compatibility with future releases, we recommend that you not change nodes 005, 006, 105 or 106.  Furthermore, nodes 004 through 000 may be used by the VM in the future.  Nodes 205 and 206 </w:t>
      </w:r>
      <w:r w:rsidR="00572AB7">
        <w:t>are reserved for applications and will only be used if you put code there and reference it with the appropriate instructions.</w:t>
      </w:r>
    </w:p>
    <w:p w14:paraId="17CCB410" w14:textId="77777777" w:rsidR="00572AB7" w:rsidRPr="00A02937" w:rsidRDefault="00572AB7" w:rsidP="00A02937">
      <w:pPr>
        <w:pStyle w:val="BodyText"/>
      </w:pPr>
      <w:r>
        <w:t>It's feasible to boot polyFORTH, then use the IDE through USB port A to interact directly with these nodes; code may be laid down and its execution by the VM observed, and even simulated by hand, using the IDE and available facilities.  These methods will be documented in the future, either here or in an Application Note; please contact Customer Support if you require this capability before that documentation has been published.</w:t>
      </w:r>
    </w:p>
    <w:p w14:paraId="23248E73" w14:textId="77777777" w:rsidR="009624A1" w:rsidRDefault="00E51708" w:rsidP="009624A1">
      <w:pPr>
        <w:pStyle w:val="Heading2"/>
      </w:pPr>
      <w:bookmarkStart w:id="297" w:name="_Toc119166883"/>
      <w:r>
        <w:t xml:space="preserve">Maintaining the </w:t>
      </w:r>
      <w:r w:rsidR="009624A1">
        <w:t>polyFORTH Nucleus</w:t>
      </w:r>
      <w:bookmarkEnd w:id="297"/>
    </w:p>
    <w:p w14:paraId="4C7993F0" w14:textId="77777777" w:rsidR="009624A1" w:rsidRDefault="009624A1" w:rsidP="009624A1">
      <w:pPr>
        <w:pStyle w:val="BodyText"/>
      </w:pPr>
      <w:r>
        <w:t>The polyFORTH Nucleus was initially target compiled by a host system but now maintains itself; polyFORTH running on the GA144 target compiles its own nucleus.</w:t>
      </w:r>
    </w:p>
    <w:p w14:paraId="6F2D46EF" w14:textId="77777777" w:rsidR="007120AB" w:rsidRDefault="007120AB" w:rsidP="007120AB">
      <w:pPr>
        <w:pStyle w:val="Heading3"/>
      </w:pPr>
      <w:bookmarkStart w:id="298" w:name="_Toc119166884"/>
      <w:r>
        <w:t>Target Compilation Tools</w:t>
      </w:r>
      <w:bookmarkEnd w:id="298"/>
    </w:p>
    <w:p w14:paraId="37073C7B" w14:textId="77777777" w:rsidR="007120AB" w:rsidRDefault="007120AB" w:rsidP="007120AB">
      <w:pPr>
        <w:pStyle w:val="BodyText"/>
      </w:pPr>
      <w:r>
        <w:t>The nucleus source code is in the index page 60-120 and the target compilation tools are in 48-60.</w:t>
      </w:r>
      <w:r w:rsidR="003830DF">
        <w:t xml:space="preserve">  If you need the space and do not intend to study or maintain the nucleus, this range of blocks may be salvaged for application use.</w:t>
      </w:r>
      <w:r>
        <w:t xml:space="preserve">  These procedures will continually change as the system evolves.</w:t>
      </w:r>
    </w:p>
    <w:p w14:paraId="2BA805B0" w14:textId="77777777" w:rsidR="007120AB" w:rsidRDefault="007120AB" w:rsidP="007120AB">
      <w:pPr>
        <w:pStyle w:val="BodyText"/>
        <w:ind w:left="1440" w:hanging="720"/>
      </w:pPr>
      <w:r w:rsidRPr="00634B4A">
        <w:rPr>
          <w:rFonts w:ascii="Consolas" w:hAnsi="Consolas" w:cs="Consolas"/>
          <w:b/>
        </w:rPr>
        <w:t xml:space="preserve">COMPILER </w:t>
      </w:r>
      <w:proofErr w:type="gramStart"/>
      <w:r w:rsidRPr="00634B4A">
        <w:rPr>
          <w:rFonts w:ascii="Consolas" w:hAnsi="Consolas" w:cs="Consolas"/>
          <w:b/>
        </w:rPr>
        <w:t>LOAD  CHIP</w:t>
      </w:r>
      <w:proofErr w:type="gramEnd"/>
      <w:r w:rsidRPr="00634B4A">
        <w:rPr>
          <w:rFonts w:ascii="Consolas" w:hAnsi="Consolas" w:cs="Consolas"/>
          <w:b/>
        </w:rPr>
        <w:t xml:space="preserve"> LOAD</w:t>
      </w:r>
      <w:r>
        <w:t xml:space="preserve">  Compiles a new nucleus to the eight blocks starting at  </w:t>
      </w:r>
      <w:r w:rsidRPr="00E51708">
        <w:rPr>
          <w:rFonts w:ascii="Consolas" w:hAnsi="Consolas" w:cs="Consolas"/>
          <w:b/>
        </w:rPr>
        <w:t>SHADOWS</w:t>
      </w:r>
      <w:r>
        <w:t xml:space="preserve">, known as the </w:t>
      </w:r>
      <w:r w:rsidRPr="003830DF">
        <w:rPr>
          <w:i/>
        </w:rPr>
        <w:t>target output image</w:t>
      </w:r>
      <w:r>
        <w:t>.</w:t>
      </w:r>
    </w:p>
    <w:p w14:paraId="67EF03F5" w14:textId="77777777" w:rsidR="007120AB" w:rsidRDefault="007120AB" w:rsidP="007120AB">
      <w:pPr>
        <w:pStyle w:val="BodyText"/>
        <w:ind w:left="1440" w:hanging="720"/>
      </w:pPr>
      <w:r w:rsidRPr="00634B4A">
        <w:rPr>
          <w:rFonts w:ascii="Consolas" w:hAnsi="Consolas" w:cs="Consolas"/>
          <w:b/>
        </w:rPr>
        <w:t xml:space="preserve">TESTING </w:t>
      </w:r>
      <w:proofErr w:type="gramStart"/>
      <w:r w:rsidRPr="00634B4A">
        <w:rPr>
          <w:rFonts w:ascii="Consolas" w:hAnsi="Consolas" w:cs="Consolas"/>
          <w:b/>
        </w:rPr>
        <w:t>LOAD  TRY</w:t>
      </w:r>
      <w:proofErr w:type="gramEnd"/>
      <w:r>
        <w:t xml:space="preserve">  Copies the </w:t>
      </w:r>
      <w:r w:rsidRPr="003830DF">
        <w:rPr>
          <w:i/>
        </w:rPr>
        <w:t>target output image</w:t>
      </w:r>
      <w:r w:rsidR="003830DF">
        <w:t xml:space="preserve"> from  </w:t>
      </w:r>
      <w:r w:rsidR="003830DF" w:rsidRPr="003830DF">
        <w:rPr>
          <w:rFonts w:ascii="Consolas" w:hAnsi="Consolas" w:cs="Consolas"/>
          <w:b/>
        </w:rPr>
        <w:t>SHADOWS</w:t>
      </w:r>
      <w:r>
        <w:t xml:space="preserve"> </w:t>
      </w:r>
      <w:r w:rsidR="003830DF">
        <w:t xml:space="preserve"> </w:t>
      </w:r>
      <w:r>
        <w:t>to low memory starting at zero and warm-starts it for testing.</w:t>
      </w:r>
    </w:p>
    <w:p w14:paraId="5777B1BB" w14:textId="77777777" w:rsidR="007120AB" w:rsidRPr="001C3C47" w:rsidRDefault="007120AB" w:rsidP="007120AB">
      <w:pPr>
        <w:pStyle w:val="BodyText"/>
        <w:ind w:left="1440" w:hanging="720"/>
      </w:pPr>
      <w:r w:rsidRPr="00634B4A">
        <w:rPr>
          <w:rFonts w:ascii="Consolas" w:hAnsi="Consolas" w:cs="Consolas"/>
          <w:b/>
        </w:rPr>
        <w:t xml:space="preserve">TESTING </w:t>
      </w:r>
      <w:proofErr w:type="gramStart"/>
      <w:r w:rsidRPr="00634B4A">
        <w:rPr>
          <w:rFonts w:ascii="Consolas" w:hAnsi="Consolas" w:cs="Consolas"/>
          <w:b/>
        </w:rPr>
        <w:t>LOAD  INSTALL</w:t>
      </w:r>
      <w:proofErr w:type="gramEnd"/>
      <w:r>
        <w:t xml:space="preserve">  Copies the target output image to the </w:t>
      </w:r>
      <w:r w:rsidRPr="00634B4A">
        <w:rPr>
          <w:i/>
        </w:rPr>
        <w:t>boot image</w:t>
      </w:r>
      <w:r>
        <w:t xml:space="preserve"> in blocks 0</w:t>
      </w:r>
      <w:r w:rsidR="002673BA">
        <w:t>..</w:t>
      </w:r>
      <w:r>
        <w:t>8</w:t>
      </w:r>
      <w:r w:rsidR="003830DF">
        <w:t>.</w:t>
      </w:r>
    </w:p>
    <w:p w14:paraId="25EA4A12" w14:textId="77777777" w:rsidR="007120AB" w:rsidRDefault="007120AB" w:rsidP="007120AB">
      <w:pPr>
        <w:pStyle w:val="BodyText"/>
        <w:ind w:left="1440" w:hanging="720"/>
      </w:pPr>
      <w:r w:rsidRPr="00634B4A">
        <w:rPr>
          <w:rFonts w:ascii="Consolas" w:hAnsi="Consolas" w:cs="Consolas"/>
          <w:b/>
        </w:rPr>
        <w:t xml:space="preserve">50 </w:t>
      </w:r>
      <w:proofErr w:type="gramStart"/>
      <w:r w:rsidRPr="00634B4A">
        <w:rPr>
          <w:rFonts w:ascii="Consolas" w:hAnsi="Consolas" w:cs="Consolas"/>
          <w:b/>
        </w:rPr>
        <w:t>LOAD  HUNT</w:t>
      </w:r>
      <w:proofErr w:type="gramEnd"/>
      <w:r>
        <w:t xml:space="preserve">  Shows differences between the </w:t>
      </w:r>
      <w:r w:rsidR="00E51708">
        <w:t xml:space="preserve">target output image at  </w:t>
      </w:r>
      <w:r w:rsidR="00E51708" w:rsidRPr="00E51708">
        <w:rPr>
          <w:rFonts w:ascii="Consolas" w:hAnsi="Consolas" w:cs="Consolas"/>
          <w:b/>
        </w:rPr>
        <w:t>SHADOWS</w:t>
      </w:r>
      <w:r w:rsidR="00E51708">
        <w:t xml:space="preserve">  and the working boot image at block 0 relative to  </w:t>
      </w:r>
      <w:r w:rsidR="00E51708" w:rsidRPr="00E51708">
        <w:rPr>
          <w:rFonts w:ascii="Consolas" w:hAnsi="Consolas" w:cs="Consolas"/>
          <w:b/>
        </w:rPr>
        <w:t>OFFSET</w:t>
      </w:r>
      <w:r w:rsidR="00E51708">
        <w:t xml:space="preserve"> .</w:t>
      </w:r>
    </w:p>
    <w:p w14:paraId="28286709" w14:textId="77777777" w:rsidR="003830DF" w:rsidRDefault="003830DF" w:rsidP="003830DF">
      <w:pPr>
        <w:pStyle w:val="BodyText"/>
      </w:pPr>
      <w:r>
        <w:t xml:space="preserve">The boot image and target output image areas named above refer to the system source presently addressed </w:t>
      </w:r>
      <w:proofErr w:type="gramStart"/>
      <w:r>
        <w:t xml:space="preserve">by  </w:t>
      </w:r>
      <w:r w:rsidRPr="003830DF">
        <w:rPr>
          <w:rFonts w:ascii="Consolas" w:hAnsi="Consolas" w:cs="Consolas"/>
          <w:b/>
        </w:rPr>
        <w:t>OFFSET</w:t>
      </w:r>
      <w:proofErr w:type="gramEnd"/>
      <w:r>
        <w:t xml:space="preserve"> .  The effects of the above activities depend on what device is addressed there.</w:t>
      </w:r>
    </w:p>
    <w:p w14:paraId="31059D96" w14:textId="5F58BFB0" w:rsidR="003830DF" w:rsidRDefault="003830DF" w:rsidP="003830DF">
      <w:pPr>
        <w:pStyle w:val="BodyText"/>
      </w:pPr>
      <w:r>
        <w:lastRenderedPageBreak/>
        <w:t xml:space="preserve">When the device is </w:t>
      </w:r>
      <w:r w:rsidR="00653D98">
        <w:t>serial</w:t>
      </w:r>
      <w:r>
        <w:t xml:space="preserve"> disk provided serially by the terminal emulator, its blocks </w:t>
      </w:r>
      <w:proofErr w:type="gramStart"/>
      <w:r>
        <w:t>0..</w:t>
      </w:r>
      <w:proofErr w:type="gramEnd"/>
      <w:r>
        <w:t xml:space="preserve">4799 are normally mapped into the file  </w:t>
      </w:r>
      <w:r w:rsidRPr="002673BA">
        <w:rPr>
          <w:rFonts w:ascii="Consolas" w:hAnsi="Consolas" w:cs="Consolas"/>
          <w:b/>
        </w:rPr>
        <w:t>pFDISK.blk</w:t>
      </w:r>
      <w:r>
        <w:t xml:space="preserve">  </w:t>
      </w:r>
      <w:r w:rsidR="002673BA">
        <w:t>by the terminal emulator</w:t>
      </w:r>
      <w:r>
        <w:t>.</w:t>
      </w:r>
      <w:r w:rsidR="002673BA">
        <w:t xml:space="preserve">  When booting the chip using the IDE, the polyFORTH nucleus is copied from blocks </w:t>
      </w:r>
      <w:proofErr w:type="gramStart"/>
      <w:r w:rsidR="002673BA">
        <w:t>0..</w:t>
      </w:r>
      <w:proofErr w:type="gramEnd"/>
      <w:r w:rsidR="002673BA">
        <w:t xml:space="preserve">8 of the  </w:t>
      </w:r>
      <w:r w:rsidR="002673BA" w:rsidRPr="002673BA">
        <w:rPr>
          <w:rFonts w:ascii="Consolas" w:hAnsi="Consolas" w:cs="Consolas"/>
          <w:b/>
        </w:rPr>
        <w:t>pFDISK.blk</w:t>
      </w:r>
      <w:r w:rsidR="002673BA">
        <w:t xml:space="preserve">  file into external SRAM as part of the process.  When installing the polyFORTH boot into SPI flash using the IDE, the boot stream is written into blocks </w:t>
      </w:r>
      <w:proofErr w:type="gramStart"/>
      <w:r w:rsidR="002673BA">
        <w:t>0..</w:t>
      </w:r>
      <w:proofErr w:type="gramEnd"/>
      <w:r w:rsidR="002673BA">
        <w:t xml:space="preserve">31 of the flash and the polyFORTH nucleus is copied from  </w:t>
      </w:r>
      <w:r w:rsidR="002673BA" w:rsidRPr="008873EF">
        <w:rPr>
          <w:rFonts w:ascii="Consolas" w:hAnsi="Consolas" w:cs="Consolas"/>
          <w:b/>
        </w:rPr>
        <w:t>pFDISK.BLK</w:t>
      </w:r>
      <w:r w:rsidR="002673BA">
        <w:t xml:space="preserve">  into the flash starting at its absolute block 32.  Thus, when you are finished with nucleus changes, if you wish to be able to install them on a fresh system you must remember to write the new nucleus into the boot image area of the terminal emulator's </w:t>
      </w:r>
      <w:r w:rsidR="00653D98">
        <w:t>serial</w:t>
      </w:r>
      <w:r w:rsidR="002673BA">
        <w:t xml:space="preserve"> disk if you have been working stand-alone.  See</w:t>
      </w:r>
      <w:r w:rsidR="008873EF">
        <w:t xml:space="preserve"> section</w:t>
      </w:r>
      <w:r w:rsidR="002673BA">
        <w:t xml:space="preserve"> </w:t>
      </w:r>
      <w:r w:rsidR="002673BA">
        <w:fldChar w:fldCharType="begin"/>
      </w:r>
      <w:r w:rsidR="002673BA">
        <w:instrText xml:space="preserve"> REF _Ref334357759 \r \h </w:instrText>
      </w:r>
      <w:r w:rsidR="002673BA">
        <w:fldChar w:fldCharType="separate"/>
      </w:r>
      <w:r w:rsidR="007808D1">
        <w:t>5.2</w:t>
      </w:r>
      <w:r w:rsidR="002673BA">
        <w:fldChar w:fldCharType="end"/>
      </w:r>
      <w:r w:rsidR="008873EF">
        <w:t xml:space="preserve">., </w:t>
      </w:r>
      <w:r w:rsidR="002673BA">
        <w:fldChar w:fldCharType="begin"/>
      </w:r>
      <w:r w:rsidR="002673BA">
        <w:instrText xml:space="preserve"> REF _Ref334357767 \h </w:instrText>
      </w:r>
      <w:r w:rsidR="002673BA">
        <w:fldChar w:fldCharType="separate"/>
      </w:r>
      <w:r w:rsidR="007808D1">
        <w:t>Installation Procedures</w:t>
      </w:r>
      <w:r w:rsidR="002673BA">
        <w:fldChar w:fldCharType="end"/>
      </w:r>
      <w:r w:rsidR="008873EF">
        <w:t xml:space="preserve">, </w:t>
      </w:r>
      <w:r w:rsidR="002673BA">
        <w:t>above for more information.</w:t>
      </w:r>
    </w:p>
    <w:p w14:paraId="3F7B4AC0" w14:textId="77777777" w:rsidR="008873EF" w:rsidRPr="00D37534" w:rsidRDefault="008873EF" w:rsidP="003830DF">
      <w:pPr>
        <w:pStyle w:val="BodyText"/>
      </w:pPr>
      <w:r>
        <w:t xml:space="preserve">The IDE-based installation procedures must be used initially to commission a new board, but thereafter should be used only in emergencies since they erase the entire SPI flash in the process.  Once you have the system in operation, you need only copy the boot image to blocks </w:t>
      </w:r>
      <w:proofErr w:type="gramStart"/>
      <w:r>
        <w:t>32..</w:t>
      </w:r>
      <w:proofErr w:type="gramEnd"/>
      <w:r>
        <w:t xml:space="preserve">39 of the SPI flash, and this new nucleus will be used on the next RESET.  Thus, if you are running with basic SPI flash disk such that your </w:t>
      </w:r>
      <w:proofErr w:type="gramStart"/>
      <w:r>
        <w:t xml:space="preserve">current  </w:t>
      </w:r>
      <w:r w:rsidRPr="008873EF">
        <w:rPr>
          <w:rFonts w:ascii="Consolas" w:hAnsi="Consolas" w:cs="Consolas"/>
          <w:b/>
        </w:rPr>
        <w:t>OFFSET</w:t>
      </w:r>
      <w:proofErr w:type="gramEnd"/>
      <w:r>
        <w:t xml:space="preserve">  lies at block 32 of the SPI flash, simply saying  </w:t>
      </w:r>
      <w:r w:rsidRPr="008873EF">
        <w:rPr>
          <w:rFonts w:ascii="Consolas" w:hAnsi="Consolas" w:cs="Consolas"/>
          <w:b/>
        </w:rPr>
        <w:t>TESTING LOAD  INSTALL</w:t>
      </w:r>
      <w:r>
        <w:t xml:space="preserve">  as above will cause a new nucleus to be used at the next  RESET .  Thus, only if you are working with a source image somewhere else will you need to consider the extra step of moving the image to the boot area on flash that's used by the boot stream.</w:t>
      </w:r>
    </w:p>
    <w:p w14:paraId="77EF779F" w14:textId="77777777" w:rsidR="009624A1" w:rsidRDefault="009624A1" w:rsidP="009624A1">
      <w:pPr>
        <w:pStyle w:val="Heading2"/>
      </w:pPr>
      <w:bookmarkStart w:id="299" w:name="_Ref336189532"/>
      <w:bookmarkStart w:id="300" w:name="_Ref336189544"/>
      <w:bookmarkStart w:id="301" w:name="_Toc119166885"/>
      <w:r>
        <w:t>Terminal Emulator</w:t>
      </w:r>
      <w:bookmarkEnd w:id="299"/>
      <w:bookmarkEnd w:id="300"/>
      <w:bookmarkEnd w:id="301"/>
    </w:p>
    <w:p w14:paraId="38CD00BA" w14:textId="33331E5A" w:rsidR="00D7426F" w:rsidRDefault="009624A1" w:rsidP="009624A1">
      <w:pPr>
        <w:pStyle w:val="BodyText"/>
      </w:pPr>
      <w:r>
        <w:t>The terminal (and disk/clock) emulator distributed with GA144 polyFORTH is implemented using ATHENA Programming's</w:t>
      </w:r>
      <w:r w:rsidR="004720B1">
        <w:t xml:space="preserve"> saneFORTH</w:t>
      </w:r>
      <w:r>
        <w:t xml:space="preserve"> </w:t>
      </w:r>
      <w:r w:rsidR="00443A3D">
        <w:t>system for Win32</w:t>
      </w:r>
      <w:r w:rsidR="00EA0FE6">
        <w:t>, included with arrayForth 3</w:t>
      </w:r>
    </w:p>
    <w:p w14:paraId="2BA1C40D" w14:textId="77777777" w:rsidR="00D7426F" w:rsidRDefault="00D7426F" w:rsidP="00524674">
      <w:pPr>
        <w:pStyle w:val="BodyText"/>
        <w:spacing w:after="0"/>
      </w:pPr>
      <w:r>
        <w:t>When executed the program identifies itself, for example:</w:t>
      </w:r>
    </w:p>
    <w:p w14:paraId="77EAF073" w14:textId="77777777" w:rsidR="00D7426F" w:rsidRPr="00D7426F" w:rsidRDefault="00D7426F" w:rsidP="00D7426F">
      <w:pPr>
        <w:pStyle w:val="BodyText"/>
        <w:spacing w:after="0"/>
        <w:ind w:firstLine="720"/>
        <w:rPr>
          <w:rFonts w:ascii="Consolas" w:hAnsi="Consolas" w:cs="Consolas"/>
          <w:b/>
        </w:rPr>
      </w:pPr>
      <w:r>
        <w:tab/>
      </w:r>
      <w:r w:rsidRPr="00D7426F">
        <w:rPr>
          <w:rFonts w:ascii="Consolas" w:hAnsi="Consolas" w:cs="Consolas"/>
          <w:b/>
        </w:rPr>
        <w:t>sF386/NT.01b-1 03/07/08</w:t>
      </w:r>
    </w:p>
    <w:p w14:paraId="0B1761CB" w14:textId="77777777" w:rsidR="00D7426F" w:rsidRPr="00D7426F" w:rsidRDefault="00D7426F" w:rsidP="00524674">
      <w:pPr>
        <w:pStyle w:val="BodyText"/>
        <w:spacing w:after="0"/>
        <w:ind w:firstLine="720"/>
        <w:rPr>
          <w:rFonts w:ascii="Consolas" w:hAnsi="Consolas" w:cs="Consolas"/>
          <w:b/>
        </w:rPr>
      </w:pPr>
      <w:r w:rsidRPr="00D7426F">
        <w:rPr>
          <w:rFonts w:ascii="Consolas" w:hAnsi="Consolas" w:cs="Consolas"/>
          <w:b/>
        </w:rPr>
        <w:tab/>
        <w:t>hi</w:t>
      </w:r>
    </w:p>
    <w:p w14:paraId="1B0F5F85" w14:textId="77777777" w:rsidR="00D7426F" w:rsidRDefault="00D7426F" w:rsidP="009624A1">
      <w:pPr>
        <w:pStyle w:val="BodyText"/>
      </w:pPr>
      <w:r>
        <w:t xml:space="preserve">Respond to this by </w:t>
      </w:r>
      <w:proofErr w:type="gramStart"/>
      <w:r>
        <w:t xml:space="preserve">typing  </w:t>
      </w:r>
      <w:r w:rsidRPr="004720B1">
        <w:rPr>
          <w:rFonts w:ascii="Consolas" w:hAnsi="Consolas" w:cs="Consolas"/>
          <w:b/>
        </w:rPr>
        <w:t>HI</w:t>
      </w:r>
      <w:proofErr w:type="gramEnd"/>
      <w:r>
        <w:t xml:space="preserve">  which loads block 9.</w:t>
      </w:r>
    </w:p>
    <w:p w14:paraId="37D042B0" w14:textId="77777777" w:rsidR="00D7426F" w:rsidRDefault="00D7426F" w:rsidP="009624A1">
      <w:pPr>
        <w:pStyle w:val="BodyText"/>
      </w:pPr>
      <w:r>
        <w:t xml:space="preserve">The terminal emulator may then be loaded by </w:t>
      </w:r>
      <w:proofErr w:type="gramStart"/>
      <w:r>
        <w:t xml:space="preserve">typing  </w:t>
      </w:r>
      <w:r w:rsidRPr="004720B1">
        <w:rPr>
          <w:rFonts w:ascii="Consolas" w:hAnsi="Consolas" w:cs="Consolas"/>
          <w:b/>
        </w:rPr>
        <w:t>SERIAL</w:t>
      </w:r>
      <w:proofErr w:type="gramEnd"/>
      <w:r w:rsidRPr="004720B1">
        <w:rPr>
          <w:rFonts w:ascii="Consolas" w:hAnsi="Consolas" w:cs="Consolas"/>
          <w:b/>
        </w:rPr>
        <w:t xml:space="preserve"> LOAD</w:t>
      </w:r>
      <w:r>
        <w:t xml:space="preserve">  after which you may type  </w:t>
      </w:r>
      <w:r w:rsidRPr="004720B1">
        <w:rPr>
          <w:rFonts w:ascii="Consolas" w:hAnsi="Consolas" w:cs="Consolas"/>
          <w:b/>
        </w:rPr>
        <w:t>PLUG</w:t>
      </w:r>
      <w:r>
        <w:t xml:space="preserve">  to connect the keyboa</w:t>
      </w:r>
      <w:r w:rsidR="004720B1">
        <w:t xml:space="preserve">rd and display logically to a serial port, and may use  </w:t>
      </w:r>
      <w:r w:rsidR="004720B1" w:rsidRPr="004720B1">
        <w:rPr>
          <w:rFonts w:ascii="Consolas" w:hAnsi="Consolas" w:cs="Consolas"/>
          <w:b/>
          <w:i/>
        </w:rPr>
        <w:t>CTL-X</w:t>
      </w:r>
      <w:r w:rsidR="004720B1">
        <w:t xml:space="preserve">  to break that connection and return to the x86 saneFORTH.  </w:t>
      </w:r>
      <w:proofErr w:type="gramStart"/>
      <w:r w:rsidR="004720B1" w:rsidRPr="004720B1">
        <w:rPr>
          <w:rFonts w:ascii="Consolas" w:hAnsi="Consolas" w:cs="Consolas"/>
          <w:b/>
        </w:rPr>
        <w:t>PLUG</w:t>
      </w:r>
      <w:r w:rsidR="004720B1">
        <w:t xml:space="preserve">  and</w:t>
      </w:r>
      <w:proofErr w:type="gramEnd"/>
      <w:r w:rsidR="004720B1">
        <w:t xml:space="preserve">  </w:t>
      </w:r>
      <w:r w:rsidR="004720B1" w:rsidRPr="004720B1">
        <w:rPr>
          <w:rFonts w:ascii="Consolas" w:hAnsi="Consolas" w:cs="Consolas"/>
          <w:b/>
          <w:i/>
        </w:rPr>
        <w:t>CTL-X</w:t>
      </w:r>
      <w:r w:rsidR="004720B1">
        <w:t xml:space="preserve">  may be used repeatedly so long as the  </w:t>
      </w:r>
      <w:r w:rsidR="004720B1" w:rsidRPr="004720B1">
        <w:rPr>
          <w:rFonts w:ascii="Consolas" w:hAnsi="Consolas" w:cs="Consolas"/>
          <w:b/>
        </w:rPr>
        <w:t>SERIAL</w:t>
      </w:r>
      <w:r w:rsidR="004720B1">
        <w:t xml:space="preserve">  utility remains loaded.</w:t>
      </w:r>
      <w:r w:rsidR="00EA0FE6">
        <w:t xml:space="preserve">  EMPTY closes serial port in use, if any.</w:t>
      </w:r>
    </w:p>
    <w:p w14:paraId="4B9B3DD1" w14:textId="531581A6" w:rsidR="004720B1" w:rsidRDefault="004720B1" w:rsidP="009624A1">
      <w:pPr>
        <w:pStyle w:val="BodyText"/>
      </w:pPr>
      <w:r>
        <w:t xml:space="preserve">To initially configure the terminal emulator, </w:t>
      </w:r>
      <w:proofErr w:type="gramStart"/>
      <w:r>
        <w:t xml:space="preserve">type  </w:t>
      </w:r>
      <w:r w:rsidRPr="004720B1">
        <w:rPr>
          <w:rFonts w:ascii="Consolas" w:hAnsi="Consolas" w:cs="Consolas"/>
          <w:b/>
        </w:rPr>
        <w:t>SERIAL</w:t>
      </w:r>
      <w:proofErr w:type="gramEnd"/>
      <w:r w:rsidRPr="004720B1">
        <w:rPr>
          <w:rFonts w:ascii="Consolas" w:hAnsi="Consolas" w:cs="Consolas"/>
          <w:b/>
        </w:rPr>
        <w:t xml:space="preserve"> LIST</w:t>
      </w:r>
      <w:r>
        <w:t xml:space="preserve">  then use the standard polyFORTH editor to edit the  </w:t>
      </w:r>
      <w:r w:rsidRPr="004720B1">
        <w:rPr>
          <w:rFonts w:ascii="Consolas" w:hAnsi="Consolas" w:cs="Consolas"/>
          <w:b/>
        </w:rPr>
        <w:t>PORT</w:t>
      </w:r>
      <w:r>
        <w:t xml:space="preserve">  phrase for the correct COM port number to which port B of the eval board has been connected.  The default version of this phrase will be found in a line </w:t>
      </w:r>
      <w:r w:rsidR="00EA0FE6">
        <w:t>similar to thi</w:t>
      </w:r>
      <w:r>
        <w:t xml:space="preserve">s, </w:t>
      </w:r>
      <w:proofErr w:type="gramStart"/>
      <w:r>
        <w:t>where  4</w:t>
      </w:r>
      <w:proofErr w:type="gramEnd"/>
      <w:r>
        <w:t xml:space="preserve">  is the default COM port number:</w:t>
      </w:r>
    </w:p>
    <w:p w14:paraId="1D9F59A3" w14:textId="77777777" w:rsidR="004720B1" w:rsidRPr="004720B1" w:rsidRDefault="004720B1" w:rsidP="004720B1">
      <w:pPr>
        <w:pStyle w:val="BodyText"/>
        <w:ind w:firstLine="720"/>
        <w:rPr>
          <w:rFonts w:ascii="Consolas" w:hAnsi="Consolas" w:cs="Consolas"/>
          <w:b/>
        </w:rPr>
      </w:pPr>
      <w:r w:rsidRPr="004720B1">
        <w:rPr>
          <w:rFonts w:ascii="Consolas" w:hAnsi="Consolas" w:cs="Consolas"/>
          <w:b/>
        </w:rPr>
        <w:t xml:space="preserve">10 1 </w:t>
      </w:r>
      <w:proofErr w:type="gramStart"/>
      <w:r w:rsidRPr="004720B1">
        <w:rPr>
          <w:rFonts w:ascii="Consolas" w:hAnsi="Consolas" w:cs="Consolas"/>
          <w:b/>
        </w:rPr>
        <w:t xml:space="preserve">IF{  </w:t>
      </w:r>
      <w:proofErr w:type="gramEnd"/>
      <w:r w:rsidRPr="004720B1">
        <w:rPr>
          <w:rFonts w:ascii="Consolas" w:hAnsi="Consolas" w:cs="Consolas"/>
          <w:b/>
        </w:rPr>
        <w:t>4 PORT  +DSK VPT  921600 BAUD  {ELSE}</w:t>
      </w:r>
    </w:p>
    <w:p w14:paraId="053E8C79" w14:textId="77777777" w:rsidR="004720B1" w:rsidRDefault="004720B1" w:rsidP="009624A1">
      <w:pPr>
        <w:pStyle w:val="BodyText"/>
      </w:pPr>
      <w:r>
        <w:t>To exit the saneFORTH system, break the connection with the chip</w:t>
      </w:r>
      <w:r w:rsidR="00EA0FE6">
        <w:t xml:space="preserve"> using CTRL-X</w:t>
      </w:r>
      <w:r>
        <w:t xml:space="preserve"> and </w:t>
      </w:r>
      <w:proofErr w:type="gramStart"/>
      <w:r>
        <w:t xml:space="preserve">type  </w:t>
      </w:r>
      <w:r w:rsidRPr="004720B1">
        <w:rPr>
          <w:rFonts w:ascii="Consolas" w:hAnsi="Consolas" w:cs="Consolas"/>
          <w:b/>
        </w:rPr>
        <w:t>BYE</w:t>
      </w:r>
      <w:proofErr w:type="gramEnd"/>
      <w:r>
        <w:t xml:space="preserve"> .</w:t>
      </w:r>
    </w:p>
    <w:p w14:paraId="4B9FB1A8" w14:textId="77777777" w:rsidR="00E51708" w:rsidRDefault="00E51708" w:rsidP="009624A1">
      <w:pPr>
        <w:pStyle w:val="BodyText"/>
      </w:pPr>
      <w:r>
        <w:t xml:space="preserve">The saneFORTH terminal emulator </w:t>
      </w:r>
      <w:r w:rsidR="00FF411D">
        <w:t>has a BLOCK address space populated as follows:</w:t>
      </w:r>
    </w:p>
    <w:p w14:paraId="486F609C" w14:textId="77777777" w:rsidR="00FF411D" w:rsidRPr="00F93E87" w:rsidRDefault="00FF411D" w:rsidP="00F93E87">
      <w:pPr>
        <w:pStyle w:val="BodyText"/>
        <w:spacing w:after="120"/>
        <w:rPr>
          <w:rFonts w:ascii="Consolas" w:hAnsi="Consolas" w:cs="Consolas"/>
        </w:rPr>
      </w:pPr>
      <w:r w:rsidRPr="00F93E87">
        <w:rPr>
          <w:rFonts w:ascii="Consolas" w:hAnsi="Consolas" w:cs="Consolas"/>
        </w:rPr>
        <w:tab/>
      </w:r>
      <w:r w:rsidR="00F93E87">
        <w:rPr>
          <w:rFonts w:ascii="Consolas" w:hAnsi="Consolas" w:cs="Consolas"/>
        </w:rPr>
        <w:t>Start</w:t>
      </w:r>
      <w:r w:rsidRPr="00F93E87">
        <w:rPr>
          <w:rFonts w:ascii="Consolas" w:hAnsi="Consolas" w:cs="Consolas"/>
        </w:rPr>
        <w:tab/>
        <w:t>Length</w:t>
      </w:r>
      <w:r w:rsidRPr="00F93E87">
        <w:rPr>
          <w:rFonts w:ascii="Consolas" w:hAnsi="Consolas" w:cs="Consolas"/>
        </w:rPr>
        <w:tab/>
        <w:t>File</w:t>
      </w:r>
      <w:r w:rsidRPr="00F93E87">
        <w:rPr>
          <w:rFonts w:ascii="Consolas" w:hAnsi="Consolas" w:cs="Consolas"/>
        </w:rPr>
        <w:tab/>
      </w:r>
      <w:r w:rsidRPr="00F93E87">
        <w:rPr>
          <w:rFonts w:ascii="Consolas" w:hAnsi="Consolas" w:cs="Consolas"/>
        </w:rPr>
        <w:tab/>
        <w:t>Content</w:t>
      </w:r>
    </w:p>
    <w:p w14:paraId="73DA0DB2" w14:textId="77777777" w:rsidR="00FF411D" w:rsidRPr="00F93E87" w:rsidRDefault="00FF411D" w:rsidP="00F93E87">
      <w:pPr>
        <w:pStyle w:val="BodyText"/>
        <w:spacing w:after="0"/>
        <w:rPr>
          <w:rFonts w:ascii="Consolas" w:hAnsi="Consolas" w:cs="Consolas"/>
        </w:rPr>
      </w:pPr>
      <w:r w:rsidRPr="00F93E87">
        <w:rPr>
          <w:rFonts w:ascii="Consolas" w:hAnsi="Consolas" w:cs="Consolas"/>
        </w:rPr>
        <w:tab/>
        <w:t>0</w:t>
      </w:r>
      <w:r w:rsidRPr="00F93E87">
        <w:rPr>
          <w:rFonts w:ascii="Consolas" w:hAnsi="Consolas" w:cs="Consolas"/>
        </w:rPr>
        <w:tab/>
        <w:t>4800</w:t>
      </w:r>
      <w:r w:rsidRPr="00F93E87">
        <w:rPr>
          <w:rFonts w:ascii="Consolas" w:hAnsi="Consolas" w:cs="Consolas"/>
        </w:rPr>
        <w:tab/>
        <w:t>4THDISK</w:t>
      </w:r>
      <w:r w:rsidRPr="00F93E87">
        <w:rPr>
          <w:rFonts w:ascii="Consolas" w:hAnsi="Consolas" w:cs="Consolas"/>
        </w:rPr>
        <w:tab/>
      </w:r>
      <w:r w:rsidR="00F93E87" w:rsidRPr="00F93E87">
        <w:rPr>
          <w:rFonts w:ascii="Consolas" w:hAnsi="Consolas" w:cs="Consolas"/>
        </w:rPr>
        <w:t xml:space="preserve">x86 </w:t>
      </w:r>
      <w:r w:rsidRPr="00F93E87">
        <w:rPr>
          <w:rFonts w:ascii="Consolas" w:hAnsi="Consolas" w:cs="Consolas"/>
        </w:rPr>
        <w:t>saneFORTH source and shadows</w:t>
      </w:r>
    </w:p>
    <w:p w14:paraId="0F4C5B61" w14:textId="77777777" w:rsidR="00FF411D" w:rsidRPr="00F93E87" w:rsidRDefault="00FF411D" w:rsidP="00F93E87">
      <w:pPr>
        <w:pStyle w:val="BodyText"/>
        <w:spacing w:after="0"/>
        <w:rPr>
          <w:rFonts w:ascii="Consolas" w:hAnsi="Consolas" w:cs="Consolas"/>
        </w:rPr>
      </w:pPr>
      <w:r w:rsidRPr="00F93E87">
        <w:rPr>
          <w:rFonts w:ascii="Consolas" w:hAnsi="Consolas" w:cs="Consolas"/>
        </w:rPr>
        <w:tab/>
        <w:t>24000</w:t>
      </w:r>
      <w:r w:rsidRPr="00F93E87">
        <w:rPr>
          <w:rFonts w:ascii="Consolas" w:hAnsi="Consolas" w:cs="Consolas"/>
        </w:rPr>
        <w:tab/>
        <w:t>4800</w:t>
      </w:r>
      <w:r w:rsidRPr="00F93E87">
        <w:rPr>
          <w:rFonts w:ascii="Consolas" w:hAnsi="Consolas" w:cs="Consolas"/>
        </w:rPr>
        <w:tab/>
        <w:t>4THBACK</w:t>
      </w:r>
      <w:r w:rsidRPr="00F93E87">
        <w:rPr>
          <w:rFonts w:ascii="Consolas" w:hAnsi="Consolas" w:cs="Consolas"/>
        </w:rPr>
        <w:tab/>
      </w:r>
      <w:r w:rsidR="00F93E87" w:rsidRPr="00F93E87">
        <w:rPr>
          <w:rFonts w:ascii="Consolas" w:hAnsi="Consolas" w:cs="Consolas"/>
        </w:rPr>
        <w:t xml:space="preserve">x86 </w:t>
      </w:r>
      <w:r w:rsidRPr="00F93E87">
        <w:rPr>
          <w:rFonts w:ascii="Consolas" w:hAnsi="Consolas" w:cs="Consolas"/>
        </w:rPr>
        <w:t>saneFORTH backup</w:t>
      </w:r>
    </w:p>
    <w:p w14:paraId="7F5A597F" w14:textId="77777777" w:rsidR="00FF411D" w:rsidRPr="00F93E87" w:rsidRDefault="00FF411D" w:rsidP="00F93E87">
      <w:pPr>
        <w:pStyle w:val="BodyText"/>
        <w:spacing w:after="0"/>
        <w:rPr>
          <w:rFonts w:ascii="Consolas" w:hAnsi="Consolas" w:cs="Consolas"/>
        </w:rPr>
      </w:pPr>
      <w:r w:rsidRPr="00F93E87">
        <w:rPr>
          <w:rFonts w:ascii="Consolas" w:hAnsi="Consolas" w:cs="Consolas"/>
        </w:rPr>
        <w:tab/>
        <w:t>48000</w:t>
      </w:r>
      <w:r w:rsidRPr="00F93E87">
        <w:rPr>
          <w:rFonts w:ascii="Consolas" w:hAnsi="Consolas" w:cs="Consolas"/>
        </w:rPr>
        <w:tab/>
        <w:t>4800</w:t>
      </w:r>
      <w:r w:rsidRPr="00F93E87">
        <w:rPr>
          <w:rFonts w:ascii="Consolas" w:hAnsi="Consolas" w:cs="Consolas"/>
        </w:rPr>
        <w:tab/>
        <w:t>pFDISK.blk</w:t>
      </w:r>
      <w:r w:rsidR="00F93E87" w:rsidRPr="00F93E87">
        <w:rPr>
          <w:rFonts w:ascii="Consolas" w:hAnsi="Consolas" w:cs="Consolas"/>
        </w:rPr>
        <w:tab/>
        <w:t>polyFORTH/G144A12 source and shadows</w:t>
      </w:r>
    </w:p>
    <w:p w14:paraId="4828655B" w14:textId="77777777" w:rsidR="00FF411D" w:rsidRPr="00F93E87" w:rsidRDefault="00FF411D" w:rsidP="009624A1">
      <w:pPr>
        <w:pStyle w:val="BodyText"/>
        <w:rPr>
          <w:rFonts w:ascii="Consolas" w:hAnsi="Consolas" w:cs="Consolas"/>
        </w:rPr>
      </w:pPr>
      <w:r w:rsidRPr="00F93E87">
        <w:rPr>
          <w:rFonts w:ascii="Consolas" w:hAnsi="Consolas" w:cs="Consolas"/>
        </w:rPr>
        <w:tab/>
        <w:t>52800</w:t>
      </w:r>
      <w:r w:rsidRPr="00F93E87">
        <w:rPr>
          <w:rFonts w:ascii="Consolas" w:hAnsi="Consolas" w:cs="Consolas"/>
        </w:rPr>
        <w:tab/>
        <w:t>4800</w:t>
      </w:r>
      <w:r w:rsidRPr="00F93E87">
        <w:rPr>
          <w:rFonts w:ascii="Consolas" w:hAnsi="Consolas" w:cs="Consolas"/>
        </w:rPr>
        <w:tab/>
        <w:t>pFBACK.blk</w:t>
      </w:r>
      <w:r w:rsidRPr="00F93E87">
        <w:rPr>
          <w:rFonts w:ascii="Consolas" w:hAnsi="Consolas" w:cs="Consolas"/>
        </w:rPr>
        <w:tab/>
      </w:r>
      <w:r w:rsidR="00F93E87" w:rsidRPr="00F93E87">
        <w:rPr>
          <w:rFonts w:ascii="Consolas" w:hAnsi="Consolas" w:cs="Consolas"/>
        </w:rPr>
        <w:t>polyFORTH/G144A12 backup</w:t>
      </w:r>
    </w:p>
    <w:p w14:paraId="50C53697" w14:textId="77777777" w:rsidR="00FF411D" w:rsidRDefault="00F93E87" w:rsidP="009624A1">
      <w:pPr>
        <w:pStyle w:val="BodyText"/>
      </w:pPr>
      <w:r>
        <w:t xml:space="preserve">The latter two sections are made available to the chip </w:t>
      </w:r>
      <w:proofErr w:type="gramStart"/>
      <w:r>
        <w:t xml:space="preserve">via  </w:t>
      </w:r>
      <w:r w:rsidRPr="00450D74">
        <w:rPr>
          <w:rFonts w:ascii="Consolas" w:hAnsi="Consolas" w:cs="Consolas"/>
          <w:b/>
        </w:rPr>
        <w:t>BLOCK</w:t>
      </w:r>
      <w:proofErr w:type="gramEnd"/>
      <w:r>
        <w:t xml:space="preserve">  over a transparent serial protocol and the first, </w:t>
      </w:r>
      <w:r w:rsidRPr="00F93E87">
        <w:rPr>
          <w:rFonts w:ascii="Consolas" w:hAnsi="Consolas" w:cs="Consolas"/>
        </w:rPr>
        <w:t>pFDISK.blk</w:t>
      </w:r>
      <w:r>
        <w:t>, is enabled for writing.  When using "tethered operation" as described above, this is the only mass storage used by the chip; however, the system is designed for "stand-alone operation" in which the images from these files are copied to SPI flash and/or MMC card for active use.</w:t>
      </w:r>
    </w:p>
    <w:p w14:paraId="38CC133A" w14:textId="77777777" w:rsidR="00F93E87" w:rsidRDefault="00F93E87" w:rsidP="009624A1">
      <w:pPr>
        <w:pStyle w:val="BodyText"/>
      </w:pPr>
      <w:r>
        <w:t xml:space="preserve">To enable writing </w:t>
      </w:r>
      <w:proofErr w:type="gramStart"/>
      <w:r>
        <w:t xml:space="preserve">in  </w:t>
      </w:r>
      <w:r w:rsidRPr="00F93E87">
        <w:rPr>
          <w:rFonts w:ascii="Consolas" w:hAnsi="Consolas" w:cs="Consolas"/>
        </w:rPr>
        <w:t>pFBACK.BLK</w:t>
      </w:r>
      <w:proofErr w:type="gramEnd"/>
      <w:r>
        <w:t xml:space="preserve">  you must say  </w:t>
      </w:r>
      <w:r w:rsidRPr="00450D74">
        <w:rPr>
          <w:rFonts w:ascii="Consolas" w:hAnsi="Consolas" w:cs="Consolas"/>
          <w:b/>
        </w:rPr>
        <w:t>44 48 +WRT</w:t>
      </w:r>
      <w:r>
        <w:t xml:space="preserve">  to the saneFORTH system.  Make the desired changes, </w:t>
      </w:r>
      <w:proofErr w:type="gramStart"/>
      <w:r>
        <w:t xml:space="preserve">say  </w:t>
      </w:r>
      <w:r w:rsidRPr="00450D74">
        <w:rPr>
          <w:rFonts w:ascii="Consolas" w:hAnsi="Consolas" w:cs="Consolas"/>
          <w:b/>
        </w:rPr>
        <w:t>FLUSH</w:t>
      </w:r>
      <w:proofErr w:type="gramEnd"/>
      <w:r>
        <w:t xml:space="preserve">  on the chip, then say  </w:t>
      </w:r>
      <w:r w:rsidRPr="00450D74">
        <w:rPr>
          <w:rFonts w:ascii="Consolas" w:hAnsi="Consolas" w:cs="Consolas"/>
          <w:b/>
        </w:rPr>
        <w:t>44 48 -WRT</w:t>
      </w:r>
      <w:r>
        <w:t xml:space="preserve">  to the saneFORTH system.</w:t>
      </w:r>
    </w:p>
    <w:p w14:paraId="1109289E" w14:textId="7B1B9DF5" w:rsidR="00D006F8" w:rsidRPr="009624A1" w:rsidRDefault="00F93E87" w:rsidP="009624A1">
      <w:pPr>
        <w:pStyle w:val="BodyText"/>
      </w:pPr>
      <w:r>
        <w:t>Additional protocols allow the terminal emulator to be used as a means for interval timing on systems that lack a clock.</w:t>
      </w:r>
    </w:p>
    <w:p w14:paraId="2767E847" w14:textId="77777777" w:rsidR="00D006F8" w:rsidRDefault="00D006F8" w:rsidP="006043B3">
      <w:pPr>
        <w:pStyle w:val="BodyText"/>
        <w:sectPr w:rsidR="00D006F8" w:rsidSect="00CF38DF">
          <w:footerReference w:type="default" r:id="rId31"/>
          <w:pgSz w:w="12240" w:h="15840" w:code="1"/>
          <w:pgMar w:top="1440" w:right="1080" w:bottom="1440" w:left="1440" w:header="720" w:footer="720" w:gutter="0"/>
          <w:cols w:space="720"/>
          <w:docGrid w:linePitch="272"/>
        </w:sectPr>
      </w:pPr>
    </w:p>
    <w:p w14:paraId="5846AC15" w14:textId="77777777" w:rsidR="00E40796" w:rsidRDefault="00E40796" w:rsidP="0093728D">
      <w:pPr>
        <w:pStyle w:val="Heading1"/>
      </w:pPr>
      <w:bookmarkStart w:id="302" w:name="_Toc119166886"/>
      <w:bookmarkStart w:id="303" w:name="_Toc292731165"/>
      <w:r>
        <w:lastRenderedPageBreak/>
        <w:t>Application Extensions</w:t>
      </w:r>
      <w:bookmarkEnd w:id="302"/>
    </w:p>
    <w:p w14:paraId="2A4475A0" w14:textId="77777777" w:rsidR="007F4934" w:rsidRDefault="003D501D" w:rsidP="00286E17">
      <w:pPr>
        <w:pStyle w:val="BodyText"/>
      </w:pPr>
      <w:r>
        <w:t>The basic polyFORTH environment supports a number of optional extensions.</w:t>
      </w:r>
    </w:p>
    <w:p w14:paraId="1F61465B" w14:textId="77777777" w:rsidR="003D501D" w:rsidRDefault="003D501D" w:rsidP="00286E17">
      <w:pPr>
        <w:pStyle w:val="BodyText"/>
      </w:pPr>
      <w:r>
        <w:t>Networking support requires adding a simple Printed Circuit board to the EVB001 to interface</w:t>
      </w:r>
      <w:r w:rsidR="00772863">
        <w:t xml:space="preserve"> the chip</w:t>
      </w:r>
      <w:r>
        <w:t xml:space="preserve"> directly with a 10baseT Ethernet connection</w:t>
      </w:r>
      <w:r w:rsidR="00A34C51">
        <w:t>; this same add-on board may be used with EVB002 although its circuitry is laid out on EVB002 and, when populated, eliminates the need for same</w:t>
      </w:r>
      <w:r>
        <w:t>.  A node cluster comprising a</w:t>
      </w:r>
      <w:r w:rsidR="00772863">
        <w:t xml:space="preserve"> software-defined</w:t>
      </w:r>
      <w:r>
        <w:t xml:space="preserve"> 10baseT</w:t>
      </w:r>
      <w:r w:rsidR="00772863">
        <w:t xml:space="preserve"> NIC</w:t>
      </w:r>
      <w:r>
        <w:t xml:space="preserve"> is then added to the polyFORTH boot, the networking package is loaded as part of polyFORTH, and you will soon be up and communicating with a TCP/IP network.</w:t>
      </w:r>
    </w:p>
    <w:p w14:paraId="71D4D29E" w14:textId="77777777" w:rsidR="003D501D" w:rsidRDefault="003D501D" w:rsidP="00286E17">
      <w:pPr>
        <w:pStyle w:val="BodyText"/>
      </w:pPr>
      <w:r>
        <w:t>F18 programming support tools include facilities for compiling F18 code, loading and testing it on host and target chips using the polyFORTH version of the IDE, and building boot streams for our chips.</w:t>
      </w:r>
      <w:r w:rsidR="00A34C51">
        <w:t xml:space="preserve">  These are part of arrayForth 3 and are distributed on our website free of charge.</w:t>
      </w:r>
    </w:p>
    <w:p w14:paraId="0CA0F522" w14:textId="77777777" w:rsidR="009317FE" w:rsidRDefault="003D501D" w:rsidP="00286E17">
      <w:pPr>
        <w:pStyle w:val="BodyText"/>
      </w:pPr>
      <w:r>
        <w:t>These extensions are documented separately as is their installation.</w:t>
      </w:r>
    </w:p>
    <w:p w14:paraId="15E8C50A" w14:textId="77777777" w:rsidR="007B18D3" w:rsidRDefault="007B18D3" w:rsidP="00286E17">
      <w:pPr>
        <w:pStyle w:val="BodyText"/>
        <w:sectPr w:rsidR="007B18D3" w:rsidSect="00CF38DF">
          <w:footerReference w:type="default" r:id="rId32"/>
          <w:pgSz w:w="12240" w:h="15840" w:code="1"/>
          <w:pgMar w:top="1440" w:right="1080" w:bottom="1440" w:left="1440" w:header="720" w:footer="720" w:gutter="0"/>
          <w:cols w:space="720"/>
          <w:docGrid w:linePitch="272"/>
        </w:sectPr>
      </w:pPr>
    </w:p>
    <w:p w14:paraId="1DDBC024" w14:textId="77777777" w:rsidR="0093728D" w:rsidRDefault="0093728D" w:rsidP="0093728D">
      <w:pPr>
        <w:pStyle w:val="Heading1"/>
      </w:pPr>
      <w:bookmarkStart w:id="304" w:name="_Toc119166887"/>
      <w:r>
        <w:lastRenderedPageBreak/>
        <w:t>Data Book Revision History</w:t>
      </w:r>
      <w:bookmarkEnd w:id="303"/>
      <w:bookmarkEnd w:id="304"/>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095"/>
        <w:gridCol w:w="8595"/>
      </w:tblGrid>
      <w:tr w:rsidR="0093728D" w14:paraId="60F55566" w14:textId="77777777" w:rsidTr="0093728D">
        <w:tc>
          <w:tcPr>
            <w:tcW w:w="1098" w:type="dxa"/>
            <w:tcBorders>
              <w:top w:val="single" w:sz="12" w:space="0" w:color="auto"/>
              <w:bottom w:val="single" w:sz="12" w:space="0" w:color="auto"/>
            </w:tcBorders>
            <w:vAlign w:val="center"/>
          </w:tcPr>
          <w:p w14:paraId="1266DEB3" w14:textId="77777777" w:rsidR="0093728D" w:rsidRPr="00C0792C" w:rsidRDefault="0093728D" w:rsidP="0093728D">
            <w:pPr>
              <w:pStyle w:val="BodyText"/>
              <w:spacing w:after="0"/>
              <w:jc w:val="center"/>
              <w:rPr>
                <w:b/>
              </w:rPr>
            </w:pPr>
            <w:r w:rsidRPr="00C0792C">
              <w:rPr>
                <w:b/>
              </w:rPr>
              <w:t>REVISION</w:t>
            </w:r>
          </w:p>
        </w:tc>
        <w:tc>
          <w:tcPr>
            <w:tcW w:w="8838" w:type="dxa"/>
            <w:tcBorders>
              <w:top w:val="single" w:sz="12" w:space="0" w:color="auto"/>
              <w:bottom w:val="single" w:sz="12" w:space="0" w:color="auto"/>
            </w:tcBorders>
            <w:vAlign w:val="center"/>
          </w:tcPr>
          <w:p w14:paraId="0F7A46A8" w14:textId="77777777" w:rsidR="0093728D" w:rsidRPr="00C0792C" w:rsidRDefault="0093728D" w:rsidP="0093728D">
            <w:pPr>
              <w:pStyle w:val="BodyText"/>
              <w:spacing w:after="0"/>
              <w:rPr>
                <w:b/>
              </w:rPr>
            </w:pPr>
            <w:r w:rsidRPr="00C0792C">
              <w:rPr>
                <w:b/>
              </w:rPr>
              <w:t>DESCRIPTION</w:t>
            </w:r>
          </w:p>
        </w:tc>
      </w:tr>
      <w:tr w:rsidR="0093728D" w14:paraId="5CE026CB" w14:textId="77777777" w:rsidTr="0093728D">
        <w:tc>
          <w:tcPr>
            <w:tcW w:w="1098" w:type="dxa"/>
            <w:tcBorders>
              <w:top w:val="single" w:sz="12" w:space="0" w:color="auto"/>
            </w:tcBorders>
            <w:vAlign w:val="center"/>
          </w:tcPr>
          <w:p w14:paraId="3EDA1700" w14:textId="77777777" w:rsidR="0093728D" w:rsidRDefault="003C57D6" w:rsidP="00CA6D16">
            <w:pPr>
              <w:pStyle w:val="BodyText"/>
              <w:spacing w:after="0"/>
              <w:jc w:val="center"/>
            </w:pPr>
            <w:r>
              <w:t>120</w:t>
            </w:r>
            <w:r w:rsidR="00572AB7">
              <w:t>9</w:t>
            </w:r>
            <w:r w:rsidR="00CA6D16">
              <w:t>23</w:t>
            </w:r>
          </w:p>
        </w:tc>
        <w:tc>
          <w:tcPr>
            <w:tcW w:w="8838" w:type="dxa"/>
            <w:tcBorders>
              <w:top w:val="single" w:sz="12" w:space="0" w:color="auto"/>
            </w:tcBorders>
            <w:vAlign w:val="center"/>
          </w:tcPr>
          <w:p w14:paraId="4FB138E2" w14:textId="77777777" w:rsidR="0093728D" w:rsidRDefault="004370BE" w:rsidP="00CA6D16">
            <w:pPr>
              <w:pStyle w:val="BodyText"/>
              <w:spacing w:after="0"/>
            </w:pPr>
            <w:r>
              <w:t>I</w:t>
            </w:r>
            <w:r w:rsidR="00CA6D16">
              <w:t>nitial</w:t>
            </w:r>
            <w:r w:rsidR="00572AB7">
              <w:t xml:space="preserve"> release of polyFORTH</w:t>
            </w:r>
            <w:r w:rsidR="00CA6D16">
              <w:t xml:space="preserve"> 2a integrated with arrayForth</w:t>
            </w:r>
            <w:r w:rsidR="00572AB7">
              <w:t xml:space="preserve">.  </w:t>
            </w:r>
            <w:r w:rsidR="003C57D6">
              <w:t>Working system with</w:t>
            </w:r>
            <w:r w:rsidR="00572AB7">
              <w:t xml:space="preserve"> serial disk and timer,</w:t>
            </w:r>
            <w:r w:rsidR="003C57D6">
              <w:t xml:space="preserve"> sn</w:t>
            </w:r>
            <w:r w:rsidR="00572AB7">
              <w:t xml:space="preserve">orkel/ganglia for SPI flash and optional </w:t>
            </w:r>
            <w:r w:rsidR="003C57D6">
              <w:t xml:space="preserve">interval </w:t>
            </w:r>
            <w:proofErr w:type="gramStart"/>
            <w:r w:rsidR="003C57D6">
              <w:t>timer;  MMC</w:t>
            </w:r>
            <w:proofErr w:type="gramEnd"/>
            <w:r w:rsidR="00772863">
              <w:t>, Networking, and F18 development tools not released yet</w:t>
            </w:r>
            <w:r w:rsidR="003C57D6">
              <w:t>.</w:t>
            </w:r>
            <w:r w:rsidR="00CA6D16">
              <w:t xml:space="preserve">  Serial IDE use can interfere with SPI flash mass storage ops.</w:t>
            </w:r>
          </w:p>
        </w:tc>
      </w:tr>
      <w:tr w:rsidR="0093728D" w14:paraId="10906127" w14:textId="77777777" w:rsidTr="0093728D">
        <w:tc>
          <w:tcPr>
            <w:tcW w:w="1098" w:type="dxa"/>
            <w:vAlign w:val="center"/>
          </w:tcPr>
          <w:p w14:paraId="1E3D1AC8" w14:textId="77777777" w:rsidR="0093728D" w:rsidRDefault="008D5B95" w:rsidP="0093728D">
            <w:pPr>
              <w:pStyle w:val="BodyText"/>
              <w:spacing w:after="0"/>
              <w:jc w:val="center"/>
            </w:pPr>
            <w:r>
              <w:t>161206</w:t>
            </w:r>
          </w:p>
        </w:tc>
        <w:tc>
          <w:tcPr>
            <w:tcW w:w="8838" w:type="dxa"/>
            <w:vAlign w:val="center"/>
          </w:tcPr>
          <w:p w14:paraId="293926C0" w14:textId="77777777" w:rsidR="0093728D" w:rsidRDefault="008D5B95" w:rsidP="004370BE">
            <w:pPr>
              <w:pStyle w:val="BodyText"/>
              <w:spacing w:after="0"/>
            </w:pPr>
            <w:r>
              <w:t>Use Mark 2 Ganglia.</w:t>
            </w:r>
            <w:r w:rsidR="00FE38C6">
              <w:t xml:space="preserve">  Move external clock monitor nodes from 516,7 to 616,7.</w:t>
            </w:r>
            <w:r w:rsidR="00013F81">
              <w:t xml:space="preserve">  Flash boot area increased from 32k to 128k and flash remapped accordingly.</w:t>
            </w:r>
            <w:r w:rsidR="00F93433">
              <w:t xml:space="preserve">  Added support for new SPI flashes including 16MB.</w:t>
            </w:r>
            <w:r w:rsidR="00C00116">
              <w:t xml:space="preserve">  Update procedures for maintenance and installation.</w:t>
            </w:r>
          </w:p>
        </w:tc>
      </w:tr>
      <w:tr w:rsidR="00281B42" w14:paraId="429655E4" w14:textId="77777777" w:rsidTr="0093728D">
        <w:tc>
          <w:tcPr>
            <w:tcW w:w="1098" w:type="dxa"/>
            <w:vAlign w:val="center"/>
          </w:tcPr>
          <w:p w14:paraId="0DEBE100" w14:textId="77777777" w:rsidR="00281B42" w:rsidRDefault="00281B42" w:rsidP="0093728D">
            <w:pPr>
              <w:pStyle w:val="BodyText"/>
              <w:spacing w:after="0"/>
              <w:jc w:val="center"/>
            </w:pPr>
            <w:r>
              <w:t>18122</w:t>
            </w:r>
            <w:r w:rsidR="00A34C51">
              <w:t>6</w:t>
            </w:r>
          </w:p>
        </w:tc>
        <w:tc>
          <w:tcPr>
            <w:tcW w:w="8838" w:type="dxa"/>
            <w:vAlign w:val="center"/>
          </w:tcPr>
          <w:p w14:paraId="2D236995" w14:textId="63E5877C" w:rsidR="00281B42" w:rsidRDefault="00281B42" w:rsidP="004370BE">
            <w:pPr>
              <w:pStyle w:val="BodyText"/>
              <w:spacing w:after="0"/>
            </w:pPr>
            <w:r>
              <w:t xml:space="preserve">Update for new aF-3 </w:t>
            </w:r>
            <w:r w:rsidR="00EA0FE6">
              <w:t xml:space="preserve">procedures and upgrade default platform to </w:t>
            </w:r>
            <w:del w:id="305" w:author="Greg Bailey" w:date="2019-05-21T12:36:00Z">
              <w:r w:rsidR="00EA0FE6" w:rsidDel="0043511A">
                <w:delText xml:space="preserve">EVB003 </w:delText>
              </w:r>
            </w:del>
            <w:ins w:id="306" w:author="Greg Bailey" w:date="2019-05-21T12:36:00Z">
              <w:r w:rsidR="0043511A">
                <w:t xml:space="preserve">EVB002 </w:t>
              </w:r>
            </w:ins>
            <w:r w:rsidR="00EA0FE6">
              <w:t>with large flash.</w:t>
            </w:r>
            <w:r w:rsidR="00A34C51">
              <w:t xml:space="preserve">  Bring up to date for aF3-03b1.</w:t>
            </w:r>
          </w:p>
        </w:tc>
      </w:tr>
      <w:tr w:rsidR="0043511A" w14:paraId="5D739523" w14:textId="77777777" w:rsidTr="0093728D">
        <w:trPr>
          <w:ins w:id="307" w:author="Greg Bailey" w:date="2019-05-21T12:36:00Z"/>
        </w:trPr>
        <w:tc>
          <w:tcPr>
            <w:tcW w:w="1098" w:type="dxa"/>
            <w:vAlign w:val="center"/>
          </w:tcPr>
          <w:p w14:paraId="07A33265" w14:textId="0F16BD39" w:rsidR="0043511A" w:rsidRDefault="0043511A" w:rsidP="0093728D">
            <w:pPr>
              <w:pStyle w:val="BodyText"/>
              <w:spacing w:after="0"/>
              <w:jc w:val="center"/>
              <w:rPr>
                <w:ins w:id="308" w:author="Greg Bailey" w:date="2019-05-21T12:36:00Z"/>
              </w:rPr>
            </w:pPr>
            <w:ins w:id="309" w:author="Greg Bailey" w:date="2019-05-21T12:36:00Z">
              <w:r>
                <w:t>1905</w:t>
              </w:r>
            </w:ins>
            <w:ins w:id="310" w:author="Greg Bailey" w:date="2019-05-21T12:37:00Z">
              <w:r>
                <w:t>21</w:t>
              </w:r>
            </w:ins>
          </w:p>
        </w:tc>
        <w:tc>
          <w:tcPr>
            <w:tcW w:w="8838" w:type="dxa"/>
            <w:vAlign w:val="center"/>
          </w:tcPr>
          <w:p w14:paraId="1AD0F5D4" w14:textId="02E742B4" w:rsidR="0043511A" w:rsidRDefault="0043511A" w:rsidP="004370BE">
            <w:pPr>
              <w:pStyle w:val="BodyText"/>
              <w:spacing w:after="0"/>
              <w:rPr>
                <w:ins w:id="311" w:author="Greg Bailey" w:date="2019-05-21T12:36:00Z"/>
              </w:rPr>
            </w:pPr>
            <w:ins w:id="312" w:author="Greg Bailey" w:date="2019-05-21T12:37:00Z">
              <w:r>
                <w:t>Released concurrent</w:t>
              </w:r>
            </w:ins>
            <w:ins w:id="313" w:author="Greg Bailey" w:date="2019-05-21T12:40:00Z">
              <w:r w:rsidR="008C44D5">
                <w:t>ly</w:t>
              </w:r>
            </w:ins>
            <w:ins w:id="314" w:author="Greg Bailey" w:date="2019-05-21T12:37:00Z">
              <w:r>
                <w:t xml:space="preserve"> with EVB002 and aF3 03b4.</w:t>
              </w:r>
            </w:ins>
          </w:p>
        </w:tc>
      </w:tr>
      <w:tr w:rsidR="00281B42" w14:paraId="16F6D25B" w14:textId="77777777" w:rsidTr="0093728D">
        <w:tc>
          <w:tcPr>
            <w:tcW w:w="1098" w:type="dxa"/>
            <w:vAlign w:val="center"/>
          </w:tcPr>
          <w:p w14:paraId="1C69E0B9" w14:textId="20239AA6" w:rsidR="00281B42" w:rsidRDefault="00FD66E8" w:rsidP="0093728D">
            <w:pPr>
              <w:pStyle w:val="BodyText"/>
              <w:spacing w:after="0"/>
              <w:jc w:val="center"/>
            </w:pPr>
            <w:ins w:id="315" w:author="Greg Bailey" w:date="2019-07-07T11:28:00Z">
              <w:r>
                <w:t>190526</w:t>
              </w:r>
            </w:ins>
          </w:p>
        </w:tc>
        <w:tc>
          <w:tcPr>
            <w:tcW w:w="8838" w:type="dxa"/>
            <w:vAlign w:val="center"/>
          </w:tcPr>
          <w:p w14:paraId="24DEEB55" w14:textId="19DB6434" w:rsidR="00281B42" w:rsidRDefault="00FD66E8" w:rsidP="004370BE">
            <w:pPr>
              <w:pStyle w:val="BodyText"/>
              <w:spacing w:after="0"/>
            </w:pPr>
            <w:ins w:id="316" w:author="Greg Bailey" w:date="2019-07-07T11:28:00Z">
              <w:r>
                <w:t>Released concurrently with af3 03b5.</w:t>
              </w:r>
            </w:ins>
          </w:p>
        </w:tc>
      </w:tr>
      <w:tr w:rsidR="007873D4" w14:paraId="68D1F582" w14:textId="77777777" w:rsidTr="0093728D">
        <w:trPr>
          <w:ins w:id="317" w:author="Greg Bailey" w:date="2020-01-26T13:57:00Z"/>
        </w:trPr>
        <w:tc>
          <w:tcPr>
            <w:tcW w:w="1098" w:type="dxa"/>
            <w:vAlign w:val="center"/>
          </w:tcPr>
          <w:p w14:paraId="39842DD4" w14:textId="384071D4" w:rsidR="007873D4" w:rsidRDefault="007873D4" w:rsidP="0093728D">
            <w:pPr>
              <w:pStyle w:val="BodyText"/>
              <w:spacing w:after="0"/>
              <w:jc w:val="center"/>
              <w:rPr>
                <w:ins w:id="318" w:author="Greg Bailey" w:date="2020-01-26T13:57:00Z"/>
              </w:rPr>
            </w:pPr>
            <w:ins w:id="319" w:author="Greg Bailey" w:date="2020-01-26T13:57:00Z">
              <w:r>
                <w:t>200126</w:t>
              </w:r>
            </w:ins>
          </w:p>
        </w:tc>
        <w:tc>
          <w:tcPr>
            <w:tcW w:w="8838" w:type="dxa"/>
            <w:vAlign w:val="center"/>
          </w:tcPr>
          <w:p w14:paraId="1EDEEA5F" w14:textId="0C6BD7FB" w:rsidR="007873D4" w:rsidRDefault="007873D4" w:rsidP="004370BE">
            <w:pPr>
              <w:pStyle w:val="BodyText"/>
              <w:spacing w:after="0"/>
              <w:rPr>
                <w:ins w:id="320" w:author="Greg Bailey" w:date="2020-01-26T13:57:00Z"/>
              </w:rPr>
            </w:pPr>
            <w:ins w:id="321" w:author="Greg Bailey" w:date="2020-01-26T13:57:00Z">
              <w:r>
                <w:t>Released concurrently with af3-03c.</w:t>
              </w:r>
            </w:ins>
          </w:p>
        </w:tc>
      </w:tr>
      <w:tr w:rsidR="007719E0" w14:paraId="27E6FD37" w14:textId="77777777" w:rsidTr="0093728D">
        <w:trPr>
          <w:ins w:id="322" w:author="Greg Bailey" w:date="2022-11-12T16:46:00Z"/>
        </w:trPr>
        <w:tc>
          <w:tcPr>
            <w:tcW w:w="1098" w:type="dxa"/>
            <w:vAlign w:val="center"/>
          </w:tcPr>
          <w:p w14:paraId="36808877" w14:textId="224921AD" w:rsidR="007719E0" w:rsidRDefault="007719E0" w:rsidP="0093728D">
            <w:pPr>
              <w:pStyle w:val="BodyText"/>
              <w:spacing w:after="0"/>
              <w:jc w:val="center"/>
              <w:rPr>
                <w:ins w:id="323" w:author="Greg Bailey" w:date="2022-11-12T16:46:00Z"/>
              </w:rPr>
            </w:pPr>
            <w:ins w:id="324" w:author="Greg Bailey" w:date="2022-11-12T16:46:00Z">
              <w:r>
                <w:t>221112</w:t>
              </w:r>
            </w:ins>
          </w:p>
        </w:tc>
        <w:tc>
          <w:tcPr>
            <w:tcW w:w="8838" w:type="dxa"/>
            <w:vAlign w:val="center"/>
          </w:tcPr>
          <w:p w14:paraId="7C0005AF" w14:textId="5038C932" w:rsidR="007719E0" w:rsidRDefault="007719E0" w:rsidP="004370BE">
            <w:pPr>
              <w:pStyle w:val="BodyText"/>
              <w:spacing w:after="0"/>
              <w:rPr>
                <w:ins w:id="325" w:author="Greg Bailey" w:date="2022-11-12T16:46:00Z"/>
              </w:rPr>
            </w:pPr>
            <w:ins w:id="326" w:author="Greg Bailey" w:date="2022-11-12T16:46:00Z">
              <w:r>
                <w:t>Released concurrently with af3-03d.</w:t>
              </w:r>
            </w:ins>
          </w:p>
        </w:tc>
      </w:tr>
      <w:tr w:rsidR="007873D4" w14:paraId="172B10D5" w14:textId="77777777" w:rsidTr="0093728D">
        <w:trPr>
          <w:ins w:id="327" w:author="Greg Bailey" w:date="2020-01-26T13:57:00Z"/>
        </w:trPr>
        <w:tc>
          <w:tcPr>
            <w:tcW w:w="1098" w:type="dxa"/>
            <w:vAlign w:val="center"/>
          </w:tcPr>
          <w:p w14:paraId="51DE5712" w14:textId="77777777" w:rsidR="007873D4" w:rsidRDefault="007873D4" w:rsidP="0093728D">
            <w:pPr>
              <w:pStyle w:val="BodyText"/>
              <w:spacing w:after="0"/>
              <w:jc w:val="center"/>
              <w:rPr>
                <w:ins w:id="328" w:author="Greg Bailey" w:date="2020-01-26T13:57:00Z"/>
              </w:rPr>
            </w:pPr>
          </w:p>
        </w:tc>
        <w:tc>
          <w:tcPr>
            <w:tcW w:w="8838" w:type="dxa"/>
            <w:vAlign w:val="center"/>
          </w:tcPr>
          <w:p w14:paraId="59BF3397" w14:textId="77777777" w:rsidR="007873D4" w:rsidRDefault="007873D4" w:rsidP="004370BE">
            <w:pPr>
              <w:pStyle w:val="BodyText"/>
              <w:spacing w:after="0"/>
              <w:rPr>
                <w:ins w:id="329" w:author="Greg Bailey" w:date="2020-01-26T13:57:00Z"/>
              </w:rPr>
            </w:pPr>
          </w:p>
        </w:tc>
      </w:tr>
    </w:tbl>
    <w:p w14:paraId="15F0A28F" w14:textId="77777777" w:rsidR="0093728D" w:rsidRDefault="0093728D" w:rsidP="0093728D">
      <w:pPr>
        <w:pStyle w:val="BodyText"/>
      </w:pPr>
    </w:p>
    <w:p w14:paraId="4B9915F3" w14:textId="77777777" w:rsidR="0093728D" w:rsidRPr="00F83BF7" w:rsidRDefault="0093728D" w:rsidP="0093728D">
      <w:pPr>
        <w:pStyle w:val="BodyText"/>
      </w:pPr>
    </w:p>
    <w:p w14:paraId="4AEBE87D" w14:textId="77777777" w:rsidR="0093728D" w:rsidRPr="005C0CD6" w:rsidRDefault="0093728D" w:rsidP="0093728D">
      <w:pPr>
        <w:pStyle w:val="BodyText"/>
      </w:pPr>
    </w:p>
    <w:p w14:paraId="5742DBC0" w14:textId="77777777" w:rsidR="0093728D" w:rsidRDefault="0093728D" w:rsidP="0093728D">
      <w:pPr>
        <w:pStyle w:val="BodyText"/>
      </w:pPr>
    </w:p>
    <w:p w14:paraId="3AF53482" w14:textId="77777777" w:rsidR="00D42F61" w:rsidRDefault="00D42F61" w:rsidP="00432CBC">
      <w:pPr>
        <w:pStyle w:val="BodyText"/>
        <w:tabs>
          <w:tab w:val="left" w:pos="9360"/>
        </w:tabs>
        <w:ind w:left="-360" w:right="-360" w:firstLine="360"/>
      </w:pPr>
    </w:p>
    <w:p w14:paraId="6BEC3E4F" w14:textId="77777777" w:rsidR="00A5423B" w:rsidRDefault="00A5423B" w:rsidP="00432CBC">
      <w:pPr>
        <w:pStyle w:val="BodyText"/>
        <w:tabs>
          <w:tab w:val="left" w:pos="9360"/>
        </w:tabs>
        <w:ind w:left="-360" w:right="-360" w:firstLine="360"/>
        <w:sectPr w:rsidR="00A5423B" w:rsidSect="007B18D3">
          <w:type w:val="oddPage"/>
          <w:pgSz w:w="12240" w:h="15840" w:code="1"/>
          <w:pgMar w:top="1440" w:right="1080" w:bottom="1440" w:left="1440" w:header="720" w:footer="720" w:gutter="0"/>
          <w:cols w:space="720"/>
          <w:docGrid w:linePitch="272"/>
        </w:sectPr>
      </w:pPr>
    </w:p>
    <w:p w14:paraId="611F49CB" w14:textId="77777777" w:rsidR="000F4C2F" w:rsidRDefault="00A731AC" w:rsidP="00432CBC">
      <w:pPr>
        <w:pStyle w:val="BodyText"/>
        <w:tabs>
          <w:tab w:val="left" w:pos="9360"/>
        </w:tabs>
        <w:ind w:left="-360" w:right="-360" w:firstLine="360"/>
      </w:pPr>
      <w:r>
        <w:rPr>
          <w:noProof/>
        </w:rPr>
        <w:lastRenderedPageBreak/>
        <mc:AlternateContent>
          <mc:Choice Requires="wpg">
            <w:drawing>
              <wp:anchor distT="0" distB="0" distL="114300" distR="114300" simplePos="0" relativeHeight="251661824" behindDoc="0" locked="0" layoutInCell="1" allowOverlap="1" wp14:anchorId="0C838F0B" wp14:editId="75D65200">
                <wp:simplePos x="0" y="0"/>
                <wp:positionH relativeFrom="column">
                  <wp:posOffset>2299729</wp:posOffset>
                </wp:positionH>
                <wp:positionV relativeFrom="paragraph">
                  <wp:posOffset>7916527</wp:posOffset>
                </wp:positionV>
                <wp:extent cx="742950" cy="685800"/>
                <wp:effectExtent l="0" t="0" r="0" b="0"/>
                <wp:wrapNone/>
                <wp:docPr id="1"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2950" cy="685800"/>
                          <a:chOff x="109499400" y="109842300"/>
                          <a:chExt cx="1371598" cy="685800"/>
                        </a:xfrm>
                      </wpg:grpSpPr>
                      <wps:wsp>
                        <wps:cNvPr id="2" name="Rectangle 16" hidden="1"/>
                        <wps:cNvSpPr>
                          <a:spLocks noChangeArrowheads="1" noChangeShapeType="1"/>
                        </wps:cNvSpPr>
                        <wps:spPr bwMode="auto">
                          <a:xfrm>
                            <a:off x="109499400" y="109842300"/>
                            <a:ext cx="1371598" cy="685800"/>
                          </a:xfrm>
                          <a:prstGeom prst="rect">
                            <a:avLst/>
                          </a:prstGeom>
                          <a:noFill/>
                          <a:ln>
                            <a:noFill/>
                          </a:ln>
                          <a:effectLst/>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0" algn="in">
                                <a:solidFill>
                                  <a:srgbClr val="FFFFFF"/>
                                </a:solidFill>
                                <a:miter lim="800000"/>
                                <a:headEnd/>
                                <a:tailEnd/>
                              </a14:hiddenLine>
                            </a:ext>
                            <a:ext uri="{AF507438-7753-43E0-B8FC-AC1667EBCBE1}">
                              <a14:hiddenEffects xmlns:a14="http://schemas.microsoft.com/office/drawing/2010/main">
                                <a:effectLst/>
                              </a14:hiddenEffects>
                            </a:ext>
                          </a:extLst>
                        </wps:spPr>
                        <wps:bodyPr rot="0" vert="horz" wrap="square" lIns="36576" tIns="36576" rIns="36576" bIns="36576" anchor="t" anchorCtr="0" upright="1">
                          <a:noAutofit/>
                        </wps:bodyPr>
                      </wps:wsp>
                      <pic:pic xmlns:pic="http://schemas.openxmlformats.org/drawingml/2006/picture">
                        <pic:nvPicPr>
                          <pic:cNvPr id="6" name="Picture 17" descr="Logo-2010"/>
                          <pic:cNvPicPr>
                            <a:picLocks noChangeAspect="1" noChangeArrowheads="1" noChangeShapeType="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109499439" y="109842300"/>
                            <a:ext cx="1371518" cy="685800"/>
                          </a:xfrm>
                          <a:prstGeom prst="rect">
                            <a:avLst/>
                          </a:prstGeom>
                          <a:noFill/>
                          <a:ln>
                            <a:noFill/>
                          </a:ln>
                          <a:effectLst/>
                          <a:extLst>
                            <a:ext uri="{909E8E84-426E-40DD-AFC4-6F175D3DCCD1}">
                              <a14:hiddenFill xmlns:a14="http://schemas.microsoft.com/office/drawing/2010/main">
                                <a:solidFill>
                                  <a:srgbClr val="000000"/>
                                </a:solidFill>
                              </a14:hiddenFill>
                            </a:ext>
                            <a:ext uri="{91240B29-F687-4F45-9708-019B960494DF}">
                              <a14:hiddenLine xmlns:a14="http://schemas.microsoft.com/office/drawing/2010/main" w="0" algn="in">
                                <a:solidFill>
                                  <a:srgbClr val="000000"/>
                                </a:solidFill>
                                <a:miter lim="800000"/>
                                <a:headEnd/>
                                <a:tailEnd/>
                              </a14:hiddenLine>
                            </a:ext>
                            <a:ext uri="{AF507438-7753-43E0-B8FC-AC1667EBCBE1}">
                              <a14:hiddenEffects xmlns:a14="http://schemas.microsoft.com/office/drawing/2010/main">
                                <a:effectLst/>
                              </a14:hiddenEffects>
                            </a:ext>
                          </a:extLst>
                        </pic:spPr>
                      </pic:pic>
                    </wpg:wgp>
                  </a:graphicData>
                </a:graphic>
                <wp14:sizeRelH relativeFrom="page">
                  <wp14:pctWidth>0</wp14:pctWidth>
                </wp14:sizeRelH>
                <wp14:sizeRelV relativeFrom="page">
                  <wp14:pctHeight>0</wp14:pctHeight>
                </wp14:sizeRelV>
              </wp:anchor>
            </w:drawing>
          </mc:Choice>
          <mc:Fallback>
            <w:pict>
              <v:group w14:anchorId="7DE573DE" id="Group 15" o:spid="_x0000_s1026" style="position:absolute;margin-left:181.1pt;margin-top:623.35pt;width:58.5pt;height:54pt;z-index:251661824" coordorigin="1094994,1098423" coordsize="13715,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">
                <v:rect id="Rectangle 16" o:spid="_x0000_s1027" style="position:absolute;left:1094994;top:1098423;width:13715;height:6858;visibility:hidden;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" filled="f" fillcolor="black" stroked="f" strokecolor="white" strokeweight="0" insetpen="t">
                  <o:lock v:ext="edit" shapetype="t"/>
                  <v:textbox inset="2.88pt,2.88pt,2.88pt,2.88pt"/>
                </v:rect>
                <v:shape id="Picture 17" o:spid="_x0000_s1028" type="#_x0000_t75" alt="Logo-2010" style="position:absolute;left:1094994;top:1098423;width:13715;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" fillcolor="black" strokeweight="0" insetpen="t">
                  <v:imagedata r:id="rId34" o:title="Logo-2010"/>
                  <o:lock v:ext="edit" shapetype="t"/>
                </v:shape>
              </v:group>
            </w:pict>
          </mc:Fallback>
        </mc:AlternateContent>
      </w:r>
      <w:r w:rsidRPr="00A731AC">
        <w:rPr>
          <w:noProof/>
        </w:rPr>
        <mc:AlternateContent>
          <mc:Choice Requires="wps">
            <w:drawing>
              <wp:inline distT="0" distB="0" distL="0" distR="0" wp14:anchorId="38C7E8D5" wp14:editId="3A14AF01">
                <wp:extent cx="5545667" cy="7916333"/>
                <wp:effectExtent l="0" t="0" r="0" b="8890"/>
                <wp:docPr id="29" name="Text Box 29"/>
                <wp:cNvGraphicFramePr/>
                <a:graphic xmlns:a="http://schemas.openxmlformats.org/drawingml/2006/main">
                  <a:graphicData uri="http://schemas.microsoft.com/office/word/2010/wordprocessingShape">
                    <wps:wsp>
                      <wps:cNvSpPr txBox="1"/>
                      <wps:spPr>
                        <a:xfrm>
                          <a:off x="0" y="0"/>
                          <a:ext cx="5545667" cy="7916333"/>
                        </a:xfrm>
                        <a:prstGeom prst="rect">
                          <a:avLst/>
                        </a:prstGeom>
                        <a:solidFill>
                          <a:sysClr val="window" lastClr="FFFFFF"/>
                        </a:solidFill>
                        <a:ln w="6350">
                          <a:noFill/>
                        </a:ln>
                        <a:effectLst/>
                      </wps:spPr>
                      <wps:txbx>
                        <w:txbxContent>
                          <w:p w14:paraId="484A8342" w14:textId="77777777" w:rsidR="00DC773F" w:rsidRDefault="00DC773F" w:rsidP="00A731AC">
                            <w:pPr>
                              <w:pStyle w:val="BodyText"/>
                              <w:jc w:val="center"/>
                              <w:rPr>
                                <w:b/>
                                <w:color w:val="1D6717"/>
                                <w:sz w:val="28"/>
                                <w:szCs w:val="28"/>
                              </w:rPr>
                            </w:pPr>
                          </w:p>
                          <w:p w14:paraId="6D9A4886" w14:textId="77777777" w:rsidR="00DC773F" w:rsidRDefault="00DC773F" w:rsidP="00A731AC">
                            <w:pPr>
                              <w:pStyle w:val="BodyText"/>
                              <w:jc w:val="center"/>
                              <w:rPr>
                                <w:b/>
                                <w:color w:val="1D6717"/>
                                <w:sz w:val="28"/>
                                <w:szCs w:val="28"/>
                              </w:rPr>
                            </w:pPr>
                          </w:p>
                          <w:p w14:paraId="52DD3CCE" w14:textId="77777777" w:rsidR="00DC773F" w:rsidRPr="0069624E" w:rsidRDefault="00DC773F" w:rsidP="00A731AC">
                            <w:pPr>
                              <w:pStyle w:val="BodyText"/>
                              <w:jc w:val="center"/>
                              <w:rPr>
                                <w:b/>
                                <w:color w:val="1D6717"/>
                                <w:sz w:val="28"/>
                                <w:szCs w:val="28"/>
                              </w:rPr>
                            </w:pPr>
                            <w:r>
                              <w:rPr>
                                <w:b/>
                                <w:color w:val="1D6717"/>
                                <w:sz w:val="28"/>
                                <w:szCs w:val="28"/>
                              </w:rPr>
                              <w:t>IMPORTANT NOTICE</w:t>
                            </w:r>
                          </w:p>
                          <w:p w14:paraId="0C729C0E" w14:textId="77777777" w:rsidR="00DC773F" w:rsidRPr="00D30E0D" w:rsidRDefault="00DC773F" w:rsidP="00A731AC">
                            <w:pPr>
                              <w:pStyle w:val="BodyText"/>
                              <w:rPr>
                                <w:rFonts w:cs="Calibri"/>
                                <w:sz w:val="16"/>
                                <w:szCs w:val="16"/>
                              </w:rPr>
                            </w:pPr>
                            <w:r w:rsidRPr="00D30E0D">
                              <w:rPr>
                                <w:rFonts w:cs="Calibri"/>
                                <w:sz w:val="16"/>
                                <w:szCs w:val="16"/>
                              </w:rPr>
                              <w:t>GreenArrays Incorporated (GAI) reserves the right to make corrections, modifications, enhancements, improvements, and other changes to its products and services at any time and to discontinue any product or service without notice. Customers should obtain the latest relevant information before placing orders and should verify that such information is current and complete. All products are sold subject to GAI’s terms and conditions of sale supplied at the time of order acknowledgment.</w:t>
                            </w:r>
                          </w:p>
                          <w:p w14:paraId="23D98A2C" w14:textId="77777777" w:rsidR="00DC773F" w:rsidRPr="00D30E0D" w:rsidRDefault="00DC773F" w:rsidP="00A731AC">
                            <w:pPr>
                              <w:pStyle w:val="BodyText"/>
                              <w:rPr>
                                <w:rFonts w:cs="Calibri"/>
                                <w:sz w:val="16"/>
                                <w:szCs w:val="16"/>
                              </w:rPr>
                            </w:pPr>
                            <w:r w:rsidRPr="00D30E0D">
                              <w:rPr>
                                <w:rFonts w:cs="Calibri"/>
                                <w:sz w:val="16"/>
                                <w:szCs w:val="16"/>
                              </w:rPr>
                              <w:t>GAI disclaims any express or implied warranty relating to the sale and/or use of GAI products, including liability or warranties relating to fitness for a particular purpose, merchantability, or infringement of any patent, copyright, or other intellectual property right.</w:t>
                            </w:r>
                          </w:p>
                          <w:p w14:paraId="6B967F97" w14:textId="77777777" w:rsidR="00DC773F" w:rsidRPr="0078382F" w:rsidRDefault="00DC773F" w:rsidP="00A731AC">
                            <w:pPr>
                              <w:pStyle w:val="BodyText"/>
                              <w:rPr>
                                <w:rFonts w:cs="Calibri"/>
                                <w:sz w:val="16"/>
                                <w:szCs w:val="16"/>
                              </w:rPr>
                            </w:pPr>
                            <w:r>
                              <w:rPr>
                                <w:rFonts w:cs="Calibri"/>
                                <w:sz w:val="16"/>
                                <w:szCs w:val="16"/>
                              </w:rPr>
                              <w:t>GAI</w:t>
                            </w:r>
                            <w:r w:rsidRPr="0078382F">
                              <w:rPr>
                                <w:rFonts w:cs="Calibri"/>
                                <w:sz w:val="16"/>
                                <w:szCs w:val="16"/>
                              </w:rPr>
                              <w:t xml:space="preserve"> assumes no liability for applications assistance or customer product design. Customers are responsible for their products and applications using </w:t>
                            </w:r>
                            <w:r>
                              <w:rPr>
                                <w:rFonts w:cs="Calibri"/>
                                <w:sz w:val="16"/>
                                <w:szCs w:val="16"/>
                              </w:rPr>
                              <w:t>GAI</w:t>
                            </w:r>
                            <w:r w:rsidRPr="0078382F">
                              <w:rPr>
                                <w:rFonts w:cs="Calibri"/>
                                <w:sz w:val="16"/>
                                <w:szCs w:val="16"/>
                              </w:rPr>
                              <w:t xml:space="preserve"> components. To minimize the risks associated with customer products and applications, customers should provide adequate design and operating safeguards.</w:t>
                            </w:r>
                          </w:p>
                          <w:p w14:paraId="07A9BA3F" w14:textId="77777777" w:rsidR="00DC773F" w:rsidRPr="0078382F" w:rsidRDefault="00DC773F" w:rsidP="00A731AC">
                            <w:pPr>
                              <w:pStyle w:val="BodyText"/>
                              <w:rPr>
                                <w:rFonts w:cs="Calibri"/>
                                <w:sz w:val="16"/>
                                <w:szCs w:val="16"/>
                              </w:rPr>
                            </w:pPr>
                            <w:r>
                              <w:rPr>
                                <w:rFonts w:cs="Calibri"/>
                                <w:sz w:val="16"/>
                                <w:szCs w:val="16"/>
                              </w:rPr>
                              <w:t>GAI</w:t>
                            </w:r>
                            <w:r w:rsidRPr="0078382F">
                              <w:rPr>
                                <w:rFonts w:cs="Calibri"/>
                                <w:sz w:val="16"/>
                                <w:szCs w:val="16"/>
                              </w:rPr>
                              <w:t xml:space="preserve"> does not warrant or represent that any license, either express or implied, is granted under any </w:t>
                            </w:r>
                            <w:r>
                              <w:rPr>
                                <w:rFonts w:cs="Calibri"/>
                                <w:sz w:val="16"/>
                                <w:szCs w:val="16"/>
                              </w:rPr>
                              <w:t>GAI</w:t>
                            </w:r>
                            <w:r w:rsidRPr="0078382F">
                              <w:rPr>
                                <w:rFonts w:cs="Calibri"/>
                                <w:sz w:val="16"/>
                                <w:szCs w:val="16"/>
                              </w:rPr>
                              <w:t xml:space="preserve"> patent right, copyright, mask work right, or other </w:t>
                            </w:r>
                            <w:r>
                              <w:rPr>
                                <w:rFonts w:cs="Calibri"/>
                                <w:sz w:val="16"/>
                                <w:szCs w:val="16"/>
                              </w:rPr>
                              <w:t>GAI</w:t>
                            </w:r>
                            <w:r w:rsidRPr="0078382F">
                              <w:rPr>
                                <w:rFonts w:cs="Calibri"/>
                                <w:sz w:val="16"/>
                                <w:szCs w:val="16"/>
                              </w:rPr>
                              <w:t xml:space="preserve"> intellectual property right relating to any combination, machine, or process in which </w:t>
                            </w:r>
                            <w:r>
                              <w:rPr>
                                <w:rFonts w:cs="Calibri"/>
                                <w:sz w:val="16"/>
                                <w:szCs w:val="16"/>
                              </w:rPr>
                              <w:t>GAI</w:t>
                            </w:r>
                            <w:r w:rsidRPr="0078382F">
                              <w:rPr>
                                <w:rFonts w:cs="Calibri"/>
                                <w:sz w:val="16"/>
                                <w:szCs w:val="16"/>
                              </w:rPr>
                              <w:t xml:space="preserve"> products or services are used. Information published by </w:t>
                            </w:r>
                            <w:r>
                              <w:rPr>
                                <w:rFonts w:cs="Calibri"/>
                                <w:sz w:val="16"/>
                                <w:szCs w:val="16"/>
                              </w:rPr>
                              <w:t>GAI</w:t>
                            </w:r>
                            <w:r w:rsidRPr="0078382F">
                              <w:rPr>
                                <w:rFonts w:cs="Calibri"/>
                                <w:sz w:val="16"/>
                                <w:szCs w:val="16"/>
                              </w:rPr>
                              <w:t xml:space="preserve"> regarding third-party products or services does not constitute a license from </w:t>
                            </w:r>
                            <w:r>
                              <w:rPr>
                                <w:rFonts w:cs="Calibri"/>
                                <w:sz w:val="16"/>
                                <w:szCs w:val="16"/>
                              </w:rPr>
                              <w:t>GAI</w:t>
                            </w:r>
                            <w:r w:rsidRPr="0078382F">
                              <w:rPr>
                                <w:rFonts w:cs="Calibri"/>
                                <w:sz w:val="16"/>
                                <w:szCs w:val="16"/>
                              </w:rPr>
                              <w:t xml:space="preserve"> to use such products or services or a warranty or endorsement thereof. Use of such information may require a license from a third party under the patents or other intellectual property of the third party, or a license from </w:t>
                            </w:r>
                            <w:r>
                              <w:rPr>
                                <w:rFonts w:cs="Calibri"/>
                                <w:sz w:val="16"/>
                                <w:szCs w:val="16"/>
                              </w:rPr>
                              <w:t>GAI</w:t>
                            </w:r>
                            <w:r w:rsidRPr="0078382F">
                              <w:rPr>
                                <w:rFonts w:cs="Calibri"/>
                                <w:sz w:val="16"/>
                                <w:szCs w:val="16"/>
                              </w:rPr>
                              <w:t xml:space="preserve"> under the patents or other intellectual property of </w:t>
                            </w:r>
                            <w:r>
                              <w:rPr>
                                <w:rFonts w:cs="Calibri"/>
                                <w:sz w:val="16"/>
                                <w:szCs w:val="16"/>
                              </w:rPr>
                              <w:t>GAI</w:t>
                            </w:r>
                            <w:r w:rsidRPr="0078382F">
                              <w:rPr>
                                <w:rFonts w:cs="Calibri"/>
                                <w:sz w:val="16"/>
                                <w:szCs w:val="16"/>
                              </w:rPr>
                              <w:t>.</w:t>
                            </w:r>
                          </w:p>
                          <w:p w14:paraId="155AB611" w14:textId="77777777" w:rsidR="00DC773F" w:rsidRPr="0078382F" w:rsidRDefault="00DC773F" w:rsidP="00A731AC">
                            <w:pPr>
                              <w:pStyle w:val="BodyText"/>
                              <w:rPr>
                                <w:rFonts w:cs="Calibri"/>
                                <w:sz w:val="16"/>
                                <w:szCs w:val="16"/>
                              </w:rPr>
                            </w:pPr>
                            <w:r w:rsidRPr="0078382F">
                              <w:rPr>
                                <w:rFonts w:cs="Calibri"/>
                                <w:sz w:val="16"/>
                                <w:szCs w:val="16"/>
                              </w:rPr>
                              <w:t xml:space="preserve">Reproduction of </w:t>
                            </w:r>
                            <w:r>
                              <w:rPr>
                                <w:rFonts w:cs="Calibri"/>
                                <w:sz w:val="16"/>
                                <w:szCs w:val="16"/>
                              </w:rPr>
                              <w:t>GAI</w:t>
                            </w:r>
                            <w:r w:rsidRPr="0078382F">
                              <w:rPr>
                                <w:rFonts w:cs="Calibri"/>
                                <w:sz w:val="16"/>
                                <w:szCs w:val="16"/>
                              </w:rPr>
                              <w:t xml:space="preserve"> information in </w:t>
                            </w:r>
                            <w:r>
                              <w:rPr>
                                <w:rFonts w:cs="Calibri"/>
                                <w:sz w:val="16"/>
                                <w:szCs w:val="16"/>
                              </w:rPr>
                              <w:t>GAI</w:t>
                            </w:r>
                            <w:r w:rsidRPr="0078382F">
                              <w:rPr>
                                <w:rFonts w:cs="Calibri"/>
                                <w:sz w:val="16"/>
                                <w:szCs w:val="16"/>
                              </w:rPr>
                              <w:t xml:space="preserve"> data books or data sheets is permissible only if reproduction is without alteration and is accompanied by all associated warranties, conditions, limitations, and notices. Reproduction of this information with alteration is an unfair and deceptive business practice. </w:t>
                            </w:r>
                            <w:r>
                              <w:rPr>
                                <w:rFonts w:cs="Calibri"/>
                                <w:sz w:val="16"/>
                                <w:szCs w:val="16"/>
                              </w:rPr>
                              <w:t>GAI</w:t>
                            </w:r>
                            <w:r w:rsidRPr="0078382F">
                              <w:rPr>
                                <w:rFonts w:cs="Calibri"/>
                                <w:sz w:val="16"/>
                                <w:szCs w:val="16"/>
                              </w:rPr>
                              <w:t xml:space="preserve"> is not responsible or liable for such altered documentation. Information of third parties may be subject to additional restrictions.</w:t>
                            </w:r>
                          </w:p>
                          <w:p w14:paraId="54075FF9" w14:textId="77777777" w:rsidR="00DC773F" w:rsidRPr="0078382F" w:rsidRDefault="00DC773F" w:rsidP="00A731AC">
                            <w:pPr>
                              <w:pStyle w:val="BodyText"/>
                              <w:rPr>
                                <w:rFonts w:cs="Calibri"/>
                                <w:sz w:val="16"/>
                                <w:szCs w:val="16"/>
                              </w:rPr>
                            </w:pPr>
                            <w:r w:rsidRPr="0078382F">
                              <w:rPr>
                                <w:rFonts w:cs="Calibri"/>
                                <w:sz w:val="16"/>
                                <w:szCs w:val="16"/>
                              </w:rPr>
                              <w:t xml:space="preserve">Resale of </w:t>
                            </w:r>
                            <w:r>
                              <w:rPr>
                                <w:rFonts w:cs="Calibri"/>
                                <w:sz w:val="16"/>
                                <w:szCs w:val="16"/>
                              </w:rPr>
                              <w:t>GAI</w:t>
                            </w:r>
                            <w:r w:rsidRPr="0078382F">
                              <w:rPr>
                                <w:rFonts w:cs="Calibri"/>
                                <w:sz w:val="16"/>
                                <w:szCs w:val="16"/>
                              </w:rPr>
                              <w:t xml:space="preserve"> products or services with statements different from or beyond the parameters stated by </w:t>
                            </w:r>
                            <w:r>
                              <w:rPr>
                                <w:rFonts w:cs="Calibri"/>
                                <w:sz w:val="16"/>
                                <w:szCs w:val="16"/>
                              </w:rPr>
                              <w:t>GAI</w:t>
                            </w:r>
                            <w:r w:rsidRPr="0078382F">
                              <w:rPr>
                                <w:rFonts w:cs="Calibri"/>
                                <w:sz w:val="16"/>
                                <w:szCs w:val="16"/>
                              </w:rPr>
                              <w:t xml:space="preserve"> for that product or service voids all express and any implied warranties for the associated </w:t>
                            </w:r>
                            <w:r>
                              <w:rPr>
                                <w:rFonts w:cs="Calibri"/>
                                <w:sz w:val="16"/>
                                <w:szCs w:val="16"/>
                              </w:rPr>
                              <w:t>GAI</w:t>
                            </w:r>
                            <w:r w:rsidRPr="0078382F">
                              <w:rPr>
                                <w:rFonts w:cs="Calibri"/>
                                <w:sz w:val="16"/>
                                <w:szCs w:val="16"/>
                              </w:rPr>
                              <w:t xml:space="preserve"> product or service and is an unfair and deceptive business practice. </w:t>
                            </w:r>
                            <w:r>
                              <w:rPr>
                                <w:rFonts w:cs="Calibri"/>
                                <w:sz w:val="16"/>
                                <w:szCs w:val="16"/>
                              </w:rPr>
                              <w:t>GAI</w:t>
                            </w:r>
                            <w:r w:rsidRPr="0078382F">
                              <w:rPr>
                                <w:rFonts w:cs="Calibri"/>
                                <w:sz w:val="16"/>
                                <w:szCs w:val="16"/>
                              </w:rPr>
                              <w:t xml:space="preserve"> is not responsible or liable for any such statements.</w:t>
                            </w:r>
                          </w:p>
                          <w:p w14:paraId="39F9BD55" w14:textId="77777777" w:rsidR="00DC773F" w:rsidRPr="0078382F" w:rsidRDefault="00DC773F" w:rsidP="00A731AC">
                            <w:pPr>
                              <w:pStyle w:val="BodyText"/>
                              <w:rPr>
                                <w:rFonts w:cs="Calibri"/>
                                <w:sz w:val="16"/>
                                <w:szCs w:val="16"/>
                              </w:rPr>
                            </w:pPr>
                            <w:r>
                              <w:rPr>
                                <w:rFonts w:cs="Calibri"/>
                                <w:sz w:val="16"/>
                                <w:szCs w:val="16"/>
                              </w:rPr>
                              <w:t>GAI</w:t>
                            </w:r>
                            <w:r w:rsidRPr="0078382F">
                              <w:rPr>
                                <w:rFonts w:cs="Calibri"/>
                                <w:sz w:val="16"/>
                                <w:szCs w:val="16"/>
                              </w:rPr>
                              <w:t xml:space="preserve"> products are not authorized for use in safety-critical applications (such as life support) where a failure of the </w:t>
                            </w:r>
                            <w:r>
                              <w:rPr>
                                <w:rFonts w:cs="Calibri"/>
                                <w:sz w:val="16"/>
                                <w:szCs w:val="16"/>
                              </w:rPr>
                              <w:t>GAI</w:t>
                            </w:r>
                            <w:r w:rsidRPr="0078382F">
                              <w:rPr>
                                <w:rFonts w:cs="Calibri"/>
                                <w:sz w:val="16"/>
                                <w:szCs w:val="16"/>
                              </w:rPr>
                              <w:t xml:space="preserve"> product would reasonably be expected to cause severe personal injury or death, unless officers of the parties have executed an agreement specifically governing such use. Buyers represent that they have all necessary expertise in the safety and regulatory ramifications of their applications, and acknowledge and agree that they are solely responsible for all legal, regulatory and safety-related requirements concerning their products and any use of </w:t>
                            </w:r>
                            <w:r>
                              <w:rPr>
                                <w:rFonts w:cs="Calibri"/>
                                <w:sz w:val="16"/>
                                <w:szCs w:val="16"/>
                              </w:rPr>
                              <w:t>GAI</w:t>
                            </w:r>
                            <w:r w:rsidRPr="0078382F">
                              <w:rPr>
                                <w:rFonts w:cs="Calibri"/>
                                <w:sz w:val="16"/>
                                <w:szCs w:val="16"/>
                              </w:rPr>
                              <w:t xml:space="preserve"> products in such safety-critical applications, notwithstanding any applications-related information or support that may be provided by </w:t>
                            </w:r>
                            <w:r>
                              <w:rPr>
                                <w:rFonts w:cs="Calibri"/>
                                <w:sz w:val="16"/>
                                <w:szCs w:val="16"/>
                              </w:rPr>
                              <w:t>GAI</w:t>
                            </w:r>
                            <w:r w:rsidRPr="0078382F">
                              <w:rPr>
                                <w:rFonts w:cs="Calibri"/>
                                <w:sz w:val="16"/>
                                <w:szCs w:val="16"/>
                              </w:rPr>
                              <w:t xml:space="preserve">. Further, Buyers must fully indemnify </w:t>
                            </w:r>
                            <w:r>
                              <w:rPr>
                                <w:rFonts w:cs="Calibri"/>
                                <w:sz w:val="16"/>
                                <w:szCs w:val="16"/>
                              </w:rPr>
                              <w:t>GAI</w:t>
                            </w:r>
                            <w:r w:rsidRPr="0078382F">
                              <w:rPr>
                                <w:rFonts w:cs="Calibri"/>
                                <w:sz w:val="16"/>
                                <w:szCs w:val="16"/>
                              </w:rPr>
                              <w:t xml:space="preserve"> and its representatives against any damages arising out of the use of </w:t>
                            </w:r>
                            <w:r>
                              <w:rPr>
                                <w:rFonts w:cs="Calibri"/>
                                <w:sz w:val="16"/>
                                <w:szCs w:val="16"/>
                              </w:rPr>
                              <w:t>GAI</w:t>
                            </w:r>
                            <w:r w:rsidRPr="0078382F">
                              <w:rPr>
                                <w:rFonts w:cs="Calibri"/>
                                <w:sz w:val="16"/>
                                <w:szCs w:val="16"/>
                              </w:rPr>
                              <w:t xml:space="preserve"> products in such safety-critical applications.</w:t>
                            </w:r>
                          </w:p>
                          <w:p w14:paraId="3CE1329B" w14:textId="77777777" w:rsidR="00DC773F" w:rsidRPr="0078382F" w:rsidRDefault="00DC773F" w:rsidP="00A731AC">
                            <w:pPr>
                              <w:pStyle w:val="BodyText"/>
                              <w:rPr>
                                <w:rFonts w:cs="Calibri"/>
                                <w:sz w:val="16"/>
                                <w:szCs w:val="16"/>
                              </w:rPr>
                            </w:pPr>
                            <w:r>
                              <w:rPr>
                                <w:rFonts w:cs="Calibri"/>
                                <w:sz w:val="16"/>
                                <w:szCs w:val="16"/>
                              </w:rPr>
                              <w:t>GAI</w:t>
                            </w:r>
                            <w:r w:rsidRPr="0078382F">
                              <w:rPr>
                                <w:rFonts w:cs="Calibri"/>
                                <w:sz w:val="16"/>
                                <w:szCs w:val="16"/>
                              </w:rPr>
                              <w:t xml:space="preserve"> products are neither designed nor intended for use in military/aerospace applications or environments unless the </w:t>
                            </w:r>
                            <w:r>
                              <w:rPr>
                                <w:rFonts w:cs="Calibri"/>
                                <w:sz w:val="16"/>
                                <w:szCs w:val="16"/>
                              </w:rPr>
                              <w:t>GAI</w:t>
                            </w:r>
                            <w:r w:rsidRPr="0078382F">
                              <w:rPr>
                                <w:rFonts w:cs="Calibri"/>
                                <w:sz w:val="16"/>
                                <w:szCs w:val="16"/>
                              </w:rPr>
                              <w:t xml:space="preserve"> products are specifically designated by </w:t>
                            </w:r>
                            <w:r>
                              <w:rPr>
                                <w:rFonts w:cs="Calibri"/>
                                <w:sz w:val="16"/>
                                <w:szCs w:val="16"/>
                              </w:rPr>
                              <w:t>GAI</w:t>
                            </w:r>
                            <w:r w:rsidRPr="0078382F">
                              <w:rPr>
                                <w:rFonts w:cs="Calibri"/>
                                <w:sz w:val="16"/>
                                <w:szCs w:val="16"/>
                              </w:rPr>
                              <w:t xml:space="preserve"> as military-grade or "enhanced plastic." Only products designated by </w:t>
                            </w:r>
                            <w:r>
                              <w:rPr>
                                <w:rFonts w:cs="Calibri"/>
                                <w:sz w:val="16"/>
                                <w:szCs w:val="16"/>
                              </w:rPr>
                              <w:t>GAI</w:t>
                            </w:r>
                            <w:r w:rsidRPr="0078382F">
                              <w:rPr>
                                <w:rFonts w:cs="Calibri"/>
                                <w:sz w:val="16"/>
                                <w:szCs w:val="16"/>
                              </w:rPr>
                              <w:t xml:space="preserve"> as military-grade meet military specifications. Buyers acknowledge and agree that any such use of </w:t>
                            </w:r>
                            <w:r>
                              <w:rPr>
                                <w:rFonts w:cs="Calibri"/>
                                <w:sz w:val="16"/>
                                <w:szCs w:val="16"/>
                              </w:rPr>
                              <w:t>GAI</w:t>
                            </w:r>
                            <w:r w:rsidRPr="0078382F">
                              <w:rPr>
                                <w:rFonts w:cs="Calibri"/>
                                <w:sz w:val="16"/>
                                <w:szCs w:val="16"/>
                              </w:rPr>
                              <w:t xml:space="preserve"> products which </w:t>
                            </w:r>
                            <w:r>
                              <w:rPr>
                                <w:rFonts w:cs="Calibri"/>
                                <w:sz w:val="16"/>
                                <w:szCs w:val="16"/>
                              </w:rPr>
                              <w:t>GAI</w:t>
                            </w:r>
                            <w:r w:rsidRPr="0078382F">
                              <w:rPr>
                                <w:rFonts w:cs="Calibri"/>
                                <w:sz w:val="16"/>
                                <w:szCs w:val="16"/>
                              </w:rPr>
                              <w:t xml:space="preserve"> has not designated as military-grade is solely at the Buyer's risk, and that they are solely responsible for compliance with all legal and regulatory requirements in connection with such use.</w:t>
                            </w:r>
                          </w:p>
                          <w:p w14:paraId="265F3E26" w14:textId="77777777" w:rsidR="00DC773F" w:rsidRPr="0078382F" w:rsidRDefault="00DC773F" w:rsidP="00A731AC">
                            <w:pPr>
                              <w:pStyle w:val="BodyText"/>
                              <w:rPr>
                                <w:rFonts w:cs="Calibri"/>
                                <w:sz w:val="16"/>
                                <w:szCs w:val="16"/>
                              </w:rPr>
                            </w:pPr>
                            <w:r>
                              <w:rPr>
                                <w:rFonts w:cs="Calibri"/>
                                <w:sz w:val="16"/>
                                <w:szCs w:val="16"/>
                              </w:rPr>
                              <w:t>GAI</w:t>
                            </w:r>
                            <w:r w:rsidRPr="0078382F">
                              <w:rPr>
                                <w:rFonts w:cs="Calibri"/>
                                <w:sz w:val="16"/>
                                <w:szCs w:val="16"/>
                              </w:rPr>
                              <w:t xml:space="preserve"> products are neither designed nor intended for use in automotive applications or environments unless the specific </w:t>
                            </w:r>
                            <w:r>
                              <w:rPr>
                                <w:rFonts w:cs="Calibri"/>
                                <w:sz w:val="16"/>
                                <w:szCs w:val="16"/>
                              </w:rPr>
                              <w:t>GAI</w:t>
                            </w:r>
                            <w:r w:rsidRPr="0078382F">
                              <w:rPr>
                                <w:rFonts w:cs="Calibri"/>
                                <w:sz w:val="16"/>
                                <w:szCs w:val="16"/>
                              </w:rPr>
                              <w:t xml:space="preserve"> products are designated by </w:t>
                            </w:r>
                            <w:r>
                              <w:rPr>
                                <w:rFonts w:cs="Calibri"/>
                                <w:sz w:val="16"/>
                                <w:szCs w:val="16"/>
                              </w:rPr>
                              <w:t>GAI</w:t>
                            </w:r>
                            <w:r w:rsidRPr="0078382F">
                              <w:rPr>
                                <w:rFonts w:cs="Calibri"/>
                                <w:sz w:val="16"/>
                                <w:szCs w:val="16"/>
                              </w:rPr>
                              <w:t xml:space="preserve"> as compliant with ISO/TS 16949 requirements. Buyers acknowledge and agree that, if they use any non-designated products in automotive applications, </w:t>
                            </w:r>
                            <w:r>
                              <w:rPr>
                                <w:rFonts w:cs="Calibri"/>
                                <w:sz w:val="16"/>
                                <w:szCs w:val="16"/>
                              </w:rPr>
                              <w:t>GAI</w:t>
                            </w:r>
                            <w:r w:rsidRPr="0078382F">
                              <w:rPr>
                                <w:rFonts w:cs="Calibri"/>
                                <w:sz w:val="16"/>
                                <w:szCs w:val="16"/>
                              </w:rPr>
                              <w:t xml:space="preserve"> will not be responsible for any failure to meet such requirements.</w:t>
                            </w:r>
                          </w:p>
                          <w:p w14:paraId="2EE0097A" w14:textId="77777777" w:rsidR="00DC773F" w:rsidRPr="0078382F" w:rsidRDefault="00DC773F" w:rsidP="00A731AC">
                            <w:pPr>
                              <w:pStyle w:val="BodyText"/>
                              <w:rPr>
                                <w:rFonts w:cs="Calibri"/>
                                <w:sz w:val="16"/>
                                <w:szCs w:val="16"/>
                              </w:rPr>
                            </w:pPr>
                            <w:r w:rsidRPr="0078382F">
                              <w:rPr>
                                <w:rFonts w:cs="Calibri"/>
                                <w:sz w:val="16"/>
                                <w:szCs w:val="16"/>
                              </w:rPr>
                              <w:t>The following are trademarks</w:t>
                            </w:r>
                            <w:r>
                              <w:rPr>
                                <w:rFonts w:cs="Calibri"/>
                                <w:sz w:val="16"/>
                                <w:szCs w:val="16"/>
                              </w:rPr>
                              <w:t xml:space="preserve"> or registered trademarks</w:t>
                            </w:r>
                            <w:r w:rsidRPr="0078382F">
                              <w:rPr>
                                <w:rFonts w:cs="Calibri"/>
                                <w:sz w:val="16"/>
                                <w:szCs w:val="16"/>
                              </w:rPr>
                              <w:t xml:space="preserve"> of GreenArrays, Inc., a Nevada Corporation:  GreenArrays, GreenArray Chips, arrayForth, and the GreenArrays logo.  </w:t>
                            </w:r>
                            <w:r>
                              <w:rPr>
                                <w:rFonts w:cs="Calibri"/>
                                <w:sz w:val="16"/>
                                <w:szCs w:val="16"/>
                              </w:rPr>
                              <w:t>polyFORTH is a registered trademark of FORTH, Inc. (</w:t>
                            </w:r>
                            <w:hyperlink r:id="rId35" w:history="1">
                              <w:r w:rsidRPr="00B663AC">
                                <w:rPr>
                                  <w:rStyle w:val="Hyperlink"/>
                                  <w:rFonts w:cs="Calibri"/>
                                  <w:sz w:val="16"/>
                                  <w:szCs w:val="16"/>
                                </w:rPr>
                                <w:t>www.forth.com</w:t>
                              </w:r>
                            </w:hyperlink>
                            <w:r>
                              <w:rPr>
                                <w:rFonts w:cs="Calibri"/>
                                <w:sz w:val="16"/>
                                <w:szCs w:val="16"/>
                              </w:rPr>
                              <w:t xml:space="preserve">) and is used by permission.  </w:t>
                            </w:r>
                            <w:r w:rsidRPr="0078382F">
                              <w:rPr>
                                <w:rFonts w:cs="Calibri"/>
                                <w:sz w:val="16"/>
                                <w:szCs w:val="16"/>
                              </w:rPr>
                              <w:t>All other trademarks or registered trademarks are the property of their respective owners.</w:t>
                            </w:r>
                          </w:p>
                          <w:p w14:paraId="63D866B5" w14:textId="77777777" w:rsidR="00DC773F" w:rsidRPr="00D30E0D" w:rsidRDefault="00DC773F" w:rsidP="00A731AC">
                            <w:pPr>
                              <w:pStyle w:val="BodyText"/>
                              <w:rPr>
                                <w:rFonts w:cs="Calibri"/>
                                <w:sz w:val="16"/>
                                <w:szCs w:val="16"/>
                              </w:rPr>
                            </w:pPr>
                            <w:r w:rsidRPr="00D30E0D">
                              <w:rPr>
                                <w:rFonts w:cs="Calibri"/>
                                <w:sz w:val="16"/>
                                <w:szCs w:val="16"/>
                              </w:rPr>
                              <w:t>For current information on GreenArrays products and application solutions, see</w:t>
                            </w:r>
                            <w:r w:rsidRPr="0078382F">
                              <w:rPr>
                                <w:rFonts w:cs="Calibri"/>
                                <w:sz w:val="16"/>
                                <w:szCs w:val="16"/>
                              </w:rPr>
                              <w:t xml:space="preserve"> </w:t>
                            </w:r>
                            <w:hyperlink r:id="rId36" w:history="1">
                              <w:r w:rsidRPr="0078382F">
                                <w:rPr>
                                  <w:rStyle w:val="Hyperlink"/>
                                  <w:rFonts w:cs="Calibri"/>
                                  <w:sz w:val="16"/>
                                  <w:szCs w:val="16"/>
                                </w:rPr>
                                <w:t>www.GreenArrayChips.com</w:t>
                              </w:r>
                            </w:hyperlink>
                          </w:p>
                          <w:p w14:paraId="7FE92257" w14:textId="1A660EA7" w:rsidR="00DC773F" w:rsidRPr="00D30E0D" w:rsidRDefault="00DC773F" w:rsidP="00A731AC">
                            <w:pPr>
                              <w:pStyle w:val="BodyText"/>
                              <w:spacing w:after="0"/>
                              <w:jc w:val="center"/>
                              <w:rPr>
                                <w:rFonts w:cs="Calibri"/>
                                <w:sz w:val="16"/>
                                <w:szCs w:val="16"/>
                              </w:rPr>
                            </w:pPr>
                            <w:r w:rsidRPr="00D30E0D">
                              <w:rPr>
                                <w:rFonts w:cs="Calibri"/>
                                <w:sz w:val="16"/>
                                <w:szCs w:val="16"/>
                              </w:rPr>
                              <w:t xml:space="preserve">Mailing Address:  GreenArrays, Inc., </w:t>
                            </w:r>
                            <w:r>
                              <w:rPr>
                                <w:rFonts w:cs="Calibri"/>
                                <w:sz w:val="16"/>
                                <w:szCs w:val="16"/>
                              </w:rPr>
                              <w:t>821 East 17th Street, Cheyenne, Wyoming 82001</w:t>
                            </w:r>
                          </w:p>
                          <w:p w14:paraId="2DD755B9" w14:textId="77777777" w:rsidR="00DC773F" w:rsidRDefault="00DC773F" w:rsidP="00A731AC">
                            <w:pPr>
                              <w:pStyle w:val="BodyText"/>
                              <w:spacing w:after="0"/>
                              <w:jc w:val="center"/>
                              <w:rPr>
                                <w:rFonts w:cs="Calibri"/>
                                <w:sz w:val="16"/>
                                <w:szCs w:val="16"/>
                              </w:rPr>
                            </w:pPr>
                            <w:r w:rsidRPr="00D30E0D">
                              <w:rPr>
                                <w:rFonts w:cs="Calibri"/>
                                <w:sz w:val="16"/>
                                <w:szCs w:val="16"/>
                              </w:rPr>
                              <w:t>Printed in the United States of America</w:t>
                            </w:r>
                          </w:p>
                          <w:p w14:paraId="39006643" w14:textId="77777777" w:rsidR="00DC773F" w:rsidRPr="00D30E0D" w:rsidRDefault="00DC773F" w:rsidP="00A731AC">
                            <w:pPr>
                              <w:pStyle w:val="BodyText"/>
                              <w:spacing w:after="0"/>
                              <w:jc w:val="center"/>
                              <w:rPr>
                                <w:rFonts w:cs="Calibri"/>
                                <w:sz w:val="16"/>
                                <w:szCs w:val="16"/>
                              </w:rPr>
                            </w:pPr>
                            <w:r>
                              <w:rPr>
                                <w:rFonts w:cs="Calibri"/>
                                <w:sz w:val="16"/>
                                <w:szCs w:val="16"/>
                              </w:rPr>
                              <w:t>Phone (775) 298-</w:t>
                            </w:r>
                            <w:proofErr w:type="gramStart"/>
                            <w:r>
                              <w:rPr>
                                <w:rFonts w:cs="Calibri"/>
                                <w:sz w:val="16"/>
                                <w:szCs w:val="16"/>
                              </w:rPr>
                              <w:t>4748  fax</w:t>
                            </w:r>
                            <w:proofErr w:type="gramEnd"/>
                            <w:r>
                              <w:rPr>
                                <w:rFonts w:cs="Calibri"/>
                                <w:sz w:val="16"/>
                                <w:szCs w:val="16"/>
                              </w:rPr>
                              <w:t xml:space="preserve"> (775) 548-8547  email Sales@GreenArrayChips.com</w:t>
                            </w:r>
                          </w:p>
                          <w:p w14:paraId="5F5FD9D3" w14:textId="77777777" w:rsidR="00DC773F" w:rsidRDefault="00DC773F" w:rsidP="00A731AC">
                            <w:pPr>
                              <w:jc w:val="center"/>
                            </w:pPr>
                            <w:r w:rsidRPr="00D30E0D">
                              <w:rPr>
                                <w:rFonts w:cs="Calibri"/>
                                <w:sz w:val="16"/>
                                <w:szCs w:val="16"/>
                              </w:rPr>
                              <w:t xml:space="preserve">Copyright </w:t>
                            </w:r>
                            <w:r w:rsidRPr="0078382F">
                              <w:rPr>
                                <w:rFonts w:cs="Calibri"/>
                                <w:sz w:val="16"/>
                                <w:szCs w:val="16"/>
                              </w:rPr>
                              <w:t xml:space="preserve">© </w:t>
                            </w:r>
                            <w:r>
                              <w:rPr>
                                <w:rFonts w:cs="Calibri"/>
                                <w:sz w:val="16"/>
                                <w:szCs w:val="16"/>
                              </w:rPr>
                              <w:t>2010</w:t>
                            </w:r>
                            <w:r w:rsidRPr="0078382F">
                              <w:rPr>
                                <w:rFonts w:cs="Calibri"/>
                                <w:sz w:val="16"/>
                                <w:szCs w:val="16"/>
                              </w:rPr>
                              <w:t xml:space="preserve"> GreenArrays, Incorporated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8C7E8D5" id="Text Box 29" o:spid="_x0000_s1033" type="#_x0000_t202" style="width:436.65pt;height:62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" fillcolor="window" stroked="f" strokeweight=".5pt">
                <v:textbox>
                  <w:txbxContent>
                    <w:p w14:paraId="484A8342" w14:textId="77777777" w:rsidR="00DC773F" w:rsidRDefault="00DC773F" w:rsidP="00A731AC">
                      <w:pPr>
                        <w:pStyle w:val="BodyText"/>
                        <w:jc w:val="center"/>
                        <w:rPr>
                          <w:b/>
                          <w:color w:val="1D6717"/>
                          <w:sz w:val="28"/>
                          <w:szCs w:val="28"/>
                        </w:rPr>
                      </w:pPr>
                    </w:p>
                    <w:p w14:paraId="6D9A4886" w14:textId="77777777" w:rsidR="00DC773F" w:rsidRDefault="00DC773F" w:rsidP="00A731AC">
                      <w:pPr>
                        <w:pStyle w:val="BodyText"/>
                        <w:jc w:val="center"/>
                        <w:rPr>
                          <w:b/>
                          <w:color w:val="1D6717"/>
                          <w:sz w:val="28"/>
                          <w:szCs w:val="28"/>
                        </w:rPr>
                      </w:pPr>
                    </w:p>
                    <w:p w14:paraId="52DD3CCE" w14:textId="77777777" w:rsidR="00DC773F" w:rsidRPr="0069624E" w:rsidRDefault="00DC773F" w:rsidP="00A731AC">
                      <w:pPr>
                        <w:pStyle w:val="BodyText"/>
                        <w:jc w:val="center"/>
                        <w:rPr>
                          <w:b/>
                          <w:color w:val="1D6717"/>
                          <w:sz w:val="28"/>
                          <w:szCs w:val="28"/>
                        </w:rPr>
                      </w:pPr>
                      <w:r>
                        <w:rPr>
                          <w:b/>
                          <w:color w:val="1D6717"/>
                          <w:sz w:val="28"/>
                          <w:szCs w:val="28"/>
                        </w:rPr>
                        <w:t>IMPORTANT NOTICE</w:t>
                      </w:r>
                    </w:p>
                    <w:p w14:paraId="0C729C0E" w14:textId="77777777" w:rsidR="00DC773F" w:rsidRPr="00D30E0D" w:rsidRDefault="00DC773F" w:rsidP="00A731AC">
                      <w:pPr>
                        <w:pStyle w:val="BodyText"/>
                        <w:rPr>
                          <w:rFonts w:cs="Calibri"/>
                          <w:sz w:val="16"/>
                          <w:szCs w:val="16"/>
                        </w:rPr>
                      </w:pPr>
                      <w:r w:rsidRPr="00D30E0D">
                        <w:rPr>
                          <w:rFonts w:cs="Calibri"/>
                          <w:sz w:val="16"/>
                          <w:szCs w:val="16"/>
                        </w:rPr>
                        <w:t>GreenArrays Incorporated (GAI) reserves the right to make corrections, modifications, enhancements, improvements, and other changes to its products and services at any time and to discontinue any product or service without notice. Customers should obtain the latest relevant information before placing orders and should verify that such information is current and complete. All products are sold subject to GAI’s terms and conditions of sale supplied at the time of order acknowledgment.</w:t>
                      </w:r>
                    </w:p>
                    <w:p w14:paraId="23D98A2C" w14:textId="77777777" w:rsidR="00DC773F" w:rsidRPr="00D30E0D" w:rsidRDefault="00DC773F" w:rsidP="00A731AC">
                      <w:pPr>
                        <w:pStyle w:val="BodyText"/>
                        <w:rPr>
                          <w:rFonts w:cs="Calibri"/>
                          <w:sz w:val="16"/>
                          <w:szCs w:val="16"/>
                        </w:rPr>
                      </w:pPr>
                      <w:r w:rsidRPr="00D30E0D">
                        <w:rPr>
                          <w:rFonts w:cs="Calibri"/>
                          <w:sz w:val="16"/>
                          <w:szCs w:val="16"/>
                        </w:rPr>
                        <w:t>GAI disclaims any express or implied warranty relating to the sale and/or use of GAI products, including liability or warranties relating to fitness for a particular purpose, merchantability, or infringement of any patent, copyright, or other intellectual property right.</w:t>
                      </w:r>
                    </w:p>
                    <w:p w14:paraId="6B967F97" w14:textId="77777777" w:rsidR="00DC773F" w:rsidRPr="0078382F" w:rsidRDefault="00DC773F" w:rsidP="00A731AC">
                      <w:pPr>
                        <w:pStyle w:val="BodyText"/>
                        <w:rPr>
                          <w:rFonts w:cs="Calibri"/>
                          <w:sz w:val="16"/>
                          <w:szCs w:val="16"/>
                        </w:rPr>
                      </w:pPr>
                      <w:r>
                        <w:rPr>
                          <w:rFonts w:cs="Calibri"/>
                          <w:sz w:val="16"/>
                          <w:szCs w:val="16"/>
                        </w:rPr>
                        <w:t>GAI</w:t>
                      </w:r>
                      <w:r w:rsidRPr="0078382F">
                        <w:rPr>
                          <w:rFonts w:cs="Calibri"/>
                          <w:sz w:val="16"/>
                          <w:szCs w:val="16"/>
                        </w:rPr>
                        <w:t xml:space="preserve"> assumes no liability for applications assistance or customer product design. Customers are responsible for their products and applications using </w:t>
                      </w:r>
                      <w:r>
                        <w:rPr>
                          <w:rFonts w:cs="Calibri"/>
                          <w:sz w:val="16"/>
                          <w:szCs w:val="16"/>
                        </w:rPr>
                        <w:t>GAI</w:t>
                      </w:r>
                      <w:r w:rsidRPr="0078382F">
                        <w:rPr>
                          <w:rFonts w:cs="Calibri"/>
                          <w:sz w:val="16"/>
                          <w:szCs w:val="16"/>
                        </w:rPr>
                        <w:t xml:space="preserve"> components. To minimize the risks associated with customer products and applications, customers should provide adequate design and operating safeguards.</w:t>
                      </w:r>
                    </w:p>
                    <w:p w14:paraId="07A9BA3F" w14:textId="77777777" w:rsidR="00DC773F" w:rsidRPr="0078382F" w:rsidRDefault="00DC773F" w:rsidP="00A731AC">
                      <w:pPr>
                        <w:pStyle w:val="BodyText"/>
                        <w:rPr>
                          <w:rFonts w:cs="Calibri"/>
                          <w:sz w:val="16"/>
                          <w:szCs w:val="16"/>
                        </w:rPr>
                      </w:pPr>
                      <w:r>
                        <w:rPr>
                          <w:rFonts w:cs="Calibri"/>
                          <w:sz w:val="16"/>
                          <w:szCs w:val="16"/>
                        </w:rPr>
                        <w:t>GAI</w:t>
                      </w:r>
                      <w:r w:rsidRPr="0078382F">
                        <w:rPr>
                          <w:rFonts w:cs="Calibri"/>
                          <w:sz w:val="16"/>
                          <w:szCs w:val="16"/>
                        </w:rPr>
                        <w:t xml:space="preserve"> does not warrant or represent that any license, either express or implied, is granted under any </w:t>
                      </w:r>
                      <w:r>
                        <w:rPr>
                          <w:rFonts w:cs="Calibri"/>
                          <w:sz w:val="16"/>
                          <w:szCs w:val="16"/>
                        </w:rPr>
                        <w:t>GAI</w:t>
                      </w:r>
                      <w:r w:rsidRPr="0078382F">
                        <w:rPr>
                          <w:rFonts w:cs="Calibri"/>
                          <w:sz w:val="16"/>
                          <w:szCs w:val="16"/>
                        </w:rPr>
                        <w:t xml:space="preserve"> patent right, copyright, mask work right, or other </w:t>
                      </w:r>
                      <w:r>
                        <w:rPr>
                          <w:rFonts w:cs="Calibri"/>
                          <w:sz w:val="16"/>
                          <w:szCs w:val="16"/>
                        </w:rPr>
                        <w:t>GAI</w:t>
                      </w:r>
                      <w:r w:rsidRPr="0078382F">
                        <w:rPr>
                          <w:rFonts w:cs="Calibri"/>
                          <w:sz w:val="16"/>
                          <w:szCs w:val="16"/>
                        </w:rPr>
                        <w:t xml:space="preserve"> intellectual property right relating to any combination, machine, or process in which </w:t>
                      </w:r>
                      <w:r>
                        <w:rPr>
                          <w:rFonts w:cs="Calibri"/>
                          <w:sz w:val="16"/>
                          <w:szCs w:val="16"/>
                        </w:rPr>
                        <w:t>GAI</w:t>
                      </w:r>
                      <w:r w:rsidRPr="0078382F">
                        <w:rPr>
                          <w:rFonts w:cs="Calibri"/>
                          <w:sz w:val="16"/>
                          <w:szCs w:val="16"/>
                        </w:rPr>
                        <w:t xml:space="preserve"> products or services are used. Information published by </w:t>
                      </w:r>
                      <w:r>
                        <w:rPr>
                          <w:rFonts w:cs="Calibri"/>
                          <w:sz w:val="16"/>
                          <w:szCs w:val="16"/>
                        </w:rPr>
                        <w:t>GAI</w:t>
                      </w:r>
                      <w:r w:rsidRPr="0078382F">
                        <w:rPr>
                          <w:rFonts w:cs="Calibri"/>
                          <w:sz w:val="16"/>
                          <w:szCs w:val="16"/>
                        </w:rPr>
                        <w:t xml:space="preserve"> regarding third-party products or services does not constitute a license from </w:t>
                      </w:r>
                      <w:r>
                        <w:rPr>
                          <w:rFonts w:cs="Calibri"/>
                          <w:sz w:val="16"/>
                          <w:szCs w:val="16"/>
                        </w:rPr>
                        <w:t>GAI</w:t>
                      </w:r>
                      <w:r w:rsidRPr="0078382F">
                        <w:rPr>
                          <w:rFonts w:cs="Calibri"/>
                          <w:sz w:val="16"/>
                          <w:szCs w:val="16"/>
                        </w:rPr>
                        <w:t xml:space="preserve"> to use such products or services or a warranty or endorsement thereof. Use of such information may require a license from a third party under the patents or other intellectual property of the third party, or a license from </w:t>
                      </w:r>
                      <w:r>
                        <w:rPr>
                          <w:rFonts w:cs="Calibri"/>
                          <w:sz w:val="16"/>
                          <w:szCs w:val="16"/>
                        </w:rPr>
                        <w:t>GAI</w:t>
                      </w:r>
                      <w:r w:rsidRPr="0078382F">
                        <w:rPr>
                          <w:rFonts w:cs="Calibri"/>
                          <w:sz w:val="16"/>
                          <w:szCs w:val="16"/>
                        </w:rPr>
                        <w:t xml:space="preserve"> under the patents or other intellectual property of </w:t>
                      </w:r>
                      <w:r>
                        <w:rPr>
                          <w:rFonts w:cs="Calibri"/>
                          <w:sz w:val="16"/>
                          <w:szCs w:val="16"/>
                        </w:rPr>
                        <w:t>GAI</w:t>
                      </w:r>
                      <w:r w:rsidRPr="0078382F">
                        <w:rPr>
                          <w:rFonts w:cs="Calibri"/>
                          <w:sz w:val="16"/>
                          <w:szCs w:val="16"/>
                        </w:rPr>
                        <w:t>.</w:t>
                      </w:r>
                    </w:p>
                    <w:p w14:paraId="155AB611" w14:textId="77777777" w:rsidR="00DC773F" w:rsidRPr="0078382F" w:rsidRDefault="00DC773F" w:rsidP="00A731AC">
                      <w:pPr>
                        <w:pStyle w:val="BodyText"/>
                        <w:rPr>
                          <w:rFonts w:cs="Calibri"/>
                          <w:sz w:val="16"/>
                          <w:szCs w:val="16"/>
                        </w:rPr>
                      </w:pPr>
                      <w:r w:rsidRPr="0078382F">
                        <w:rPr>
                          <w:rFonts w:cs="Calibri"/>
                          <w:sz w:val="16"/>
                          <w:szCs w:val="16"/>
                        </w:rPr>
                        <w:t xml:space="preserve">Reproduction of </w:t>
                      </w:r>
                      <w:r>
                        <w:rPr>
                          <w:rFonts w:cs="Calibri"/>
                          <w:sz w:val="16"/>
                          <w:szCs w:val="16"/>
                        </w:rPr>
                        <w:t>GAI</w:t>
                      </w:r>
                      <w:r w:rsidRPr="0078382F">
                        <w:rPr>
                          <w:rFonts w:cs="Calibri"/>
                          <w:sz w:val="16"/>
                          <w:szCs w:val="16"/>
                        </w:rPr>
                        <w:t xml:space="preserve"> information in </w:t>
                      </w:r>
                      <w:r>
                        <w:rPr>
                          <w:rFonts w:cs="Calibri"/>
                          <w:sz w:val="16"/>
                          <w:szCs w:val="16"/>
                        </w:rPr>
                        <w:t>GAI</w:t>
                      </w:r>
                      <w:r w:rsidRPr="0078382F">
                        <w:rPr>
                          <w:rFonts w:cs="Calibri"/>
                          <w:sz w:val="16"/>
                          <w:szCs w:val="16"/>
                        </w:rPr>
                        <w:t xml:space="preserve"> data books or data sheets is permissible only if reproduction is without alteration and is accompanied by all associated warranties, conditions, limitations, and notices. Reproduction of this information with alteration is an unfair and deceptive business practice. </w:t>
                      </w:r>
                      <w:r>
                        <w:rPr>
                          <w:rFonts w:cs="Calibri"/>
                          <w:sz w:val="16"/>
                          <w:szCs w:val="16"/>
                        </w:rPr>
                        <w:t>GAI</w:t>
                      </w:r>
                      <w:r w:rsidRPr="0078382F">
                        <w:rPr>
                          <w:rFonts w:cs="Calibri"/>
                          <w:sz w:val="16"/>
                          <w:szCs w:val="16"/>
                        </w:rPr>
                        <w:t xml:space="preserve"> is not responsible or liable for such altered documentation. Information of third parties may be subject to additional restrictions.</w:t>
                      </w:r>
                    </w:p>
                    <w:p w14:paraId="54075FF9" w14:textId="77777777" w:rsidR="00DC773F" w:rsidRPr="0078382F" w:rsidRDefault="00DC773F" w:rsidP="00A731AC">
                      <w:pPr>
                        <w:pStyle w:val="BodyText"/>
                        <w:rPr>
                          <w:rFonts w:cs="Calibri"/>
                          <w:sz w:val="16"/>
                          <w:szCs w:val="16"/>
                        </w:rPr>
                      </w:pPr>
                      <w:r w:rsidRPr="0078382F">
                        <w:rPr>
                          <w:rFonts w:cs="Calibri"/>
                          <w:sz w:val="16"/>
                          <w:szCs w:val="16"/>
                        </w:rPr>
                        <w:t xml:space="preserve">Resale of </w:t>
                      </w:r>
                      <w:r>
                        <w:rPr>
                          <w:rFonts w:cs="Calibri"/>
                          <w:sz w:val="16"/>
                          <w:szCs w:val="16"/>
                        </w:rPr>
                        <w:t>GAI</w:t>
                      </w:r>
                      <w:r w:rsidRPr="0078382F">
                        <w:rPr>
                          <w:rFonts w:cs="Calibri"/>
                          <w:sz w:val="16"/>
                          <w:szCs w:val="16"/>
                        </w:rPr>
                        <w:t xml:space="preserve"> products or services with statements different from or beyond the parameters stated by </w:t>
                      </w:r>
                      <w:r>
                        <w:rPr>
                          <w:rFonts w:cs="Calibri"/>
                          <w:sz w:val="16"/>
                          <w:szCs w:val="16"/>
                        </w:rPr>
                        <w:t>GAI</w:t>
                      </w:r>
                      <w:r w:rsidRPr="0078382F">
                        <w:rPr>
                          <w:rFonts w:cs="Calibri"/>
                          <w:sz w:val="16"/>
                          <w:szCs w:val="16"/>
                        </w:rPr>
                        <w:t xml:space="preserve"> for that product or service voids all express and any implied warranties for the associated </w:t>
                      </w:r>
                      <w:r>
                        <w:rPr>
                          <w:rFonts w:cs="Calibri"/>
                          <w:sz w:val="16"/>
                          <w:szCs w:val="16"/>
                        </w:rPr>
                        <w:t>GAI</w:t>
                      </w:r>
                      <w:r w:rsidRPr="0078382F">
                        <w:rPr>
                          <w:rFonts w:cs="Calibri"/>
                          <w:sz w:val="16"/>
                          <w:szCs w:val="16"/>
                        </w:rPr>
                        <w:t xml:space="preserve"> product or service and is an unfair and deceptive business practice. </w:t>
                      </w:r>
                      <w:r>
                        <w:rPr>
                          <w:rFonts w:cs="Calibri"/>
                          <w:sz w:val="16"/>
                          <w:szCs w:val="16"/>
                        </w:rPr>
                        <w:t>GAI</w:t>
                      </w:r>
                      <w:r w:rsidRPr="0078382F">
                        <w:rPr>
                          <w:rFonts w:cs="Calibri"/>
                          <w:sz w:val="16"/>
                          <w:szCs w:val="16"/>
                        </w:rPr>
                        <w:t xml:space="preserve"> is not responsible or liable for any such statements.</w:t>
                      </w:r>
                    </w:p>
                    <w:p w14:paraId="39F9BD55" w14:textId="77777777" w:rsidR="00DC773F" w:rsidRPr="0078382F" w:rsidRDefault="00DC773F" w:rsidP="00A731AC">
                      <w:pPr>
                        <w:pStyle w:val="BodyText"/>
                        <w:rPr>
                          <w:rFonts w:cs="Calibri"/>
                          <w:sz w:val="16"/>
                          <w:szCs w:val="16"/>
                        </w:rPr>
                      </w:pPr>
                      <w:r>
                        <w:rPr>
                          <w:rFonts w:cs="Calibri"/>
                          <w:sz w:val="16"/>
                          <w:szCs w:val="16"/>
                        </w:rPr>
                        <w:t>GAI</w:t>
                      </w:r>
                      <w:r w:rsidRPr="0078382F">
                        <w:rPr>
                          <w:rFonts w:cs="Calibri"/>
                          <w:sz w:val="16"/>
                          <w:szCs w:val="16"/>
                        </w:rPr>
                        <w:t xml:space="preserve"> products are not authorized for use in safety-critical applications (such as life support) where a failure of the </w:t>
                      </w:r>
                      <w:r>
                        <w:rPr>
                          <w:rFonts w:cs="Calibri"/>
                          <w:sz w:val="16"/>
                          <w:szCs w:val="16"/>
                        </w:rPr>
                        <w:t>GAI</w:t>
                      </w:r>
                      <w:r w:rsidRPr="0078382F">
                        <w:rPr>
                          <w:rFonts w:cs="Calibri"/>
                          <w:sz w:val="16"/>
                          <w:szCs w:val="16"/>
                        </w:rPr>
                        <w:t xml:space="preserve"> product would reasonably be expected to cause severe personal injury or death, unless officers of the parties have executed an agreement specifically governing such use. Buyers represent that they have all necessary expertise in the safety and regulatory ramifications of their applications, and acknowledge and agree that they are solely responsible for all legal, regulatory and safety-related requirements concerning their products and any use of </w:t>
                      </w:r>
                      <w:r>
                        <w:rPr>
                          <w:rFonts w:cs="Calibri"/>
                          <w:sz w:val="16"/>
                          <w:szCs w:val="16"/>
                        </w:rPr>
                        <w:t>GAI</w:t>
                      </w:r>
                      <w:r w:rsidRPr="0078382F">
                        <w:rPr>
                          <w:rFonts w:cs="Calibri"/>
                          <w:sz w:val="16"/>
                          <w:szCs w:val="16"/>
                        </w:rPr>
                        <w:t xml:space="preserve"> products in such safety-critical applications, notwithstanding any applications-related information or support that may be provided by </w:t>
                      </w:r>
                      <w:r>
                        <w:rPr>
                          <w:rFonts w:cs="Calibri"/>
                          <w:sz w:val="16"/>
                          <w:szCs w:val="16"/>
                        </w:rPr>
                        <w:t>GAI</w:t>
                      </w:r>
                      <w:r w:rsidRPr="0078382F">
                        <w:rPr>
                          <w:rFonts w:cs="Calibri"/>
                          <w:sz w:val="16"/>
                          <w:szCs w:val="16"/>
                        </w:rPr>
                        <w:t xml:space="preserve">. Further, Buyers must fully indemnify </w:t>
                      </w:r>
                      <w:r>
                        <w:rPr>
                          <w:rFonts w:cs="Calibri"/>
                          <w:sz w:val="16"/>
                          <w:szCs w:val="16"/>
                        </w:rPr>
                        <w:t>GAI</w:t>
                      </w:r>
                      <w:r w:rsidRPr="0078382F">
                        <w:rPr>
                          <w:rFonts w:cs="Calibri"/>
                          <w:sz w:val="16"/>
                          <w:szCs w:val="16"/>
                        </w:rPr>
                        <w:t xml:space="preserve"> and its representatives against any damages arising out of the use of </w:t>
                      </w:r>
                      <w:r>
                        <w:rPr>
                          <w:rFonts w:cs="Calibri"/>
                          <w:sz w:val="16"/>
                          <w:szCs w:val="16"/>
                        </w:rPr>
                        <w:t>GAI</w:t>
                      </w:r>
                      <w:r w:rsidRPr="0078382F">
                        <w:rPr>
                          <w:rFonts w:cs="Calibri"/>
                          <w:sz w:val="16"/>
                          <w:szCs w:val="16"/>
                        </w:rPr>
                        <w:t xml:space="preserve"> products in such safety-critical applications.</w:t>
                      </w:r>
                    </w:p>
                    <w:p w14:paraId="3CE1329B" w14:textId="77777777" w:rsidR="00DC773F" w:rsidRPr="0078382F" w:rsidRDefault="00DC773F" w:rsidP="00A731AC">
                      <w:pPr>
                        <w:pStyle w:val="BodyText"/>
                        <w:rPr>
                          <w:rFonts w:cs="Calibri"/>
                          <w:sz w:val="16"/>
                          <w:szCs w:val="16"/>
                        </w:rPr>
                      </w:pPr>
                      <w:r>
                        <w:rPr>
                          <w:rFonts w:cs="Calibri"/>
                          <w:sz w:val="16"/>
                          <w:szCs w:val="16"/>
                        </w:rPr>
                        <w:t>GAI</w:t>
                      </w:r>
                      <w:r w:rsidRPr="0078382F">
                        <w:rPr>
                          <w:rFonts w:cs="Calibri"/>
                          <w:sz w:val="16"/>
                          <w:szCs w:val="16"/>
                        </w:rPr>
                        <w:t xml:space="preserve"> products are neither designed nor intended for use in military/aerospace applications or environments unless the </w:t>
                      </w:r>
                      <w:r>
                        <w:rPr>
                          <w:rFonts w:cs="Calibri"/>
                          <w:sz w:val="16"/>
                          <w:szCs w:val="16"/>
                        </w:rPr>
                        <w:t>GAI</w:t>
                      </w:r>
                      <w:r w:rsidRPr="0078382F">
                        <w:rPr>
                          <w:rFonts w:cs="Calibri"/>
                          <w:sz w:val="16"/>
                          <w:szCs w:val="16"/>
                        </w:rPr>
                        <w:t xml:space="preserve"> products are specifically designated by </w:t>
                      </w:r>
                      <w:r>
                        <w:rPr>
                          <w:rFonts w:cs="Calibri"/>
                          <w:sz w:val="16"/>
                          <w:szCs w:val="16"/>
                        </w:rPr>
                        <w:t>GAI</w:t>
                      </w:r>
                      <w:r w:rsidRPr="0078382F">
                        <w:rPr>
                          <w:rFonts w:cs="Calibri"/>
                          <w:sz w:val="16"/>
                          <w:szCs w:val="16"/>
                        </w:rPr>
                        <w:t xml:space="preserve"> as military-grade or "enhanced plastic." Only products designated by </w:t>
                      </w:r>
                      <w:r>
                        <w:rPr>
                          <w:rFonts w:cs="Calibri"/>
                          <w:sz w:val="16"/>
                          <w:szCs w:val="16"/>
                        </w:rPr>
                        <w:t>GAI</w:t>
                      </w:r>
                      <w:r w:rsidRPr="0078382F">
                        <w:rPr>
                          <w:rFonts w:cs="Calibri"/>
                          <w:sz w:val="16"/>
                          <w:szCs w:val="16"/>
                        </w:rPr>
                        <w:t xml:space="preserve"> as military-grade meet military specifications. Buyers acknowledge and agree that any such use of </w:t>
                      </w:r>
                      <w:r>
                        <w:rPr>
                          <w:rFonts w:cs="Calibri"/>
                          <w:sz w:val="16"/>
                          <w:szCs w:val="16"/>
                        </w:rPr>
                        <w:t>GAI</w:t>
                      </w:r>
                      <w:r w:rsidRPr="0078382F">
                        <w:rPr>
                          <w:rFonts w:cs="Calibri"/>
                          <w:sz w:val="16"/>
                          <w:szCs w:val="16"/>
                        </w:rPr>
                        <w:t xml:space="preserve"> products which </w:t>
                      </w:r>
                      <w:r>
                        <w:rPr>
                          <w:rFonts w:cs="Calibri"/>
                          <w:sz w:val="16"/>
                          <w:szCs w:val="16"/>
                        </w:rPr>
                        <w:t>GAI</w:t>
                      </w:r>
                      <w:r w:rsidRPr="0078382F">
                        <w:rPr>
                          <w:rFonts w:cs="Calibri"/>
                          <w:sz w:val="16"/>
                          <w:szCs w:val="16"/>
                        </w:rPr>
                        <w:t xml:space="preserve"> has not designated as military-grade is solely at the Buyer's risk, and that they are solely responsible for compliance with all legal and regulatory requirements in connection with such use.</w:t>
                      </w:r>
                    </w:p>
                    <w:p w14:paraId="265F3E26" w14:textId="77777777" w:rsidR="00DC773F" w:rsidRPr="0078382F" w:rsidRDefault="00DC773F" w:rsidP="00A731AC">
                      <w:pPr>
                        <w:pStyle w:val="BodyText"/>
                        <w:rPr>
                          <w:rFonts w:cs="Calibri"/>
                          <w:sz w:val="16"/>
                          <w:szCs w:val="16"/>
                        </w:rPr>
                      </w:pPr>
                      <w:r>
                        <w:rPr>
                          <w:rFonts w:cs="Calibri"/>
                          <w:sz w:val="16"/>
                          <w:szCs w:val="16"/>
                        </w:rPr>
                        <w:t>GAI</w:t>
                      </w:r>
                      <w:r w:rsidRPr="0078382F">
                        <w:rPr>
                          <w:rFonts w:cs="Calibri"/>
                          <w:sz w:val="16"/>
                          <w:szCs w:val="16"/>
                        </w:rPr>
                        <w:t xml:space="preserve"> products are neither designed nor intended for use in automotive applications or environments unless the specific </w:t>
                      </w:r>
                      <w:r>
                        <w:rPr>
                          <w:rFonts w:cs="Calibri"/>
                          <w:sz w:val="16"/>
                          <w:szCs w:val="16"/>
                        </w:rPr>
                        <w:t>GAI</w:t>
                      </w:r>
                      <w:r w:rsidRPr="0078382F">
                        <w:rPr>
                          <w:rFonts w:cs="Calibri"/>
                          <w:sz w:val="16"/>
                          <w:szCs w:val="16"/>
                        </w:rPr>
                        <w:t xml:space="preserve"> products are designated by </w:t>
                      </w:r>
                      <w:r>
                        <w:rPr>
                          <w:rFonts w:cs="Calibri"/>
                          <w:sz w:val="16"/>
                          <w:szCs w:val="16"/>
                        </w:rPr>
                        <w:t>GAI</w:t>
                      </w:r>
                      <w:r w:rsidRPr="0078382F">
                        <w:rPr>
                          <w:rFonts w:cs="Calibri"/>
                          <w:sz w:val="16"/>
                          <w:szCs w:val="16"/>
                        </w:rPr>
                        <w:t xml:space="preserve"> as compliant with ISO/TS 16949 requirements. Buyers acknowledge and agree that, if they use any non-designated products in automotive applications, </w:t>
                      </w:r>
                      <w:r>
                        <w:rPr>
                          <w:rFonts w:cs="Calibri"/>
                          <w:sz w:val="16"/>
                          <w:szCs w:val="16"/>
                        </w:rPr>
                        <w:t>GAI</w:t>
                      </w:r>
                      <w:r w:rsidRPr="0078382F">
                        <w:rPr>
                          <w:rFonts w:cs="Calibri"/>
                          <w:sz w:val="16"/>
                          <w:szCs w:val="16"/>
                        </w:rPr>
                        <w:t xml:space="preserve"> will not be responsible for any failure to meet such requirements.</w:t>
                      </w:r>
                    </w:p>
                    <w:p w14:paraId="2EE0097A" w14:textId="77777777" w:rsidR="00DC773F" w:rsidRPr="0078382F" w:rsidRDefault="00DC773F" w:rsidP="00A731AC">
                      <w:pPr>
                        <w:pStyle w:val="BodyText"/>
                        <w:rPr>
                          <w:rFonts w:cs="Calibri"/>
                          <w:sz w:val="16"/>
                          <w:szCs w:val="16"/>
                        </w:rPr>
                      </w:pPr>
                      <w:r w:rsidRPr="0078382F">
                        <w:rPr>
                          <w:rFonts w:cs="Calibri"/>
                          <w:sz w:val="16"/>
                          <w:szCs w:val="16"/>
                        </w:rPr>
                        <w:t>The following are trademarks</w:t>
                      </w:r>
                      <w:r>
                        <w:rPr>
                          <w:rFonts w:cs="Calibri"/>
                          <w:sz w:val="16"/>
                          <w:szCs w:val="16"/>
                        </w:rPr>
                        <w:t xml:space="preserve"> or registered trademarks</w:t>
                      </w:r>
                      <w:r w:rsidRPr="0078382F">
                        <w:rPr>
                          <w:rFonts w:cs="Calibri"/>
                          <w:sz w:val="16"/>
                          <w:szCs w:val="16"/>
                        </w:rPr>
                        <w:t xml:space="preserve"> of GreenArrays, Inc., a Nevada Corporation:  GreenArrays, GreenArray Chips, arrayForth, and the GreenArrays logo.  </w:t>
                      </w:r>
                      <w:r>
                        <w:rPr>
                          <w:rFonts w:cs="Calibri"/>
                          <w:sz w:val="16"/>
                          <w:szCs w:val="16"/>
                        </w:rPr>
                        <w:t>polyFORTH is a registered trademark of FORTH, Inc. (</w:t>
                      </w:r>
                      <w:hyperlink r:id="rId37" w:history="1">
                        <w:r w:rsidRPr="00B663AC">
                          <w:rPr>
                            <w:rStyle w:val="Hyperlink"/>
                            <w:rFonts w:cs="Calibri"/>
                            <w:sz w:val="16"/>
                            <w:szCs w:val="16"/>
                          </w:rPr>
                          <w:t>www.forth.com</w:t>
                        </w:r>
                      </w:hyperlink>
                      <w:r>
                        <w:rPr>
                          <w:rFonts w:cs="Calibri"/>
                          <w:sz w:val="16"/>
                          <w:szCs w:val="16"/>
                        </w:rPr>
                        <w:t xml:space="preserve">) and is used by permission.  </w:t>
                      </w:r>
                      <w:r w:rsidRPr="0078382F">
                        <w:rPr>
                          <w:rFonts w:cs="Calibri"/>
                          <w:sz w:val="16"/>
                          <w:szCs w:val="16"/>
                        </w:rPr>
                        <w:t>All other trademarks or registered trademarks are the property of their respective owners.</w:t>
                      </w:r>
                    </w:p>
                    <w:p w14:paraId="63D866B5" w14:textId="77777777" w:rsidR="00DC773F" w:rsidRPr="00D30E0D" w:rsidRDefault="00DC773F" w:rsidP="00A731AC">
                      <w:pPr>
                        <w:pStyle w:val="BodyText"/>
                        <w:rPr>
                          <w:rFonts w:cs="Calibri"/>
                          <w:sz w:val="16"/>
                          <w:szCs w:val="16"/>
                        </w:rPr>
                      </w:pPr>
                      <w:r w:rsidRPr="00D30E0D">
                        <w:rPr>
                          <w:rFonts w:cs="Calibri"/>
                          <w:sz w:val="16"/>
                          <w:szCs w:val="16"/>
                        </w:rPr>
                        <w:t>For current information on GreenArrays products and application solutions, see</w:t>
                      </w:r>
                      <w:r w:rsidRPr="0078382F">
                        <w:rPr>
                          <w:rFonts w:cs="Calibri"/>
                          <w:sz w:val="16"/>
                          <w:szCs w:val="16"/>
                        </w:rPr>
                        <w:t xml:space="preserve"> </w:t>
                      </w:r>
                      <w:hyperlink r:id="rId38" w:history="1">
                        <w:r w:rsidRPr="0078382F">
                          <w:rPr>
                            <w:rStyle w:val="Hyperlink"/>
                            <w:rFonts w:cs="Calibri"/>
                            <w:sz w:val="16"/>
                            <w:szCs w:val="16"/>
                          </w:rPr>
                          <w:t>www.GreenArrayChips.com</w:t>
                        </w:r>
                      </w:hyperlink>
                    </w:p>
                    <w:p w14:paraId="7FE92257" w14:textId="1A660EA7" w:rsidR="00DC773F" w:rsidRPr="00D30E0D" w:rsidRDefault="00DC773F" w:rsidP="00A731AC">
                      <w:pPr>
                        <w:pStyle w:val="BodyText"/>
                        <w:spacing w:after="0"/>
                        <w:jc w:val="center"/>
                        <w:rPr>
                          <w:rFonts w:cs="Calibri"/>
                          <w:sz w:val="16"/>
                          <w:szCs w:val="16"/>
                        </w:rPr>
                      </w:pPr>
                      <w:r w:rsidRPr="00D30E0D">
                        <w:rPr>
                          <w:rFonts w:cs="Calibri"/>
                          <w:sz w:val="16"/>
                          <w:szCs w:val="16"/>
                        </w:rPr>
                        <w:t xml:space="preserve">Mailing Address:  GreenArrays, Inc., </w:t>
                      </w:r>
                      <w:r>
                        <w:rPr>
                          <w:rFonts w:cs="Calibri"/>
                          <w:sz w:val="16"/>
                          <w:szCs w:val="16"/>
                        </w:rPr>
                        <w:t>821 East 17th Street, Cheyenne, Wyoming 82001</w:t>
                      </w:r>
                    </w:p>
                    <w:p w14:paraId="2DD755B9" w14:textId="77777777" w:rsidR="00DC773F" w:rsidRDefault="00DC773F" w:rsidP="00A731AC">
                      <w:pPr>
                        <w:pStyle w:val="BodyText"/>
                        <w:spacing w:after="0"/>
                        <w:jc w:val="center"/>
                        <w:rPr>
                          <w:rFonts w:cs="Calibri"/>
                          <w:sz w:val="16"/>
                          <w:szCs w:val="16"/>
                        </w:rPr>
                      </w:pPr>
                      <w:r w:rsidRPr="00D30E0D">
                        <w:rPr>
                          <w:rFonts w:cs="Calibri"/>
                          <w:sz w:val="16"/>
                          <w:szCs w:val="16"/>
                        </w:rPr>
                        <w:t>Printed in the United States of America</w:t>
                      </w:r>
                    </w:p>
                    <w:p w14:paraId="39006643" w14:textId="77777777" w:rsidR="00DC773F" w:rsidRPr="00D30E0D" w:rsidRDefault="00DC773F" w:rsidP="00A731AC">
                      <w:pPr>
                        <w:pStyle w:val="BodyText"/>
                        <w:spacing w:after="0"/>
                        <w:jc w:val="center"/>
                        <w:rPr>
                          <w:rFonts w:cs="Calibri"/>
                          <w:sz w:val="16"/>
                          <w:szCs w:val="16"/>
                        </w:rPr>
                      </w:pPr>
                      <w:r>
                        <w:rPr>
                          <w:rFonts w:cs="Calibri"/>
                          <w:sz w:val="16"/>
                          <w:szCs w:val="16"/>
                        </w:rPr>
                        <w:t>Phone (775) 298-</w:t>
                      </w:r>
                      <w:proofErr w:type="gramStart"/>
                      <w:r>
                        <w:rPr>
                          <w:rFonts w:cs="Calibri"/>
                          <w:sz w:val="16"/>
                          <w:szCs w:val="16"/>
                        </w:rPr>
                        <w:t>4748  fax</w:t>
                      </w:r>
                      <w:proofErr w:type="gramEnd"/>
                      <w:r>
                        <w:rPr>
                          <w:rFonts w:cs="Calibri"/>
                          <w:sz w:val="16"/>
                          <w:szCs w:val="16"/>
                        </w:rPr>
                        <w:t xml:space="preserve"> (775) 548-8547  email Sales@GreenArrayChips.com</w:t>
                      </w:r>
                    </w:p>
                    <w:p w14:paraId="5F5FD9D3" w14:textId="77777777" w:rsidR="00DC773F" w:rsidRDefault="00DC773F" w:rsidP="00A731AC">
                      <w:pPr>
                        <w:jc w:val="center"/>
                      </w:pPr>
                      <w:r w:rsidRPr="00D30E0D">
                        <w:rPr>
                          <w:rFonts w:cs="Calibri"/>
                          <w:sz w:val="16"/>
                          <w:szCs w:val="16"/>
                        </w:rPr>
                        <w:t xml:space="preserve">Copyright </w:t>
                      </w:r>
                      <w:r w:rsidRPr="0078382F">
                        <w:rPr>
                          <w:rFonts w:cs="Calibri"/>
                          <w:sz w:val="16"/>
                          <w:szCs w:val="16"/>
                        </w:rPr>
                        <w:t xml:space="preserve">© </w:t>
                      </w:r>
                      <w:r>
                        <w:rPr>
                          <w:rFonts w:cs="Calibri"/>
                          <w:sz w:val="16"/>
                          <w:szCs w:val="16"/>
                        </w:rPr>
                        <w:t>2010</w:t>
                      </w:r>
                      <w:r w:rsidRPr="0078382F">
                        <w:rPr>
                          <w:rFonts w:cs="Calibri"/>
                          <w:sz w:val="16"/>
                          <w:szCs w:val="16"/>
                        </w:rPr>
                        <w:t xml:space="preserve"> GreenArrays, Incorporated</w:t>
                      </w:r>
                    </w:p>
                  </w:txbxContent>
                </v:textbox>
                <w10:anchorlock/>
              </v:shape>
            </w:pict>
          </mc:Fallback>
        </mc:AlternateContent>
      </w:r>
      <w:r w:rsidRPr="00A731AC">
        <w:rPr>
          <w:noProof/>
        </w:rPr>
        <mc:AlternateContent>
          <mc:Choice Requires="wps">
            <w:drawing>
              <wp:anchor distT="0" distB="0" distL="114300" distR="114300" simplePos="0" relativeHeight="251660800" behindDoc="0" locked="0" layoutInCell="1" allowOverlap="1" wp14:anchorId="61753ECB" wp14:editId="468A8D82">
                <wp:simplePos x="0" y="0"/>
                <wp:positionH relativeFrom="column">
                  <wp:posOffset>-319110</wp:posOffset>
                </wp:positionH>
                <wp:positionV relativeFrom="paragraph">
                  <wp:posOffset>-784225</wp:posOffset>
                </wp:positionV>
                <wp:extent cx="5723255" cy="103251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5723255" cy="1032510"/>
                        </a:xfrm>
                        <a:prstGeom prst="rect">
                          <a:avLst/>
                        </a:prstGeom>
                        <a:noFill/>
                        <a:ln w="6350">
                          <a:noFill/>
                        </a:ln>
                        <a:effectLst/>
                      </wps:spPr>
                      <wps:txbx>
                        <w:txbxContent>
                          <w:p w14:paraId="24E33A87" w14:textId="77777777" w:rsidR="00DC773F" w:rsidRPr="00BA2F56" w:rsidRDefault="00DC773F" w:rsidP="00A731AC">
                            <w:pPr>
                              <w:rPr>
                                <w:rFonts w:cs="Calibr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sidRPr="00BA2F56">
                              <w:rPr>
                                <w:b/>
                                <w:color w:val="FFFFFF" w:themeColor="background1"/>
                                <w:sz w:val="64"/>
                                <w:szCs w:val="64"/>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GreenArrays</w:t>
                            </w:r>
                            <w:r>
                              <w:rPr>
                                <w:rFonts w:asciiTheme="majorHAnsi" w:hAnsiTheme="majorHAnsi" w:cstheme="majorHAns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w:t>
                            </w:r>
                          </w:p>
                          <w:p w14:paraId="3C49149A" w14:textId="68E190FF" w:rsidR="00DC773F" w:rsidRPr="00BA2F56" w:rsidRDefault="00DC773F" w:rsidP="00A731AC">
                            <w:pP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Product Data Book DB006 </w:t>
                            </w:r>
                            <w:r w:rsidRPr="00BA2F56">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Revised</w:t>
                            </w:r>
                            <w: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 </w:t>
                            </w:r>
                            <w:sdt>
                              <w:sdtP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alias w:val="Publish Date"/>
                                <w:tag w:val=""/>
                                <w:id w:val="363097988"/>
                                <w:dataBinding w:prefixMappings="xmlns:ns0='http://schemas.microsoft.com/office/2006/coverPageProps' " w:xpath="/ns0:CoverPageProperties[1]/ns0:PublishDate[1]" w:storeItemID="{55AF091B-3C7A-41E3-B477-F2FDAA23CFDA}"/>
                                <w:date w:fullDate="2022-11-12T00:00:00Z">
                                  <w:dateFormat w:val="M/dd/yy"/>
                                  <w:lid w:val="en-US"/>
                                  <w:storeMappedDataAs w:val="dateTime"/>
                                  <w:calendar w:val="gregorian"/>
                                </w:date>
                              </w:sdtPr>
                              <w:sdtContent>
                                <w:r w:rsidR="007719E0">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11/12/22</w:t>
                                </w:r>
                              </w:sdtContent>
                            </w:sdt>
                          </w:p>
                          <w:p w14:paraId="5AA81D54" w14:textId="77777777" w:rsidR="00DC773F" w:rsidRPr="00E94C28" w:rsidRDefault="00DC773F" w:rsidP="00A731AC">
                            <w:pPr>
                              <w:jc w:val="right"/>
                              <w:rPr>
                                <w:rFonts w:cs="Calibri"/>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753ECB" id="Text Box 28" o:spid="_x0000_s1034" type="#_x0000_t202" style="position:absolute;left:0;text-align:left;margin-left:-25.15pt;margin-top:-61.75pt;width:450.65pt;height:81.3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" filled="f" stroked="f" strokeweight=".5pt">
                <v:textbox>
                  <w:txbxContent>
                    <w:p w14:paraId="24E33A87" w14:textId="77777777" w:rsidR="00DC773F" w:rsidRPr="00BA2F56" w:rsidRDefault="00DC773F" w:rsidP="00A731AC">
                      <w:pPr>
                        <w:rPr>
                          <w:rFonts w:cs="Calibr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sidRPr="00BA2F56">
                        <w:rPr>
                          <w:b/>
                          <w:color w:val="FFFFFF" w:themeColor="background1"/>
                          <w:sz w:val="64"/>
                          <w:szCs w:val="64"/>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GreenArrays</w:t>
                      </w:r>
                      <w:r>
                        <w:rPr>
                          <w:rFonts w:asciiTheme="majorHAnsi" w:hAnsiTheme="majorHAnsi" w:cstheme="majorHAnsi"/>
                          <w:b/>
                          <w:color w:val="FFFFFF" w:themeColor="background1"/>
                          <w:sz w:val="64"/>
                          <w:szCs w:val="64"/>
                          <w:vertAlign w:val="superscript"/>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w:t>
                      </w:r>
                    </w:p>
                    <w:p w14:paraId="3C49149A" w14:textId="68E190FF" w:rsidR="00DC773F" w:rsidRPr="00BA2F56" w:rsidRDefault="00DC773F" w:rsidP="00A731AC">
                      <w:pP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pPr>
                      <w:r>
                        <w:rPr>
                          <w:rFonts w:cs="Calibri"/>
                          <w:b/>
                          <w:color w:val="FFFFFF" w:themeColor="background1"/>
                          <w:sz w:val="48"/>
                          <w:szCs w:val="4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Product Data Book DB006 </w:t>
                      </w:r>
                      <w:r w:rsidRPr="00BA2F56">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Revised</w:t>
                      </w:r>
                      <w: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 xml:space="preserve"> </w:t>
                      </w:r>
                      <w:sdt>
                        <w:sdtPr>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alias w:val="Publish Date"/>
                          <w:tag w:val=""/>
                          <w:id w:val="363097988"/>
                          <w:dataBinding w:prefixMappings="xmlns:ns0='http://schemas.microsoft.com/office/2006/coverPageProps' " w:xpath="/ns0:CoverPageProperties[1]/ns0:PublishDate[1]" w:storeItemID="{55AF091B-3C7A-41E3-B477-F2FDAA23CFDA}"/>
                          <w:date w:fullDate="2022-11-12T00:00:00Z">
                            <w:dateFormat w:val="M/dd/yy"/>
                            <w:lid w:val="en-US"/>
                            <w:storeMappedDataAs w:val="dateTime"/>
                            <w:calendar w:val="gregorian"/>
                          </w:date>
                        </w:sdtPr>
                        <w:sdtContent>
                          <w:r w:rsidR="007719E0">
                            <w:rPr>
                              <w:rFonts w:cs="Calibri"/>
                              <w:b/>
                              <w:i/>
                              <w:color w:val="FFFFFF" w:themeColor="background1"/>
                              <w:sz w:val="28"/>
                              <w:szCs w:val="28"/>
                              <w14:shadow w14:blurRad="63500" w14:dist="50800" w14:dir="13500000" w14:sx="0" w14:sy="0" w14:kx="0" w14:ky="0" w14:algn="none">
                                <w14:srgbClr w14:val="000000">
                                  <w14:alpha w14:val="50000"/>
                                </w14:srgbClr>
                              </w14:shadow>
                              <w14:textOutline w14:w="9525" w14:cap="rnd" w14:cmpd="sng" w14:algn="ctr">
                                <w14:noFill/>
                                <w14:prstDash w14:val="solid"/>
                                <w14:bevel/>
                              </w14:textOutline>
                            </w:rPr>
                            <w:t>11/12/22</w:t>
                          </w:r>
                        </w:sdtContent>
                      </w:sdt>
                    </w:p>
                    <w:p w14:paraId="5AA81D54" w14:textId="77777777" w:rsidR="00DC773F" w:rsidRPr="00E94C28" w:rsidRDefault="00DC773F" w:rsidP="00A731AC">
                      <w:pPr>
                        <w:jc w:val="right"/>
                        <w:rPr>
                          <w:rFonts w:cs="Calibri"/>
                          <w:sz w:val="48"/>
                          <w:szCs w:val="48"/>
                        </w:rPr>
                      </w:pPr>
                    </w:p>
                  </w:txbxContent>
                </v:textbox>
              </v:shape>
            </w:pict>
          </mc:Fallback>
        </mc:AlternateContent>
      </w:r>
      <w:r>
        <w:rPr>
          <w:noProof/>
          <w:sz w:val="24"/>
          <w:szCs w:val="24"/>
        </w:rPr>
        <w:drawing>
          <wp:anchor distT="36576" distB="36576" distL="36576" distR="36576" simplePos="0" relativeHeight="251659776" behindDoc="0" locked="0" layoutInCell="1" allowOverlap="1" wp14:anchorId="3C7704F5" wp14:editId="4C638D64">
            <wp:simplePos x="0" y="0"/>
            <wp:positionH relativeFrom="column">
              <wp:posOffset>5740954</wp:posOffset>
            </wp:positionH>
            <wp:positionV relativeFrom="paragraph">
              <wp:posOffset>-938476</wp:posOffset>
            </wp:positionV>
            <wp:extent cx="1371600" cy="102108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a:extLst>
                        <a:ext uri="{28A0092B-C50C-407E-A947-70E740481C1C}">
                          <a14:useLocalDpi xmlns:a14="http://schemas.microsoft.com/office/drawing/2010/main" val="0"/>
                        </a:ext>
                      </a:extLst>
                    </a:blip>
                    <a:srcRect r="50872"/>
                    <a:stretch/>
                  </pic:blipFill>
                  <pic:spPr bwMode="auto">
                    <a:xfrm>
                      <a:off x="0" y="0"/>
                      <a:ext cx="1371600" cy="1021080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731AC">
        <w:rPr>
          <w:noProof/>
          <w:sz w:val="24"/>
          <w:szCs w:val="24"/>
        </w:rPr>
        <mc:AlternateContent>
          <mc:Choice Requires="wps">
            <w:drawing>
              <wp:anchor distT="0" distB="0" distL="114300" distR="114300" simplePos="0" relativeHeight="251657728" behindDoc="0" locked="0" layoutInCell="1" allowOverlap="1" wp14:anchorId="29FD6F44" wp14:editId="22341504">
                <wp:simplePos x="0" y="0"/>
                <wp:positionH relativeFrom="column">
                  <wp:posOffset>-703365</wp:posOffset>
                </wp:positionH>
                <wp:positionV relativeFrom="paragraph">
                  <wp:posOffset>-903667</wp:posOffset>
                </wp:positionV>
                <wp:extent cx="6445250" cy="1150620"/>
                <wp:effectExtent l="0" t="0" r="12700" b="11430"/>
                <wp:wrapNone/>
                <wp:docPr id="24" name="Rectangle 24"/>
                <wp:cNvGraphicFramePr/>
                <a:graphic xmlns:a="http://schemas.openxmlformats.org/drawingml/2006/main">
                  <a:graphicData uri="http://schemas.microsoft.com/office/word/2010/wordprocessingShape">
                    <wps:wsp>
                      <wps:cNvSpPr/>
                      <wps:spPr>
                        <a:xfrm>
                          <a:off x="0" y="0"/>
                          <a:ext cx="6445250" cy="1150620"/>
                        </a:xfrm>
                        <a:prstGeom prst="rect">
                          <a:avLst/>
                        </a:prstGeom>
                        <a:solidFill>
                          <a:srgbClr val="1D6717"/>
                        </a:solidFill>
                        <a:ln w="25400" cap="flat" cmpd="sng" algn="ctr">
                          <a:solidFill>
                            <a:srgbClr val="288D20">
                              <a:shade val="50000"/>
                            </a:srgbClr>
                          </a:solidFill>
                          <a:prstDash val="solid"/>
                        </a:ln>
                        <a:effectLst/>
                      </wps:spPr>
                      <wps:txbx>
                        <w:txbxContent>
                          <w:p w14:paraId="29851C8A" w14:textId="77777777" w:rsidR="00DC773F" w:rsidRPr="00E94C28" w:rsidRDefault="00DC773F" w:rsidP="00A731AC">
                            <w:pPr>
                              <w:jc w:val="right"/>
                              <w:rPr>
                                <w:rFonts w:cs="Calibri"/>
                                <w:sz w:val="48"/>
                                <w:szCs w:val="4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D6F44" id="Rectangle 24" o:spid="_x0000_s1035" style="position:absolute;left:0;text-align:left;margin-left:-55.4pt;margin-top:-71.15pt;width:507.5pt;height:90.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" fillcolor="#1d6717" strokecolor="#1a6614" strokeweight="2pt">
                <v:textbox>
                  <w:txbxContent>
                    <w:p w14:paraId="29851C8A" w14:textId="77777777" w:rsidR="00DC773F" w:rsidRPr="00E94C28" w:rsidRDefault="00DC773F" w:rsidP="00A731AC">
                      <w:pPr>
                        <w:jc w:val="right"/>
                        <w:rPr>
                          <w:rFonts w:cs="Calibri"/>
                          <w:sz w:val="48"/>
                          <w:szCs w:val="48"/>
                        </w:rPr>
                      </w:pPr>
                    </w:p>
                  </w:txbxContent>
                </v:textbox>
              </v:rect>
            </w:pict>
          </mc:Fallback>
        </mc:AlternateContent>
      </w:r>
      <w:r w:rsidR="007B5F7F">
        <w:rPr>
          <w:noProof/>
        </w:rPr>
        <mc:AlternateContent>
          <mc:Choice Requires="wps">
            <w:drawing>
              <wp:anchor distT="36576" distB="36576" distL="36576" distR="36576" simplePos="0" relativeHeight="251652608" behindDoc="0" locked="0" layoutInCell="1" allowOverlap="1" wp14:anchorId="3D792262" wp14:editId="4316EC35">
                <wp:simplePos x="0" y="0"/>
                <wp:positionH relativeFrom="column">
                  <wp:posOffset>285750</wp:posOffset>
                </wp:positionH>
                <wp:positionV relativeFrom="paragraph">
                  <wp:posOffset>9144000</wp:posOffset>
                </wp:positionV>
                <wp:extent cx="4537710" cy="742950"/>
                <wp:effectExtent l="0" t="0" r="0"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4537710" cy="7429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3C72710" w14:textId="77777777" w:rsidR="00DC773F" w:rsidRDefault="00DC773F" w:rsidP="00A25DBD">
                            <w:pPr>
                              <w:widowControl w:val="0"/>
                              <w:rPr>
                                <w:rFonts w:cs="Calibri"/>
                                <w:sz w:val="16"/>
                                <w:szCs w:val="16"/>
                              </w:rPr>
                            </w:pPr>
                            <w:r>
                              <w:rPr>
                                <w:rFonts w:cs="Calibri"/>
                                <w:sz w:val="16"/>
                                <w:szCs w:val="16"/>
                              </w:rPr>
                              <w:t xml:space="preserve">© 2010 GreenArrays, Incorporated.  </w:t>
                            </w:r>
                          </w:p>
                          <w:p w14:paraId="7A324EC6" w14:textId="77777777" w:rsidR="00DC773F" w:rsidRDefault="00DC773F" w:rsidP="00A25DBD">
                            <w:pPr>
                              <w:pStyle w:val="BodyText3"/>
                              <w:widowControl w:val="0"/>
                              <w:spacing w:after="20"/>
                              <w:rPr>
                                <w:rFonts w:cs="Calibri"/>
                              </w:rPr>
                            </w:pPr>
                            <w:r>
                              <w:rPr>
                                <w:rFonts w:cs="Calibri"/>
                              </w:rPr>
                              <w:t>Specifications are subject to change without notice.</w:t>
                            </w:r>
                          </w:p>
                          <w:p w14:paraId="77050A72" w14:textId="77777777" w:rsidR="00DC773F" w:rsidRDefault="00DC773F" w:rsidP="00A25DBD">
                            <w:pPr>
                              <w:pStyle w:val="BodyText3"/>
                              <w:widowControl w:val="0"/>
                              <w:spacing w:after="20"/>
                              <w:rPr>
                                <w:rFonts w:cs="Calibri"/>
                              </w:rPr>
                            </w:pPr>
                            <w:r>
                              <w:rPr>
                                <w:rFonts w:cs="Calibri"/>
                              </w:rPr>
                              <w:t>GreenArrays, GreenArray Chips, arrayForth, and the GreenArrays logo are trademarks of GreenArrays, Inc.  All other trademarks or registered trademarks are the property of their respective owners.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792262" id="Text Box 9" o:spid="_x0000_s1036" type="#_x0000_t202" style="position:absolute;left:0;text-align:left;margin-left:22.5pt;margin-top:10in;width:357.3pt;height:58.5pt;z-index:25165260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" filled="f" stroked="f" strokecolor="black [0]" strokeweight="0" insetpen="t">
                <o:lock v:ext="edit" shapetype="t"/>
                <v:textbox>
                  <w:txbxContent>
                    <w:p w14:paraId="33C72710" w14:textId="77777777" w:rsidR="00DC773F" w:rsidRDefault="00DC773F" w:rsidP="00A25DBD">
                      <w:pPr>
                        <w:widowControl w:val="0"/>
                        <w:rPr>
                          <w:rFonts w:cs="Calibri"/>
                          <w:sz w:val="16"/>
                          <w:szCs w:val="16"/>
                        </w:rPr>
                      </w:pPr>
                      <w:r>
                        <w:rPr>
                          <w:rFonts w:cs="Calibri"/>
                          <w:sz w:val="16"/>
                          <w:szCs w:val="16"/>
                        </w:rPr>
                        <w:t xml:space="preserve">© 2010 GreenArrays, Incorporated.  </w:t>
                      </w:r>
                    </w:p>
                    <w:p w14:paraId="7A324EC6" w14:textId="77777777" w:rsidR="00DC773F" w:rsidRDefault="00DC773F" w:rsidP="00A25DBD">
                      <w:pPr>
                        <w:pStyle w:val="BodyText3"/>
                        <w:widowControl w:val="0"/>
                        <w:spacing w:after="20"/>
                        <w:rPr>
                          <w:rFonts w:cs="Calibri"/>
                        </w:rPr>
                      </w:pPr>
                      <w:r>
                        <w:rPr>
                          <w:rFonts w:cs="Calibri"/>
                        </w:rPr>
                        <w:t>Specifications are subject to change without notice.</w:t>
                      </w:r>
                    </w:p>
                    <w:p w14:paraId="77050A72" w14:textId="77777777" w:rsidR="00DC773F" w:rsidRDefault="00DC773F" w:rsidP="00A25DBD">
                      <w:pPr>
                        <w:pStyle w:val="BodyText3"/>
                        <w:widowControl w:val="0"/>
                        <w:spacing w:after="20"/>
                        <w:rPr>
                          <w:rFonts w:cs="Calibri"/>
                        </w:rPr>
                      </w:pPr>
                      <w:r>
                        <w:rPr>
                          <w:rFonts w:cs="Calibri"/>
                        </w:rPr>
                        <w:t>GreenArrays, GreenArray Chips, arrayForth, and the GreenArrays logo are trademarks of GreenArrays, Inc.  All other trademarks or registered trademarks are the property of their respective owners.</w:t>
                      </w:r>
                    </w:p>
                  </w:txbxContent>
                </v:textbox>
              </v:shape>
            </w:pict>
          </mc:Fallback>
        </mc:AlternateContent>
      </w:r>
    </w:p>
    <w:sectPr w:rsidR="000F4C2F" w:rsidSect="00D42F61">
      <w:headerReference w:type="even" r:id="rId39"/>
      <w:footerReference w:type="even" r:id="rId40"/>
      <w:type w:val="evenPage"/>
      <w:pgSz w:w="12240" w:h="15840" w:code="1"/>
      <w:pgMar w:top="1440" w:right="108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4C825" w14:textId="77777777" w:rsidR="000B22EC" w:rsidRDefault="000B22EC">
      <w:r>
        <w:separator/>
      </w:r>
    </w:p>
  </w:endnote>
  <w:endnote w:type="continuationSeparator" w:id="0">
    <w:p w14:paraId="7B2B3DF3" w14:textId="77777777" w:rsidR="000B22EC" w:rsidRDefault="000B2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AF90C" w14:textId="77777777" w:rsidR="00DC773F" w:rsidRDefault="00DC773F" w:rsidP="00C70290">
    <w:pPr>
      <w:pStyle w:val="Footer"/>
      <w:framePr w:wrap="around" w:vAnchor="text" w:hAnchor="page" w:x="1441" w:y="59"/>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4C11534" w14:textId="62956D0F" w:rsidR="00DC773F" w:rsidRDefault="00DC773F" w:rsidP="00CF38DF">
    <w:pPr>
      <w:pStyle w:val="Footer"/>
      <w:jc w:val="right"/>
    </w:pPr>
    <w:r w:rsidRPr="007B0E31">
      <w:t xml:space="preserve">Copyright© 2010-2011 GreenArrays, Inc.  </w:t>
    </w:r>
    <w:sdt>
      <w:sdtPr>
        <w:alias w:val="Publish Date"/>
        <w:tag w:val=""/>
        <w:id w:val="348995030"/>
        <w:placeholder>
          <w:docPart w:val="CF625F551AD3417B8641171D9C763937"/>
        </w:placeholder>
        <w:dataBinding w:prefixMappings="xmlns:ns0='http://schemas.microsoft.com/office/2006/coverPageProps' " w:xpath="/ns0:CoverPageProperties[1]/ns0:PublishDate[1]" w:storeItemID="{55AF091B-3C7A-41E3-B477-F2FDAA23CFDA}"/>
        <w:date w:fullDate="2022-11-12T00:00:00Z">
          <w:dateFormat w:val="M/dd/yy"/>
          <w:lid w:val="en-US"/>
          <w:storeMappedDataAs w:val="dateTime"/>
          <w:calendar w:val="gregorian"/>
        </w:date>
      </w:sdtPr>
      <w:sdtContent>
        <w:r w:rsidR="007719E0">
          <w:t>11/12/22</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377D0" w14:textId="3A7FC243" w:rsidR="00DC773F" w:rsidRDefault="00DC773F">
    <w:pPr>
      <w:pStyle w:val="Footer"/>
    </w:pPr>
    <w:r w:rsidRPr="007B0E31">
      <w:t xml:space="preserve">Copyright© 2010-2011 GreenArrays, Inc.  </w:t>
    </w:r>
    <w:sdt>
      <w:sdtPr>
        <w:alias w:val="Publish Date"/>
        <w:tag w:val=""/>
        <w:id w:val="-1634628740"/>
        <w:placeholder>
          <w:docPart w:val="E49DAD1B14A34D8B854BC3AF33F7CCF4"/>
        </w:placeholder>
        <w:dataBinding w:prefixMappings="xmlns:ns0='http://schemas.microsoft.com/office/2006/coverPageProps' " w:xpath="/ns0:CoverPageProperties[1]/ns0:PublishDate[1]" w:storeItemID="{55AF091B-3C7A-41E3-B477-F2FDAA23CFDA}"/>
        <w:date w:fullDate="2022-11-12T00:00:00Z">
          <w:dateFormat w:val="M/dd/yy"/>
          <w:lid w:val="en-US"/>
          <w:storeMappedDataAs w:val="dateTime"/>
          <w:calendar w:val="gregorian"/>
        </w:date>
      </w:sdtPr>
      <w:sdtContent>
        <w:r w:rsidR="007719E0">
          <w:t>11/12/22</w:t>
        </w:r>
      </w:sdtContent>
    </w:sdt>
    <w:r>
      <w:tab/>
    </w:r>
    <w:r>
      <w:tab/>
    </w:r>
    <w:r>
      <w:tab/>
    </w:r>
    <w:r w:rsidRPr="007B0E31">
      <w:rPr>
        <w:b/>
      </w:rPr>
      <w:fldChar w:fldCharType="begin"/>
    </w:r>
    <w:r w:rsidRPr="007B0E31">
      <w:rPr>
        <w:b/>
      </w:rPr>
      <w:instrText xml:space="preserve"> PAGE   \* MERGEFORMAT </w:instrText>
    </w:r>
    <w:r w:rsidRPr="007B0E31">
      <w:rPr>
        <w:b/>
      </w:rPr>
      <w:fldChar w:fldCharType="separate"/>
    </w:r>
    <w:r>
      <w:rPr>
        <w:b/>
        <w:noProof/>
      </w:rPr>
      <w:t>15</w:t>
    </w:r>
    <w:r w:rsidRPr="007B0E31">
      <w:rPr>
        <w:b/>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68E99" w14:textId="77777777" w:rsidR="00DC773F" w:rsidRDefault="00DC773F" w:rsidP="00C70290">
    <w:pPr>
      <w:pStyle w:val="Footer"/>
      <w:framePr w:wrap="around" w:vAnchor="text" w:hAnchor="page" w:x="1441" w:y="59"/>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50</w:t>
    </w:r>
    <w:r>
      <w:rPr>
        <w:rStyle w:val="PageNumber"/>
      </w:rPr>
      <w:fldChar w:fldCharType="end"/>
    </w:r>
  </w:p>
  <w:p w14:paraId="1A694F1D" w14:textId="53A10098" w:rsidR="00DC773F" w:rsidRDefault="00DC773F" w:rsidP="00CF38DF">
    <w:pPr>
      <w:pStyle w:val="Footer"/>
      <w:jc w:val="right"/>
    </w:pPr>
    <w:r w:rsidRPr="007B0E31">
      <w:t xml:space="preserve">Copyright© 2010-2011 GreenArrays, Inc.  </w:t>
    </w:r>
    <w:sdt>
      <w:sdtPr>
        <w:alias w:val="Publish Date"/>
        <w:tag w:val=""/>
        <w:id w:val="1616720103"/>
        <w:placeholder>
          <w:docPart w:val="DA7630600D1447E88BCCAD7D4029977B"/>
        </w:placeholder>
        <w:dataBinding w:prefixMappings="xmlns:ns0='http://schemas.microsoft.com/office/2006/coverPageProps' " w:xpath="/ns0:CoverPageProperties[1]/ns0:PublishDate[1]" w:storeItemID="{55AF091B-3C7A-41E3-B477-F2FDAA23CFDA}"/>
        <w:date w:fullDate="2022-11-12T00:00:00Z">
          <w:dateFormat w:val="M/dd/yy"/>
          <w:lid w:val="en-US"/>
          <w:storeMappedDataAs w:val="dateTime"/>
          <w:calendar w:val="gregorian"/>
        </w:date>
      </w:sdtPr>
      <w:sdtContent>
        <w:r w:rsidR="007719E0">
          <w:t>11/12/22</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2A18D" w14:textId="77777777" w:rsidR="00DC773F" w:rsidRDefault="00DC773F" w:rsidP="00432CBC">
    <w:pPr>
      <w:pStyle w:val="Footer"/>
      <w:framePr w:wrap="around" w:vAnchor="text" w:hAnchor="page" w:x="10711" w:y="6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w:t>
    </w:r>
    <w:r>
      <w:rPr>
        <w:rStyle w:val="PageNumber"/>
      </w:rPr>
      <w:fldChar w:fldCharType="end"/>
    </w:r>
  </w:p>
  <w:p w14:paraId="454C97FB" w14:textId="47B149B9" w:rsidR="00DC773F" w:rsidRPr="000D1408" w:rsidRDefault="00DC773F" w:rsidP="00CF38DF">
    <w:pPr>
      <w:pStyle w:val="Footer"/>
      <w:ind w:right="360"/>
      <w:rPr>
        <w:rFonts w:cs="Calibri"/>
      </w:rPr>
    </w:pPr>
    <w:r w:rsidRPr="007B0E31">
      <w:rPr>
        <w:rFonts w:cs="Calibri"/>
      </w:rPr>
      <w:t xml:space="preserve">Copyright© 2010-2011 GreenArrays, Inc.  </w:t>
    </w:r>
    <w:sdt>
      <w:sdtPr>
        <w:rPr>
          <w:rFonts w:cs="Calibri"/>
        </w:rPr>
        <w:alias w:val="Publish Date"/>
        <w:tag w:val=""/>
        <w:id w:val="1498383025"/>
        <w:placeholder>
          <w:docPart w:val="87A61BF2A06442C7AF2F52ECC9B9BEEC"/>
        </w:placeholder>
        <w:dataBinding w:prefixMappings="xmlns:ns0='http://schemas.microsoft.com/office/2006/coverPageProps' " w:xpath="/ns0:CoverPageProperties[1]/ns0:PublishDate[1]" w:storeItemID="{55AF091B-3C7A-41E3-B477-F2FDAA23CFDA}"/>
        <w:date w:fullDate="2022-11-12T00:00:00Z">
          <w:dateFormat w:val="M/dd/yy"/>
          <w:lid w:val="en-US"/>
          <w:storeMappedDataAs w:val="dateTime"/>
          <w:calendar w:val="gregorian"/>
        </w:date>
      </w:sdtPr>
      <w:sdtContent>
        <w:r w:rsidR="007719E0">
          <w:rPr>
            <w:rFonts w:cs="Calibri"/>
          </w:rPr>
          <w:t>11/12/22</w: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ED6DD" w14:textId="77777777" w:rsidR="00DC773F" w:rsidRDefault="00DC773F" w:rsidP="00432CBC">
    <w:pPr>
      <w:pStyle w:val="Footer"/>
      <w:framePr w:wrap="around" w:vAnchor="text" w:hAnchor="page" w:x="10711" w:y="6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47</w:t>
    </w:r>
    <w:r>
      <w:rPr>
        <w:rStyle w:val="PageNumber"/>
      </w:rPr>
      <w:fldChar w:fldCharType="end"/>
    </w:r>
  </w:p>
  <w:p w14:paraId="20A58A4B" w14:textId="24A3BFCA" w:rsidR="00DC773F" w:rsidRPr="000D1408" w:rsidRDefault="00DC773F" w:rsidP="00CF38DF">
    <w:pPr>
      <w:pStyle w:val="Footer"/>
      <w:ind w:right="360"/>
      <w:rPr>
        <w:rFonts w:cs="Calibri"/>
      </w:rPr>
    </w:pPr>
    <w:r w:rsidRPr="001D5B12">
      <w:rPr>
        <w:rFonts w:cs="Calibri"/>
      </w:rPr>
      <w:t xml:space="preserve">Copyright© 2010-2011 GreenArrays, Inc.  </w:t>
    </w:r>
    <w:sdt>
      <w:sdtPr>
        <w:rPr>
          <w:rFonts w:cs="Calibri"/>
        </w:rPr>
        <w:alias w:val="Publish Date"/>
        <w:tag w:val=""/>
        <w:id w:val="206767726"/>
        <w:placeholder>
          <w:docPart w:val="20ADFB656C624C3F8076293A6D3319FC"/>
        </w:placeholder>
        <w:dataBinding w:prefixMappings="xmlns:ns0='http://schemas.microsoft.com/office/2006/coverPageProps' " w:xpath="/ns0:CoverPageProperties[1]/ns0:PublishDate[1]" w:storeItemID="{55AF091B-3C7A-41E3-B477-F2FDAA23CFDA}"/>
        <w:date w:fullDate="2022-11-12T00:00:00Z">
          <w:dateFormat w:val="M/dd/yy"/>
          <w:lid w:val="en-US"/>
          <w:storeMappedDataAs w:val="dateTime"/>
          <w:calendar w:val="gregorian"/>
        </w:date>
      </w:sdtPr>
      <w:sdtContent>
        <w:r w:rsidR="007719E0">
          <w:rPr>
            <w:rFonts w:cs="Calibri"/>
          </w:rPr>
          <w:t>11/12/22</w:t>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E31F6" w14:textId="77777777" w:rsidR="00DC773F" w:rsidRDefault="00DC773F" w:rsidP="00432CBC">
    <w:pPr>
      <w:pStyle w:val="Footer"/>
      <w:framePr w:wrap="around" w:vAnchor="text" w:hAnchor="page" w:x="10711" w:y="6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51</w:t>
    </w:r>
    <w:r>
      <w:rPr>
        <w:rStyle w:val="PageNumber"/>
      </w:rPr>
      <w:fldChar w:fldCharType="end"/>
    </w:r>
  </w:p>
  <w:p w14:paraId="02AF839C" w14:textId="77777777" w:rsidR="00DC773F" w:rsidRPr="000D1408" w:rsidRDefault="00DC773F" w:rsidP="00CF38DF">
    <w:pPr>
      <w:pStyle w:val="Footer"/>
      <w:ind w:right="360"/>
      <w:rPr>
        <w:rFonts w:cs="Calibri"/>
      </w:rPr>
    </w:pPr>
    <w:r>
      <w:rPr>
        <w:rFonts w:cs="Calibri"/>
      </w:rPr>
      <w:t>Revision History</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C4E50" w14:textId="77777777" w:rsidR="00DC773F" w:rsidRDefault="00DC773F" w:rsidP="00D42F6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6F43A" w14:textId="77777777" w:rsidR="000B22EC" w:rsidRDefault="000B22EC">
      <w:r>
        <w:separator/>
      </w:r>
    </w:p>
  </w:footnote>
  <w:footnote w:type="continuationSeparator" w:id="0">
    <w:p w14:paraId="129E8D55" w14:textId="77777777" w:rsidR="000B22EC" w:rsidRDefault="000B22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CF230" w14:textId="77777777" w:rsidR="00DC773F" w:rsidRDefault="00DC773F">
    <w:pPr>
      <w:pStyle w:val="Header"/>
    </w:pPr>
    <w:r w:rsidRPr="007B0E31">
      <w:t>DB00</w:t>
    </w:r>
    <w:r>
      <w:t>6</w:t>
    </w:r>
    <w:r w:rsidRPr="007B0E31">
      <w:t xml:space="preserve"> </w:t>
    </w:r>
    <w:r>
      <w:t>G144A12 polyFORTH Supplement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42270" w14:textId="77777777" w:rsidR="00DC773F" w:rsidRDefault="00DC773F" w:rsidP="007B0E31">
    <w:pPr>
      <w:pStyle w:val="Header"/>
      <w:jc w:val="right"/>
    </w:pPr>
    <w:r w:rsidRPr="007B0E31">
      <w:t>DB006 G144A12 polyFORTH Supplement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62C5D" w14:textId="77777777" w:rsidR="00DC773F" w:rsidRPr="00D42F61" w:rsidRDefault="00DC773F" w:rsidP="00D42F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CB4959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38CAE6D6"/>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FFFFFFFE"/>
    <w:multiLevelType w:val="singleLevel"/>
    <w:tmpl w:val="826012D2"/>
    <w:lvl w:ilvl="0">
      <w:numFmt w:val="bullet"/>
      <w:lvlText w:val="*"/>
      <w:lvlJc w:val="left"/>
    </w:lvl>
  </w:abstractNum>
  <w:abstractNum w:abstractNumId="3" w15:restartNumberingAfterBreak="0">
    <w:nsid w:val="09703D1C"/>
    <w:multiLevelType w:val="hybridMultilevel"/>
    <w:tmpl w:val="323A4FD4"/>
    <w:lvl w:ilvl="0" w:tplc="F714731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681643"/>
    <w:multiLevelType w:val="hybridMultilevel"/>
    <w:tmpl w:val="ECC26B7A"/>
    <w:lvl w:ilvl="0" w:tplc="F714731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8478C"/>
    <w:multiLevelType w:val="hybridMultilevel"/>
    <w:tmpl w:val="71F8ABAA"/>
    <w:lvl w:ilvl="0" w:tplc="826012D2">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1F6E2D"/>
    <w:multiLevelType w:val="hybridMultilevel"/>
    <w:tmpl w:val="EDD8209A"/>
    <w:lvl w:ilvl="0" w:tplc="F71473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EA4588"/>
    <w:multiLevelType w:val="hybridMultilevel"/>
    <w:tmpl w:val="8FECE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915274"/>
    <w:multiLevelType w:val="hybridMultilevel"/>
    <w:tmpl w:val="068443FE"/>
    <w:lvl w:ilvl="0" w:tplc="F71473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8737FE"/>
    <w:multiLevelType w:val="hybridMultilevel"/>
    <w:tmpl w:val="9A2E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D9096B"/>
    <w:multiLevelType w:val="hybridMultilevel"/>
    <w:tmpl w:val="9C0A9A5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173718"/>
    <w:multiLevelType w:val="hybridMultilevel"/>
    <w:tmpl w:val="315C0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2D205C"/>
    <w:multiLevelType w:val="hybridMultilevel"/>
    <w:tmpl w:val="59EC4230"/>
    <w:lvl w:ilvl="0" w:tplc="9768DD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BB07D2"/>
    <w:multiLevelType w:val="hybridMultilevel"/>
    <w:tmpl w:val="499A2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0C6DFE"/>
    <w:multiLevelType w:val="hybridMultilevel"/>
    <w:tmpl w:val="D31E9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1659DA"/>
    <w:multiLevelType w:val="hybridMultilevel"/>
    <w:tmpl w:val="21E82E96"/>
    <w:lvl w:ilvl="0" w:tplc="F714731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344613"/>
    <w:multiLevelType w:val="hybridMultilevel"/>
    <w:tmpl w:val="FEA8F6B6"/>
    <w:lvl w:ilvl="0" w:tplc="9FF645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F3C40"/>
    <w:multiLevelType w:val="hybridMultilevel"/>
    <w:tmpl w:val="2EA614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CA5"/>
    <w:multiLevelType w:val="hybridMultilevel"/>
    <w:tmpl w:val="FC8E90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ABF4CAF"/>
    <w:multiLevelType w:val="hybridMultilevel"/>
    <w:tmpl w:val="4B92A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AC65E1"/>
    <w:multiLevelType w:val="hybridMultilevel"/>
    <w:tmpl w:val="8C10B3D2"/>
    <w:lvl w:ilvl="0" w:tplc="4CBA009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1" w15:restartNumberingAfterBreak="0">
    <w:nsid w:val="50C56C1B"/>
    <w:multiLevelType w:val="hybridMultilevel"/>
    <w:tmpl w:val="1C821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B35310"/>
    <w:multiLevelType w:val="hybridMultilevel"/>
    <w:tmpl w:val="BDCA8168"/>
    <w:lvl w:ilvl="0" w:tplc="04090001">
      <w:start w:val="1"/>
      <w:numFmt w:val="bullet"/>
      <w:lvlText w:val=""/>
      <w:lvlJc w:val="left"/>
      <w:pPr>
        <w:ind w:left="815" w:hanging="360"/>
      </w:pPr>
      <w:rPr>
        <w:rFonts w:ascii="Symbol" w:hAnsi="Symbol" w:hint="default"/>
      </w:rPr>
    </w:lvl>
    <w:lvl w:ilvl="1" w:tplc="04090003" w:tentative="1">
      <w:start w:val="1"/>
      <w:numFmt w:val="bullet"/>
      <w:lvlText w:val="o"/>
      <w:lvlJc w:val="left"/>
      <w:pPr>
        <w:ind w:left="1535" w:hanging="360"/>
      </w:pPr>
      <w:rPr>
        <w:rFonts w:ascii="Courier New" w:hAnsi="Courier New" w:cs="Courier New" w:hint="default"/>
      </w:rPr>
    </w:lvl>
    <w:lvl w:ilvl="2" w:tplc="04090005" w:tentative="1">
      <w:start w:val="1"/>
      <w:numFmt w:val="bullet"/>
      <w:lvlText w:val=""/>
      <w:lvlJc w:val="left"/>
      <w:pPr>
        <w:ind w:left="2255" w:hanging="360"/>
      </w:pPr>
      <w:rPr>
        <w:rFonts w:ascii="Wingdings" w:hAnsi="Wingdings" w:hint="default"/>
      </w:rPr>
    </w:lvl>
    <w:lvl w:ilvl="3" w:tplc="04090001" w:tentative="1">
      <w:start w:val="1"/>
      <w:numFmt w:val="bullet"/>
      <w:lvlText w:val=""/>
      <w:lvlJc w:val="left"/>
      <w:pPr>
        <w:ind w:left="2975" w:hanging="360"/>
      </w:pPr>
      <w:rPr>
        <w:rFonts w:ascii="Symbol" w:hAnsi="Symbol" w:hint="default"/>
      </w:rPr>
    </w:lvl>
    <w:lvl w:ilvl="4" w:tplc="04090003" w:tentative="1">
      <w:start w:val="1"/>
      <w:numFmt w:val="bullet"/>
      <w:lvlText w:val="o"/>
      <w:lvlJc w:val="left"/>
      <w:pPr>
        <w:ind w:left="3695" w:hanging="360"/>
      </w:pPr>
      <w:rPr>
        <w:rFonts w:ascii="Courier New" w:hAnsi="Courier New" w:cs="Courier New" w:hint="default"/>
      </w:rPr>
    </w:lvl>
    <w:lvl w:ilvl="5" w:tplc="04090005" w:tentative="1">
      <w:start w:val="1"/>
      <w:numFmt w:val="bullet"/>
      <w:lvlText w:val=""/>
      <w:lvlJc w:val="left"/>
      <w:pPr>
        <w:ind w:left="4415" w:hanging="360"/>
      </w:pPr>
      <w:rPr>
        <w:rFonts w:ascii="Wingdings" w:hAnsi="Wingdings" w:hint="default"/>
      </w:rPr>
    </w:lvl>
    <w:lvl w:ilvl="6" w:tplc="04090001" w:tentative="1">
      <w:start w:val="1"/>
      <w:numFmt w:val="bullet"/>
      <w:lvlText w:val=""/>
      <w:lvlJc w:val="left"/>
      <w:pPr>
        <w:ind w:left="5135" w:hanging="360"/>
      </w:pPr>
      <w:rPr>
        <w:rFonts w:ascii="Symbol" w:hAnsi="Symbol" w:hint="default"/>
      </w:rPr>
    </w:lvl>
    <w:lvl w:ilvl="7" w:tplc="04090003" w:tentative="1">
      <w:start w:val="1"/>
      <w:numFmt w:val="bullet"/>
      <w:lvlText w:val="o"/>
      <w:lvlJc w:val="left"/>
      <w:pPr>
        <w:ind w:left="5855" w:hanging="360"/>
      </w:pPr>
      <w:rPr>
        <w:rFonts w:ascii="Courier New" w:hAnsi="Courier New" w:cs="Courier New" w:hint="default"/>
      </w:rPr>
    </w:lvl>
    <w:lvl w:ilvl="8" w:tplc="04090005" w:tentative="1">
      <w:start w:val="1"/>
      <w:numFmt w:val="bullet"/>
      <w:lvlText w:val=""/>
      <w:lvlJc w:val="left"/>
      <w:pPr>
        <w:ind w:left="6575" w:hanging="360"/>
      </w:pPr>
      <w:rPr>
        <w:rFonts w:ascii="Wingdings" w:hAnsi="Wingdings" w:hint="default"/>
      </w:rPr>
    </w:lvl>
  </w:abstractNum>
  <w:abstractNum w:abstractNumId="23" w15:restartNumberingAfterBreak="0">
    <w:nsid w:val="53360406"/>
    <w:multiLevelType w:val="hybridMultilevel"/>
    <w:tmpl w:val="D1183AC0"/>
    <w:lvl w:ilvl="0" w:tplc="69229F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17403C"/>
    <w:multiLevelType w:val="hybridMultilevel"/>
    <w:tmpl w:val="35CAD688"/>
    <w:lvl w:ilvl="0" w:tplc="B41636A8">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B97630"/>
    <w:multiLevelType w:val="hybridMultilevel"/>
    <w:tmpl w:val="89AAA4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D7325B"/>
    <w:multiLevelType w:val="hybridMultilevel"/>
    <w:tmpl w:val="86028AE6"/>
    <w:lvl w:ilvl="0" w:tplc="FDF2D5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8A6B4A"/>
    <w:multiLevelType w:val="hybridMultilevel"/>
    <w:tmpl w:val="6E366F5E"/>
    <w:lvl w:ilvl="0" w:tplc="F8B2628E">
      <w:start w:val="1"/>
      <w:numFmt w:val="decimal"/>
      <w:lvlText w:val="%1"/>
      <w:lvlJc w:val="left"/>
      <w:pPr>
        <w:ind w:left="1800" w:hanging="10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08B746F"/>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1333775"/>
    <w:multiLevelType w:val="hybridMultilevel"/>
    <w:tmpl w:val="81E6F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55105F"/>
    <w:multiLevelType w:val="hybridMultilevel"/>
    <w:tmpl w:val="A11E7F7A"/>
    <w:lvl w:ilvl="0" w:tplc="DA58134C">
      <w:numFmt w:val="bullet"/>
      <w:lvlText w:val="—"/>
      <w:lvlJc w:val="left"/>
      <w:pPr>
        <w:ind w:left="720" w:hanging="360"/>
      </w:pPr>
      <w:rPr>
        <w:rFonts w:ascii="Calibri" w:eastAsia="Times New Roman"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7C08A8"/>
    <w:multiLevelType w:val="hybridMultilevel"/>
    <w:tmpl w:val="8B5A62C6"/>
    <w:lvl w:ilvl="0" w:tplc="CFD24C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807B86"/>
    <w:multiLevelType w:val="hybridMultilevel"/>
    <w:tmpl w:val="FAE027A2"/>
    <w:lvl w:ilvl="0" w:tplc="347E35F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CE0235F"/>
    <w:multiLevelType w:val="hybridMultilevel"/>
    <w:tmpl w:val="513AA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EE272B"/>
    <w:multiLevelType w:val="hybridMultilevel"/>
    <w:tmpl w:val="8FD0B798"/>
    <w:lvl w:ilvl="0" w:tplc="56FA3C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535937"/>
    <w:multiLevelType w:val="hybridMultilevel"/>
    <w:tmpl w:val="C7EC3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6920F8"/>
    <w:multiLevelType w:val="hybridMultilevel"/>
    <w:tmpl w:val="04B86674"/>
    <w:lvl w:ilvl="0" w:tplc="FD44A40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B23922"/>
    <w:multiLevelType w:val="hybridMultilevel"/>
    <w:tmpl w:val="DE9CA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C9368E"/>
    <w:multiLevelType w:val="hybridMultilevel"/>
    <w:tmpl w:val="E57C6B7C"/>
    <w:lvl w:ilvl="0" w:tplc="0AD616A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num w:numId="1" w16cid:durableId="576941393">
    <w:abstractNumId w:val="1"/>
  </w:num>
  <w:num w:numId="2" w16cid:durableId="1727609155">
    <w:abstractNumId w:val="9"/>
  </w:num>
  <w:num w:numId="3" w16cid:durableId="1534228826">
    <w:abstractNumId w:val="2"/>
    <w:lvlOverride w:ilvl="0">
      <w:lvl w:ilvl="0">
        <w:start w:val="1"/>
        <w:numFmt w:val="bullet"/>
        <w:lvlText w:val=""/>
        <w:legacy w:legacy="1" w:legacySpace="0" w:legacyIndent="288"/>
        <w:lvlJc w:val="left"/>
        <w:pPr>
          <w:ind w:left="648" w:hanging="288"/>
        </w:pPr>
        <w:rPr>
          <w:rFonts w:ascii="Symbol" w:hAnsi="Symbol" w:hint="default"/>
          <w:sz w:val="20"/>
        </w:rPr>
      </w:lvl>
    </w:lvlOverride>
  </w:num>
  <w:num w:numId="4" w16cid:durableId="893199809">
    <w:abstractNumId w:val="5"/>
  </w:num>
  <w:num w:numId="5" w16cid:durableId="1385177668">
    <w:abstractNumId w:val="24"/>
  </w:num>
  <w:num w:numId="6" w16cid:durableId="892352712">
    <w:abstractNumId w:val="30"/>
  </w:num>
  <w:num w:numId="7" w16cid:durableId="286469115">
    <w:abstractNumId w:val="38"/>
  </w:num>
  <w:num w:numId="8" w16cid:durableId="539131567">
    <w:abstractNumId w:val="20"/>
  </w:num>
  <w:num w:numId="9" w16cid:durableId="1019501034">
    <w:abstractNumId w:val="27"/>
  </w:num>
  <w:num w:numId="10" w16cid:durableId="220792112">
    <w:abstractNumId w:val="19"/>
  </w:num>
  <w:num w:numId="11" w16cid:durableId="2106463365">
    <w:abstractNumId w:val="23"/>
  </w:num>
  <w:num w:numId="12" w16cid:durableId="91125825">
    <w:abstractNumId w:val="34"/>
  </w:num>
  <w:num w:numId="13" w16cid:durableId="138544550">
    <w:abstractNumId w:val="31"/>
  </w:num>
  <w:num w:numId="14" w16cid:durableId="580137877">
    <w:abstractNumId w:val="25"/>
  </w:num>
  <w:num w:numId="15" w16cid:durableId="534123166">
    <w:abstractNumId w:val="13"/>
  </w:num>
  <w:num w:numId="16" w16cid:durableId="887494172">
    <w:abstractNumId w:val="26"/>
  </w:num>
  <w:num w:numId="17" w16cid:durableId="1141995696">
    <w:abstractNumId w:val="18"/>
  </w:num>
  <w:num w:numId="18" w16cid:durableId="1750806017">
    <w:abstractNumId w:val="28"/>
  </w:num>
  <w:num w:numId="19" w16cid:durableId="1814171612">
    <w:abstractNumId w:val="10"/>
  </w:num>
  <w:num w:numId="20" w16cid:durableId="662051558">
    <w:abstractNumId w:val="29"/>
  </w:num>
  <w:num w:numId="21" w16cid:durableId="1292831371">
    <w:abstractNumId w:val="0"/>
  </w:num>
  <w:num w:numId="22" w16cid:durableId="1034160949">
    <w:abstractNumId w:val="22"/>
  </w:num>
  <w:num w:numId="23" w16cid:durableId="25376418">
    <w:abstractNumId w:val="37"/>
  </w:num>
  <w:num w:numId="24" w16cid:durableId="2114326224">
    <w:abstractNumId w:val="7"/>
  </w:num>
  <w:num w:numId="25" w16cid:durableId="348799736">
    <w:abstractNumId w:val="21"/>
  </w:num>
  <w:num w:numId="26" w16cid:durableId="1261597667">
    <w:abstractNumId w:val="32"/>
  </w:num>
  <w:num w:numId="27" w16cid:durableId="497692719">
    <w:abstractNumId w:val="35"/>
  </w:num>
  <w:num w:numId="28" w16cid:durableId="677774770">
    <w:abstractNumId w:val="6"/>
  </w:num>
  <w:num w:numId="29" w16cid:durableId="955603600">
    <w:abstractNumId w:val="8"/>
  </w:num>
  <w:num w:numId="30" w16cid:durableId="1909220993">
    <w:abstractNumId w:val="3"/>
  </w:num>
  <w:num w:numId="31" w16cid:durableId="958990304">
    <w:abstractNumId w:val="17"/>
  </w:num>
  <w:num w:numId="32" w16cid:durableId="1009523176">
    <w:abstractNumId w:val="33"/>
  </w:num>
  <w:num w:numId="33" w16cid:durableId="543179303">
    <w:abstractNumId w:val="11"/>
  </w:num>
  <w:num w:numId="34" w16cid:durableId="499976936">
    <w:abstractNumId w:val="36"/>
  </w:num>
  <w:num w:numId="35" w16cid:durableId="1183860260">
    <w:abstractNumId w:val="15"/>
  </w:num>
  <w:num w:numId="36" w16cid:durableId="63380357">
    <w:abstractNumId w:val="4"/>
  </w:num>
  <w:num w:numId="37" w16cid:durableId="677391739">
    <w:abstractNumId w:val="16"/>
  </w:num>
  <w:num w:numId="38" w16cid:durableId="81076608">
    <w:abstractNumId w:val="14"/>
  </w:num>
  <w:num w:numId="39" w16cid:durableId="1801149910">
    <w:abstractNumId w:val="12"/>
  </w:num>
  <w:num w:numId="40" w16cid:durableId="15903127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reg Bailey">
    <w15:presenceInfo w15:providerId="Windows Live" w15:userId="a456a5bae8b0a4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25"/>
  <w:mirrorMargins/>
  <w:proofState w:grammar="clean"/>
  <w:attachedTemplate r:id="rId1"/>
  <w:trackRevisions/>
  <w:defaultTabStop w:val="720"/>
  <w:evenAndOddHeader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F61"/>
    <w:rsid w:val="0000225B"/>
    <w:rsid w:val="00010A02"/>
    <w:rsid w:val="000126EE"/>
    <w:rsid w:val="000130F6"/>
    <w:rsid w:val="00013F81"/>
    <w:rsid w:val="00016E15"/>
    <w:rsid w:val="00016F07"/>
    <w:rsid w:val="0001794E"/>
    <w:rsid w:val="00021E1E"/>
    <w:rsid w:val="00024DDB"/>
    <w:rsid w:val="00031A6A"/>
    <w:rsid w:val="00037E9E"/>
    <w:rsid w:val="000507BF"/>
    <w:rsid w:val="000526BC"/>
    <w:rsid w:val="00052DA6"/>
    <w:rsid w:val="000540ED"/>
    <w:rsid w:val="0005678C"/>
    <w:rsid w:val="000621B6"/>
    <w:rsid w:val="0007653C"/>
    <w:rsid w:val="00090537"/>
    <w:rsid w:val="00091EC1"/>
    <w:rsid w:val="00093B5C"/>
    <w:rsid w:val="000956DE"/>
    <w:rsid w:val="00097AC8"/>
    <w:rsid w:val="000A02A3"/>
    <w:rsid w:val="000A0FA8"/>
    <w:rsid w:val="000A6284"/>
    <w:rsid w:val="000A6F07"/>
    <w:rsid w:val="000B0AB0"/>
    <w:rsid w:val="000B22EC"/>
    <w:rsid w:val="000B4629"/>
    <w:rsid w:val="000B51E7"/>
    <w:rsid w:val="000B5B3E"/>
    <w:rsid w:val="000B5DE2"/>
    <w:rsid w:val="000B6976"/>
    <w:rsid w:val="000C44AB"/>
    <w:rsid w:val="000C7625"/>
    <w:rsid w:val="000D0EC8"/>
    <w:rsid w:val="000D1408"/>
    <w:rsid w:val="000D1D54"/>
    <w:rsid w:val="000D2ACE"/>
    <w:rsid w:val="000D2EFF"/>
    <w:rsid w:val="000D3167"/>
    <w:rsid w:val="000D603C"/>
    <w:rsid w:val="000D6B4E"/>
    <w:rsid w:val="000E1740"/>
    <w:rsid w:val="000E408B"/>
    <w:rsid w:val="000E58B3"/>
    <w:rsid w:val="000E7417"/>
    <w:rsid w:val="000F42EA"/>
    <w:rsid w:val="000F4C2F"/>
    <w:rsid w:val="000F57DE"/>
    <w:rsid w:val="000F597B"/>
    <w:rsid w:val="001072B6"/>
    <w:rsid w:val="00113F1C"/>
    <w:rsid w:val="001170A7"/>
    <w:rsid w:val="0012050D"/>
    <w:rsid w:val="00121352"/>
    <w:rsid w:val="00130F25"/>
    <w:rsid w:val="00131FA4"/>
    <w:rsid w:val="001328E3"/>
    <w:rsid w:val="001439F6"/>
    <w:rsid w:val="00144D70"/>
    <w:rsid w:val="00150F59"/>
    <w:rsid w:val="0015208E"/>
    <w:rsid w:val="00154A3A"/>
    <w:rsid w:val="00155C95"/>
    <w:rsid w:val="001572EF"/>
    <w:rsid w:val="001577B9"/>
    <w:rsid w:val="0016006F"/>
    <w:rsid w:val="00165894"/>
    <w:rsid w:val="001705A8"/>
    <w:rsid w:val="001718E9"/>
    <w:rsid w:val="001814BC"/>
    <w:rsid w:val="00181FAC"/>
    <w:rsid w:val="001820CB"/>
    <w:rsid w:val="00184E27"/>
    <w:rsid w:val="00186E4C"/>
    <w:rsid w:val="00187429"/>
    <w:rsid w:val="00190082"/>
    <w:rsid w:val="001956D0"/>
    <w:rsid w:val="00196968"/>
    <w:rsid w:val="00196EB2"/>
    <w:rsid w:val="001A2123"/>
    <w:rsid w:val="001A230B"/>
    <w:rsid w:val="001A52EB"/>
    <w:rsid w:val="001A5FBB"/>
    <w:rsid w:val="001B2B0B"/>
    <w:rsid w:val="001B3606"/>
    <w:rsid w:val="001B7A82"/>
    <w:rsid w:val="001C2D48"/>
    <w:rsid w:val="001C3C47"/>
    <w:rsid w:val="001C4684"/>
    <w:rsid w:val="001C57B6"/>
    <w:rsid w:val="001D31C0"/>
    <w:rsid w:val="001D3878"/>
    <w:rsid w:val="001D40D2"/>
    <w:rsid w:val="001D4CB8"/>
    <w:rsid w:val="001D5B12"/>
    <w:rsid w:val="001D5D06"/>
    <w:rsid w:val="001D64E1"/>
    <w:rsid w:val="001F11D9"/>
    <w:rsid w:val="001F318E"/>
    <w:rsid w:val="001F61CB"/>
    <w:rsid w:val="001F6612"/>
    <w:rsid w:val="00200D20"/>
    <w:rsid w:val="00210E4A"/>
    <w:rsid w:val="00214304"/>
    <w:rsid w:val="00214A37"/>
    <w:rsid w:val="002179FF"/>
    <w:rsid w:val="00223DF7"/>
    <w:rsid w:val="00226C9C"/>
    <w:rsid w:val="00235216"/>
    <w:rsid w:val="00236BFC"/>
    <w:rsid w:val="0024288F"/>
    <w:rsid w:val="00245548"/>
    <w:rsid w:val="00247869"/>
    <w:rsid w:val="00255914"/>
    <w:rsid w:val="00256E8E"/>
    <w:rsid w:val="00264596"/>
    <w:rsid w:val="002657CB"/>
    <w:rsid w:val="002673BA"/>
    <w:rsid w:val="002678FD"/>
    <w:rsid w:val="00277B15"/>
    <w:rsid w:val="00277E30"/>
    <w:rsid w:val="00280AB5"/>
    <w:rsid w:val="00281B42"/>
    <w:rsid w:val="00281F20"/>
    <w:rsid w:val="0028348C"/>
    <w:rsid w:val="00284210"/>
    <w:rsid w:val="002855F0"/>
    <w:rsid w:val="00286E17"/>
    <w:rsid w:val="00294F9E"/>
    <w:rsid w:val="002A7410"/>
    <w:rsid w:val="002A7844"/>
    <w:rsid w:val="002B7BF1"/>
    <w:rsid w:val="002B7E9D"/>
    <w:rsid w:val="002C447E"/>
    <w:rsid w:val="002C5023"/>
    <w:rsid w:val="002C56C0"/>
    <w:rsid w:val="002D1178"/>
    <w:rsid w:val="002D12A7"/>
    <w:rsid w:val="002D1827"/>
    <w:rsid w:val="002D24B2"/>
    <w:rsid w:val="002E19B5"/>
    <w:rsid w:val="002E201F"/>
    <w:rsid w:val="002E38CA"/>
    <w:rsid w:val="002F2F12"/>
    <w:rsid w:val="002F3C3F"/>
    <w:rsid w:val="002F7762"/>
    <w:rsid w:val="003044F8"/>
    <w:rsid w:val="0030521F"/>
    <w:rsid w:val="003057A0"/>
    <w:rsid w:val="003063B1"/>
    <w:rsid w:val="00306602"/>
    <w:rsid w:val="00320BA5"/>
    <w:rsid w:val="00321B80"/>
    <w:rsid w:val="00323002"/>
    <w:rsid w:val="003259C3"/>
    <w:rsid w:val="003269B9"/>
    <w:rsid w:val="00341024"/>
    <w:rsid w:val="003419BD"/>
    <w:rsid w:val="00341AC6"/>
    <w:rsid w:val="00345AA6"/>
    <w:rsid w:val="00346EA0"/>
    <w:rsid w:val="00350C65"/>
    <w:rsid w:val="00356F78"/>
    <w:rsid w:val="00357727"/>
    <w:rsid w:val="003578E5"/>
    <w:rsid w:val="0036095D"/>
    <w:rsid w:val="00360E7A"/>
    <w:rsid w:val="00361027"/>
    <w:rsid w:val="003610D1"/>
    <w:rsid w:val="00361B13"/>
    <w:rsid w:val="00362638"/>
    <w:rsid w:val="00362EEA"/>
    <w:rsid w:val="00370330"/>
    <w:rsid w:val="00370FA6"/>
    <w:rsid w:val="00371496"/>
    <w:rsid w:val="00375D01"/>
    <w:rsid w:val="00380E19"/>
    <w:rsid w:val="003830DF"/>
    <w:rsid w:val="00384BC9"/>
    <w:rsid w:val="003863B0"/>
    <w:rsid w:val="003879AD"/>
    <w:rsid w:val="003904C5"/>
    <w:rsid w:val="00391200"/>
    <w:rsid w:val="00392439"/>
    <w:rsid w:val="00393758"/>
    <w:rsid w:val="00396F78"/>
    <w:rsid w:val="00397374"/>
    <w:rsid w:val="00397EB5"/>
    <w:rsid w:val="003A4247"/>
    <w:rsid w:val="003A53CC"/>
    <w:rsid w:val="003B7484"/>
    <w:rsid w:val="003B7734"/>
    <w:rsid w:val="003C57D6"/>
    <w:rsid w:val="003C65E2"/>
    <w:rsid w:val="003C6E5E"/>
    <w:rsid w:val="003C6ED0"/>
    <w:rsid w:val="003D501D"/>
    <w:rsid w:val="003D56AE"/>
    <w:rsid w:val="003E07D0"/>
    <w:rsid w:val="003E7402"/>
    <w:rsid w:val="003E75DB"/>
    <w:rsid w:val="003F3DFD"/>
    <w:rsid w:val="003F54D3"/>
    <w:rsid w:val="00401433"/>
    <w:rsid w:val="00407CF5"/>
    <w:rsid w:val="004105FA"/>
    <w:rsid w:val="00414694"/>
    <w:rsid w:val="00417293"/>
    <w:rsid w:val="00417B1E"/>
    <w:rsid w:val="0042199A"/>
    <w:rsid w:val="0042380D"/>
    <w:rsid w:val="00424BE2"/>
    <w:rsid w:val="00425F35"/>
    <w:rsid w:val="00430ADE"/>
    <w:rsid w:val="00432CBC"/>
    <w:rsid w:val="0043400F"/>
    <w:rsid w:val="0043511A"/>
    <w:rsid w:val="00435A2D"/>
    <w:rsid w:val="004369E5"/>
    <w:rsid w:val="004370BE"/>
    <w:rsid w:val="00441F30"/>
    <w:rsid w:val="00443A3D"/>
    <w:rsid w:val="00444371"/>
    <w:rsid w:val="00446612"/>
    <w:rsid w:val="004473A0"/>
    <w:rsid w:val="00450D74"/>
    <w:rsid w:val="00451C9C"/>
    <w:rsid w:val="0045565A"/>
    <w:rsid w:val="004573D9"/>
    <w:rsid w:val="0045768D"/>
    <w:rsid w:val="00462649"/>
    <w:rsid w:val="00467B1C"/>
    <w:rsid w:val="00471BC1"/>
    <w:rsid w:val="004720B1"/>
    <w:rsid w:val="00472C95"/>
    <w:rsid w:val="00473FBF"/>
    <w:rsid w:val="00474A84"/>
    <w:rsid w:val="004753E0"/>
    <w:rsid w:val="004808D6"/>
    <w:rsid w:val="00481372"/>
    <w:rsid w:val="0048302C"/>
    <w:rsid w:val="004831BA"/>
    <w:rsid w:val="00485750"/>
    <w:rsid w:val="004901CC"/>
    <w:rsid w:val="00493CE8"/>
    <w:rsid w:val="00496D87"/>
    <w:rsid w:val="004A360C"/>
    <w:rsid w:val="004B0427"/>
    <w:rsid w:val="004B3A0D"/>
    <w:rsid w:val="004B4826"/>
    <w:rsid w:val="004B7AF2"/>
    <w:rsid w:val="004C055A"/>
    <w:rsid w:val="004C5495"/>
    <w:rsid w:val="004C5DF2"/>
    <w:rsid w:val="004C7E9D"/>
    <w:rsid w:val="004D0D20"/>
    <w:rsid w:val="004D11EF"/>
    <w:rsid w:val="004D2913"/>
    <w:rsid w:val="004D4336"/>
    <w:rsid w:val="004D4DAE"/>
    <w:rsid w:val="004E2628"/>
    <w:rsid w:val="004E5016"/>
    <w:rsid w:val="004F13B7"/>
    <w:rsid w:val="004F2068"/>
    <w:rsid w:val="004F298D"/>
    <w:rsid w:val="004F3E49"/>
    <w:rsid w:val="004F42E3"/>
    <w:rsid w:val="00505C7B"/>
    <w:rsid w:val="0051062F"/>
    <w:rsid w:val="00514012"/>
    <w:rsid w:val="00524674"/>
    <w:rsid w:val="00525B24"/>
    <w:rsid w:val="00527E94"/>
    <w:rsid w:val="005373C5"/>
    <w:rsid w:val="00545CE7"/>
    <w:rsid w:val="005464C3"/>
    <w:rsid w:val="00547CDE"/>
    <w:rsid w:val="00550399"/>
    <w:rsid w:val="0055064B"/>
    <w:rsid w:val="0055102D"/>
    <w:rsid w:val="00554211"/>
    <w:rsid w:val="0055722F"/>
    <w:rsid w:val="005574BF"/>
    <w:rsid w:val="00560CBD"/>
    <w:rsid w:val="00565A07"/>
    <w:rsid w:val="00572AB7"/>
    <w:rsid w:val="00572D98"/>
    <w:rsid w:val="005737B1"/>
    <w:rsid w:val="0057737A"/>
    <w:rsid w:val="0058233E"/>
    <w:rsid w:val="00583D3E"/>
    <w:rsid w:val="005843C0"/>
    <w:rsid w:val="005845B1"/>
    <w:rsid w:val="005849DF"/>
    <w:rsid w:val="00586B2E"/>
    <w:rsid w:val="00586B6F"/>
    <w:rsid w:val="0059087A"/>
    <w:rsid w:val="005A1441"/>
    <w:rsid w:val="005A29C6"/>
    <w:rsid w:val="005A586A"/>
    <w:rsid w:val="005A6585"/>
    <w:rsid w:val="005B2987"/>
    <w:rsid w:val="005B641E"/>
    <w:rsid w:val="005B6F37"/>
    <w:rsid w:val="005B71E0"/>
    <w:rsid w:val="005C3142"/>
    <w:rsid w:val="005C56C6"/>
    <w:rsid w:val="005C7E6C"/>
    <w:rsid w:val="005C7EA7"/>
    <w:rsid w:val="005D0E09"/>
    <w:rsid w:val="005D2620"/>
    <w:rsid w:val="005D4ADF"/>
    <w:rsid w:val="005D6DC9"/>
    <w:rsid w:val="005E224D"/>
    <w:rsid w:val="005E39B5"/>
    <w:rsid w:val="005E5C33"/>
    <w:rsid w:val="005F30CB"/>
    <w:rsid w:val="005F4D41"/>
    <w:rsid w:val="005F5830"/>
    <w:rsid w:val="005F58C7"/>
    <w:rsid w:val="00600188"/>
    <w:rsid w:val="00602187"/>
    <w:rsid w:val="006043B3"/>
    <w:rsid w:val="00612084"/>
    <w:rsid w:val="00622CC0"/>
    <w:rsid w:val="0062310F"/>
    <w:rsid w:val="006251A7"/>
    <w:rsid w:val="006254DF"/>
    <w:rsid w:val="00630ABD"/>
    <w:rsid w:val="00630C7B"/>
    <w:rsid w:val="00633F7F"/>
    <w:rsid w:val="006343CD"/>
    <w:rsid w:val="00634B4A"/>
    <w:rsid w:val="006400DD"/>
    <w:rsid w:val="00651577"/>
    <w:rsid w:val="00653D98"/>
    <w:rsid w:val="00665F08"/>
    <w:rsid w:val="0066670B"/>
    <w:rsid w:val="0066695B"/>
    <w:rsid w:val="00666A7B"/>
    <w:rsid w:val="00675CCE"/>
    <w:rsid w:val="00685E4B"/>
    <w:rsid w:val="00692499"/>
    <w:rsid w:val="00692BA3"/>
    <w:rsid w:val="006942E5"/>
    <w:rsid w:val="006946AE"/>
    <w:rsid w:val="006961B7"/>
    <w:rsid w:val="0069624E"/>
    <w:rsid w:val="0069640D"/>
    <w:rsid w:val="006A3DD4"/>
    <w:rsid w:val="006A5ED4"/>
    <w:rsid w:val="006A6F9A"/>
    <w:rsid w:val="006B34CD"/>
    <w:rsid w:val="006B406E"/>
    <w:rsid w:val="006B53CD"/>
    <w:rsid w:val="006B5C1C"/>
    <w:rsid w:val="006B5EB8"/>
    <w:rsid w:val="006B647D"/>
    <w:rsid w:val="006C1252"/>
    <w:rsid w:val="006C5017"/>
    <w:rsid w:val="006E0CC9"/>
    <w:rsid w:val="006E1266"/>
    <w:rsid w:val="006E19F2"/>
    <w:rsid w:val="006E3286"/>
    <w:rsid w:val="006E425E"/>
    <w:rsid w:val="006F006E"/>
    <w:rsid w:val="006F31BB"/>
    <w:rsid w:val="006F4B55"/>
    <w:rsid w:val="006F61F9"/>
    <w:rsid w:val="006F6B4B"/>
    <w:rsid w:val="007025C1"/>
    <w:rsid w:val="00703DFF"/>
    <w:rsid w:val="0071089A"/>
    <w:rsid w:val="00710F24"/>
    <w:rsid w:val="007120AB"/>
    <w:rsid w:val="00712979"/>
    <w:rsid w:val="00714BD1"/>
    <w:rsid w:val="00715AB9"/>
    <w:rsid w:val="00722F71"/>
    <w:rsid w:val="007235C6"/>
    <w:rsid w:val="00726DDE"/>
    <w:rsid w:val="00731001"/>
    <w:rsid w:val="007331C2"/>
    <w:rsid w:val="00737AE9"/>
    <w:rsid w:val="00740700"/>
    <w:rsid w:val="00741A41"/>
    <w:rsid w:val="007432E5"/>
    <w:rsid w:val="00751475"/>
    <w:rsid w:val="007528FC"/>
    <w:rsid w:val="007613FF"/>
    <w:rsid w:val="00763775"/>
    <w:rsid w:val="00770122"/>
    <w:rsid w:val="007714CA"/>
    <w:rsid w:val="007719E0"/>
    <w:rsid w:val="00772863"/>
    <w:rsid w:val="007808D1"/>
    <w:rsid w:val="0078382F"/>
    <w:rsid w:val="00785952"/>
    <w:rsid w:val="007873D4"/>
    <w:rsid w:val="007917CF"/>
    <w:rsid w:val="00795059"/>
    <w:rsid w:val="007A4D02"/>
    <w:rsid w:val="007A778D"/>
    <w:rsid w:val="007B0E31"/>
    <w:rsid w:val="007B18D3"/>
    <w:rsid w:val="007B451D"/>
    <w:rsid w:val="007B500E"/>
    <w:rsid w:val="007B59DC"/>
    <w:rsid w:val="007B5C15"/>
    <w:rsid w:val="007B5F7F"/>
    <w:rsid w:val="007C41DC"/>
    <w:rsid w:val="007C4DC2"/>
    <w:rsid w:val="007C7E62"/>
    <w:rsid w:val="007D13A2"/>
    <w:rsid w:val="007D767E"/>
    <w:rsid w:val="007E08F8"/>
    <w:rsid w:val="007E0BD5"/>
    <w:rsid w:val="007E463D"/>
    <w:rsid w:val="007E600F"/>
    <w:rsid w:val="007E6939"/>
    <w:rsid w:val="007F2DC2"/>
    <w:rsid w:val="007F4934"/>
    <w:rsid w:val="007F6D13"/>
    <w:rsid w:val="00800CD7"/>
    <w:rsid w:val="00802B3A"/>
    <w:rsid w:val="00813DBC"/>
    <w:rsid w:val="0081460E"/>
    <w:rsid w:val="008164F9"/>
    <w:rsid w:val="008165B0"/>
    <w:rsid w:val="00817FEA"/>
    <w:rsid w:val="00820724"/>
    <w:rsid w:val="00823E30"/>
    <w:rsid w:val="00825B90"/>
    <w:rsid w:val="0082650E"/>
    <w:rsid w:val="00826CB8"/>
    <w:rsid w:val="00827069"/>
    <w:rsid w:val="0083059B"/>
    <w:rsid w:val="008317A9"/>
    <w:rsid w:val="00833E0D"/>
    <w:rsid w:val="00841180"/>
    <w:rsid w:val="0084208F"/>
    <w:rsid w:val="00846A50"/>
    <w:rsid w:val="008475D8"/>
    <w:rsid w:val="00850AD1"/>
    <w:rsid w:val="008515F9"/>
    <w:rsid w:val="008604D6"/>
    <w:rsid w:val="00860B3D"/>
    <w:rsid w:val="00860D6C"/>
    <w:rsid w:val="00862D51"/>
    <w:rsid w:val="00862D75"/>
    <w:rsid w:val="0086513B"/>
    <w:rsid w:val="008666F4"/>
    <w:rsid w:val="00867011"/>
    <w:rsid w:val="00870AB6"/>
    <w:rsid w:val="00872E13"/>
    <w:rsid w:val="00873FDD"/>
    <w:rsid w:val="008839EF"/>
    <w:rsid w:val="00884509"/>
    <w:rsid w:val="00884D60"/>
    <w:rsid w:val="008873EF"/>
    <w:rsid w:val="00887DE9"/>
    <w:rsid w:val="00891063"/>
    <w:rsid w:val="00893791"/>
    <w:rsid w:val="00894D8B"/>
    <w:rsid w:val="0089694C"/>
    <w:rsid w:val="00897570"/>
    <w:rsid w:val="008A3A3A"/>
    <w:rsid w:val="008A4352"/>
    <w:rsid w:val="008A57ED"/>
    <w:rsid w:val="008A5A14"/>
    <w:rsid w:val="008A6A3A"/>
    <w:rsid w:val="008A6D93"/>
    <w:rsid w:val="008B063B"/>
    <w:rsid w:val="008B0AEB"/>
    <w:rsid w:val="008B0BFC"/>
    <w:rsid w:val="008B2559"/>
    <w:rsid w:val="008B3AC7"/>
    <w:rsid w:val="008B3DE6"/>
    <w:rsid w:val="008B45AE"/>
    <w:rsid w:val="008B4837"/>
    <w:rsid w:val="008B616D"/>
    <w:rsid w:val="008B79F8"/>
    <w:rsid w:val="008C44D5"/>
    <w:rsid w:val="008D1B5B"/>
    <w:rsid w:val="008D39E8"/>
    <w:rsid w:val="008D5B95"/>
    <w:rsid w:val="008E20EA"/>
    <w:rsid w:val="008E2AA2"/>
    <w:rsid w:val="008E39E2"/>
    <w:rsid w:val="008E6DFF"/>
    <w:rsid w:val="00901250"/>
    <w:rsid w:val="00901362"/>
    <w:rsid w:val="009031FC"/>
    <w:rsid w:val="00903960"/>
    <w:rsid w:val="00906A8E"/>
    <w:rsid w:val="00910FA3"/>
    <w:rsid w:val="00916051"/>
    <w:rsid w:val="009178CE"/>
    <w:rsid w:val="0092217E"/>
    <w:rsid w:val="00924416"/>
    <w:rsid w:val="00924A8A"/>
    <w:rsid w:val="009258DE"/>
    <w:rsid w:val="009317FE"/>
    <w:rsid w:val="0093728D"/>
    <w:rsid w:val="00940579"/>
    <w:rsid w:val="00943144"/>
    <w:rsid w:val="009570FB"/>
    <w:rsid w:val="009624A1"/>
    <w:rsid w:val="0096670F"/>
    <w:rsid w:val="00967C8C"/>
    <w:rsid w:val="00971BF5"/>
    <w:rsid w:val="00972174"/>
    <w:rsid w:val="00972ED5"/>
    <w:rsid w:val="00975B02"/>
    <w:rsid w:val="009760E4"/>
    <w:rsid w:val="0097722A"/>
    <w:rsid w:val="0098254C"/>
    <w:rsid w:val="00983E95"/>
    <w:rsid w:val="009859B2"/>
    <w:rsid w:val="00986226"/>
    <w:rsid w:val="00986C74"/>
    <w:rsid w:val="00993864"/>
    <w:rsid w:val="009938BE"/>
    <w:rsid w:val="00994A6F"/>
    <w:rsid w:val="00995D68"/>
    <w:rsid w:val="009962C9"/>
    <w:rsid w:val="0099773A"/>
    <w:rsid w:val="009A21D3"/>
    <w:rsid w:val="009A3CD2"/>
    <w:rsid w:val="009A6B59"/>
    <w:rsid w:val="009B3AD5"/>
    <w:rsid w:val="009C285F"/>
    <w:rsid w:val="009C7B96"/>
    <w:rsid w:val="009C7D5F"/>
    <w:rsid w:val="009D1739"/>
    <w:rsid w:val="009D6E34"/>
    <w:rsid w:val="009D7450"/>
    <w:rsid w:val="009E64AD"/>
    <w:rsid w:val="009F59BC"/>
    <w:rsid w:val="009F5A31"/>
    <w:rsid w:val="009F6FFB"/>
    <w:rsid w:val="009F765E"/>
    <w:rsid w:val="009F7E89"/>
    <w:rsid w:val="00A02937"/>
    <w:rsid w:val="00A05835"/>
    <w:rsid w:val="00A07116"/>
    <w:rsid w:val="00A11BAE"/>
    <w:rsid w:val="00A132E5"/>
    <w:rsid w:val="00A15666"/>
    <w:rsid w:val="00A17A0E"/>
    <w:rsid w:val="00A25410"/>
    <w:rsid w:val="00A25BC0"/>
    <w:rsid w:val="00A25DBD"/>
    <w:rsid w:val="00A33FA9"/>
    <w:rsid w:val="00A34C51"/>
    <w:rsid w:val="00A36AFE"/>
    <w:rsid w:val="00A4035D"/>
    <w:rsid w:val="00A407EA"/>
    <w:rsid w:val="00A45ABB"/>
    <w:rsid w:val="00A45C07"/>
    <w:rsid w:val="00A47534"/>
    <w:rsid w:val="00A47542"/>
    <w:rsid w:val="00A47B79"/>
    <w:rsid w:val="00A5255D"/>
    <w:rsid w:val="00A5423B"/>
    <w:rsid w:val="00A56448"/>
    <w:rsid w:val="00A647B5"/>
    <w:rsid w:val="00A65E3C"/>
    <w:rsid w:val="00A66CE1"/>
    <w:rsid w:val="00A66EC4"/>
    <w:rsid w:val="00A671F5"/>
    <w:rsid w:val="00A731AC"/>
    <w:rsid w:val="00A74832"/>
    <w:rsid w:val="00A76F45"/>
    <w:rsid w:val="00A84360"/>
    <w:rsid w:val="00A901CA"/>
    <w:rsid w:val="00A91945"/>
    <w:rsid w:val="00A931A4"/>
    <w:rsid w:val="00A941FF"/>
    <w:rsid w:val="00A9548E"/>
    <w:rsid w:val="00A97C76"/>
    <w:rsid w:val="00AB02CB"/>
    <w:rsid w:val="00AB596F"/>
    <w:rsid w:val="00AC1E30"/>
    <w:rsid w:val="00AC3787"/>
    <w:rsid w:val="00AC4F2F"/>
    <w:rsid w:val="00AC7437"/>
    <w:rsid w:val="00AD24F9"/>
    <w:rsid w:val="00AD60F4"/>
    <w:rsid w:val="00AE2FC4"/>
    <w:rsid w:val="00AE7F6A"/>
    <w:rsid w:val="00AF054C"/>
    <w:rsid w:val="00AF3194"/>
    <w:rsid w:val="00AF420B"/>
    <w:rsid w:val="00AF6572"/>
    <w:rsid w:val="00B018B4"/>
    <w:rsid w:val="00B02025"/>
    <w:rsid w:val="00B029B8"/>
    <w:rsid w:val="00B02E0A"/>
    <w:rsid w:val="00B06385"/>
    <w:rsid w:val="00B11DCB"/>
    <w:rsid w:val="00B216B0"/>
    <w:rsid w:val="00B21A6D"/>
    <w:rsid w:val="00B23A8E"/>
    <w:rsid w:val="00B2547B"/>
    <w:rsid w:val="00B26477"/>
    <w:rsid w:val="00B26E64"/>
    <w:rsid w:val="00B30105"/>
    <w:rsid w:val="00B32E36"/>
    <w:rsid w:val="00B33BE8"/>
    <w:rsid w:val="00B35B1C"/>
    <w:rsid w:val="00B37D2F"/>
    <w:rsid w:val="00B40845"/>
    <w:rsid w:val="00B43447"/>
    <w:rsid w:val="00B46E20"/>
    <w:rsid w:val="00B52C55"/>
    <w:rsid w:val="00B53968"/>
    <w:rsid w:val="00B553E6"/>
    <w:rsid w:val="00B55877"/>
    <w:rsid w:val="00B562CD"/>
    <w:rsid w:val="00B57F31"/>
    <w:rsid w:val="00B636BB"/>
    <w:rsid w:val="00B65C85"/>
    <w:rsid w:val="00B665D5"/>
    <w:rsid w:val="00B667E6"/>
    <w:rsid w:val="00B66A77"/>
    <w:rsid w:val="00B72CB5"/>
    <w:rsid w:val="00B75C91"/>
    <w:rsid w:val="00B77443"/>
    <w:rsid w:val="00B8572C"/>
    <w:rsid w:val="00B85F92"/>
    <w:rsid w:val="00B90BAA"/>
    <w:rsid w:val="00B92548"/>
    <w:rsid w:val="00B943ED"/>
    <w:rsid w:val="00B96A6C"/>
    <w:rsid w:val="00BA1189"/>
    <w:rsid w:val="00BA3BF7"/>
    <w:rsid w:val="00BA7A3D"/>
    <w:rsid w:val="00BB4B55"/>
    <w:rsid w:val="00BB70AD"/>
    <w:rsid w:val="00BC08B6"/>
    <w:rsid w:val="00BC0FDA"/>
    <w:rsid w:val="00BC3008"/>
    <w:rsid w:val="00BC44D4"/>
    <w:rsid w:val="00BC4875"/>
    <w:rsid w:val="00BC592E"/>
    <w:rsid w:val="00BD5131"/>
    <w:rsid w:val="00BE078E"/>
    <w:rsid w:val="00BE21CE"/>
    <w:rsid w:val="00BE5690"/>
    <w:rsid w:val="00BE6231"/>
    <w:rsid w:val="00BF4126"/>
    <w:rsid w:val="00BF4410"/>
    <w:rsid w:val="00BF4725"/>
    <w:rsid w:val="00BF5A7F"/>
    <w:rsid w:val="00C00116"/>
    <w:rsid w:val="00C00464"/>
    <w:rsid w:val="00C01A7F"/>
    <w:rsid w:val="00C03CEE"/>
    <w:rsid w:val="00C0402E"/>
    <w:rsid w:val="00C105B9"/>
    <w:rsid w:val="00C11662"/>
    <w:rsid w:val="00C1213F"/>
    <w:rsid w:val="00C13367"/>
    <w:rsid w:val="00C14924"/>
    <w:rsid w:val="00C158CD"/>
    <w:rsid w:val="00C2167B"/>
    <w:rsid w:val="00C24ADA"/>
    <w:rsid w:val="00C2685C"/>
    <w:rsid w:val="00C26AB8"/>
    <w:rsid w:val="00C27FBE"/>
    <w:rsid w:val="00C340B9"/>
    <w:rsid w:val="00C34AE0"/>
    <w:rsid w:val="00C353DA"/>
    <w:rsid w:val="00C4127D"/>
    <w:rsid w:val="00C4210B"/>
    <w:rsid w:val="00C42E90"/>
    <w:rsid w:val="00C52E18"/>
    <w:rsid w:val="00C56EDB"/>
    <w:rsid w:val="00C63F80"/>
    <w:rsid w:val="00C65809"/>
    <w:rsid w:val="00C70290"/>
    <w:rsid w:val="00C721B3"/>
    <w:rsid w:val="00C73944"/>
    <w:rsid w:val="00C73B30"/>
    <w:rsid w:val="00C75B5C"/>
    <w:rsid w:val="00C80F7D"/>
    <w:rsid w:val="00C8201D"/>
    <w:rsid w:val="00C840BD"/>
    <w:rsid w:val="00C8758E"/>
    <w:rsid w:val="00C90336"/>
    <w:rsid w:val="00C90568"/>
    <w:rsid w:val="00C9485B"/>
    <w:rsid w:val="00C9586E"/>
    <w:rsid w:val="00C9735F"/>
    <w:rsid w:val="00CA0D84"/>
    <w:rsid w:val="00CA1873"/>
    <w:rsid w:val="00CA230A"/>
    <w:rsid w:val="00CA4DD4"/>
    <w:rsid w:val="00CA6D16"/>
    <w:rsid w:val="00CA7B24"/>
    <w:rsid w:val="00CB0A4B"/>
    <w:rsid w:val="00CB1707"/>
    <w:rsid w:val="00CB2ED2"/>
    <w:rsid w:val="00CC4813"/>
    <w:rsid w:val="00CC548B"/>
    <w:rsid w:val="00CC5781"/>
    <w:rsid w:val="00CC5D8F"/>
    <w:rsid w:val="00CC6FF3"/>
    <w:rsid w:val="00CD2829"/>
    <w:rsid w:val="00CD3905"/>
    <w:rsid w:val="00CD3CD2"/>
    <w:rsid w:val="00CF00BC"/>
    <w:rsid w:val="00CF38DF"/>
    <w:rsid w:val="00CF58EB"/>
    <w:rsid w:val="00CF7685"/>
    <w:rsid w:val="00D006F8"/>
    <w:rsid w:val="00D0460B"/>
    <w:rsid w:val="00D061AA"/>
    <w:rsid w:val="00D062CA"/>
    <w:rsid w:val="00D121D4"/>
    <w:rsid w:val="00D12E09"/>
    <w:rsid w:val="00D16091"/>
    <w:rsid w:val="00D21F92"/>
    <w:rsid w:val="00D30E0D"/>
    <w:rsid w:val="00D30FC5"/>
    <w:rsid w:val="00D338BC"/>
    <w:rsid w:val="00D33E10"/>
    <w:rsid w:val="00D3742C"/>
    <w:rsid w:val="00D37534"/>
    <w:rsid w:val="00D4228E"/>
    <w:rsid w:val="00D429B0"/>
    <w:rsid w:val="00D42EC5"/>
    <w:rsid w:val="00D42F61"/>
    <w:rsid w:val="00D45546"/>
    <w:rsid w:val="00D45C55"/>
    <w:rsid w:val="00D47554"/>
    <w:rsid w:val="00D5003B"/>
    <w:rsid w:val="00D508D7"/>
    <w:rsid w:val="00D50964"/>
    <w:rsid w:val="00D50E92"/>
    <w:rsid w:val="00D5562B"/>
    <w:rsid w:val="00D5684A"/>
    <w:rsid w:val="00D60B54"/>
    <w:rsid w:val="00D61A6B"/>
    <w:rsid w:val="00D65070"/>
    <w:rsid w:val="00D66E9B"/>
    <w:rsid w:val="00D7081C"/>
    <w:rsid w:val="00D70CDE"/>
    <w:rsid w:val="00D7426F"/>
    <w:rsid w:val="00D74885"/>
    <w:rsid w:val="00D7528E"/>
    <w:rsid w:val="00D76227"/>
    <w:rsid w:val="00D77B5A"/>
    <w:rsid w:val="00D82C07"/>
    <w:rsid w:val="00D82E44"/>
    <w:rsid w:val="00D83318"/>
    <w:rsid w:val="00D83763"/>
    <w:rsid w:val="00D85F21"/>
    <w:rsid w:val="00D867BE"/>
    <w:rsid w:val="00D86A25"/>
    <w:rsid w:val="00D86F9F"/>
    <w:rsid w:val="00D93A97"/>
    <w:rsid w:val="00DA37F2"/>
    <w:rsid w:val="00DA4740"/>
    <w:rsid w:val="00DA6A5C"/>
    <w:rsid w:val="00DB0547"/>
    <w:rsid w:val="00DB0904"/>
    <w:rsid w:val="00DB302A"/>
    <w:rsid w:val="00DB3DE5"/>
    <w:rsid w:val="00DB3ED8"/>
    <w:rsid w:val="00DB438A"/>
    <w:rsid w:val="00DC335F"/>
    <w:rsid w:val="00DC773F"/>
    <w:rsid w:val="00DD17B2"/>
    <w:rsid w:val="00DD24E7"/>
    <w:rsid w:val="00DE06C4"/>
    <w:rsid w:val="00DE2A6C"/>
    <w:rsid w:val="00DE310D"/>
    <w:rsid w:val="00DE351D"/>
    <w:rsid w:val="00DE4877"/>
    <w:rsid w:val="00DE5A3B"/>
    <w:rsid w:val="00DE65C8"/>
    <w:rsid w:val="00DE79FC"/>
    <w:rsid w:val="00DF0FCE"/>
    <w:rsid w:val="00DF12AE"/>
    <w:rsid w:val="00DF4D1F"/>
    <w:rsid w:val="00DF55B8"/>
    <w:rsid w:val="00E004AF"/>
    <w:rsid w:val="00E02D92"/>
    <w:rsid w:val="00E03961"/>
    <w:rsid w:val="00E06492"/>
    <w:rsid w:val="00E06BB6"/>
    <w:rsid w:val="00E11A93"/>
    <w:rsid w:val="00E12C08"/>
    <w:rsid w:val="00E13CD2"/>
    <w:rsid w:val="00E20423"/>
    <w:rsid w:val="00E2537B"/>
    <w:rsid w:val="00E26E94"/>
    <w:rsid w:val="00E27421"/>
    <w:rsid w:val="00E31F52"/>
    <w:rsid w:val="00E34A39"/>
    <w:rsid w:val="00E34D76"/>
    <w:rsid w:val="00E369EB"/>
    <w:rsid w:val="00E40796"/>
    <w:rsid w:val="00E4102A"/>
    <w:rsid w:val="00E4348D"/>
    <w:rsid w:val="00E452D4"/>
    <w:rsid w:val="00E46583"/>
    <w:rsid w:val="00E47C48"/>
    <w:rsid w:val="00E51708"/>
    <w:rsid w:val="00E518AD"/>
    <w:rsid w:val="00E53D61"/>
    <w:rsid w:val="00E541DC"/>
    <w:rsid w:val="00E56BB0"/>
    <w:rsid w:val="00E6095E"/>
    <w:rsid w:val="00E625F1"/>
    <w:rsid w:val="00E67726"/>
    <w:rsid w:val="00E75799"/>
    <w:rsid w:val="00E776AB"/>
    <w:rsid w:val="00E77774"/>
    <w:rsid w:val="00E8263D"/>
    <w:rsid w:val="00E916C1"/>
    <w:rsid w:val="00E954AC"/>
    <w:rsid w:val="00E97DEF"/>
    <w:rsid w:val="00EA0FE6"/>
    <w:rsid w:val="00EA2185"/>
    <w:rsid w:val="00EA289D"/>
    <w:rsid w:val="00EA3243"/>
    <w:rsid w:val="00EB0BA5"/>
    <w:rsid w:val="00EB3476"/>
    <w:rsid w:val="00EC08BE"/>
    <w:rsid w:val="00EC355F"/>
    <w:rsid w:val="00EC776B"/>
    <w:rsid w:val="00ED165D"/>
    <w:rsid w:val="00ED2115"/>
    <w:rsid w:val="00EE3595"/>
    <w:rsid w:val="00EE572F"/>
    <w:rsid w:val="00EF32AA"/>
    <w:rsid w:val="00EF3C5C"/>
    <w:rsid w:val="00EF3D2A"/>
    <w:rsid w:val="00EF554D"/>
    <w:rsid w:val="00EF63A1"/>
    <w:rsid w:val="00EF716D"/>
    <w:rsid w:val="00F0742E"/>
    <w:rsid w:val="00F12AF7"/>
    <w:rsid w:val="00F13406"/>
    <w:rsid w:val="00F13510"/>
    <w:rsid w:val="00F15D2C"/>
    <w:rsid w:val="00F25311"/>
    <w:rsid w:val="00F25387"/>
    <w:rsid w:val="00F2681C"/>
    <w:rsid w:val="00F40DE7"/>
    <w:rsid w:val="00F52B30"/>
    <w:rsid w:val="00F64DD9"/>
    <w:rsid w:val="00F731EC"/>
    <w:rsid w:val="00F761B6"/>
    <w:rsid w:val="00F76E1C"/>
    <w:rsid w:val="00F772A7"/>
    <w:rsid w:val="00F8031A"/>
    <w:rsid w:val="00F80D62"/>
    <w:rsid w:val="00F900EE"/>
    <w:rsid w:val="00F9010A"/>
    <w:rsid w:val="00F90899"/>
    <w:rsid w:val="00F91CDE"/>
    <w:rsid w:val="00F93433"/>
    <w:rsid w:val="00F93E87"/>
    <w:rsid w:val="00F944C0"/>
    <w:rsid w:val="00F9588E"/>
    <w:rsid w:val="00F976CD"/>
    <w:rsid w:val="00FA3245"/>
    <w:rsid w:val="00FA40C5"/>
    <w:rsid w:val="00FA411A"/>
    <w:rsid w:val="00FA543C"/>
    <w:rsid w:val="00FA630D"/>
    <w:rsid w:val="00FA79A3"/>
    <w:rsid w:val="00FB09A8"/>
    <w:rsid w:val="00FB49E5"/>
    <w:rsid w:val="00FB671B"/>
    <w:rsid w:val="00FC1DD8"/>
    <w:rsid w:val="00FC340B"/>
    <w:rsid w:val="00FC50FB"/>
    <w:rsid w:val="00FC7071"/>
    <w:rsid w:val="00FC71E3"/>
    <w:rsid w:val="00FC764A"/>
    <w:rsid w:val="00FD66E8"/>
    <w:rsid w:val="00FE2139"/>
    <w:rsid w:val="00FE38C6"/>
    <w:rsid w:val="00FE51F5"/>
    <w:rsid w:val="00FE5206"/>
    <w:rsid w:val="00FE64E3"/>
    <w:rsid w:val="00FE7E29"/>
    <w:rsid w:val="00FF0CA3"/>
    <w:rsid w:val="00FF177A"/>
    <w:rsid w:val="00FF3A2E"/>
    <w:rsid w:val="00FF411D"/>
    <w:rsid w:val="00FF416D"/>
    <w:rsid w:val="00FF58B8"/>
    <w:rsid w:val="00FF6010"/>
    <w:rsid w:val="00FF7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BA7337"/>
  <w15:docId w15:val="{E7926955-9869-45D1-B023-4747A4D91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B55"/>
    <w:pPr>
      <w:overflowPunct w:val="0"/>
      <w:autoSpaceDE w:val="0"/>
      <w:autoSpaceDN w:val="0"/>
      <w:adjustRightInd w:val="0"/>
      <w:textAlignment w:val="baseline"/>
    </w:pPr>
  </w:style>
  <w:style w:type="paragraph" w:styleId="Heading1">
    <w:name w:val="heading 1"/>
    <w:basedOn w:val="Normal"/>
    <w:next w:val="BodyText"/>
    <w:link w:val="Heading1Char"/>
    <w:qFormat/>
    <w:rsid w:val="004F3E49"/>
    <w:pPr>
      <w:keepNext/>
      <w:numPr>
        <w:numId w:val="1"/>
      </w:numPr>
      <w:spacing w:before="240" w:after="120"/>
      <w:outlineLvl w:val="0"/>
    </w:pPr>
    <w:rPr>
      <w:rFonts w:ascii="Arial" w:hAnsi="Arial"/>
      <w:b/>
      <w:color w:val="288D20"/>
      <w:kern w:val="28"/>
      <w:sz w:val="36"/>
    </w:rPr>
  </w:style>
  <w:style w:type="paragraph" w:styleId="Heading2">
    <w:name w:val="heading 2"/>
    <w:basedOn w:val="Normal"/>
    <w:next w:val="BodyText"/>
    <w:qFormat/>
    <w:pPr>
      <w:keepNext/>
      <w:numPr>
        <w:ilvl w:val="1"/>
        <w:numId w:val="1"/>
      </w:numPr>
      <w:spacing w:before="160" w:after="120"/>
      <w:outlineLvl w:val="1"/>
    </w:pPr>
    <w:rPr>
      <w:rFonts w:ascii="Arial" w:hAnsi="Arial"/>
      <w:b/>
      <w:i/>
      <w:kern w:val="28"/>
      <w:sz w:val="28"/>
    </w:rPr>
  </w:style>
  <w:style w:type="paragraph" w:styleId="Heading3">
    <w:name w:val="heading 3"/>
    <w:basedOn w:val="Normal"/>
    <w:next w:val="BodyText"/>
    <w:link w:val="Heading3Char"/>
    <w:qFormat/>
    <w:pPr>
      <w:keepNext/>
      <w:numPr>
        <w:ilvl w:val="2"/>
        <w:numId w:val="1"/>
      </w:numPr>
      <w:spacing w:before="120" w:after="80"/>
      <w:outlineLvl w:val="2"/>
    </w:pPr>
    <w:rPr>
      <w:b/>
      <w:kern w:val="28"/>
      <w:sz w:val="24"/>
    </w:rPr>
  </w:style>
  <w:style w:type="paragraph" w:styleId="Heading4">
    <w:name w:val="heading 4"/>
    <w:basedOn w:val="Normal"/>
    <w:next w:val="BodyText"/>
    <w:qFormat/>
    <w:pPr>
      <w:keepNext/>
      <w:numPr>
        <w:ilvl w:val="3"/>
        <w:numId w:val="1"/>
      </w:numPr>
      <w:spacing w:before="120" w:after="80"/>
      <w:outlineLvl w:val="3"/>
    </w:pPr>
    <w:rPr>
      <w:b/>
      <w:i/>
      <w:kern w:val="28"/>
      <w:sz w:val="24"/>
    </w:rPr>
  </w:style>
  <w:style w:type="paragraph" w:styleId="Heading5">
    <w:name w:val="heading 5"/>
    <w:basedOn w:val="Normal"/>
    <w:next w:val="BodyText"/>
    <w:qFormat/>
    <w:pPr>
      <w:keepNext/>
      <w:numPr>
        <w:ilvl w:val="4"/>
        <w:numId w:val="1"/>
      </w:numPr>
      <w:spacing w:before="120" w:after="80"/>
      <w:outlineLvl w:val="4"/>
    </w:pPr>
    <w:rPr>
      <w:rFonts w:ascii="Arial" w:hAnsi="Arial"/>
      <w:b/>
      <w:kern w:val="28"/>
    </w:rPr>
  </w:style>
  <w:style w:type="paragraph" w:styleId="Heading6">
    <w:name w:val="heading 6"/>
    <w:basedOn w:val="Normal"/>
    <w:next w:val="BodyText"/>
    <w:qFormat/>
    <w:pPr>
      <w:keepNext/>
      <w:numPr>
        <w:ilvl w:val="5"/>
        <w:numId w:val="1"/>
      </w:numPr>
      <w:spacing w:before="120" w:after="80"/>
      <w:outlineLvl w:val="5"/>
    </w:pPr>
    <w:rPr>
      <w:rFonts w:ascii="Arial" w:hAnsi="Arial"/>
      <w:b/>
      <w:i/>
      <w:kern w:val="28"/>
    </w:rPr>
  </w:style>
  <w:style w:type="paragraph" w:styleId="Heading7">
    <w:name w:val="heading 7"/>
    <w:basedOn w:val="Normal"/>
    <w:next w:val="BodyText"/>
    <w:qFormat/>
    <w:pPr>
      <w:keepNext/>
      <w:numPr>
        <w:ilvl w:val="6"/>
        <w:numId w:val="1"/>
      </w:numPr>
      <w:spacing w:before="80" w:after="60"/>
      <w:outlineLvl w:val="6"/>
    </w:pPr>
    <w:rPr>
      <w:b/>
      <w:kern w:val="28"/>
    </w:rPr>
  </w:style>
  <w:style w:type="paragraph" w:styleId="Heading8">
    <w:name w:val="heading 8"/>
    <w:basedOn w:val="Normal"/>
    <w:next w:val="BodyText"/>
    <w:qFormat/>
    <w:pPr>
      <w:keepNext/>
      <w:numPr>
        <w:ilvl w:val="7"/>
        <w:numId w:val="1"/>
      </w:numPr>
      <w:spacing w:before="80" w:after="60"/>
      <w:outlineLvl w:val="7"/>
    </w:pPr>
    <w:rPr>
      <w:b/>
      <w:i/>
      <w:kern w:val="28"/>
    </w:rPr>
  </w:style>
  <w:style w:type="paragraph" w:styleId="Heading9">
    <w:name w:val="heading 9"/>
    <w:basedOn w:val="Normal"/>
    <w:next w:val="BodyText"/>
    <w:qFormat/>
    <w:pPr>
      <w:keepNext/>
      <w:numPr>
        <w:ilvl w:val="8"/>
        <w:numId w:val="1"/>
      </w:numPr>
      <w:spacing w:before="80" w:after="60"/>
      <w:outlineLvl w:val="8"/>
    </w:pPr>
    <w:rPr>
      <w:b/>
      <w:i/>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after="160"/>
    </w:pPr>
  </w:style>
  <w:style w:type="character" w:customStyle="1" w:styleId="BodyTextChar">
    <w:name w:val="Body Text Char"/>
    <w:basedOn w:val="DefaultParagraphFont"/>
    <w:link w:val="BodyText"/>
    <w:semiHidden/>
    <w:rsid w:val="0093728D"/>
  </w:style>
  <w:style w:type="character" w:customStyle="1" w:styleId="Heading1Char">
    <w:name w:val="Heading 1 Char"/>
    <w:basedOn w:val="DefaultParagraphFont"/>
    <w:link w:val="Heading1"/>
    <w:rsid w:val="0093728D"/>
    <w:rPr>
      <w:rFonts w:ascii="Arial" w:hAnsi="Arial"/>
      <w:b/>
      <w:color w:val="288D20"/>
      <w:kern w:val="28"/>
      <w:sz w:val="36"/>
    </w:rPr>
  </w:style>
  <w:style w:type="character" w:customStyle="1" w:styleId="Heading3Char">
    <w:name w:val="Heading 3 Char"/>
    <w:basedOn w:val="DefaultParagraphFont"/>
    <w:link w:val="Heading3"/>
    <w:rsid w:val="00256E8E"/>
    <w:rPr>
      <w:b/>
      <w:kern w:val="28"/>
      <w:sz w:val="24"/>
    </w:rPr>
  </w:style>
  <w:style w:type="character" w:styleId="CommentReference">
    <w:name w:val="annotation reference"/>
    <w:semiHidden/>
    <w:rPr>
      <w:sz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BlockQuotation">
    <w:name w:val="Block Quotation"/>
    <w:basedOn w:val="BodyText"/>
    <w:pPr>
      <w:keepLines/>
      <w:ind w:left="720" w:right="720"/>
    </w:pPr>
    <w:rPr>
      <w:i/>
    </w:r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styleId="BodyTextIndent">
    <w:name w:val="Body Text Indent"/>
    <w:basedOn w:val="BodyText"/>
    <w:semiHidden/>
    <w:pPr>
      <w:ind w:left="360"/>
    </w:pPr>
  </w:style>
  <w:style w:type="paragraph" w:customStyle="1" w:styleId="BodyTextKeep">
    <w:name w:val="Body Text Keep"/>
    <w:basedOn w:val="BodyText"/>
    <w:pPr>
      <w:keepNext/>
    </w:pPr>
  </w:style>
  <w:style w:type="paragraph" w:styleId="Caption">
    <w:name w:val="caption"/>
    <w:basedOn w:val="Normal"/>
    <w:next w:val="BodyText"/>
    <w:qFormat/>
    <w:pPr>
      <w:spacing w:before="120" w:after="160"/>
    </w:pPr>
    <w:rPr>
      <w:i/>
      <w:sz w:val="18"/>
    </w:rPr>
  </w:style>
  <w:style w:type="paragraph" w:customStyle="1" w:styleId="ChapterLabel">
    <w:name w:val="Chapter Label"/>
    <w:basedOn w:val="Normal"/>
    <w:next w:val="Normal"/>
    <w:pPr>
      <w:keepNext/>
      <w:spacing w:before="360"/>
      <w:jc w:val="center"/>
    </w:pPr>
    <w:rPr>
      <w:rFonts w:ascii="Arial" w:hAnsi="Arial"/>
      <w:b/>
      <w:kern w:val="28"/>
      <w:sz w:val="24"/>
      <w:u w:val="single"/>
    </w:rPr>
  </w:style>
  <w:style w:type="paragraph" w:customStyle="1" w:styleId="ChapterSubtitle">
    <w:name w:val="Chapter Subtitle"/>
    <w:basedOn w:val="Normal"/>
    <w:next w:val="BodyText"/>
    <w:pPr>
      <w:keepNext/>
      <w:keepLines/>
      <w:spacing w:before="360" w:after="360"/>
      <w:jc w:val="center"/>
    </w:pPr>
    <w:rPr>
      <w:rFonts w:ascii="Arial" w:hAnsi="Arial"/>
      <w:i/>
      <w:kern w:val="28"/>
      <w:sz w:val="28"/>
    </w:rPr>
  </w:style>
  <w:style w:type="paragraph" w:customStyle="1" w:styleId="ChapterTitle">
    <w:name w:val="Chapter Title"/>
    <w:basedOn w:val="Normal"/>
    <w:next w:val="ChapterSubtitle"/>
    <w:pPr>
      <w:keepNext/>
      <w:keepLines/>
      <w:spacing w:before="600"/>
      <w:jc w:val="center"/>
    </w:pPr>
    <w:rPr>
      <w:rFonts w:ascii="Arial" w:hAnsi="Arial"/>
      <w:b/>
      <w:kern w:val="28"/>
      <w:sz w:val="32"/>
    </w:rPr>
  </w:style>
  <w:style w:type="paragraph" w:styleId="Date">
    <w:name w:val="Date"/>
    <w:basedOn w:val="BodyText"/>
    <w:pPr>
      <w:spacing w:before="480"/>
      <w:jc w:val="center"/>
    </w:pPr>
    <w:rPr>
      <w:b/>
    </w:rPr>
  </w:style>
  <w:style w:type="paragraph" w:customStyle="1" w:styleId="DocumentLabel">
    <w:name w:val="Document Label"/>
    <w:basedOn w:val="Normal"/>
    <w:pPr>
      <w:keepNext/>
      <w:spacing w:before="240" w:after="360"/>
    </w:pPr>
    <w:rPr>
      <w:b/>
      <w:kern w:val="28"/>
      <w:sz w:val="36"/>
    </w:rPr>
  </w:style>
  <w:style w:type="character" w:styleId="Emphasis">
    <w:name w:val="Emphasis"/>
    <w:qFormat/>
    <w:rPr>
      <w:i/>
    </w:r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semiHidden/>
    <w:pPr>
      <w:keepLines/>
      <w:tabs>
        <w:tab w:val="center" w:pos="4320"/>
        <w:tab w:val="right" w:pos="8640"/>
      </w:tabs>
    </w:pPr>
  </w:style>
  <w:style w:type="paragraph" w:customStyle="1" w:styleId="FooterEven">
    <w:name w:val="Footer Even"/>
    <w:basedOn w:val="Footer"/>
  </w:style>
  <w:style w:type="paragraph" w:customStyle="1" w:styleId="FooterFirst">
    <w:name w:val="Footer First"/>
    <w:basedOn w:val="Footer"/>
    <w:pPr>
      <w:tabs>
        <w:tab w:val="clear" w:pos="8640"/>
      </w:tabs>
      <w:jc w:val="center"/>
    </w:pPr>
  </w:style>
  <w:style w:type="paragraph" w:customStyle="1" w:styleId="FooterOdd">
    <w:name w:val="Footer Odd"/>
    <w:basedOn w:val="Footer"/>
    <w:pPr>
      <w:tabs>
        <w:tab w:val="right" w:pos="0"/>
      </w:tabs>
      <w:jc w:val="right"/>
    </w:pPr>
  </w:style>
  <w:style w:type="paragraph" w:customStyle="1" w:styleId="FootnoteBase">
    <w:name w:val="Footnote Base"/>
    <w:basedOn w:val="Normal"/>
    <w:pPr>
      <w:tabs>
        <w:tab w:val="left" w:pos="187"/>
      </w:tabs>
      <w:spacing w:line="220" w:lineRule="exact"/>
      <w:ind w:left="187" w:hanging="187"/>
    </w:pPr>
    <w:rPr>
      <w:sz w:val="18"/>
    </w:rPr>
  </w:style>
  <w:style w:type="character" w:styleId="FootnoteReference">
    <w:name w:val="footnote reference"/>
    <w:semiHidden/>
    <w:rPr>
      <w:vertAlign w:val="superscript"/>
    </w:rPr>
  </w:style>
  <w:style w:type="paragraph" w:styleId="FootnoteText">
    <w:name w:val="footnote text"/>
    <w:basedOn w:val="FootnoteBase"/>
    <w:semiHidden/>
    <w:pPr>
      <w:spacing w:after="120"/>
    </w:pPr>
  </w:style>
  <w:style w:type="paragraph" w:styleId="Header">
    <w:name w:val="header"/>
    <w:basedOn w:val="Normal"/>
    <w:semiHidden/>
    <w:pPr>
      <w:keepLines/>
      <w:tabs>
        <w:tab w:val="center" w:pos="4320"/>
        <w:tab w:val="right" w:pos="8640"/>
      </w:tabs>
    </w:p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HeaderFirst">
    <w:name w:val="Header First"/>
    <w:basedOn w:val="Header"/>
    <w:pPr>
      <w:tabs>
        <w:tab w:val="clear" w:pos="8640"/>
      </w:tabs>
      <w:jc w:val="center"/>
    </w:pPr>
  </w:style>
  <w:style w:type="paragraph" w:customStyle="1" w:styleId="HeaderOdd">
    <w:name w:val="Header Odd"/>
    <w:basedOn w:val="Header"/>
    <w:pPr>
      <w:tabs>
        <w:tab w:val="right" w:pos="0"/>
      </w:tabs>
      <w:jc w:val="right"/>
    </w:pPr>
  </w:style>
  <w:style w:type="paragraph" w:customStyle="1" w:styleId="HeadingBase">
    <w:name w:val="Heading Base"/>
    <w:basedOn w:val="Normal"/>
    <w:next w:val="BodyText"/>
    <w:pPr>
      <w:keepNext/>
      <w:spacing w:before="240" w:after="120"/>
    </w:pPr>
    <w:rPr>
      <w:rFonts w:ascii="Arial" w:hAnsi="Arial"/>
      <w:b/>
      <w:kern w:val="28"/>
      <w:sz w:val="36"/>
    </w:rPr>
  </w:style>
  <w:style w:type="paragraph" w:styleId="Index1">
    <w:name w:val="index 1"/>
    <w:basedOn w:val="Normal"/>
    <w:semiHidden/>
    <w:pPr>
      <w:tabs>
        <w:tab w:val="right" w:leader="dot" w:pos="3960"/>
      </w:tabs>
      <w:ind w:left="720" w:hanging="720"/>
    </w:pPr>
  </w:style>
  <w:style w:type="paragraph" w:styleId="Index2">
    <w:name w:val="index 2"/>
    <w:basedOn w:val="Normal"/>
    <w:semiHidden/>
    <w:pPr>
      <w:tabs>
        <w:tab w:val="right" w:leader="dot" w:pos="3960"/>
      </w:tabs>
      <w:ind w:left="1080" w:hanging="720"/>
    </w:pPr>
  </w:style>
  <w:style w:type="paragraph" w:styleId="Index3">
    <w:name w:val="index 3"/>
    <w:basedOn w:val="Normal"/>
    <w:semiHidden/>
    <w:pPr>
      <w:tabs>
        <w:tab w:val="right" w:leader="dot" w:pos="3960"/>
      </w:tabs>
      <w:ind w:left="1440" w:hanging="720"/>
    </w:pPr>
  </w:style>
  <w:style w:type="paragraph" w:styleId="Index4">
    <w:name w:val="index 4"/>
    <w:basedOn w:val="Normal"/>
    <w:semiHidden/>
    <w:pPr>
      <w:tabs>
        <w:tab w:val="right" w:leader="dot" w:pos="3960"/>
      </w:tabs>
      <w:ind w:left="1800" w:hanging="720"/>
    </w:pPr>
  </w:style>
  <w:style w:type="paragraph" w:styleId="Index5">
    <w:name w:val="index 5"/>
    <w:basedOn w:val="Normal"/>
    <w:semiHidden/>
    <w:pPr>
      <w:tabs>
        <w:tab w:val="right" w:leader="dot" w:pos="3960"/>
      </w:tabs>
      <w:ind w:left="2160" w:hanging="720"/>
    </w:pPr>
  </w:style>
  <w:style w:type="paragraph" w:styleId="Index6">
    <w:name w:val="index 6"/>
    <w:basedOn w:val="Normal"/>
    <w:semiHidden/>
    <w:pPr>
      <w:tabs>
        <w:tab w:val="right" w:leader="dot" w:pos="3960"/>
      </w:tabs>
      <w:ind w:left="1800" w:hanging="720"/>
    </w:pPr>
  </w:style>
  <w:style w:type="paragraph" w:styleId="Index7">
    <w:name w:val="index 7"/>
    <w:basedOn w:val="Normal"/>
    <w:semiHidden/>
    <w:pPr>
      <w:tabs>
        <w:tab w:val="right" w:leader="dot" w:pos="3960"/>
      </w:tabs>
      <w:ind w:left="2160" w:hanging="720"/>
    </w:pPr>
  </w:style>
  <w:style w:type="paragraph" w:styleId="Index8">
    <w:name w:val="index 8"/>
    <w:basedOn w:val="Normal"/>
    <w:semiHidden/>
    <w:pPr>
      <w:tabs>
        <w:tab w:val="right" w:leader="dot" w:pos="3960"/>
      </w:tabs>
      <w:ind w:left="2520" w:hanging="720"/>
    </w:pPr>
  </w:style>
  <w:style w:type="paragraph" w:styleId="Index9">
    <w:name w:val="index 9"/>
    <w:basedOn w:val="Normal"/>
    <w:semiHidden/>
    <w:pPr>
      <w:tabs>
        <w:tab w:val="right" w:leader="dot" w:pos="3960"/>
      </w:tabs>
      <w:ind w:left="2880" w:hanging="720"/>
    </w:pPr>
  </w:style>
  <w:style w:type="paragraph" w:customStyle="1" w:styleId="IndexBase">
    <w:name w:val="Index Base"/>
    <w:basedOn w:val="Normal"/>
    <w:pPr>
      <w:tabs>
        <w:tab w:val="right" w:leader="dot" w:pos="3960"/>
      </w:tabs>
      <w:ind w:left="720" w:hanging="720"/>
    </w:pPr>
  </w:style>
  <w:style w:type="paragraph" w:styleId="IndexHeading">
    <w:name w:val="index heading"/>
    <w:basedOn w:val="Normal"/>
    <w:next w:val="Index1"/>
    <w:semiHidden/>
    <w:pPr>
      <w:keepNext/>
      <w:spacing w:before="120"/>
    </w:pPr>
    <w:rPr>
      <w:rFonts w:ascii="Arial" w:hAnsi="Arial"/>
      <w:b/>
      <w:kern w:val="28"/>
      <w:sz w:val="28"/>
    </w:rPr>
  </w:style>
  <w:style w:type="character" w:customStyle="1" w:styleId="Lead-inEmphasis">
    <w:name w:val="Lead-in Emphasis"/>
    <w:rPr>
      <w:b/>
      <w:i/>
    </w:rPr>
  </w:style>
  <w:style w:type="character" w:styleId="LineNumber">
    <w:name w:val="line number"/>
    <w:semiHidden/>
    <w:rPr>
      <w:rFonts w:ascii="Arial" w:hAnsi="Arial"/>
      <w:sz w:val="18"/>
    </w:rPr>
  </w:style>
  <w:style w:type="paragraph" w:styleId="List">
    <w:name w:val="List"/>
    <w:basedOn w:val="BodyText"/>
    <w:semiHidden/>
    <w:pPr>
      <w:tabs>
        <w:tab w:val="left" w:pos="720"/>
      </w:tabs>
      <w:spacing w:after="80"/>
      <w:ind w:left="720" w:hanging="360"/>
    </w:pPr>
  </w:style>
  <w:style w:type="paragraph" w:styleId="List2">
    <w:name w:val="List 2"/>
    <w:basedOn w:val="List"/>
    <w:semiHidden/>
    <w:pPr>
      <w:tabs>
        <w:tab w:val="clear" w:pos="720"/>
        <w:tab w:val="left" w:pos="1080"/>
      </w:tabs>
      <w:ind w:left="1080"/>
    </w:pPr>
  </w:style>
  <w:style w:type="paragraph" w:styleId="List3">
    <w:name w:val="List 3"/>
    <w:basedOn w:val="List"/>
    <w:semiHidden/>
    <w:pPr>
      <w:tabs>
        <w:tab w:val="clear" w:pos="720"/>
        <w:tab w:val="left" w:pos="1440"/>
      </w:tabs>
      <w:ind w:left="1440"/>
    </w:pPr>
  </w:style>
  <w:style w:type="paragraph" w:styleId="List4">
    <w:name w:val="List 4"/>
    <w:basedOn w:val="List"/>
    <w:semiHidden/>
    <w:pPr>
      <w:tabs>
        <w:tab w:val="clear" w:pos="720"/>
        <w:tab w:val="left" w:pos="1800"/>
      </w:tabs>
      <w:ind w:left="1800"/>
    </w:pPr>
  </w:style>
  <w:style w:type="paragraph" w:styleId="List5">
    <w:name w:val="List 5"/>
    <w:basedOn w:val="List"/>
    <w:semiHidden/>
    <w:pPr>
      <w:tabs>
        <w:tab w:val="clear" w:pos="720"/>
        <w:tab w:val="left" w:pos="2160"/>
      </w:tabs>
      <w:ind w:left="2160"/>
    </w:pPr>
  </w:style>
  <w:style w:type="paragraph" w:styleId="ListBullet">
    <w:name w:val="List Bullet"/>
    <w:basedOn w:val="List"/>
    <w:semiHidden/>
    <w:pPr>
      <w:tabs>
        <w:tab w:val="clear" w:pos="720"/>
      </w:tabs>
      <w:spacing w:after="160"/>
    </w:pPr>
  </w:style>
  <w:style w:type="paragraph" w:styleId="ListBullet2">
    <w:name w:val="List Bullet 2"/>
    <w:basedOn w:val="ListBullet"/>
    <w:semiHidden/>
    <w:pPr>
      <w:ind w:left="1080"/>
    </w:pPr>
  </w:style>
  <w:style w:type="paragraph" w:styleId="ListBullet3">
    <w:name w:val="List Bullet 3"/>
    <w:basedOn w:val="ListBullet"/>
    <w:semiHidden/>
    <w:pPr>
      <w:ind w:left="1440"/>
    </w:pPr>
  </w:style>
  <w:style w:type="paragraph" w:styleId="ListBullet4">
    <w:name w:val="List Bullet 4"/>
    <w:basedOn w:val="ListBullet"/>
    <w:semiHidden/>
    <w:pPr>
      <w:ind w:left="1800"/>
    </w:pPr>
  </w:style>
  <w:style w:type="paragraph" w:styleId="ListBullet5">
    <w:name w:val="List Bullet 5"/>
    <w:basedOn w:val="ListBullet"/>
    <w:semiHidden/>
    <w:pPr>
      <w:ind w:left="216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styleId="ListContinue">
    <w:name w:val="List Continue"/>
    <w:basedOn w:val="List"/>
    <w:semiHidden/>
    <w:pPr>
      <w:tabs>
        <w:tab w:val="clear" w:pos="720"/>
      </w:tabs>
      <w:spacing w:after="160"/>
    </w:pPr>
  </w:style>
  <w:style w:type="paragraph" w:styleId="ListContinue2">
    <w:name w:val="List Continue 2"/>
    <w:basedOn w:val="ListContinue"/>
    <w:semiHidden/>
    <w:pPr>
      <w:ind w:left="1080"/>
    </w:pPr>
  </w:style>
  <w:style w:type="paragraph" w:styleId="ListContinue3">
    <w:name w:val="List Continue 3"/>
    <w:basedOn w:val="ListContinue"/>
    <w:semiHidden/>
    <w:pPr>
      <w:ind w:left="1440"/>
    </w:pPr>
  </w:style>
  <w:style w:type="paragraph" w:styleId="ListContinue4">
    <w:name w:val="List Continue 4"/>
    <w:basedOn w:val="ListContinue"/>
    <w:semiHidden/>
    <w:pPr>
      <w:ind w:left="1800"/>
    </w:pPr>
  </w:style>
  <w:style w:type="paragraph" w:styleId="ListContinue5">
    <w:name w:val="List Continue 5"/>
    <w:basedOn w:val="ListContinue"/>
    <w:semiHidden/>
    <w:pPr>
      <w:ind w:left="216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styleId="ListNumber">
    <w:name w:val="List Number"/>
    <w:basedOn w:val="List"/>
    <w:semiHidden/>
    <w:pPr>
      <w:tabs>
        <w:tab w:val="clear" w:pos="720"/>
      </w:tabs>
      <w:spacing w:after="160"/>
    </w:pPr>
  </w:style>
  <w:style w:type="paragraph" w:styleId="ListNumber2">
    <w:name w:val="List Number 2"/>
    <w:basedOn w:val="ListNumber"/>
    <w:semiHidden/>
    <w:pPr>
      <w:ind w:left="1080"/>
    </w:pPr>
  </w:style>
  <w:style w:type="paragraph" w:styleId="ListNumber3">
    <w:name w:val="List Number 3"/>
    <w:basedOn w:val="ListNumber"/>
    <w:semiHidden/>
    <w:pPr>
      <w:ind w:left="1440"/>
    </w:pPr>
  </w:style>
  <w:style w:type="paragraph" w:styleId="ListNumber4">
    <w:name w:val="List Number 4"/>
    <w:basedOn w:val="ListNumber"/>
    <w:semiHidden/>
    <w:pPr>
      <w:ind w:left="1800"/>
    </w:pPr>
  </w:style>
  <w:style w:type="paragraph" w:styleId="ListNumber5">
    <w:name w:val="List Number 5"/>
    <w:basedOn w:val="ListNumber"/>
    <w:semiHidden/>
    <w:pPr>
      <w:ind w:left="216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styleId="MacroText">
    <w:name w:val="macro"/>
    <w:basedOn w:val="BodyText"/>
    <w:semiHidden/>
    <w:pPr>
      <w:spacing w:after="120"/>
    </w:pPr>
    <w:rPr>
      <w:rFonts w:ascii="Courier New" w:hAnsi="Courier New"/>
    </w:rPr>
  </w:style>
  <w:style w:type="paragraph" w:styleId="MessageHeader">
    <w:name w:val="Message Header"/>
    <w:basedOn w:val="BodyText"/>
    <w:semiHidden/>
    <w:pPr>
      <w:keepLines/>
      <w:tabs>
        <w:tab w:val="left" w:pos="3600"/>
        <w:tab w:val="left" w:pos="4680"/>
      </w:tabs>
      <w:spacing w:after="240"/>
      <w:ind w:left="1080" w:right="2880" w:hanging="1080"/>
    </w:pPr>
    <w:rPr>
      <w:rFonts w:ascii="Arial" w:hAnsi="Arial"/>
    </w:rPr>
  </w:style>
  <w:style w:type="character" w:styleId="PageNumber">
    <w:name w:val="page number"/>
    <w:semiHidden/>
    <w:rPr>
      <w:b/>
    </w:rPr>
  </w:style>
  <w:style w:type="paragraph" w:customStyle="1" w:styleId="PartLabel">
    <w:name w:val="Part Label"/>
    <w:basedOn w:val="HeadingBase"/>
    <w:next w:val="Normal"/>
    <w:pPr>
      <w:spacing w:before="600" w:after="160"/>
      <w:jc w:val="center"/>
    </w:pPr>
    <w:rPr>
      <w:b w:val="0"/>
      <w:sz w:val="24"/>
      <w:u w:val="single"/>
    </w:rPr>
  </w:style>
  <w:style w:type="paragraph" w:customStyle="1" w:styleId="PartSubtitle">
    <w:name w:val="Part Subtitle"/>
    <w:basedOn w:val="Normal"/>
    <w:next w:val="BodyText"/>
    <w:pPr>
      <w:keepNext/>
      <w:spacing w:before="360" w:after="120"/>
      <w:jc w:val="center"/>
    </w:pPr>
    <w:rPr>
      <w:rFonts w:ascii="Arial" w:hAnsi="Arial"/>
      <w:i/>
      <w:kern w:val="28"/>
      <w:sz w:val="32"/>
    </w:rPr>
  </w:style>
  <w:style w:type="paragraph" w:customStyle="1" w:styleId="PartTitle">
    <w:name w:val="Part Title"/>
    <w:basedOn w:val="HeadingBase"/>
    <w:next w:val="PartSubtitle"/>
    <w:pPr>
      <w:spacing w:before="600"/>
      <w:jc w:val="center"/>
    </w:pPr>
  </w:style>
  <w:style w:type="paragraph" w:customStyle="1" w:styleId="Picture">
    <w:name w:val="Picture"/>
    <w:basedOn w:val="BodyText"/>
    <w:next w:val="Caption"/>
    <w:pPr>
      <w:keepNext/>
    </w:pPr>
  </w:style>
  <w:style w:type="paragraph" w:customStyle="1" w:styleId="SectionHeading">
    <w:name w:val="Section Heading"/>
    <w:basedOn w:val="HeadingBase"/>
    <w:pPr>
      <w:spacing w:before="120" w:after="160"/>
    </w:pPr>
    <w:rPr>
      <w:sz w:val="28"/>
    </w:rPr>
  </w:style>
  <w:style w:type="paragraph" w:customStyle="1" w:styleId="SectionLabel">
    <w:name w:val="Section Label"/>
    <w:basedOn w:val="HeadingBase"/>
    <w:next w:val="BodyText"/>
    <w:pPr>
      <w:keepLines/>
      <w:spacing w:after="360"/>
      <w:jc w:val="center"/>
    </w:pPr>
  </w:style>
  <w:style w:type="paragraph" w:styleId="Subtitle">
    <w:name w:val="Subtitle"/>
    <w:basedOn w:val="Title"/>
    <w:next w:val="BodyText"/>
    <w:qFormat/>
    <w:pPr>
      <w:spacing w:before="0" w:after="240"/>
    </w:pPr>
    <w:rPr>
      <w:b w:val="0"/>
      <w:i/>
      <w:sz w:val="28"/>
    </w:rPr>
  </w:style>
  <w:style w:type="paragraph" w:styleId="Title">
    <w:name w:val="Title"/>
    <w:basedOn w:val="HeadingBase"/>
    <w:qFormat/>
    <w:pPr>
      <w:spacing w:before="360" w:after="160"/>
      <w:jc w:val="center"/>
    </w:pPr>
    <w:rPr>
      <w:sz w:val="40"/>
    </w:rPr>
  </w:style>
  <w:style w:type="paragraph" w:customStyle="1" w:styleId="SubtitleCover">
    <w:name w:val="Subtitle Cover"/>
    <w:basedOn w:val="Normal"/>
    <w:next w:val="BodyText"/>
    <w:pPr>
      <w:keepNext/>
      <w:spacing w:before="240" w:after="160"/>
      <w:jc w:val="center"/>
    </w:pPr>
    <w:rPr>
      <w:rFonts w:ascii="Arial" w:hAnsi="Arial"/>
      <w:i/>
      <w:kern w:val="28"/>
      <w:sz w:val="36"/>
    </w:rPr>
  </w:style>
  <w:style w:type="character" w:customStyle="1" w:styleId="Superscript">
    <w:name w:val="Superscript"/>
    <w:rPr>
      <w:position w:val="0"/>
      <w:vertAlign w:val="superscript"/>
    </w:r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uiPriority w:val="99"/>
    <w:pPr>
      <w:ind w:left="400" w:hanging="400"/>
    </w:pPr>
    <w:rPr>
      <w:rFonts w:cs="Calibri"/>
      <w:caps/>
    </w:rPr>
  </w:style>
  <w:style w:type="paragraph" w:customStyle="1" w:styleId="TitleCover">
    <w:name w:val="Title Cover"/>
    <w:basedOn w:val="HeadingBase"/>
    <w:next w:val="SubtitleCover"/>
    <w:pPr>
      <w:spacing w:before="720" w:after="160"/>
      <w:jc w:val="center"/>
    </w:pPr>
    <w:rPr>
      <w:sz w:val="48"/>
    </w:rPr>
  </w:style>
  <w:style w:type="paragraph" w:styleId="TOAHeading">
    <w:name w:val="toa heading"/>
    <w:basedOn w:val="SectionHeading"/>
    <w:next w:val="TableofAuthorities"/>
    <w:semiHidden/>
  </w:style>
  <w:style w:type="paragraph" w:styleId="TOC1">
    <w:name w:val="toc 1"/>
    <w:basedOn w:val="Normal"/>
    <w:uiPriority w:val="39"/>
    <w:rsid w:val="00BB4B55"/>
    <w:pPr>
      <w:tabs>
        <w:tab w:val="right" w:leader="dot" w:pos="8640"/>
      </w:tabs>
      <w:spacing w:before="180" w:after="120"/>
    </w:pPr>
    <w:rPr>
      <w:b/>
      <w:color w:val="288D20"/>
      <w:sz w:val="24"/>
    </w:rPr>
  </w:style>
  <w:style w:type="paragraph" w:styleId="TOC2">
    <w:name w:val="toc 2"/>
    <w:basedOn w:val="Normal"/>
    <w:uiPriority w:val="39"/>
    <w:rsid w:val="00BB4B55"/>
    <w:pPr>
      <w:tabs>
        <w:tab w:val="right" w:leader="dot" w:pos="8640"/>
      </w:tabs>
    </w:pPr>
    <w:rPr>
      <w:b/>
      <w:i/>
    </w:rPr>
  </w:style>
  <w:style w:type="paragraph" w:styleId="TOC3">
    <w:name w:val="toc 3"/>
    <w:basedOn w:val="Normal"/>
    <w:uiPriority w:val="39"/>
    <w:rsid w:val="00971BF5"/>
    <w:pPr>
      <w:tabs>
        <w:tab w:val="right" w:leader="dot" w:pos="8640"/>
      </w:tabs>
    </w:pPr>
  </w:style>
  <w:style w:type="paragraph" w:styleId="TOC4">
    <w:name w:val="toc 4"/>
    <w:basedOn w:val="Normal"/>
    <w:uiPriority w:val="39"/>
    <w:rsid w:val="00971BF5"/>
    <w:pPr>
      <w:tabs>
        <w:tab w:val="right" w:leader="dot" w:pos="8640"/>
      </w:tabs>
    </w:pPr>
    <w:rPr>
      <w:i/>
    </w:rPr>
  </w:style>
  <w:style w:type="paragraph" w:styleId="TOC5">
    <w:name w:val="toc 5"/>
    <w:basedOn w:val="Normal"/>
    <w:uiPriority w:val="39"/>
    <w:rsid w:val="00971BF5"/>
    <w:pPr>
      <w:tabs>
        <w:tab w:val="right" w:leader="dot" w:pos="8640"/>
      </w:tabs>
    </w:pPr>
  </w:style>
  <w:style w:type="paragraph" w:styleId="TOC6">
    <w:name w:val="toc 6"/>
    <w:basedOn w:val="Normal"/>
    <w:uiPriority w:val="39"/>
    <w:rsid w:val="00971BF5"/>
    <w:pPr>
      <w:tabs>
        <w:tab w:val="right" w:leader="dot" w:pos="8640"/>
      </w:tabs>
    </w:pPr>
  </w:style>
  <w:style w:type="paragraph" w:styleId="TOC7">
    <w:name w:val="toc 7"/>
    <w:basedOn w:val="Normal"/>
    <w:uiPriority w:val="39"/>
    <w:pPr>
      <w:tabs>
        <w:tab w:val="right" w:leader="dot" w:pos="8640"/>
      </w:tabs>
      <w:ind w:left="2160"/>
    </w:pPr>
  </w:style>
  <w:style w:type="paragraph" w:styleId="TOC8">
    <w:name w:val="toc 8"/>
    <w:basedOn w:val="Normal"/>
    <w:uiPriority w:val="39"/>
    <w:pPr>
      <w:tabs>
        <w:tab w:val="right" w:leader="dot" w:pos="8640"/>
      </w:tabs>
      <w:ind w:left="2520"/>
    </w:pPr>
  </w:style>
  <w:style w:type="paragraph" w:styleId="TOC9">
    <w:name w:val="toc 9"/>
    <w:basedOn w:val="Normal"/>
    <w:uiPriority w:val="39"/>
    <w:pPr>
      <w:tabs>
        <w:tab w:val="right" w:leader="dot" w:pos="8640"/>
      </w:tabs>
      <w:ind w:left="2880"/>
    </w:pPr>
  </w:style>
  <w:style w:type="paragraph" w:customStyle="1" w:styleId="TOCBase">
    <w:name w:val="TOC Base"/>
    <w:basedOn w:val="Normal"/>
    <w:pPr>
      <w:tabs>
        <w:tab w:val="right" w:leader="dot" w:pos="8640"/>
      </w:tabs>
    </w:pPr>
  </w:style>
  <w:style w:type="paragraph" w:customStyle="1" w:styleId="DeltaList">
    <w:name w:val="Delta List"/>
    <w:basedOn w:val="BodyText"/>
    <w:pPr>
      <w:spacing w:after="0"/>
      <w:ind w:left="3600" w:hanging="2880"/>
    </w:pPr>
    <w:rPr>
      <w:rFonts w:ascii="Courier New" w:hAnsi="Courier New"/>
      <w:sz w:val="16"/>
    </w:rPr>
  </w:style>
  <w:style w:type="paragraph" w:customStyle="1" w:styleId="Coding">
    <w:name w:val="Coding"/>
    <w:basedOn w:val="Normal"/>
    <w:pPr>
      <w:pBdr>
        <w:top w:val="single" w:sz="6" w:space="1" w:color="C0C0C0"/>
        <w:left w:val="single" w:sz="6" w:space="1" w:color="C0C0C0"/>
        <w:bottom w:val="single" w:sz="6" w:space="1" w:color="C0C0C0"/>
        <w:right w:val="single" w:sz="6" w:space="1" w:color="C0C0C0"/>
      </w:pBdr>
      <w:ind w:left="1440" w:right="720"/>
    </w:pPr>
    <w:rPr>
      <w:rFonts w:ascii="Courier New" w:hAnsi="Courier New"/>
    </w:rPr>
  </w:style>
  <w:style w:type="paragraph" w:styleId="BalloonText">
    <w:name w:val="Balloon Text"/>
    <w:basedOn w:val="Normal"/>
    <w:link w:val="BalloonTextChar"/>
    <w:uiPriority w:val="99"/>
    <w:semiHidden/>
    <w:unhideWhenUsed/>
    <w:rsid w:val="00841180"/>
    <w:rPr>
      <w:rFonts w:ascii="Tahoma" w:hAnsi="Tahoma" w:cs="Tahoma"/>
      <w:sz w:val="16"/>
      <w:szCs w:val="16"/>
    </w:rPr>
  </w:style>
  <w:style w:type="character" w:customStyle="1" w:styleId="BalloonTextChar">
    <w:name w:val="Balloon Text Char"/>
    <w:link w:val="BalloonText"/>
    <w:uiPriority w:val="99"/>
    <w:semiHidden/>
    <w:rsid w:val="00841180"/>
    <w:rPr>
      <w:rFonts w:ascii="Tahoma" w:hAnsi="Tahoma" w:cs="Tahoma"/>
      <w:sz w:val="16"/>
      <w:szCs w:val="16"/>
    </w:rPr>
  </w:style>
  <w:style w:type="paragraph" w:styleId="TOCHeading">
    <w:name w:val="TOC Heading"/>
    <w:basedOn w:val="Heading1"/>
    <w:next w:val="Normal"/>
    <w:uiPriority w:val="39"/>
    <w:unhideWhenUsed/>
    <w:qFormat/>
    <w:rsid w:val="0028348C"/>
    <w:pPr>
      <w:keepLines/>
      <w:numPr>
        <w:numId w:val="0"/>
      </w:numPr>
      <w:overflowPunct/>
      <w:autoSpaceDE/>
      <w:autoSpaceDN/>
      <w:adjustRightInd/>
      <w:spacing w:before="480" w:after="0" w:line="276" w:lineRule="auto"/>
      <w:textAlignment w:val="auto"/>
      <w:outlineLvl w:val="9"/>
    </w:pPr>
    <w:rPr>
      <w:rFonts w:ascii="Cambria" w:eastAsia="MS Gothic" w:hAnsi="Cambria"/>
      <w:bCs/>
      <w:color w:val="365F91"/>
      <w:kern w:val="0"/>
      <w:sz w:val="28"/>
      <w:szCs w:val="28"/>
      <w:lang w:eastAsia="ja-JP"/>
    </w:rPr>
  </w:style>
  <w:style w:type="character" w:styleId="Hyperlink">
    <w:name w:val="Hyperlink"/>
    <w:uiPriority w:val="99"/>
    <w:unhideWhenUsed/>
    <w:rsid w:val="00971BF5"/>
    <w:rPr>
      <w:color w:val="0000FF"/>
      <w:u w:val="single"/>
    </w:rPr>
  </w:style>
  <w:style w:type="paragraph" w:styleId="BodyText3">
    <w:name w:val="Body Text 3"/>
    <w:basedOn w:val="Normal"/>
    <w:link w:val="BodyText3Char"/>
    <w:uiPriority w:val="99"/>
    <w:unhideWhenUsed/>
    <w:rsid w:val="00A25DBD"/>
    <w:pPr>
      <w:spacing w:after="120"/>
    </w:pPr>
    <w:rPr>
      <w:sz w:val="16"/>
      <w:szCs w:val="16"/>
    </w:rPr>
  </w:style>
  <w:style w:type="character" w:customStyle="1" w:styleId="BodyText3Char">
    <w:name w:val="Body Text 3 Char"/>
    <w:link w:val="BodyText3"/>
    <w:uiPriority w:val="99"/>
    <w:rsid w:val="00A25DBD"/>
    <w:rPr>
      <w:sz w:val="16"/>
      <w:szCs w:val="16"/>
    </w:rPr>
  </w:style>
  <w:style w:type="table" w:styleId="TableGrid">
    <w:name w:val="Table Grid"/>
    <w:basedOn w:val="TableNormal"/>
    <w:uiPriority w:val="59"/>
    <w:rsid w:val="00181F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2537B"/>
  </w:style>
  <w:style w:type="character" w:styleId="PlaceholderText">
    <w:name w:val="Placeholder Text"/>
    <w:basedOn w:val="DefaultParagraphFont"/>
    <w:uiPriority w:val="99"/>
    <w:semiHidden/>
    <w:rsid w:val="000F42EA"/>
    <w:rPr>
      <w:color w:val="808080"/>
    </w:rPr>
  </w:style>
  <w:style w:type="character" w:customStyle="1" w:styleId="UnresolvedMention1">
    <w:name w:val="Unresolved Mention1"/>
    <w:basedOn w:val="DefaultParagraphFont"/>
    <w:uiPriority w:val="99"/>
    <w:semiHidden/>
    <w:unhideWhenUsed/>
    <w:rsid w:val="00A34C51"/>
    <w:rPr>
      <w:color w:val="605E5C"/>
      <w:shd w:val="clear" w:color="auto" w:fill="E1DFDD"/>
    </w:rPr>
  </w:style>
  <w:style w:type="character" w:styleId="UnresolvedMention">
    <w:name w:val="Unresolved Mention"/>
    <w:basedOn w:val="DefaultParagraphFont"/>
    <w:uiPriority w:val="99"/>
    <w:semiHidden/>
    <w:unhideWhenUsed/>
    <w:rsid w:val="00D42E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90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oleObject" Target="file:///C:\Xga\In-work\Doc\Architecture\polyFORTH\Fig1_3sup.vsd" TargetMode="External"/><Relationship Id="rId39" Type="http://schemas.openxmlformats.org/officeDocument/2006/relationships/header" Target="header3.xml"/><Relationship Id="rId21" Type="http://schemas.openxmlformats.org/officeDocument/2006/relationships/footer" Target="footer4.xml"/><Relationship Id="rId34" Type="http://schemas.openxmlformats.org/officeDocument/2006/relationships/image" Target="media/image7.png"/><Relationship Id="rId42" Type="http://schemas.microsoft.com/office/2011/relationships/people" Target="peop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www.greenarraychips.com" TargetMode="External"/><Relationship Id="rId20" Type="http://schemas.openxmlformats.org/officeDocument/2006/relationships/oleObject" Target="file:///C:\Xga\In-work\Doc\Architecture\polyFORTH\pFVM.vsd" TargetMode="External"/><Relationship Id="rId29" Type="http://schemas.openxmlformats.org/officeDocument/2006/relationships/oleObject" Target="file:///C:\Xga\In-work\Doc\Architecture\polyFORTH\Fig1_4sup.vsd"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greenarraychips.com/home/support" TargetMode="External"/><Relationship Id="rId24" Type="http://schemas.openxmlformats.org/officeDocument/2006/relationships/oleObject" Target="file:///C:\Xga\In-work\Doc\Architecture\polyFORTH\Mem-Map.vsd" TargetMode="External"/><Relationship Id="rId32" Type="http://schemas.openxmlformats.org/officeDocument/2006/relationships/footer" Target="footer6.xml"/><Relationship Id="rId37" Type="http://schemas.openxmlformats.org/officeDocument/2006/relationships/hyperlink" Target="http://www.forth.com" TargetMode="External"/><Relationship Id="rId40" Type="http://schemas.openxmlformats.org/officeDocument/2006/relationships/footer" Target="footer7.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oleObject" Target="file:///C:\Xga\In-work\Doc\Architecture\polyFORTH\Mem-Map.vsd" TargetMode="External"/><Relationship Id="rId28" Type="http://schemas.openxmlformats.org/officeDocument/2006/relationships/image" Target="media/image5.emf"/><Relationship Id="rId36" Type="http://schemas.openxmlformats.org/officeDocument/2006/relationships/hyperlink" Target="http://www.greenarraychips.com" TargetMode="External"/><Relationship Id="rId10" Type="http://schemas.openxmlformats.org/officeDocument/2006/relationships/hyperlink" Target="http://www.greenarraychips.com/home/support" TargetMode="External"/><Relationship Id="rId19" Type="http://schemas.openxmlformats.org/officeDocument/2006/relationships/image" Target="media/image2.emf"/><Relationship Id="rId31" Type="http://schemas.openxmlformats.org/officeDocument/2006/relationships/footer" Target="footer5.xm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3.emf"/><Relationship Id="rId27" Type="http://schemas.openxmlformats.org/officeDocument/2006/relationships/oleObject" Target="file:///C:\Xga\In-work\Doc\Architecture\polyFORTH\Fig1_3sup.vsd" TargetMode="External"/><Relationship Id="rId30" Type="http://schemas.openxmlformats.org/officeDocument/2006/relationships/oleObject" Target="file:///C:\Xga\In-work\Doc\Architecture\polyFORTH\Fig1_4sup.vsd" TargetMode="External"/><Relationship Id="rId35" Type="http://schemas.openxmlformats.org/officeDocument/2006/relationships/hyperlink" Target="http://www.forth.com" TargetMode="External"/><Relationship Id="rId43"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hyperlink" Target="http://www.greenarraychips.com/home/support" TargetMode="External"/><Relationship Id="rId25" Type="http://schemas.openxmlformats.org/officeDocument/2006/relationships/image" Target="media/image4.emf"/><Relationship Id="rId33" Type="http://schemas.openxmlformats.org/officeDocument/2006/relationships/image" Target="media/image6.png"/><Relationship Id="rId38" Type="http://schemas.openxmlformats.org/officeDocument/2006/relationships/hyperlink" Target="http://www.greenarraychips.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Xa\ACT\DOC\TEM\GA-Datasheets.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78A90A4B90141559FBABC8A7F153126"/>
        <w:category>
          <w:name w:val="General"/>
          <w:gallery w:val="placeholder"/>
        </w:category>
        <w:types>
          <w:type w:val="bbPlcHdr"/>
        </w:types>
        <w:behaviors>
          <w:behavior w:val="content"/>
        </w:behaviors>
        <w:guid w:val="{D9935F25-646D-4229-A373-3D3D270E0C74}"/>
      </w:docPartPr>
      <w:docPartBody>
        <w:p w:rsidR="006F5D5B" w:rsidRDefault="006F5D5B" w:rsidP="006F5D5B">
          <w:pPr>
            <w:pStyle w:val="B78A90A4B90141559FBABC8A7F153126"/>
          </w:pPr>
          <w:r w:rsidRPr="00FA7E79">
            <w:rPr>
              <w:rStyle w:val="PlaceholderText"/>
            </w:rPr>
            <w:t>[Publish Date]</w:t>
          </w:r>
        </w:p>
      </w:docPartBody>
    </w:docPart>
    <w:docPart>
      <w:docPartPr>
        <w:name w:val="CF625F551AD3417B8641171D9C763937"/>
        <w:category>
          <w:name w:val="General"/>
          <w:gallery w:val="placeholder"/>
        </w:category>
        <w:types>
          <w:type w:val="bbPlcHdr"/>
        </w:types>
        <w:behaviors>
          <w:behavior w:val="content"/>
        </w:behaviors>
        <w:guid w:val="{95970F41-5A80-4C5C-A43E-AA796FF5C622}"/>
      </w:docPartPr>
      <w:docPartBody>
        <w:p w:rsidR="006F5D5B" w:rsidRDefault="006F5D5B">
          <w:r w:rsidRPr="009F16AC">
            <w:rPr>
              <w:rStyle w:val="PlaceholderText"/>
            </w:rPr>
            <w:t>[Publish Date]</w:t>
          </w:r>
        </w:p>
      </w:docPartBody>
    </w:docPart>
    <w:docPart>
      <w:docPartPr>
        <w:name w:val="E49DAD1B14A34D8B854BC3AF33F7CCF4"/>
        <w:category>
          <w:name w:val="General"/>
          <w:gallery w:val="placeholder"/>
        </w:category>
        <w:types>
          <w:type w:val="bbPlcHdr"/>
        </w:types>
        <w:behaviors>
          <w:behavior w:val="content"/>
        </w:behaviors>
        <w:guid w:val="{2D2341E6-F71C-4C19-8DFF-3D36E82B8690}"/>
      </w:docPartPr>
      <w:docPartBody>
        <w:p w:rsidR="006F5D5B" w:rsidRDefault="006F5D5B">
          <w:r w:rsidRPr="009F16AC">
            <w:rPr>
              <w:rStyle w:val="PlaceholderText"/>
            </w:rPr>
            <w:t>[Publish Date]</w:t>
          </w:r>
        </w:p>
      </w:docPartBody>
    </w:docPart>
    <w:docPart>
      <w:docPartPr>
        <w:name w:val="DA7630600D1447E88BCCAD7D4029977B"/>
        <w:category>
          <w:name w:val="General"/>
          <w:gallery w:val="placeholder"/>
        </w:category>
        <w:types>
          <w:type w:val="bbPlcHdr"/>
        </w:types>
        <w:behaviors>
          <w:behavior w:val="content"/>
        </w:behaviors>
        <w:guid w:val="{365489C7-5B5B-4ED3-A99D-F1CEC9C8455D}"/>
      </w:docPartPr>
      <w:docPartBody>
        <w:p w:rsidR="006F5D5B" w:rsidRDefault="006F5D5B">
          <w:r w:rsidRPr="009F16AC">
            <w:rPr>
              <w:rStyle w:val="PlaceholderText"/>
            </w:rPr>
            <w:t>[Publish Date]</w:t>
          </w:r>
        </w:p>
      </w:docPartBody>
    </w:docPart>
    <w:docPart>
      <w:docPartPr>
        <w:name w:val="87A61BF2A06442C7AF2F52ECC9B9BEEC"/>
        <w:category>
          <w:name w:val="General"/>
          <w:gallery w:val="placeholder"/>
        </w:category>
        <w:types>
          <w:type w:val="bbPlcHdr"/>
        </w:types>
        <w:behaviors>
          <w:behavior w:val="content"/>
        </w:behaviors>
        <w:guid w:val="{13F7C888-6E9C-4DB8-B3EA-1475689F6E0A}"/>
      </w:docPartPr>
      <w:docPartBody>
        <w:p w:rsidR="006F5D5B" w:rsidRDefault="006F5D5B">
          <w:r w:rsidRPr="009F16AC">
            <w:rPr>
              <w:rStyle w:val="PlaceholderText"/>
            </w:rPr>
            <w:t>[Publish Date]</w:t>
          </w:r>
        </w:p>
      </w:docPartBody>
    </w:docPart>
    <w:docPart>
      <w:docPartPr>
        <w:name w:val="20ADFB656C624C3F8076293A6D3319FC"/>
        <w:category>
          <w:name w:val="General"/>
          <w:gallery w:val="placeholder"/>
        </w:category>
        <w:types>
          <w:type w:val="bbPlcHdr"/>
        </w:types>
        <w:behaviors>
          <w:behavior w:val="content"/>
        </w:behaviors>
        <w:guid w:val="{D32662B4-09A8-43FA-AFD8-EFD2594DE795}"/>
      </w:docPartPr>
      <w:docPartBody>
        <w:p w:rsidR="006F5D5B" w:rsidRDefault="006F5D5B">
          <w:r w:rsidRPr="009F16AC">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5D5B"/>
    <w:rsid w:val="001039E4"/>
    <w:rsid w:val="00115214"/>
    <w:rsid w:val="001965C1"/>
    <w:rsid w:val="001A6E8B"/>
    <w:rsid w:val="001B4BEA"/>
    <w:rsid w:val="00230103"/>
    <w:rsid w:val="00232D49"/>
    <w:rsid w:val="00254DEF"/>
    <w:rsid w:val="002732C9"/>
    <w:rsid w:val="00297766"/>
    <w:rsid w:val="00330D14"/>
    <w:rsid w:val="00356BF7"/>
    <w:rsid w:val="003860D1"/>
    <w:rsid w:val="005825E9"/>
    <w:rsid w:val="006A1259"/>
    <w:rsid w:val="006A1CF3"/>
    <w:rsid w:val="006C3912"/>
    <w:rsid w:val="006D3EF6"/>
    <w:rsid w:val="006F5D5B"/>
    <w:rsid w:val="0074325E"/>
    <w:rsid w:val="007C3F3F"/>
    <w:rsid w:val="00840A5E"/>
    <w:rsid w:val="008920BC"/>
    <w:rsid w:val="00945BE6"/>
    <w:rsid w:val="0098154E"/>
    <w:rsid w:val="00982089"/>
    <w:rsid w:val="009D250C"/>
    <w:rsid w:val="009F483F"/>
    <w:rsid w:val="00A36598"/>
    <w:rsid w:val="00A406E7"/>
    <w:rsid w:val="00A4376D"/>
    <w:rsid w:val="00A7171C"/>
    <w:rsid w:val="00A8445F"/>
    <w:rsid w:val="00B2189C"/>
    <w:rsid w:val="00B35D4C"/>
    <w:rsid w:val="00BD5584"/>
    <w:rsid w:val="00D11C92"/>
    <w:rsid w:val="00D12F8C"/>
    <w:rsid w:val="00D43312"/>
    <w:rsid w:val="00D57620"/>
    <w:rsid w:val="00D655A9"/>
    <w:rsid w:val="00D8201D"/>
    <w:rsid w:val="00DA62DB"/>
    <w:rsid w:val="00DF1204"/>
    <w:rsid w:val="00E07132"/>
    <w:rsid w:val="00E10437"/>
    <w:rsid w:val="00E96C74"/>
    <w:rsid w:val="00EF554D"/>
    <w:rsid w:val="00F60D35"/>
    <w:rsid w:val="00FA1414"/>
    <w:rsid w:val="00FA5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5D5B"/>
    <w:rPr>
      <w:color w:val="808080"/>
    </w:rPr>
  </w:style>
  <w:style w:type="paragraph" w:customStyle="1" w:styleId="B78A90A4B90141559FBABC8A7F153126">
    <w:name w:val="B78A90A4B90141559FBABC8A7F153126"/>
    <w:rsid w:val="006F5D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GreenArrays Brand">
  <a:themeElements>
    <a:clrScheme name="GreenArrays Brand">
      <a:dk1>
        <a:sysClr val="windowText" lastClr="000000"/>
      </a:dk1>
      <a:lt1>
        <a:sysClr val="window" lastClr="FFFFFF"/>
      </a:lt1>
      <a:dk2>
        <a:srgbClr val="1D6717"/>
      </a:dk2>
      <a:lt2>
        <a:srgbClr val="CBF2C8"/>
      </a:lt2>
      <a:accent1>
        <a:srgbClr val="288D20"/>
      </a:accent1>
      <a:accent2>
        <a:srgbClr val="FFFF00"/>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pex">
      <a:fillStyleLst>
        <a:solidFill>
          <a:schemeClr val="phClr"/>
        </a:solidFill>
        <a:gradFill rotWithShape="1">
          <a:gsLst>
            <a:gs pos="20000">
              <a:schemeClr val="phClr">
                <a:tint val="9000"/>
              </a:schemeClr>
            </a:gs>
            <a:gs pos="100000">
              <a:schemeClr val="phClr">
                <a:tint val="70000"/>
                <a:satMod val="100000"/>
              </a:schemeClr>
            </a:gs>
          </a:gsLst>
          <a:path path="circle">
            <a:fillToRect l="-15000" t="-15000" r="115000" b="115000"/>
          </a:path>
        </a:gradFill>
        <a:gradFill rotWithShape="1">
          <a:gsLst>
            <a:gs pos="0">
              <a:schemeClr val="phClr">
                <a:shade val="60000"/>
              </a:schemeClr>
            </a:gs>
            <a:gs pos="33000">
              <a:schemeClr val="phClr">
                <a:tint val="86500"/>
              </a:schemeClr>
            </a:gs>
            <a:gs pos="46750">
              <a:schemeClr val="phClr">
                <a:tint val="71000"/>
                <a:satMod val="112000"/>
              </a:schemeClr>
            </a:gs>
            <a:gs pos="53000">
              <a:schemeClr val="phClr">
                <a:tint val="71000"/>
                <a:satMod val="112000"/>
              </a:schemeClr>
            </a:gs>
            <a:gs pos="68000">
              <a:schemeClr val="phClr">
                <a:tint val="86000"/>
              </a:schemeClr>
            </a:gs>
            <a:gs pos="100000">
              <a:schemeClr val="phClr">
                <a:shade val="60000"/>
              </a:schemeClr>
            </a:gs>
          </a:gsLst>
          <a:lin ang="8350000" scaled="1"/>
        </a:gradFill>
      </a:fillStyleLst>
      <a:lnStyleLst>
        <a:ln w="9525" cap="flat" cmpd="sng" algn="ctr">
          <a:solidFill>
            <a:schemeClr val="phClr">
              <a:shade val="48000"/>
              <a:satMod val="11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130000" dist="101600" dir="2700000" algn="tl" rotWithShape="0">
              <a:srgbClr val="000000">
                <a:alpha val="35000"/>
              </a:srgbClr>
            </a:outerShdw>
          </a:effectLst>
        </a:effectStyle>
        <a:effectStyle>
          <a:effectLst>
            <a:outerShdw blurRad="190500" dist="228600" dir="2700000" sy="90000" rotWithShape="0">
              <a:srgbClr val="000000">
                <a:alpha val="25500"/>
              </a:srgbClr>
            </a:outerShdw>
          </a:effectLst>
        </a:effectStyle>
        <a:effectStyle>
          <a:effectLst>
            <a:outerShdw blurRad="190500" dist="228600" dir="2700000" sy="90000" rotWithShape="0">
              <a:srgbClr val="000000">
                <a:alpha val="25500"/>
              </a:srgbClr>
            </a:outerShdw>
          </a:effectLst>
          <a:scene3d>
            <a:camera prst="orthographicFront" fov="0">
              <a:rot lat="0" lon="0" rev="0"/>
            </a:camera>
            <a:lightRig rig="soft" dir="tl">
              <a:rot lat="0" lon="0" rev="20100000"/>
            </a:lightRig>
          </a:scene3d>
          <a:sp3d>
            <a:bevelT w="50800" h="508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2022-11-12T00:00:00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9219F1-D3A6-46D7-9047-94D585124A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GA-Datasheets.dot</Template>
  <TotalTime>55</TotalTime>
  <Pages>1</Pages>
  <Words>20173</Words>
  <Characters>114988</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GreenArrays Documents</vt:lpstr>
    </vt:vector>
  </TitlesOfParts>
  <Company>GreenArrays, Inc.</Company>
  <LinksUpToDate>false</LinksUpToDate>
  <CharactersWithSpaces>134892</CharactersWithSpaces>
  <SharedDoc>false</SharedDoc>
  <HLinks>
    <vt:vector size="204" baseType="variant">
      <vt:variant>
        <vt:i4>1048630</vt:i4>
      </vt:variant>
      <vt:variant>
        <vt:i4>191</vt:i4>
      </vt:variant>
      <vt:variant>
        <vt:i4>0</vt:i4>
      </vt:variant>
      <vt:variant>
        <vt:i4>5</vt:i4>
      </vt:variant>
      <vt:variant>
        <vt:lpwstr/>
      </vt:variant>
      <vt:variant>
        <vt:lpwstr>_Toc277071412</vt:lpwstr>
      </vt:variant>
      <vt:variant>
        <vt:i4>1048630</vt:i4>
      </vt:variant>
      <vt:variant>
        <vt:i4>185</vt:i4>
      </vt:variant>
      <vt:variant>
        <vt:i4>0</vt:i4>
      </vt:variant>
      <vt:variant>
        <vt:i4>5</vt:i4>
      </vt:variant>
      <vt:variant>
        <vt:lpwstr/>
      </vt:variant>
      <vt:variant>
        <vt:lpwstr>_Toc277071411</vt:lpwstr>
      </vt:variant>
      <vt:variant>
        <vt:i4>1048630</vt:i4>
      </vt:variant>
      <vt:variant>
        <vt:i4>179</vt:i4>
      </vt:variant>
      <vt:variant>
        <vt:i4>0</vt:i4>
      </vt:variant>
      <vt:variant>
        <vt:i4>5</vt:i4>
      </vt:variant>
      <vt:variant>
        <vt:lpwstr/>
      </vt:variant>
      <vt:variant>
        <vt:lpwstr>_Toc277071410</vt:lpwstr>
      </vt:variant>
      <vt:variant>
        <vt:i4>1114166</vt:i4>
      </vt:variant>
      <vt:variant>
        <vt:i4>173</vt:i4>
      </vt:variant>
      <vt:variant>
        <vt:i4>0</vt:i4>
      </vt:variant>
      <vt:variant>
        <vt:i4>5</vt:i4>
      </vt:variant>
      <vt:variant>
        <vt:lpwstr/>
      </vt:variant>
      <vt:variant>
        <vt:lpwstr>_Toc277071409</vt:lpwstr>
      </vt:variant>
      <vt:variant>
        <vt:i4>1114166</vt:i4>
      </vt:variant>
      <vt:variant>
        <vt:i4>167</vt:i4>
      </vt:variant>
      <vt:variant>
        <vt:i4>0</vt:i4>
      </vt:variant>
      <vt:variant>
        <vt:i4>5</vt:i4>
      </vt:variant>
      <vt:variant>
        <vt:lpwstr/>
      </vt:variant>
      <vt:variant>
        <vt:lpwstr>_Toc277071408</vt:lpwstr>
      </vt:variant>
      <vt:variant>
        <vt:i4>1114166</vt:i4>
      </vt:variant>
      <vt:variant>
        <vt:i4>161</vt:i4>
      </vt:variant>
      <vt:variant>
        <vt:i4>0</vt:i4>
      </vt:variant>
      <vt:variant>
        <vt:i4>5</vt:i4>
      </vt:variant>
      <vt:variant>
        <vt:lpwstr/>
      </vt:variant>
      <vt:variant>
        <vt:lpwstr>_Toc277071407</vt:lpwstr>
      </vt:variant>
      <vt:variant>
        <vt:i4>1114166</vt:i4>
      </vt:variant>
      <vt:variant>
        <vt:i4>155</vt:i4>
      </vt:variant>
      <vt:variant>
        <vt:i4>0</vt:i4>
      </vt:variant>
      <vt:variant>
        <vt:i4>5</vt:i4>
      </vt:variant>
      <vt:variant>
        <vt:lpwstr/>
      </vt:variant>
      <vt:variant>
        <vt:lpwstr>_Toc277071406</vt:lpwstr>
      </vt:variant>
      <vt:variant>
        <vt:i4>1114166</vt:i4>
      </vt:variant>
      <vt:variant>
        <vt:i4>149</vt:i4>
      </vt:variant>
      <vt:variant>
        <vt:i4>0</vt:i4>
      </vt:variant>
      <vt:variant>
        <vt:i4>5</vt:i4>
      </vt:variant>
      <vt:variant>
        <vt:lpwstr/>
      </vt:variant>
      <vt:variant>
        <vt:lpwstr>_Toc277071405</vt:lpwstr>
      </vt:variant>
      <vt:variant>
        <vt:i4>1114166</vt:i4>
      </vt:variant>
      <vt:variant>
        <vt:i4>143</vt:i4>
      </vt:variant>
      <vt:variant>
        <vt:i4>0</vt:i4>
      </vt:variant>
      <vt:variant>
        <vt:i4>5</vt:i4>
      </vt:variant>
      <vt:variant>
        <vt:lpwstr/>
      </vt:variant>
      <vt:variant>
        <vt:lpwstr>_Toc277071404</vt:lpwstr>
      </vt:variant>
      <vt:variant>
        <vt:i4>1114166</vt:i4>
      </vt:variant>
      <vt:variant>
        <vt:i4>137</vt:i4>
      </vt:variant>
      <vt:variant>
        <vt:i4>0</vt:i4>
      </vt:variant>
      <vt:variant>
        <vt:i4>5</vt:i4>
      </vt:variant>
      <vt:variant>
        <vt:lpwstr/>
      </vt:variant>
      <vt:variant>
        <vt:lpwstr>_Toc277071403</vt:lpwstr>
      </vt:variant>
      <vt:variant>
        <vt:i4>1114166</vt:i4>
      </vt:variant>
      <vt:variant>
        <vt:i4>131</vt:i4>
      </vt:variant>
      <vt:variant>
        <vt:i4>0</vt:i4>
      </vt:variant>
      <vt:variant>
        <vt:i4>5</vt:i4>
      </vt:variant>
      <vt:variant>
        <vt:lpwstr/>
      </vt:variant>
      <vt:variant>
        <vt:lpwstr>_Toc277071402</vt:lpwstr>
      </vt:variant>
      <vt:variant>
        <vt:i4>1114166</vt:i4>
      </vt:variant>
      <vt:variant>
        <vt:i4>125</vt:i4>
      </vt:variant>
      <vt:variant>
        <vt:i4>0</vt:i4>
      </vt:variant>
      <vt:variant>
        <vt:i4>5</vt:i4>
      </vt:variant>
      <vt:variant>
        <vt:lpwstr/>
      </vt:variant>
      <vt:variant>
        <vt:lpwstr>_Toc277071401</vt:lpwstr>
      </vt:variant>
      <vt:variant>
        <vt:i4>1114166</vt:i4>
      </vt:variant>
      <vt:variant>
        <vt:i4>119</vt:i4>
      </vt:variant>
      <vt:variant>
        <vt:i4>0</vt:i4>
      </vt:variant>
      <vt:variant>
        <vt:i4>5</vt:i4>
      </vt:variant>
      <vt:variant>
        <vt:lpwstr/>
      </vt:variant>
      <vt:variant>
        <vt:lpwstr>_Toc277071400</vt:lpwstr>
      </vt:variant>
      <vt:variant>
        <vt:i4>1572913</vt:i4>
      </vt:variant>
      <vt:variant>
        <vt:i4>113</vt:i4>
      </vt:variant>
      <vt:variant>
        <vt:i4>0</vt:i4>
      </vt:variant>
      <vt:variant>
        <vt:i4>5</vt:i4>
      </vt:variant>
      <vt:variant>
        <vt:lpwstr/>
      </vt:variant>
      <vt:variant>
        <vt:lpwstr>_Toc277071399</vt:lpwstr>
      </vt:variant>
      <vt:variant>
        <vt:i4>1572913</vt:i4>
      </vt:variant>
      <vt:variant>
        <vt:i4>107</vt:i4>
      </vt:variant>
      <vt:variant>
        <vt:i4>0</vt:i4>
      </vt:variant>
      <vt:variant>
        <vt:i4>5</vt:i4>
      </vt:variant>
      <vt:variant>
        <vt:lpwstr/>
      </vt:variant>
      <vt:variant>
        <vt:lpwstr>_Toc277071398</vt:lpwstr>
      </vt:variant>
      <vt:variant>
        <vt:i4>1572913</vt:i4>
      </vt:variant>
      <vt:variant>
        <vt:i4>101</vt:i4>
      </vt:variant>
      <vt:variant>
        <vt:i4>0</vt:i4>
      </vt:variant>
      <vt:variant>
        <vt:i4>5</vt:i4>
      </vt:variant>
      <vt:variant>
        <vt:lpwstr/>
      </vt:variant>
      <vt:variant>
        <vt:lpwstr>_Toc277071397</vt:lpwstr>
      </vt:variant>
      <vt:variant>
        <vt:i4>1572913</vt:i4>
      </vt:variant>
      <vt:variant>
        <vt:i4>95</vt:i4>
      </vt:variant>
      <vt:variant>
        <vt:i4>0</vt:i4>
      </vt:variant>
      <vt:variant>
        <vt:i4>5</vt:i4>
      </vt:variant>
      <vt:variant>
        <vt:lpwstr/>
      </vt:variant>
      <vt:variant>
        <vt:lpwstr>_Toc277071396</vt:lpwstr>
      </vt:variant>
      <vt:variant>
        <vt:i4>1572913</vt:i4>
      </vt:variant>
      <vt:variant>
        <vt:i4>89</vt:i4>
      </vt:variant>
      <vt:variant>
        <vt:i4>0</vt:i4>
      </vt:variant>
      <vt:variant>
        <vt:i4>5</vt:i4>
      </vt:variant>
      <vt:variant>
        <vt:lpwstr/>
      </vt:variant>
      <vt:variant>
        <vt:lpwstr>_Toc277071395</vt:lpwstr>
      </vt:variant>
      <vt:variant>
        <vt:i4>1572913</vt:i4>
      </vt:variant>
      <vt:variant>
        <vt:i4>83</vt:i4>
      </vt:variant>
      <vt:variant>
        <vt:i4>0</vt:i4>
      </vt:variant>
      <vt:variant>
        <vt:i4>5</vt:i4>
      </vt:variant>
      <vt:variant>
        <vt:lpwstr/>
      </vt:variant>
      <vt:variant>
        <vt:lpwstr>_Toc277071394</vt:lpwstr>
      </vt:variant>
      <vt:variant>
        <vt:i4>1572913</vt:i4>
      </vt:variant>
      <vt:variant>
        <vt:i4>77</vt:i4>
      </vt:variant>
      <vt:variant>
        <vt:i4>0</vt:i4>
      </vt:variant>
      <vt:variant>
        <vt:i4>5</vt:i4>
      </vt:variant>
      <vt:variant>
        <vt:lpwstr/>
      </vt:variant>
      <vt:variant>
        <vt:lpwstr>_Toc277071393</vt:lpwstr>
      </vt:variant>
      <vt:variant>
        <vt:i4>1572913</vt:i4>
      </vt:variant>
      <vt:variant>
        <vt:i4>71</vt:i4>
      </vt:variant>
      <vt:variant>
        <vt:i4>0</vt:i4>
      </vt:variant>
      <vt:variant>
        <vt:i4>5</vt:i4>
      </vt:variant>
      <vt:variant>
        <vt:lpwstr/>
      </vt:variant>
      <vt:variant>
        <vt:lpwstr>_Toc277071392</vt:lpwstr>
      </vt:variant>
      <vt:variant>
        <vt:i4>1572913</vt:i4>
      </vt:variant>
      <vt:variant>
        <vt:i4>65</vt:i4>
      </vt:variant>
      <vt:variant>
        <vt:i4>0</vt:i4>
      </vt:variant>
      <vt:variant>
        <vt:i4>5</vt:i4>
      </vt:variant>
      <vt:variant>
        <vt:lpwstr/>
      </vt:variant>
      <vt:variant>
        <vt:lpwstr>_Toc277071391</vt:lpwstr>
      </vt:variant>
      <vt:variant>
        <vt:i4>1572913</vt:i4>
      </vt:variant>
      <vt:variant>
        <vt:i4>59</vt:i4>
      </vt:variant>
      <vt:variant>
        <vt:i4>0</vt:i4>
      </vt:variant>
      <vt:variant>
        <vt:i4>5</vt:i4>
      </vt:variant>
      <vt:variant>
        <vt:lpwstr/>
      </vt:variant>
      <vt:variant>
        <vt:lpwstr>_Toc277071390</vt:lpwstr>
      </vt:variant>
      <vt:variant>
        <vt:i4>1638449</vt:i4>
      </vt:variant>
      <vt:variant>
        <vt:i4>53</vt:i4>
      </vt:variant>
      <vt:variant>
        <vt:i4>0</vt:i4>
      </vt:variant>
      <vt:variant>
        <vt:i4>5</vt:i4>
      </vt:variant>
      <vt:variant>
        <vt:lpwstr/>
      </vt:variant>
      <vt:variant>
        <vt:lpwstr>_Toc277071389</vt:lpwstr>
      </vt:variant>
      <vt:variant>
        <vt:i4>1638449</vt:i4>
      </vt:variant>
      <vt:variant>
        <vt:i4>47</vt:i4>
      </vt:variant>
      <vt:variant>
        <vt:i4>0</vt:i4>
      </vt:variant>
      <vt:variant>
        <vt:i4>5</vt:i4>
      </vt:variant>
      <vt:variant>
        <vt:lpwstr/>
      </vt:variant>
      <vt:variant>
        <vt:lpwstr>_Toc277071388</vt:lpwstr>
      </vt:variant>
      <vt:variant>
        <vt:i4>1638449</vt:i4>
      </vt:variant>
      <vt:variant>
        <vt:i4>41</vt:i4>
      </vt:variant>
      <vt:variant>
        <vt:i4>0</vt:i4>
      </vt:variant>
      <vt:variant>
        <vt:i4>5</vt:i4>
      </vt:variant>
      <vt:variant>
        <vt:lpwstr/>
      </vt:variant>
      <vt:variant>
        <vt:lpwstr>_Toc277071387</vt:lpwstr>
      </vt:variant>
      <vt:variant>
        <vt:i4>1638449</vt:i4>
      </vt:variant>
      <vt:variant>
        <vt:i4>35</vt:i4>
      </vt:variant>
      <vt:variant>
        <vt:i4>0</vt:i4>
      </vt:variant>
      <vt:variant>
        <vt:i4>5</vt:i4>
      </vt:variant>
      <vt:variant>
        <vt:lpwstr/>
      </vt:variant>
      <vt:variant>
        <vt:lpwstr>_Toc277071386</vt:lpwstr>
      </vt:variant>
      <vt:variant>
        <vt:i4>1638449</vt:i4>
      </vt:variant>
      <vt:variant>
        <vt:i4>29</vt:i4>
      </vt:variant>
      <vt:variant>
        <vt:i4>0</vt:i4>
      </vt:variant>
      <vt:variant>
        <vt:i4>5</vt:i4>
      </vt:variant>
      <vt:variant>
        <vt:lpwstr/>
      </vt:variant>
      <vt:variant>
        <vt:lpwstr>_Toc277071385</vt:lpwstr>
      </vt:variant>
      <vt:variant>
        <vt:i4>1638449</vt:i4>
      </vt:variant>
      <vt:variant>
        <vt:i4>23</vt:i4>
      </vt:variant>
      <vt:variant>
        <vt:i4>0</vt:i4>
      </vt:variant>
      <vt:variant>
        <vt:i4>5</vt:i4>
      </vt:variant>
      <vt:variant>
        <vt:lpwstr/>
      </vt:variant>
      <vt:variant>
        <vt:lpwstr>_Toc277071384</vt:lpwstr>
      </vt:variant>
      <vt:variant>
        <vt:i4>1638449</vt:i4>
      </vt:variant>
      <vt:variant>
        <vt:i4>17</vt:i4>
      </vt:variant>
      <vt:variant>
        <vt:i4>0</vt:i4>
      </vt:variant>
      <vt:variant>
        <vt:i4>5</vt:i4>
      </vt:variant>
      <vt:variant>
        <vt:lpwstr/>
      </vt:variant>
      <vt:variant>
        <vt:lpwstr>_Toc277071383</vt:lpwstr>
      </vt:variant>
      <vt:variant>
        <vt:i4>1638449</vt:i4>
      </vt:variant>
      <vt:variant>
        <vt:i4>11</vt:i4>
      </vt:variant>
      <vt:variant>
        <vt:i4>0</vt:i4>
      </vt:variant>
      <vt:variant>
        <vt:i4>5</vt:i4>
      </vt:variant>
      <vt:variant>
        <vt:lpwstr/>
      </vt:variant>
      <vt:variant>
        <vt:lpwstr>_Toc277071382</vt:lpwstr>
      </vt:variant>
      <vt:variant>
        <vt:i4>1638449</vt:i4>
      </vt:variant>
      <vt:variant>
        <vt:i4>5</vt:i4>
      </vt:variant>
      <vt:variant>
        <vt:i4>0</vt:i4>
      </vt:variant>
      <vt:variant>
        <vt:i4>5</vt:i4>
      </vt:variant>
      <vt:variant>
        <vt:lpwstr/>
      </vt:variant>
      <vt:variant>
        <vt:lpwstr>_Toc277071381</vt:lpwstr>
      </vt:variant>
      <vt:variant>
        <vt:i4>2293876</vt:i4>
      </vt:variant>
      <vt:variant>
        <vt:i4>0</vt:i4>
      </vt:variant>
      <vt:variant>
        <vt:i4>0</vt:i4>
      </vt:variant>
      <vt:variant>
        <vt:i4>5</vt:i4>
      </vt:variant>
      <vt:variant>
        <vt:lpwstr>http://www.greenarraychips.com/</vt:lpwstr>
      </vt:variant>
      <vt:variant>
        <vt:lpwstr/>
      </vt:variant>
      <vt:variant>
        <vt:i4>2293876</vt:i4>
      </vt:variant>
      <vt:variant>
        <vt:i4>81</vt:i4>
      </vt:variant>
      <vt:variant>
        <vt:i4>0</vt:i4>
      </vt:variant>
      <vt:variant>
        <vt:i4>5</vt:i4>
      </vt:variant>
      <vt:variant>
        <vt:lpwstr>http://www.greenarraychips.com/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GreenArrays Documents</dc:title>
  <dc:creator>Greg Bailey</dc:creator>
  <cp:lastModifiedBy>Greg Bailey</cp:lastModifiedBy>
  <cp:revision>6</cp:revision>
  <cp:lastPrinted>2022-11-13T01:13:00Z</cp:lastPrinted>
  <dcterms:created xsi:type="dcterms:W3CDTF">2022-11-12T23:41:00Z</dcterms:created>
  <dcterms:modified xsi:type="dcterms:W3CDTF">2022-11-13T01:14:00Z</dcterms:modified>
</cp:coreProperties>
</file>