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ECEA6" w14:textId="77777777" w:rsidR="00972174" w:rsidRDefault="00972174" w:rsidP="0028348C">
      <w:pPr>
        <w:pStyle w:val="Heading1"/>
        <w:rPr>
          <w:rFonts w:ascii="Calibri" w:hAnsi="Calibri"/>
          <w:color w:val="1D6717"/>
        </w:rPr>
        <w:sectPr w:rsidR="00972174" w:rsidSect="00CF38DF">
          <w:footerReference w:type="even" r:id="rId9"/>
          <w:footerReference w:type="default" r:id="rId10"/>
          <w:pgSz w:w="12240" w:h="15840" w:code="1"/>
          <w:pgMar w:top="1440" w:right="1080" w:bottom="1440" w:left="1440" w:header="720" w:footer="720" w:gutter="0"/>
          <w:cols w:space="720"/>
          <w:docGrid w:linePitch="272"/>
        </w:sectPr>
      </w:pPr>
    </w:p>
    <w:p w14:paraId="4F6A5FAA" w14:textId="77777777" w:rsidR="0028348C" w:rsidRPr="003B4C03" w:rsidRDefault="0028348C" w:rsidP="0028348C">
      <w:pPr>
        <w:pStyle w:val="Heading1"/>
      </w:pPr>
      <w:bookmarkStart w:id="0" w:name="_Toc277071369"/>
      <w:bookmarkStart w:id="1" w:name="_Toc277071379"/>
      <w:bookmarkStart w:id="2" w:name="_Toc277071380"/>
      <w:bookmarkStart w:id="3" w:name="_Ref276290587"/>
      <w:bookmarkStart w:id="4" w:name="_Toc119163412"/>
      <w:bookmarkEnd w:id="0"/>
      <w:bookmarkEnd w:id="1"/>
      <w:bookmarkEnd w:id="2"/>
      <w:r w:rsidRPr="003B4C03">
        <w:lastRenderedPageBreak/>
        <w:t>Introduction</w:t>
      </w:r>
      <w:bookmarkEnd w:id="3"/>
      <w:r w:rsidR="00AC68A0" w:rsidRPr="003B4C03">
        <w:t xml:space="preserve"> to this Manual</w:t>
      </w:r>
      <w:bookmarkEnd w:id="4"/>
    </w:p>
    <w:p w14:paraId="3EE4E0CA" w14:textId="77777777" w:rsidR="00AC68A0" w:rsidRDefault="005E54C9" w:rsidP="00971BF5">
      <w:pPr>
        <w:pStyle w:val="BodyText"/>
      </w:pPr>
      <w:bookmarkStart w:id="5" w:name="OLE_LINK2"/>
      <w:bookmarkStart w:id="6" w:name="OLE_LINK5"/>
      <w:r>
        <w:t xml:space="preserve">This is the primary reference manual for the </w:t>
      </w:r>
      <w:proofErr w:type="spellStart"/>
      <w:r w:rsidR="00AC68A0">
        <w:t>arrayForth</w:t>
      </w:r>
      <w:proofErr w:type="spellEnd"/>
      <w:r w:rsidR="00AC68A0">
        <w:t xml:space="preserve"> programming environment</w:t>
      </w:r>
      <w:r>
        <w:t xml:space="preserve">.  </w:t>
      </w:r>
      <w:r w:rsidR="00AC68A0">
        <w:t>It should be read and understood in its entirety.  In the interest of avoiding needless and often confusing redundancy, it is designed to be used in combination with other documents.</w:t>
      </w:r>
    </w:p>
    <w:p w14:paraId="6D906BAA" w14:textId="44716DE4" w:rsidR="000D537F" w:rsidRDefault="000D537F" w:rsidP="000D537F">
      <w:pPr>
        <w:pStyle w:val="Heading2"/>
      </w:pPr>
      <w:bookmarkStart w:id="7" w:name="_Ref285611719"/>
      <w:bookmarkStart w:id="8" w:name="_Ref285611747"/>
      <w:bookmarkStart w:id="9" w:name="_Toc290253029"/>
      <w:bookmarkStart w:id="10" w:name="_Toc119163413"/>
      <w:bookmarkEnd w:id="5"/>
      <w:bookmarkEnd w:id="6"/>
      <w:r>
        <w:t xml:space="preserve">Related </w:t>
      </w:r>
      <w:bookmarkEnd w:id="7"/>
      <w:bookmarkEnd w:id="8"/>
      <w:bookmarkEnd w:id="9"/>
      <w:r w:rsidR="00186A5D">
        <w:t>Publications</w:t>
      </w:r>
      <w:bookmarkEnd w:id="10"/>
    </w:p>
    <w:p w14:paraId="1DEF95DB" w14:textId="0882AE89" w:rsidR="00186A5D" w:rsidRDefault="00186A5D" w:rsidP="00186A5D">
      <w:pPr>
        <w:pStyle w:val="BodyText"/>
        <w:numPr>
          <w:ilvl w:val="0"/>
          <w:numId w:val="23"/>
        </w:numPr>
      </w:pPr>
      <w:r w:rsidRPr="00CF00BC">
        <w:rPr>
          <w:b/>
        </w:rPr>
        <w:t xml:space="preserve">DB005 </w:t>
      </w:r>
      <w:proofErr w:type="spellStart"/>
      <w:r w:rsidRPr="00CF00BC">
        <w:rPr>
          <w:b/>
          <w:i/>
        </w:rPr>
        <w:t>polyFORTH</w:t>
      </w:r>
      <w:proofErr w:type="spellEnd"/>
      <w:r w:rsidRPr="00CF00BC">
        <w:rPr>
          <w:b/>
          <w:i/>
        </w:rPr>
        <w:t xml:space="preserve"> Reference Manual</w:t>
      </w:r>
      <w:r>
        <w:t xml:space="preserve">  is the foundation for understanding the </w:t>
      </w:r>
      <w:proofErr w:type="spellStart"/>
      <w:r>
        <w:t>polyFORTH</w:t>
      </w:r>
      <w:proofErr w:type="spellEnd"/>
      <w:r>
        <w:t xml:space="preserve"> model, tools, and development methods</w:t>
      </w:r>
      <w:bookmarkStart w:id="11" w:name="_Hlk533479500"/>
      <w:r>
        <w:t>.</w:t>
      </w:r>
      <w:bookmarkEnd w:id="11"/>
    </w:p>
    <w:p w14:paraId="0B54AAE9" w14:textId="50F06ED4" w:rsidR="00186A5D" w:rsidRDefault="00186A5D" w:rsidP="00186A5D">
      <w:pPr>
        <w:pStyle w:val="BodyText"/>
        <w:numPr>
          <w:ilvl w:val="0"/>
          <w:numId w:val="23"/>
        </w:numPr>
      </w:pPr>
      <w:r>
        <w:rPr>
          <w:b/>
        </w:rPr>
        <w:t xml:space="preserve">DB006 </w:t>
      </w:r>
      <w:r w:rsidRPr="00A878A9">
        <w:rPr>
          <w:b/>
          <w:i/>
        </w:rPr>
        <w:t xml:space="preserve">G144A12 </w:t>
      </w:r>
      <w:proofErr w:type="spellStart"/>
      <w:r w:rsidRPr="00A878A9">
        <w:rPr>
          <w:b/>
          <w:i/>
        </w:rPr>
        <w:t>polyFORTH</w:t>
      </w:r>
      <w:proofErr w:type="spellEnd"/>
      <w:r w:rsidRPr="00A878A9">
        <w:rPr>
          <w:b/>
          <w:i/>
        </w:rPr>
        <w:t xml:space="preserve"> Supplement</w:t>
      </w:r>
      <w:r>
        <w:rPr>
          <w:b/>
        </w:rPr>
        <w:t xml:space="preserve"> </w:t>
      </w:r>
      <w:r>
        <w:t xml:space="preserve"> assumes you understand the material in the</w:t>
      </w:r>
      <w:r w:rsidR="004F3C58">
        <w:t xml:space="preserve"> above</w:t>
      </w:r>
      <w:r>
        <w:t xml:space="preserve"> </w:t>
      </w:r>
      <w:r>
        <w:rPr>
          <w:i/>
        </w:rPr>
        <w:t>R</w:t>
      </w:r>
      <w:r w:rsidRPr="009962C9">
        <w:rPr>
          <w:i/>
        </w:rPr>
        <w:t>eference</w:t>
      </w:r>
      <w:r>
        <w:t xml:space="preserve">, documenting only implementation-specific details.  We recommend that you familiarize yourself with the </w:t>
      </w:r>
      <w:r>
        <w:rPr>
          <w:i/>
        </w:rPr>
        <w:t>R</w:t>
      </w:r>
      <w:r w:rsidRPr="009962C9">
        <w:rPr>
          <w:i/>
        </w:rPr>
        <w:t>eference</w:t>
      </w:r>
      <w:r>
        <w:t xml:space="preserve"> before studying this manual.</w:t>
      </w:r>
    </w:p>
    <w:p w14:paraId="32D89169" w14:textId="786915BF" w:rsidR="0032742C" w:rsidRDefault="0032742C" w:rsidP="00186A5D">
      <w:pPr>
        <w:pStyle w:val="BodyText"/>
        <w:numPr>
          <w:ilvl w:val="0"/>
          <w:numId w:val="23"/>
        </w:numPr>
      </w:pPr>
      <w:r>
        <w:rPr>
          <w:b/>
        </w:rPr>
        <w:t xml:space="preserve">SFW32PR </w:t>
      </w:r>
      <w:r w:rsidRPr="009E2108">
        <w:rPr>
          <w:b/>
          <w:i/>
        </w:rPr>
        <w:t>Programmer's Reference, saneFORTH for Win32 x86 Platforms</w:t>
      </w:r>
      <w:r>
        <w:t xml:space="preserve">  fulfills the role of the above Supplement for this system (ATHENA Programming, distributed by permission.)</w:t>
      </w:r>
    </w:p>
    <w:p w14:paraId="4A2D5089" w14:textId="77777777" w:rsidR="00186A5D" w:rsidRDefault="00186A5D" w:rsidP="00186A5D">
      <w:pPr>
        <w:pStyle w:val="BodyText"/>
        <w:numPr>
          <w:ilvl w:val="0"/>
          <w:numId w:val="23"/>
        </w:numPr>
      </w:pPr>
      <w:r w:rsidRPr="00CF00BC">
        <w:rPr>
          <w:b/>
        </w:rPr>
        <w:t xml:space="preserve">DB001 </w:t>
      </w:r>
      <w:r w:rsidRPr="00CF00BC">
        <w:rPr>
          <w:b/>
          <w:i/>
        </w:rPr>
        <w:t>F18A Technology Reference</w:t>
      </w:r>
      <w:r>
        <w:t xml:space="preserve">  serves as the Programmer's Reference for the F18 computers and I/O architecture.</w:t>
      </w:r>
    </w:p>
    <w:p w14:paraId="477771D5" w14:textId="77777777" w:rsidR="00186A5D" w:rsidRDefault="00186A5D" w:rsidP="00186A5D">
      <w:pPr>
        <w:pStyle w:val="BodyText"/>
        <w:numPr>
          <w:ilvl w:val="0"/>
          <w:numId w:val="23"/>
        </w:numPr>
      </w:pPr>
      <w:r w:rsidRPr="00CF00BC">
        <w:rPr>
          <w:b/>
        </w:rPr>
        <w:t xml:space="preserve">DB002 </w:t>
      </w:r>
      <w:r w:rsidRPr="00CF00BC">
        <w:rPr>
          <w:b/>
          <w:i/>
        </w:rPr>
        <w:t>G144A12 Chip Reference</w:t>
      </w:r>
      <w:r>
        <w:t xml:space="preserve">  documents the configuration of this specific chip.  Both DB001 and DB002 should be understood before you begin programming F18 code.</w:t>
      </w:r>
    </w:p>
    <w:p w14:paraId="4C56DEF5" w14:textId="4BC8047C" w:rsidR="00186A5D" w:rsidRDefault="00186A5D" w:rsidP="00186A5D">
      <w:pPr>
        <w:pStyle w:val="BodyText"/>
        <w:numPr>
          <w:ilvl w:val="0"/>
          <w:numId w:val="23"/>
        </w:numPr>
      </w:pPr>
      <w:bookmarkStart w:id="12" w:name="_Hlk533480226"/>
      <w:r w:rsidRPr="00CF00BC">
        <w:rPr>
          <w:b/>
        </w:rPr>
        <w:t>DB003</w:t>
      </w:r>
      <w:r w:rsidR="004F3C58">
        <w:rPr>
          <w:b/>
        </w:rPr>
        <w:t>/DB014</w:t>
      </w:r>
      <w:r w:rsidRPr="00CF00BC">
        <w:rPr>
          <w:b/>
        </w:rPr>
        <w:t xml:space="preserve"> </w:t>
      </w:r>
      <w:r w:rsidRPr="004F3C58">
        <w:rPr>
          <w:b/>
          <w:i/>
        </w:rPr>
        <w:t>Evaluation Board Reference</w:t>
      </w:r>
      <w:r w:rsidRPr="00A878A9">
        <w:rPr>
          <w:b/>
          <w:i/>
        </w:rPr>
        <w:t xml:space="preserve"> Manual</w:t>
      </w:r>
      <w:r>
        <w:t xml:space="preserve">  </w:t>
      </w:r>
      <w:r w:rsidR="004F3C58">
        <w:t xml:space="preserve">for EVB001 and EVB002, respectively, </w:t>
      </w:r>
      <w:r>
        <w:t xml:space="preserve">contain information with which every user of </w:t>
      </w:r>
      <w:r w:rsidR="004F3C58">
        <w:t>these</w:t>
      </w:r>
      <w:r>
        <w:t xml:space="preserve"> board</w:t>
      </w:r>
      <w:r w:rsidR="004F3C58">
        <w:t>s</w:t>
      </w:r>
      <w:r>
        <w:t xml:space="preserve"> should be familiar.  The </w:t>
      </w:r>
      <w:proofErr w:type="spellStart"/>
      <w:r>
        <w:t>polyFORTH</w:t>
      </w:r>
      <w:proofErr w:type="spellEnd"/>
      <w:r>
        <w:t xml:space="preserve"> release may be adapted for other hardware configurations but is shipped with configuration settings suitable for running on the EVB00</w:t>
      </w:r>
      <w:r w:rsidR="004F3C58">
        <w:t>2</w:t>
      </w:r>
      <w:r>
        <w:t xml:space="preserve"> Evaluation Board.</w:t>
      </w:r>
      <w:bookmarkEnd w:id="12"/>
    </w:p>
    <w:p w14:paraId="059B1781" w14:textId="78EB704A" w:rsidR="004F3C58" w:rsidRDefault="00186A5D">
      <w:pPr>
        <w:pStyle w:val="BodyText"/>
        <w:numPr>
          <w:ilvl w:val="0"/>
          <w:numId w:val="23"/>
        </w:numPr>
      </w:pPr>
      <w:bookmarkStart w:id="13" w:name="_Hlk533480391"/>
      <w:r w:rsidRPr="00CF00BC">
        <w:rPr>
          <w:b/>
        </w:rPr>
        <w:t>Application Notes</w:t>
      </w:r>
      <w:r>
        <w:t xml:space="preserve"> exist, or are planned, for many software modules that are either intrinsic to </w:t>
      </w:r>
      <w:proofErr w:type="spellStart"/>
      <w:r>
        <w:t>polyFORTH</w:t>
      </w:r>
      <w:proofErr w:type="spellEnd"/>
      <w:r>
        <w:t xml:space="preserve"> (such as the SRAM Control Cluster, Snorkel, and Ganglia) or optional (such as the Ethernet NIC</w:t>
      </w:r>
      <w:r w:rsidR="004F3C58">
        <w:t xml:space="preserve"> and networking packages</w:t>
      </w:r>
      <w:r>
        <w:t>.)</w:t>
      </w:r>
      <w:r w:rsidR="004F3C58">
        <w:t xml:space="preserve">  These and other reference materials for our chips, such as the boot protocols supported by ROM code in their boot nodes, may be found on our website at </w:t>
      </w:r>
      <w:hyperlink r:id="rId11" w:history="1">
        <w:r w:rsidR="004F3C58" w:rsidRPr="00F94F86">
          <w:rPr>
            <w:rStyle w:val="Hyperlink"/>
          </w:rPr>
          <w:t>http://www.greenarraychips.com</w:t>
        </w:r>
      </w:hyperlink>
      <w:r w:rsidR="004F3C58">
        <w:t xml:space="preserve"> .  The most comprehensive list of these will be found in the </w:t>
      </w:r>
      <w:r w:rsidR="004F3C58" w:rsidRPr="00A878A9">
        <w:rPr>
          <w:i/>
        </w:rPr>
        <w:t>Index of Download</w:t>
      </w:r>
      <w:r w:rsidR="004F3C58">
        <w:rPr>
          <w:i/>
        </w:rPr>
        <w:t>s</w:t>
      </w:r>
      <w:r w:rsidR="004F3C58">
        <w:t xml:space="preserve"> tab.  It is always advisable to ensure that you are using the latest documents before starting work</w:t>
      </w:r>
      <w:bookmarkEnd w:id="13"/>
      <w:r w:rsidR="004F3C58">
        <w:t>.</w:t>
      </w:r>
    </w:p>
    <w:p w14:paraId="24F2903E" w14:textId="77777777" w:rsidR="000D537F" w:rsidRDefault="000D537F" w:rsidP="000D537F">
      <w:pPr>
        <w:pStyle w:val="Heading2"/>
      </w:pPr>
      <w:bookmarkStart w:id="14" w:name="_Toc533485985"/>
      <w:bookmarkStart w:id="15" w:name="_Toc290253030"/>
      <w:bookmarkStart w:id="16" w:name="_Toc119163414"/>
      <w:bookmarkStart w:id="17" w:name="_Hlk533480340"/>
      <w:bookmarkEnd w:id="14"/>
      <w:r>
        <w:t>Status of Data Given</w:t>
      </w:r>
      <w:bookmarkEnd w:id="15"/>
      <w:bookmarkEnd w:id="16"/>
    </w:p>
    <w:p w14:paraId="08945AAA" w14:textId="06D6DF41" w:rsidR="000D537F" w:rsidRDefault="000D537F" w:rsidP="000D537F">
      <w:pPr>
        <w:pStyle w:val="BodyText"/>
      </w:pPr>
      <w:r>
        <w:t xml:space="preserve">The data given herein are </w:t>
      </w:r>
      <w:r w:rsidR="00AC68A0">
        <w:rPr>
          <w:i/>
        </w:rPr>
        <w:t xml:space="preserve">released </w:t>
      </w:r>
      <w:r w:rsidR="00AC68A0" w:rsidRPr="00AC68A0">
        <w:t>and</w:t>
      </w:r>
      <w:r w:rsidR="00AC68A0">
        <w:rPr>
          <w:i/>
        </w:rPr>
        <w:t xml:space="preserve"> supported</w:t>
      </w:r>
      <w:r>
        <w:t xml:space="preserve">.  </w:t>
      </w:r>
      <w:r w:rsidR="003E425D">
        <w:t xml:space="preserve">However, if a section heading is </w:t>
      </w:r>
      <w:r w:rsidR="003E425D" w:rsidRPr="00962FD5">
        <w:rPr>
          <w:highlight w:val="yellow"/>
        </w:rPr>
        <w:t>highlighted in yellow</w:t>
      </w:r>
      <w:r w:rsidR="003E425D">
        <w:t xml:space="preserve">, that heading and all text and subheadings subordinate to it are not yet converted/updated to reflect current hardware or software.  </w:t>
      </w:r>
      <w:r w:rsidR="003E425D" w:rsidRPr="00962FD5">
        <w:rPr>
          <w:highlight w:val="yellow"/>
        </w:rPr>
        <w:t>The same is true of single text passages</w:t>
      </w:r>
      <w:r w:rsidR="003E425D">
        <w:t xml:space="preserve"> unless otherwise specifically noted</w:t>
      </w:r>
      <w:r w:rsidR="00086AAD">
        <w:t xml:space="preserve"> otherwise</w:t>
      </w:r>
      <w:r w:rsidR="003E425D">
        <w:t xml:space="preserve"> near the beginning of the section in question.</w:t>
      </w:r>
      <w:r w:rsidR="003E425D" w:rsidRPr="003E425D">
        <w:t xml:space="preserve"> </w:t>
      </w:r>
      <w:r w:rsidR="003E425D">
        <w:t xml:space="preserve"> The subject applications are under continual development; thus the software and its documentation may be revised at any time.  </w:t>
      </w:r>
    </w:p>
    <w:p w14:paraId="3E66F1D1" w14:textId="492C26FD" w:rsidR="001B50A8" w:rsidRDefault="001B50A8" w:rsidP="000D537F">
      <w:pPr>
        <w:pStyle w:val="BodyText"/>
      </w:pPr>
      <w:r>
        <w:t>Supplemental</w:t>
      </w:r>
      <w:r w:rsidR="004F3C58">
        <w:t xml:space="preserve"> status</w:t>
      </w:r>
      <w:r>
        <w:t xml:space="preserve"> information is available on our website at </w:t>
      </w:r>
      <w:hyperlink r:id="rId12" w:history="1">
        <w:r w:rsidRPr="00965B88">
          <w:rPr>
            <w:rStyle w:val="Hyperlink"/>
          </w:rPr>
          <w:t>http://www.greenarraychips.com/home/support</w:t>
        </w:r>
      </w:hyperlink>
      <w:r>
        <w:t>.  This page is updated frequently and we recommend that you visit it regularly</w:t>
      </w:r>
      <w:r w:rsidR="003E425D">
        <w:t>.  You may also wish to subscribe to the RSS feed on our technical blog; changes in software or documentation are announced there</w:t>
      </w:r>
      <w:r>
        <w:t>.</w:t>
      </w:r>
    </w:p>
    <w:p w14:paraId="4FDA4475" w14:textId="77777777" w:rsidR="003E425D" w:rsidRDefault="003E425D" w:rsidP="000D537F">
      <w:pPr>
        <w:pStyle w:val="BodyText"/>
        <w:sectPr w:rsidR="003E425D" w:rsidSect="00CF38DF">
          <w:footerReference w:type="even" r:id="rId13"/>
          <w:pgSz w:w="12240" w:h="15840" w:code="1"/>
          <w:pgMar w:top="1440" w:right="1080" w:bottom="1440" w:left="1440" w:header="720" w:footer="720" w:gutter="0"/>
          <w:cols w:space="720"/>
          <w:docGrid w:linePitch="272"/>
        </w:sectPr>
      </w:pPr>
    </w:p>
    <w:p w14:paraId="0E57B266" w14:textId="77777777" w:rsidR="00971BF5" w:rsidRDefault="003578E5" w:rsidP="00971BF5">
      <w:pPr>
        <w:pStyle w:val="Heading2"/>
      </w:pPr>
      <w:bookmarkStart w:id="18" w:name="_Toc119163415"/>
      <w:bookmarkEnd w:id="17"/>
      <w:r>
        <w:lastRenderedPageBreak/>
        <w:t>Documentation Conventions</w:t>
      </w:r>
      <w:bookmarkEnd w:id="18"/>
    </w:p>
    <w:p w14:paraId="5563B3DE" w14:textId="77777777" w:rsidR="004B7AF2" w:rsidRDefault="004B7AF2" w:rsidP="004B7AF2">
      <w:pPr>
        <w:pStyle w:val="Heading3"/>
      </w:pPr>
      <w:bookmarkStart w:id="19" w:name="_Toc119163416"/>
      <w:bookmarkStart w:id="20" w:name="_Hlk533480836"/>
      <w:r>
        <w:t>Numbers</w:t>
      </w:r>
      <w:bookmarkEnd w:id="19"/>
    </w:p>
    <w:p w14:paraId="6CF82A0E" w14:textId="77777777" w:rsidR="000D537F" w:rsidRDefault="000D537F" w:rsidP="000D537F">
      <w:pPr>
        <w:pStyle w:val="BodyText"/>
      </w:pPr>
      <w:r>
        <w:t xml:space="preserve">Numbers are written in decimal unless otherwise indicated.  Hexadecimal values are indicated by explicitly writing “hex” or by preceding the number </w:t>
      </w:r>
      <w:r w:rsidR="003B4C03">
        <w:t>with the lowercase letter “x”.</w:t>
      </w:r>
      <w:r w:rsidR="00E93C3E">
        <w:t xml:space="preserve">  This is true in source code as well.</w:t>
      </w:r>
    </w:p>
    <w:p w14:paraId="07725632" w14:textId="77777777" w:rsidR="004B7AF2" w:rsidRDefault="004B7AF2" w:rsidP="004B7AF2">
      <w:pPr>
        <w:pStyle w:val="Heading3"/>
      </w:pPr>
      <w:bookmarkStart w:id="21" w:name="_Toc119163417"/>
      <w:r>
        <w:t>Node coordinates</w:t>
      </w:r>
      <w:bookmarkEnd w:id="21"/>
    </w:p>
    <w:p w14:paraId="4861806C" w14:textId="77777777" w:rsidR="00FB3019" w:rsidRDefault="000D537F" w:rsidP="00F900EE">
      <w:pPr>
        <w:pStyle w:val="BodyText"/>
      </w:pPr>
      <w:r w:rsidRPr="000D537F">
        <w:t xml:space="preserve">Each GreenArrays chip is a rectangular array of </w:t>
      </w:r>
      <w:r w:rsidRPr="000D537F">
        <w:rPr>
          <w:b/>
          <w:i/>
        </w:rPr>
        <w:t>nodes,</w:t>
      </w:r>
      <w:r w:rsidRPr="000D537F">
        <w:t xml:space="preserve"> each of which is an F18 computer.  By convention these arrays are </w:t>
      </w:r>
      <w:r w:rsidR="000C0BC7">
        <w:t>represented</w:t>
      </w:r>
      <w:r w:rsidR="000C0BC7" w:rsidRPr="000D537F">
        <w:t xml:space="preserve"> </w:t>
      </w:r>
      <w:r w:rsidRPr="000D537F">
        <w:t xml:space="preserve">as seen from the top of the silicon die, which is normally the top of the chip package, oriented such that pin 1 is in the upper left corner.  Within the array, each node is identified by a three or four digit number denoting its Cartesian coordinates within the array as </w:t>
      </w:r>
      <w:r w:rsidR="00047358">
        <w:t xml:space="preserve"> </w:t>
      </w:r>
      <w:proofErr w:type="spellStart"/>
      <w:r w:rsidRPr="000D537F">
        <w:rPr>
          <w:i/>
        </w:rPr>
        <w:t>yxx</w:t>
      </w:r>
      <w:proofErr w:type="spellEnd"/>
      <w:r w:rsidRPr="000D537F">
        <w:t xml:space="preserve"> </w:t>
      </w:r>
      <w:r w:rsidR="00047358">
        <w:t xml:space="preserve"> </w:t>
      </w:r>
      <w:r w:rsidRPr="000D537F">
        <w:t>or</w:t>
      </w:r>
      <w:r w:rsidR="00047358">
        <w:t xml:space="preserve"> </w:t>
      </w:r>
      <w:r w:rsidRPr="000D537F">
        <w:t xml:space="preserve"> </w:t>
      </w:r>
      <w:proofErr w:type="spellStart"/>
      <w:r w:rsidRPr="000D537F">
        <w:rPr>
          <w:i/>
        </w:rPr>
        <w:t>yyxx</w:t>
      </w:r>
      <w:proofErr w:type="spellEnd"/>
      <w:r w:rsidRPr="000D537F">
        <w:t xml:space="preserve"> </w:t>
      </w:r>
      <w:r w:rsidR="00047358">
        <w:t xml:space="preserve"> </w:t>
      </w:r>
      <w:r w:rsidRPr="000D537F">
        <w:t xml:space="preserve">with the lower left corner node always being designated as node 000.  </w:t>
      </w:r>
      <w:r w:rsidR="00047358">
        <w:t xml:space="preserve">This convention is expanded to  </w:t>
      </w:r>
      <w:proofErr w:type="spellStart"/>
      <w:r w:rsidR="00047358" w:rsidRPr="00B412F0">
        <w:rPr>
          <w:i/>
        </w:rPr>
        <w:t>cyyxx</w:t>
      </w:r>
      <w:proofErr w:type="spellEnd"/>
      <w:r w:rsidR="00047358">
        <w:t xml:space="preserve">  on</w:t>
      </w:r>
      <w:r w:rsidR="003B4C03">
        <w:t xml:space="preserve"> multi-chip boards such as</w:t>
      </w:r>
      <w:r w:rsidR="00047358">
        <w:t xml:space="preserve"> the EVB001</w:t>
      </w:r>
      <w:r w:rsidR="003B4C03">
        <w:t xml:space="preserve"> and 2</w:t>
      </w:r>
      <w:r w:rsidR="00047358">
        <w:t xml:space="preserve">, in which case  </w:t>
      </w:r>
      <w:r w:rsidR="00047358" w:rsidRPr="00B412F0">
        <w:rPr>
          <w:i/>
        </w:rPr>
        <w:t>c</w:t>
      </w:r>
      <w:r w:rsidR="00047358">
        <w:t xml:space="preserve">  is chip number (0 for host, 1 for target</w:t>
      </w:r>
      <w:r w:rsidR="003B4C03">
        <w:t xml:space="preserve">, </w:t>
      </w:r>
      <w:proofErr w:type="spellStart"/>
      <w:r w:rsidR="003B4C03">
        <w:t>etc</w:t>
      </w:r>
      <w:proofErr w:type="spellEnd"/>
      <w:r w:rsidR="00047358">
        <w:t>)</w:t>
      </w:r>
      <w:r w:rsidR="004B7AF2">
        <w:t>.</w:t>
      </w:r>
      <w:r w:rsidR="00047358">
        <w:t xml:space="preserve">  All functions herein accepting  </w:t>
      </w:r>
      <w:proofErr w:type="spellStart"/>
      <w:r w:rsidR="00047358" w:rsidRPr="00B412F0">
        <w:rPr>
          <w:i/>
        </w:rPr>
        <w:t>yxx</w:t>
      </w:r>
      <w:proofErr w:type="spellEnd"/>
      <w:r w:rsidR="00047358">
        <w:t xml:space="preserve">  notation also recognize  </w:t>
      </w:r>
      <w:proofErr w:type="spellStart"/>
      <w:r w:rsidR="00047358" w:rsidRPr="00B412F0">
        <w:rPr>
          <w:i/>
        </w:rPr>
        <w:t>cyyxx</w:t>
      </w:r>
      <w:proofErr w:type="spellEnd"/>
      <w:r w:rsidR="00047358">
        <w:t xml:space="preserve">  appropriately.</w:t>
      </w:r>
    </w:p>
    <w:p w14:paraId="5F889B48" w14:textId="77777777" w:rsidR="00FB3019" w:rsidRDefault="00FB3019" w:rsidP="000D537F">
      <w:pPr>
        <w:pStyle w:val="Heading3"/>
      </w:pPr>
      <w:bookmarkStart w:id="22" w:name="_Toc119163418"/>
      <w:bookmarkStart w:id="23" w:name="_Toc290253034"/>
      <w:r>
        <w:t>Cardinal directions</w:t>
      </w:r>
      <w:bookmarkEnd w:id="22"/>
    </w:p>
    <w:p w14:paraId="16B9F027" w14:textId="0AFC6EAC" w:rsidR="00FB3019" w:rsidRPr="00FB3019" w:rsidRDefault="00FB3019" w:rsidP="00FB3019">
      <w:pPr>
        <w:pStyle w:val="BodyText"/>
      </w:pPr>
      <w:r>
        <w:t>When it's necessary to refer to directions in the chip geometry without reference to node-specific port directions such as left or up with, we use cardinal compass directions such as North for positive Y axis and East for positive X.</w:t>
      </w:r>
      <w:r w:rsidR="003C6405">
        <w:t xml:space="preserve">  Cardinal directions are also </w:t>
      </w:r>
      <w:r w:rsidR="005F427E">
        <w:t>defined</w:t>
      </w:r>
      <w:r w:rsidR="003C6405">
        <w:t xml:space="preserve"> in the Assembler as  </w:t>
      </w:r>
      <w:r w:rsidR="003C6405" w:rsidRPr="00463574">
        <w:rPr>
          <w:rFonts w:ascii="Consolas" w:hAnsi="Consolas"/>
          <w:b/>
        </w:rPr>
        <w:t>north south east west</w:t>
      </w:r>
      <w:r w:rsidR="003C6405">
        <w:t xml:space="preserve">  </w:t>
      </w:r>
      <w:r w:rsidR="005F427E">
        <w:t xml:space="preserve">for use in code, </w:t>
      </w:r>
      <w:r w:rsidR="003C6405">
        <w:t>and in SOFTSIM and STREAMER as</w:t>
      </w:r>
      <w:r w:rsidR="005F427E">
        <w:t xml:space="preserve"> </w:t>
      </w:r>
      <w:r w:rsidR="003C6405">
        <w:t xml:space="preserve"> </w:t>
      </w:r>
      <w:r w:rsidR="003C6405" w:rsidRPr="00463574">
        <w:rPr>
          <w:rFonts w:ascii="Consolas" w:hAnsi="Consolas"/>
          <w:b/>
        </w:rPr>
        <w:t>NORTH SOUTH EAST WEST</w:t>
      </w:r>
      <w:r w:rsidR="003C6405">
        <w:t xml:space="preserve"> </w:t>
      </w:r>
      <w:r w:rsidR="005F427E">
        <w:t xml:space="preserve"> primarily for use in Boot Descriptor Language (BDL)</w:t>
      </w:r>
      <w:r w:rsidR="003C6405">
        <w:t>.  The cardinal directions are supported in these tools to facilitate</w:t>
      </w:r>
      <w:r w:rsidR="005F427E">
        <w:t xml:space="preserve"> assigning code to geometrically dissimilar nodes</w:t>
      </w:r>
      <w:r w:rsidR="003C6405">
        <w:t>.</w:t>
      </w:r>
    </w:p>
    <w:p w14:paraId="763EB738" w14:textId="77777777" w:rsidR="000D537F" w:rsidRDefault="000D537F" w:rsidP="000D537F">
      <w:pPr>
        <w:pStyle w:val="Heading3"/>
      </w:pPr>
      <w:bookmarkStart w:id="24" w:name="_Toc119163419"/>
      <w:r>
        <w:t>Register names</w:t>
      </w:r>
      <w:bookmarkEnd w:id="23"/>
      <w:bookmarkEnd w:id="24"/>
    </w:p>
    <w:p w14:paraId="5F07E23E" w14:textId="77777777" w:rsidR="000D537F" w:rsidRPr="00661FD9" w:rsidRDefault="000D537F" w:rsidP="000D537F">
      <w:pPr>
        <w:pStyle w:val="BodyText"/>
      </w:pPr>
      <w:r>
        <w:t xml:space="preserve">Register names in prose may be used with or without the word "register" and are usually shown in a bold font and capitalized where necessary to avoid ambiguity, such as for example the registers </w:t>
      </w:r>
      <w:r w:rsidRPr="00CB2870">
        <w:rPr>
          <w:b/>
        </w:rPr>
        <w:t>T S R I A B</w:t>
      </w:r>
      <w:r>
        <w:t xml:space="preserve"> and </w:t>
      </w:r>
      <w:r w:rsidRPr="00CB2870">
        <w:rPr>
          <w:b/>
        </w:rPr>
        <w:t>IO</w:t>
      </w:r>
      <w:r>
        <w:t xml:space="preserve"> or </w:t>
      </w:r>
      <w:r w:rsidRPr="00CB2870">
        <w:rPr>
          <w:b/>
        </w:rPr>
        <w:t>io</w:t>
      </w:r>
      <w:r>
        <w:t xml:space="preserve"> .</w:t>
      </w:r>
    </w:p>
    <w:p w14:paraId="4C7F4AF3" w14:textId="77777777" w:rsidR="000E1740" w:rsidRDefault="000E1740" w:rsidP="000E1740">
      <w:pPr>
        <w:pStyle w:val="Heading3"/>
      </w:pPr>
      <w:bookmarkStart w:id="25" w:name="_Toc119163420"/>
      <w:r>
        <w:t>Bit Numbering</w:t>
      </w:r>
      <w:bookmarkEnd w:id="25"/>
    </w:p>
    <w:p w14:paraId="4A6B31BB" w14:textId="029B2A5C" w:rsidR="00DC5E08" w:rsidRDefault="000D537F" w:rsidP="00F900EE">
      <w:pPr>
        <w:pStyle w:val="BodyText"/>
      </w:pPr>
      <w:r w:rsidRPr="000D537F">
        <w:t xml:space="preserve">Binary numbers are </w:t>
      </w:r>
      <w:r w:rsidR="000C0BC7">
        <w:t>represented</w:t>
      </w:r>
      <w:r w:rsidR="000C0BC7" w:rsidRPr="000D537F">
        <w:t xml:space="preserve"> </w:t>
      </w:r>
      <w:r w:rsidRPr="000D537F">
        <w:t xml:space="preserve">as a horizontal row of bits, numbered consecutively right to left in ascending significance with the least significant bit numbered zero.  Thus bit </w:t>
      </w:r>
      <w:r w:rsidRPr="000D537F">
        <w:rPr>
          <w:i/>
        </w:rPr>
        <w:t>n</w:t>
      </w:r>
      <w:r w:rsidRPr="000D537F">
        <w:t xml:space="preserve"> has the binary value 2</w:t>
      </w:r>
      <w:r w:rsidRPr="000D537F">
        <w:rPr>
          <w:vertAlign w:val="superscript"/>
        </w:rPr>
        <w:t>n</w:t>
      </w:r>
      <w:r w:rsidRPr="000D537F">
        <w:t xml:space="preserve">.  The notation P9 means bit 9 of register </w:t>
      </w:r>
      <w:r w:rsidRPr="000D537F">
        <w:rPr>
          <w:b/>
        </w:rPr>
        <w:t>P</w:t>
      </w:r>
      <w:r w:rsidRPr="000D537F">
        <w:t xml:space="preserve">, whose binary value is x200, and T17 means the sign (high order) bit of 18-bit register </w:t>
      </w:r>
      <w:r w:rsidRPr="000D537F">
        <w:rPr>
          <w:b/>
        </w:rPr>
        <w:t>T</w:t>
      </w:r>
      <w:r w:rsidRPr="000D537F">
        <w:t>.</w:t>
      </w:r>
      <w:bookmarkEnd w:id="20"/>
    </w:p>
    <w:p w14:paraId="15B4BD1A" w14:textId="27BB5EB7" w:rsidR="00463574" w:rsidRDefault="00463574" w:rsidP="00463574">
      <w:pPr>
        <w:pStyle w:val="Heading2"/>
      </w:pPr>
      <w:bookmarkStart w:id="26" w:name="_Toc119163421"/>
      <w:r>
        <w:t>Getting Started</w:t>
      </w:r>
      <w:bookmarkEnd w:id="26"/>
    </w:p>
    <w:p w14:paraId="5A2D5F0E" w14:textId="0E69A21F" w:rsidR="00463574" w:rsidRDefault="00463574" w:rsidP="00463574">
      <w:pPr>
        <w:pStyle w:val="BodyText"/>
      </w:pPr>
      <w:r>
        <w:t xml:space="preserve">If you are a new user of Forth based systems, particularly of those respecting the </w:t>
      </w:r>
      <w:proofErr w:type="spellStart"/>
      <w:r>
        <w:t>polyFORTH</w:t>
      </w:r>
      <w:proofErr w:type="spellEnd"/>
      <w:r>
        <w:t xml:space="preserve"> model, you can save yourself a great deal of frustration by familiarizing yourself with the environment and tools</w:t>
      </w:r>
      <w:r w:rsidR="001E2F48">
        <w:t xml:space="preserve"> prior to using them</w:t>
      </w:r>
      <w:r>
        <w:t xml:space="preserve">.  You will be speaking to a text based Interpreter that is vastly more powerful than any other "shell" you may have used.  You may extend the environment including the Forth language and the tools.  This entire system is vastly simpler than anything else you may be familiar with; for example, </w:t>
      </w:r>
      <w:r w:rsidR="00F61A53">
        <w:t>many of us have proven that one person can create and maintain a Forth system, either hosted on some other operating system or standing alone as its own.</w:t>
      </w:r>
    </w:p>
    <w:p w14:paraId="30F76BC6" w14:textId="01AF7E24" w:rsidR="00F61A53" w:rsidRDefault="00F61A53" w:rsidP="00463574">
      <w:pPr>
        <w:pStyle w:val="BodyText"/>
      </w:pPr>
      <w:r>
        <w:t>The first three documents in the Related Publications section above are the key reading for the two Forth systems included in arrayForth-3.  You might browse the next chapter first for context, but these three documents will inform you of the basic tools and of their use.  You might not wish to read every word of all three initially but at the minimum familiarize yourself with their contents and with basic tools such as disk management and text editing.  It's best to start with DB005 because both DB006 and SFW32PR assume you are familiar with that Reference Manual.</w:t>
      </w:r>
    </w:p>
    <w:p w14:paraId="6C2B394A" w14:textId="47B550D8" w:rsidR="00F61A53" w:rsidRPr="00463574" w:rsidRDefault="00F61A53">
      <w:pPr>
        <w:pStyle w:val="BodyText"/>
      </w:pPr>
      <w:r>
        <w:t>You will find that this simple, consistent programmer interface empowers a programmer greatly with no burden of having to read shelf</w:t>
      </w:r>
      <w:r w:rsidR="001E2F48">
        <w:t>-</w:t>
      </w:r>
      <w:r>
        <w:t xml:space="preserve">feet of library manuals.  Of course, to achieve this simplicity, it does not have, nor </w:t>
      </w:r>
      <w:r w:rsidR="001E2F48">
        <w:t>do you</w:t>
      </w:r>
      <w:r>
        <w:t xml:space="preserve"> need, many of the "tools" required by conventional systems.  If all of this does not suffice, please contact </w:t>
      </w:r>
      <w:hyperlink r:id="rId14" w:history="1">
        <w:r w:rsidRPr="004D5CA7">
          <w:rPr>
            <w:rStyle w:val="Hyperlink"/>
          </w:rPr>
          <w:t>hotline@greenarraychips.com</w:t>
        </w:r>
      </w:hyperlink>
      <w:r>
        <w:t xml:space="preserve"> for further assistance. </w:t>
      </w:r>
    </w:p>
    <w:p w14:paraId="66AE6716" w14:textId="77777777" w:rsidR="00463574" w:rsidRDefault="00463574" w:rsidP="00F900EE">
      <w:pPr>
        <w:pStyle w:val="BodyText"/>
      </w:pPr>
    </w:p>
    <w:p w14:paraId="0D5FAA87" w14:textId="77777777" w:rsidR="00971BF5" w:rsidRDefault="00971BF5" w:rsidP="00432CBC">
      <w:pPr>
        <w:pStyle w:val="BodyText"/>
        <w:tabs>
          <w:tab w:val="left" w:pos="9360"/>
        </w:tabs>
        <w:ind w:left="-360" w:right="-360" w:firstLine="360"/>
        <w:sectPr w:rsidR="00971BF5" w:rsidSect="00CF38DF">
          <w:pgSz w:w="12240" w:h="15840" w:code="1"/>
          <w:pgMar w:top="1440" w:right="1080" w:bottom="1440" w:left="1440" w:header="720" w:footer="720" w:gutter="0"/>
          <w:cols w:space="720"/>
          <w:docGrid w:linePitch="272"/>
        </w:sectPr>
      </w:pPr>
    </w:p>
    <w:p w14:paraId="2A1DBD7C" w14:textId="77777777" w:rsidR="00971BF5" w:rsidRPr="009D75A0" w:rsidRDefault="00AC68A0" w:rsidP="00971BF5">
      <w:pPr>
        <w:pStyle w:val="Heading1"/>
      </w:pPr>
      <w:bookmarkStart w:id="27" w:name="_Toc119163422"/>
      <w:r w:rsidRPr="009D75A0">
        <w:lastRenderedPageBreak/>
        <w:t xml:space="preserve">Introduction to </w:t>
      </w:r>
      <w:proofErr w:type="spellStart"/>
      <w:r w:rsidRPr="009D75A0">
        <w:t>arrayForth</w:t>
      </w:r>
      <w:proofErr w:type="spellEnd"/>
      <w:r w:rsidR="00AB420E">
        <w:t xml:space="preserve"> 3</w:t>
      </w:r>
      <w:bookmarkEnd w:id="27"/>
    </w:p>
    <w:p w14:paraId="51FAF99D" w14:textId="5868C886" w:rsidR="001310A3" w:rsidRDefault="00AB420E" w:rsidP="001310A3">
      <w:pPr>
        <w:pStyle w:val="BodyText"/>
      </w:pPr>
      <w:r>
        <w:t>aF-3</w:t>
      </w:r>
      <w:r w:rsidR="001310A3">
        <w:t xml:space="preserve"> is a complete, interactive software development, debugging and installation environment for GreenArrays Chips. It includes </w:t>
      </w:r>
      <w:r w:rsidR="00A93751">
        <w:t>an F18 Assembler</w:t>
      </w:r>
      <w:r w:rsidR="001310A3">
        <w:t>, example source code including all ROM on each chip, a full software-level simulator for each chip, an Interactive Development Environment for use with real chips, and utilities for creating boot streams and burning them into flash memory</w:t>
      </w:r>
      <w:r w:rsidR="00102DC8">
        <w:t>, as well as auditing changes to both source and binary object code</w:t>
      </w:r>
      <w:r w:rsidR="001310A3">
        <w:t xml:space="preserve">.  As of </w:t>
      </w:r>
      <w:r>
        <w:t>aF-3</w:t>
      </w:r>
      <w:r w:rsidR="001310A3">
        <w:t xml:space="preserve">, </w:t>
      </w:r>
      <w:proofErr w:type="spellStart"/>
      <w:r w:rsidR="001310A3">
        <w:t>colorForth</w:t>
      </w:r>
      <w:proofErr w:type="spellEnd"/>
      <w:r w:rsidR="001310A3">
        <w:t xml:space="preserve"> is no longer used in this system.</w:t>
      </w:r>
    </w:p>
    <w:p w14:paraId="2446E563" w14:textId="6FF7DEC7" w:rsidR="006A1F8C" w:rsidRDefault="00D40DA8" w:rsidP="001310A3">
      <w:pPr>
        <w:pStyle w:val="BodyText"/>
      </w:pPr>
      <w:r>
        <w:t xml:space="preserve">aF-3 is written to run on </w:t>
      </w:r>
      <w:proofErr w:type="spellStart"/>
      <w:r>
        <w:t>polyFORTH</w:t>
      </w:r>
      <w:proofErr w:type="spellEnd"/>
      <w:r>
        <w:t xml:space="preserve"> in G144A12 environments</w:t>
      </w:r>
      <w:r w:rsidR="00CB2EDB">
        <w:t xml:space="preserve"> (</w:t>
      </w:r>
      <w:proofErr w:type="spellStart"/>
      <w:r w:rsidR="00CB2EDB">
        <w:t>polyFORTH</w:t>
      </w:r>
      <w:proofErr w:type="spellEnd"/>
      <w:r w:rsidR="00CB2EDB">
        <w:t xml:space="preserve"> or pF/144 herein)</w:t>
      </w:r>
      <w:r>
        <w:t xml:space="preserve"> with sufficient resources, and on saneF</w:t>
      </w:r>
      <w:r w:rsidR="00CB2EDB">
        <w:t>ORTH</w:t>
      </w:r>
      <w:r>
        <w:t xml:space="preserve"> for Win32 environments</w:t>
      </w:r>
      <w:r w:rsidR="00CB2EDB">
        <w:t xml:space="preserve"> (</w:t>
      </w:r>
      <w:proofErr w:type="spellStart"/>
      <w:r w:rsidR="00CB2EDB">
        <w:t>saneFORTH</w:t>
      </w:r>
      <w:proofErr w:type="spellEnd"/>
      <w:r w:rsidR="00CB2EDB">
        <w:t xml:space="preserve"> or </w:t>
      </w:r>
      <w:proofErr w:type="spellStart"/>
      <w:r w:rsidR="00CB2EDB">
        <w:t>sF</w:t>
      </w:r>
      <w:proofErr w:type="spellEnd"/>
      <w:r w:rsidR="00CB2EDB">
        <w:t xml:space="preserve"> herein)</w:t>
      </w:r>
      <w:r>
        <w:t>.  These versions complement each other and each has a different emphasis</w:t>
      </w:r>
      <w:r w:rsidR="00102DC8">
        <w:t xml:space="preserve"> on selection</w:t>
      </w:r>
      <w:r>
        <w:t xml:space="preserve"> of tools</w:t>
      </w:r>
      <w:r w:rsidR="00102DC8">
        <w:t xml:space="preserve"> from the common set</w:t>
      </w:r>
      <w:r>
        <w:t>, reflecting their differing purposes.  The principal purpose</w:t>
      </w:r>
      <w:r w:rsidR="00933D0F">
        <w:t>s</w:t>
      </w:r>
      <w:r>
        <w:t xml:space="preserve"> of the Win32 environment </w:t>
      </w:r>
      <w:r w:rsidR="00933D0F">
        <w:t xml:space="preserve">are </w:t>
      </w:r>
      <w:r>
        <w:t>cross-compil</w:t>
      </w:r>
      <w:r w:rsidR="00933D0F">
        <w:t>ing</w:t>
      </w:r>
      <w:r>
        <w:t xml:space="preserve"> for new chips, commission</w:t>
      </w:r>
      <w:r w:rsidR="00933D0F">
        <w:t>ing</w:t>
      </w:r>
      <w:r>
        <w:t xml:space="preserve"> new boards, and </w:t>
      </w:r>
      <w:r w:rsidR="00933D0F">
        <w:t xml:space="preserve">simulating </w:t>
      </w:r>
      <w:r>
        <w:t>at high speeds.  The G144A12 environment is intended for interactive development and testing</w:t>
      </w:r>
      <w:r w:rsidR="00CB2EDB">
        <w:t xml:space="preserve"> of nodes on its own chip, or on other chips by internal or external means</w:t>
      </w:r>
      <w:r>
        <w:t xml:space="preserve">, with F18 and </w:t>
      </w:r>
      <w:proofErr w:type="spellStart"/>
      <w:r>
        <w:t>polyFORTH</w:t>
      </w:r>
      <w:proofErr w:type="spellEnd"/>
      <w:r>
        <w:t xml:space="preserve"> source code in a single base that can be maintained by either system.  In most cases, we intend that you will be using an EVB instead of a PC as the principal host for software development.</w:t>
      </w:r>
      <w:r w:rsidR="006A1F8C">
        <w:t xml:space="preserve">  Here is the checklist of features supported by each system:</w:t>
      </w:r>
    </w:p>
    <w:p w14:paraId="4EDAC947" w14:textId="77777777" w:rsidR="00000C70" w:rsidRDefault="00000C70" w:rsidP="001310A3">
      <w:pPr>
        <w:pStyle w:val="BodyText"/>
      </w:pPr>
    </w:p>
    <w:tbl>
      <w:tblPr>
        <w:tblpPr w:leftFromText="180" w:rightFromText="180" w:vertAnchor="text" w:horzAnchor="page" w:tblpX="2047" w:tblpY="4"/>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4770"/>
        <w:gridCol w:w="936"/>
        <w:gridCol w:w="954"/>
      </w:tblGrid>
      <w:tr w:rsidR="00221FCC" w:rsidRPr="00221FCC" w14:paraId="40F08F03" w14:textId="77777777" w:rsidTr="00763A4A">
        <w:tc>
          <w:tcPr>
            <w:tcW w:w="4770" w:type="dxa"/>
            <w:tcBorders>
              <w:top w:val="single" w:sz="12" w:space="0" w:color="auto"/>
              <w:bottom w:val="single" w:sz="12" w:space="0" w:color="auto"/>
              <w:right w:val="single" w:sz="12" w:space="0" w:color="auto"/>
            </w:tcBorders>
            <w:vAlign w:val="center"/>
          </w:tcPr>
          <w:p w14:paraId="3A68791E" w14:textId="77777777" w:rsidR="00221FCC" w:rsidRPr="00221FCC" w:rsidRDefault="00221FCC" w:rsidP="00221FCC">
            <w:bookmarkStart w:id="28" w:name="_Hlk510300178"/>
            <w:r w:rsidRPr="00221FCC">
              <w:t>Capability Supported</w:t>
            </w:r>
          </w:p>
        </w:tc>
        <w:tc>
          <w:tcPr>
            <w:tcW w:w="936" w:type="dxa"/>
            <w:tcBorders>
              <w:top w:val="single" w:sz="12" w:space="0" w:color="auto"/>
              <w:left w:val="single" w:sz="12" w:space="0" w:color="auto"/>
              <w:bottom w:val="single" w:sz="12" w:space="0" w:color="auto"/>
            </w:tcBorders>
            <w:vAlign w:val="center"/>
          </w:tcPr>
          <w:p w14:paraId="54FB42F2" w14:textId="77777777" w:rsidR="00221FCC" w:rsidRPr="00221FCC" w:rsidRDefault="00221FCC" w:rsidP="00221FCC">
            <w:pPr>
              <w:jc w:val="center"/>
            </w:pPr>
            <w:proofErr w:type="spellStart"/>
            <w:r w:rsidRPr="00221FCC">
              <w:t>sF</w:t>
            </w:r>
            <w:proofErr w:type="spellEnd"/>
          </w:p>
        </w:tc>
        <w:tc>
          <w:tcPr>
            <w:tcW w:w="954" w:type="dxa"/>
            <w:tcBorders>
              <w:top w:val="single" w:sz="12" w:space="0" w:color="auto"/>
              <w:bottom w:val="single" w:sz="12" w:space="0" w:color="auto"/>
            </w:tcBorders>
            <w:vAlign w:val="center"/>
          </w:tcPr>
          <w:p w14:paraId="46442FF4" w14:textId="77777777" w:rsidR="00221FCC" w:rsidRPr="00221FCC" w:rsidRDefault="00221FCC" w:rsidP="00221FCC">
            <w:pPr>
              <w:jc w:val="center"/>
            </w:pPr>
            <w:r w:rsidRPr="00221FCC">
              <w:t>pF/144</w:t>
            </w:r>
          </w:p>
        </w:tc>
      </w:tr>
      <w:tr w:rsidR="00221FCC" w:rsidRPr="00221FCC" w14:paraId="6B0C1975" w14:textId="77777777" w:rsidTr="00763A4A">
        <w:tc>
          <w:tcPr>
            <w:tcW w:w="4770" w:type="dxa"/>
            <w:tcBorders>
              <w:top w:val="single" w:sz="12" w:space="0" w:color="auto"/>
              <w:right w:val="single" w:sz="12" w:space="0" w:color="auto"/>
            </w:tcBorders>
            <w:vAlign w:val="center"/>
          </w:tcPr>
          <w:p w14:paraId="67AB4B17" w14:textId="77777777" w:rsidR="00221FCC" w:rsidRPr="00221FCC" w:rsidRDefault="00221FCC" w:rsidP="00221FCC">
            <w:r w:rsidRPr="00221FCC">
              <w:t>F18 native code Assembler</w:t>
            </w:r>
          </w:p>
        </w:tc>
        <w:tc>
          <w:tcPr>
            <w:tcW w:w="936" w:type="dxa"/>
            <w:tcBorders>
              <w:top w:val="single" w:sz="12" w:space="0" w:color="auto"/>
              <w:left w:val="single" w:sz="12" w:space="0" w:color="auto"/>
            </w:tcBorders>
            <w:shd w:val="clear" w:color="auto" w:fill="92D050"/>
            <w:vAlign w:val="center"/>
          </w:tcPr>
          <w:p w14:paraId="316CABDD" w14:textId="77777777" w:rsidR="00221FCC" w:rsidRPr="00221FCC" w:rsidRDefault="00221FCC" w:rsidP="00221FCC">
            <w:pPr>
              <w:jc w:val="center"/>
            </w:pPr>
            <w:r w:rsidRPr="00221FCC">
              <w:t>YES</w:t>
            </w:r>
          </w:p>
        </w:tc>
        <w:tc>
          <w:tcPr>
            <w:tcW w:w="954" w:type="dxa"/>
            <w:tcBorders>
              <w:top w:val="single" w:sz="12" w:space="0" w:color="auto"/>
            </w:tcBorders>
            <w:shd w:val="clear" w:color="auto" w:fill="92D050"/>
            <w:vAlign w:val="center"/>
          </w:tcPr>
          <w:p w14:paraId="310A1673" w14:textId="77777777" w:rsidR="00221FCC" w:rsidRPr="00221FCC" w:rsidRDefault="00221FCC" w:rsidP="00221FCC">
            <w:pPr>
              <w:jc w:val="center"/>
            </w:pPr>
            <w:r w:rsidRPr="00221FCC">
              <w:t>YES</w:t>
            </w:r>
          </w:p>
        </w:tc>
      </w:tr>
      <w:tr w:rsidR="00221FCC" w:rsidRPr="00221FCC" w14:paraId="78D68378" w14:textId="77777777" w:rsidTr="00763A4A">
        <w:tc>
          <w:tcPr>
            <w:tcW w:w="4770" w:type="dxa"/>
            <w:tcBorders>
              <w:right w:val="single" w:sz="12" w:space="0" w:color="auto"/>
            </w:tcBorders>
            <w:vAlign w:val="center"/>
          </w:tcPr>
          <w:p w14:paraId="4A399BFC" w14:textId="77777777" w:rsidR="00221FCC" w:rsidRPr="00221FCC" w:rsidRDefault="00221FCC" w:rsidP="00221FCC">
            <w:r w:rsidRPr="00221FCC">
              <w:t>Source and object code auditing</w:t>
            </w:r>
          </w:p>
        </w:tc>
        <w:tc>
          <w:tcPr>
            <w:tcW w:w="936" w:type="dxa"/>
            <w:tcBorders>
              <w:left w:val="single" w:sz="12" w:space="0" w:color="auto"/>
            </w:tcBorders>
            <w:shd w:val="clear" w:color="auto" w:fill="92D050"/>
            <w:vAlign w:val="center"/>
          </w:tcPr>
          <w:p w14:paraId="1F21DD67" w14:textId="77777777" w:rsidR="00221FCC" w:rsidRPr="00221FCC" w:rsidRDefault="00221FCC" w:rsidP="00221FCC">
            <w:pPr>
              <w:jc w:val="center"/>
            </w:pPr>
            <w:r w:rsidRPr="00221FCC">
              <w:t>YES</w:t>
            </w:r>
          </w:p>
        </w:tc>
        <w:tc>
          <w:tcPr>
            <w:tcW w:w="954" w:type="dxa"/>
            <w:shd w:val="clear" w:color="auto" w:fill="92D050"/>
            <w:vAlign w:val="center"/>
          </w:tcPr>
          <w:p w14:paraId="71377D80" w14:textId="77777777" w:rsidR="00221FCC" w:rsidRPr="00221FCC" w:rsidRDefault="00221FCC" w:rsidP="00221FCC">
            <w:pPr>
              <w:jc w:val="center"/>
            </w:pPr>
            <w:r w:rsidRPr="00221FCC">
              <w:t>YES</w:t>
            </w:r>
          </w:p>
        </w:tc>
      </w:tr>
      <w:tr w:rsidR="00221FCC" w:rsidRPr="00221FCC" w14:paraId="42FF291E" w14:textId="77777777" w:rsidTr="00763A4A">
        <w:tc>
          <w:tcPr>
            <w:tcW w:w="4770" w:type="dxa"/>
            <w:tcBorders>
              <w:right w:val="single" w:sz="12" w:space="0" w:color="auto"/>
            </w:tcBorders>
            <w:vAlign w:val="center"/>
          </w:tcPr>
          <w:p w14:paraId="587E890E" w14:textId="77777777" w:rsidR="00221FCC" w:rsidRPr="00221FCC" w:rsidRDefault="00221FCC" w:rsidP="00221FCC">
            <w:r w:rsidRPr="00221FCC">
              <w:t>Concordance and fast FIND in source code</w:t>
            </w:r>
          </w:p>
        </w:tc>
        <w:tc>
          <w:tcPr>
            <w:tcW w:w="936" w:type="dxa"/>
            <w:tcBorders>
              <w:left w:val="single" w:sz="12" w:space="0" w:color="auto"/>
            </w:tcBorders>
            <w:shd w:val="clear" w:color="auto" w:fill="92D050"/>
            <w:vAlign w:val="center"/>
          </w:tcPr>
          <w:p w14:paraId="095CBEAC" w14:textId="77777777" w:rsidR="00221FCC" w:rsidRPr="00221FCC" w:rsidRDefault="00221FCC" w:rsidP="00221FCC">
            <w:pPr>
              <w:jc w:val="center"/>
            </w:pPr>
            <w:r w:rsidRPr="00221FCC">
              <w:t>YES</w:t>
            </w:r>
          </w:p>
        </w:tc>
        <w:tc>
          <w:tcPr>
            <w:tcW w:w="954" w:type="dxa"/>
            <w:shd w:val="clear" w:color="auto" w:fill="D9D9D9" w:themeFill="background1" w:themeFillShade="D9"/>
            <w:vAlign w:val="center"/>
          </w:tcPr>
          <w:p w14:paraId="460B8521" w14:textId="77777777" w:rsidR="00221FCC" w:rsidRPr="00221FCC" w:rsidRDefault="00221FCC" w:rsidP="00221FCC">
            <w:pPr>
              <w:jc w:val="center"/>
            </w:pPr>
            <w:r w:rsidRPr="00221FCC">
              <w:t>---</w:t>
            </w:r>
          </w:p>
        </w:tc>
      </w:tr>
      <w:tr w:rsidR="00221FCC" w:rsidRPr="00221FCC" w14:paraId="1ABE1C4B" w14:textId="77777777" w:rsidTr="00763A4A">
        <w:tc>
          <w:tcPr>
            <w:tcW w:w="4770" w:type="dxa"/>
            <w:tcBorders>
              <w:right w:val="single" w:sz="12" w:space="0" w:color="auto"/>
            </w:tcBorders>
            <w:vAlign w:val="center"/>
          </w:tcPr>
          <w:p w14:paraId="51D92D7A" w14:textId="77777777" w:rsidR="00221FCC" w:rsidRPr="00221FCC" w:rsidRDefault="00221FCC" w:rsidP="00221FCC">
            <w:r w:rsidRPr="00221FCC">
              <w:t>Support for 2-chip targets</w:t>
            </w:r>
          </w:p>
        </w:tc>
        <w:tc>
          <w:tcPr>
            <w:tcW w:w="936" w:type="dxa"/>
            <w:tcBorders>
              <w:left w:val="single" w:sz="12" w:space="0" w:color="auto"/>
            </w:tcBorders>
            <w:shd w:val="clear" w:color="auto" w:fill="92D050"/>
            <w:vAlign w:val="center"/>
          </w:tcPr>
          <w:p w14:paraId="13B28966" w14:textId="77777777" w:rsidR="00221FCC" w:rsidRPr="00221FCC" w:rsidRDefault="00221FCC" w:rsidP="00221FCC">
            <w:pPr>
              <w:jc w:val="center"/>
            </w:pPr>
            <w:r w:rsidRPr="00221FCC">
              <w:t>YES</w:t>
            </w:r>
          </w:p>
        </w:tc>
        <w:tc>
          <w:tcPr>
            <w:tcW w:w="954" w:type="dxa"/>
            <w:shd w:val="clear" w:color="auto" w:fill="92D050"/>
            <w:vAlign w:val="center"/>
          </w:tcPr>
          <w:p w14:paraId="434DCCFF" w14:textId="77777777" w:rsidR="00221FCC" w:rsidRPr="00221FCC" w:rsidRDefault="00221FCC" w:rsidP="00221FCC">
            <w:pPr>
              <w:jc w:val="center"/>
            </w:pPr>
            <w:r w:rsidRPr="00221FCC">
              <w:t>YES</w:t>
            </w:r>
          </w:p>
        </w:tc>
      </w:tr>
      <w:tr w:rsidR="00221FCC" w:rsidRPr="00221FCC" w14:paraId="1E05FC99" w14:textId="77777777" w:rsidTr="00763A4A">
        <w:tc>
          <w:tcPr>
            <w:tcW w:w="4770" w:type="dxa"/>
            <w:tcBorders>
              <w:right w:val="single" w:sz="12" w:space="0" w:color="auto"/>
            </w:tcBorders>
            <w:vAlign w:val="center"/>
          </w:tcPr>
          <w:p w14:paraId="0A5031EE" w14:textId="77777777" w:rsidR="00221FCC" w:rsidRPr="00221FCC" w:rsidRDefault="00221FCC" w:rsidP="00221FCC">
            <w:r w:rsidRPr="00221FCC">
              <w:t>External IDE</w:t>
            </w:r>
          </w:p>
        </w:tc>
        <w:tc>
          <w:tcPr>
            <w:tcW w:w="936" w:type="dxa"/>
            <w:tcBorders>
              <w:left w:val="single" w:sz="12" w:space="0" w:color="auto"/>
            </w:tcBorders>
            <w:shd w:val="clear" w:color="auto" w:fill="92D050"/>
            <w:vAlign w:val="center"/>
          </w:tcPr>
          <w:p w14:paraId="41983248" w14:textId="77777777" w:rsidR="00221FCC" w:rsidRPr="00221FCC" w:rsidRDefault="00221FCC" w:rsidP="00221FCC">
            <w:pPr>
              <w:jc w:val="center"/>
            </w:pPr>
            <w:r w:rsidRPr="00221FCC">
              <w:t>YES</w:t>
            </w:r>
          </w:p>
        </w:tc>
        <w:tc>
          <w:tcPr>
            <w:tcW w:w="954" w:type="dxa"/>
            <w:vAlign w:val="center"/>
          </w:tcPr>
          <w:p w14:paraId="06CDBE30" w14:textId="77777777" w:rsidR="00221FCC" w:rsidRPr="00221FCC" w:rsidRDefault="00221FCC" w:rsidP="00221FCC">
            <w:pPr>
              <w:jc w:val="center"/>
            </w:pPr>
            <w:proofErr w:type="spellStart"/>
            <w:r w:rsidRPr="00221FCC">
              <w:t>tbd</w:t>
            </w:r>
            <w:proofErr w:type="spellEnd"/>
          </w:p>
        </w:tc>
      </w:tr>
      <w:tr w:rsidR="00221FCC" w:rsidRPr="00221FCC" w14:paraId="6333C8D1" w14:textId="77777777" w:rsidTr="00763A4A">
        <w:tc>
          <w:tcPr>
            <w:tcW w:w="4770" w:type="dxa"/>
            <w:tcBorders>
              <w:right w:val="single" w:sz="12" w:space="0" w:color="auto"/>
            </w:tcBorders>
            <w:vAlign w:val="center"/>
          </w:tcPr>
          <w:p w14:paraId="66B84628" w14:textId="77777777" w:rsidR="00221FCC" w:rsidRPr="00221FCC" w:rsidRDefault="00221FCC" w:rsidP="00221FCC">
            <w:r w:rsidRPr="00221FCC">
              <w:t>Internal IDE</w:t>
            </w:r>
          </w:p>
        </w:tc>
        <w:tc>
          <w:tcPr>
            <w:tcW w:w="936" w:type="dxa"/>
            <w:tcBorders>
              <w:left w:val="single" w:sz="12" w:space="0" w:color="auto"/>
            </w:tcBorders>
            <w:shd w:val="clear" w:color="auto" w:fill="D9D9D9" w:themeFill="background1" w:themeFillShade="D9"/>
            <w:vAlign w:val="center"/>
          </w:tcPr>
          <w:p w14:paraId="46685ECC" w14:textId="77777777" w:rsidR="00221FCC" w:rsidRPr="00221FCC" w:rsidRDefault="00221FCC" w:rsidP="00221FCC">
            <w:pPr>
              <w:jc w:val="center"/>
            </w:pPr>
            <w:r w:rsidRPr="00221FCC">
              <w:t>---</w:t>
            </w:r>
          </w:p>
        </w:tc>
        <w:tc>
          <w:tcPr>
            <w:tcW w:w="954" w:type="dxa"/>
            <w:vAlign w:val="center"/>
          </w:tcPr>
          <w:p w14:paraId="2D099206" w14:textId="77777777" w:rsidR="00221FCC" w:rsidRPr="00221FCC" w:rsidRDefault="00221FCC" w:rsidP="00221FCC">
            <w:pPr>
              <w:jc w:val="center"/>
            </w:pPr>
            <w:proofErr w:type="spellStart"/>
            <w:r w:rsidRPr="00221FCC">
              <w:t>tbd</w:t>
            </w:r>
            <w:proofErr w:type="spellEnd"/>
          </w:p>
        </w:tc>
      </w:tr>
      <w:tr w:rsidR="00221FCC" w:rsidRPr="00221FCC" w14:paraId="44F6C9E0" w14:textId="77777777" w:rsidTr="00763A4A">
        <w:tc>
          <w:tcPr>
            <w:tcW w:w="4770" w:type="dxa"/>
            <w:tcBorders>
              <w:right w:val="single" w:sz="12" w:space="0" w:color="auto"/>
            </w:tcBorders>
            <w:vAlign w:val="center"/>
          </w:tcPr>
          <w:p w14:paraId="54ABF58E" w14:textId="77777777" w:rsidR="00221FCC" w:rsidRPr="00221FCC" w:rsidRDefault="00221FCC" w:rsidP="00221FCC">
            <w:r w:rsidRPr="00221FCC">
              <w:t>Boot stream generation</w:t>
            </w:r>
          </w:p>
        </w:tc>
        <w:tc>
          <w:tcPr>
            <w:tcW w:w="936" w:type="dxa"/>
            <w:tcBorders>
              <w:left w:val="single" w:sz="12" w:space="0" w:color="auto"/>
            </w:tcBorders>
            <w:shd w:val="clear" w:color="auto" w:fill="92D050"/>
            <w:vAlign w:val="center"/>
          </w:tcPr>
          <w:p w14:paraId="63F83D8C" w14:textId="77777777" w:rsidR="00221FCC" w:rsidRPr="00221FCC" w:rsidRDefault="00221FCC" w:rsidP="00221FCC">
            <w:pPr>
              <w:jc w:val="center"/>
            </w:pPr>
            <w:r w:rsidRPr="00221FCC">
              <w:t>YES</w:t>
            </w:r>
          </w:p>
        </w:tc>
        <w:tc>
          <w:tcPr>
            <w:tcW w:w="954" w:type="dxa"/>
            <w:shd w:val="clear" w:color="auto" w:fill="92D050"/>
            <w:vAlign w:val="center"/>
          </w:tcPr>
          <w:p w14:paraId="455E1274" w14:textId="77777777" w:rsidR="00221FCC" w:rsidRPr="00221FCC" w:rsidRDefault="00221FCC" w:rsidP="00221FCC">
            <w:pPr>
              <w:jc w:val="center"/>
            </w:pPr>
            <w:r w:rsidRPr="00221FCC">
              <w:t>YES</w:t>
            </w:r>
          </w:p>
        </w:tc>
      </w:tr>
      <w:tr w:rsidR="00221FCC" w:rsidRPr="00221FCC" w14:paraId="54FFACCD" w14:textId="77777777" w:rsidTr="00763A4A">
        <w:tc>
          <w:tcPr>
            <w:tcW w:w="4770" w:type="dxa"/>
            <w:tcBorders>
              <w:right w:val="single" w:sz="12" w:space="0" w:color="auto"/>
            </w:tcBorders>
            <w:vAlign w:val="center"/>
          </w:tcPr>
          <w:p w14:paraId="4AAB7921" w14:textId="77777777" w:rsidR="00221FCC" w:rsidRPr="00221FCC" w:rsidRDefault="00221FCC" w:rsidP="00221FCC">
            <w:r w:rsidRPr="00221FCC">
              <w:t>Boot stream auditing</w:t>
            </w:r>
          </w:p>
        </w:tc>
        <w:tc>
          <w:tcPr>
            <w:tcW w:w="936" w:type="dxa"/>
            <w:tcBorders>
              <w:left w:val="single" w:sz="12" w:space="0" w:color="auto"/>
            </w:tcBorders>
            <w:shd w:val="clear" w:color="auto" w:fill="92D050"/>
            <w:vAlign w:val="center"/>
          </w:tcPr>
          <w:p w14:paraId="2F52D044" w14:textId="77777777" w:rsidR="00221FCC" w:rsidRPr="00221FCC" w:rsidRDefault="00221FCC" w:rsidP="00221FCC">
            <w:pPr>
              <w:jc w:val="center"/>
            </w:pPr>
            <w:r w:rsidRPr="00221FCC">
              <w:t>YES</w:t>
            </w:r>
          </w:p>
        </w:tc>
        <w:tc>
          <w:tcPr>
            <w:tcW w:w="954" w:type="dxa"/>
            <w:shd w:val="clear" w:color="auto" w:fill="92D050"/>
            <w:vAlign w:val="center"/>
          </w:tcPr>
          <w:p w14:paraId="170C7C0D" w14:textId="77777777" w:rsidR="00221FCC" w:rsidRPr="00221FCC" w:rsidRDefault="00221FCC" w:rsidP="00221FCC">
            <w:pPr>
              <w:jc w:val="center"/>
            </w:pPr>
            <w:r w:rsidRPr="00221FCC">
              <w:t>YES</w:t>
            </w:r>
          </w:p>
        </w:tc>
      </w:tr>
      <w:tr w:rsidR="00221FCC" w:rsidRPr="00221FCC" w14:paraId="306D9CA4" w14:textId="77777777" w:rsidTr="00763A4A">
        <w:tc>
          <w:tcPr>
            <w:tcW w:w="4770" w:type="dxa"/>
            <w:tcBorders>
              <w:right w:val="single" w:sz="12" w:space="0" w:color="auto"/>
            </w:tcBorders>
            <w:vAlign w:val="center"/>
          </w:tcPr>
          <w:p w14:paraId="6F952982" w14:textId="6AD88289" w:rsidR="00221FCC" w:rsidRPr="00221FCC" w:rsidRDefault="00221FCC" w:rsidP="00221FCC">
            <w:r w:rsidRPr="00221FCC">
              <w:t>Internal boot stream delivery</w:t>
            </w:r>
            <w:r w:rsidR="00714E49">
              <w:t xml:space="preserve"> (Node 207)</w:t>
            </w:r>
          </w:p>
        </w:tc>
        <w:tc>
          <w:tcPr>
            <w:tcW w:w="936" w:type="dxa"/>
            <w:tcBorders>
              <w:left w:val="single" w:sz="12" w:space="0" w:color="auto"/>
            </w:tcBorders>
            <w:shd w:val="clear" w:color="auto" w:fill="D9D9D9" w:themeFill="background1" w:themeFillShade="D9"/>
            <w:vAlign w:val="center"/>
          </w:tcPr>
          <w:p w14:paraId="486655CA" w14:textId="77777777" w:rsidR="00221FCC" w:rsidRPr="00221FCC" w:rsidRDefault="00221FCC" w:rsidP="00221FCC">
            <w:pPr>
              <w:jc w:val="center"/>
            </w:pPr>
            <w:r w:rsidRPr="00221FCC">
              <w:t>---</w:t>
            </w:r>
          </w:p>
        </w:tc>
        <w:tc>
          <w:tcPr>
            <w:tcW w:w="954" w:type="dxa"/>
            <w:shd w:val="clear" w:color="auto" w:fill="92D050"/>
            <w:vAlign w:val="center"/>
          </w:tcPr>
          <w:p w14:paraId="18F60013" w14:textId="77777777" w:rsidR="00221FCC" w:rsidRPr="00221FCC" w:rsidRDefault="00221FCC" w:rsidP="00221FCC">
            <w:pPr>
              <w:jc w:val="center"/>
            </w:pPr>
            <w:r w:rsidRPr="00221FCC">
              <w:t>YES</w:t>
            </w:r>
          </w:p>
        </w:tc>
      </w:tr>
      <w:tr w:rsidR="00221FCC" w:rsidRPr="00221FCC" w14:paraId="303B3FB4" w14:textId="77777777" w:rsidTr="00221FCC">
        <w:tc>
          <w:tcPr>
            <w:tcW w:w="4770" w:type="dxa"/>
            <w:tcBorders>
              <w:right w:val="single" w:sz="12" w:space="0" w:color="auto"/>
            </w:tcBorders>
            <w:vAlign w:val="center"/>
          </w:tcPr>
          <w:p w14:paraId="781EFAD8" w14:textId="77777777" w:rsidR="00221FCC" w:rsidRPr="00221FCC" w:rsidRDefault="00221FCC" w:rsidP="00221FCC">
            <w:r w:rsidRPr="00221FCC">
              <w:t>Serial boot stream delivery</w:t>
            </w:r>
          </w:p>
        </w:tc>
        <w:tc>
          <w:tcPr>
            <w:tcW w:w="936" w:type="dxa"/>
            <w:tcBorders>
              <w:left w:val="single" w:sz="12" w:space="0" w:color="auto"/>
            </w:tcBorders>
            <w:shd w:val="clear" w:color="auto" w:fill="92D050"/>
            <w:vAlign w:val="center"/>
          </w:tcPr>
          <w:p w14:paraId="578A244F" w14:textId="77777777" w:rsidR="00221FCC" w:rsidRPr="00221FCC" w:rsidRDefault="00221FCC" w:rsidP="00221FCC">
            <w:pPr>
              <w:jc w:val="center"/>
            </w:pPr>
            <w:r>
              <w:t>YES</w:t>
            </w:r>
          </w:p>
        </w:tc>
        <w:tc>
          <w:tcPr>
            <w:tcW w:w="954" w:type="dxa"/>
            <w:vAlign w:val="center"/>
          </w:tcPr>
          <w:p w14:paraId="699FBDA5" w14:textId="77777777" w:rsidR="00221FCC" w:rsidRPr="00221FCC" w:rsidRDefault="00221FCC" w:rsidP="00221FCC">
            <w:pPr>
              <w:jc w:val="center"/>
            </w:pPr>
            <w:proofErr w:type="spellStart"/>
            <w:r w:rsidRPr="00221FCC">
              <w:t>tbd</w:t>
            </w:r>
            <w:proofErr w:type="spellEnd"/>
          </w:p>
        </w:tc>
      </w:tr>
      <w:tr w:rsidR="00221FCC" w:rsidRPr="00221FCC" w14:paraId="15A63573" w14:textId="77777777" w:rsidTr="00763A4A">
        <w:tc>
          <w:tcPr>
            <w:tcW w:w="4770" w:type="dxa"/>
            <w:tcBorders>
              <w:right w:val="single" w:sz="12" w:space="0" w:color="auto"/>
            </w:tcBorders>
            <w:vAlign w:val="center"/>
          </w:tcPr>
          <w:p w14:paraId="6C07B148" w14:textId="77777777" w:rsidR="00221FCC" w:rsidRPr="00221FCC" w:rsidRDefault="00221FCC" w:rsidP="00221FCC">
            <w:r w:rsidRPr="00221FCC">
              <w:t>Flash boot stream burning in target</w:t>
            </w:r>
          </w:p>
        </w:tc>
        <w:tc>
          <w:tcPr>
            <w:tcW w:w="936" w:type="dxa"/>
            <w:tcBorders>
              <w:left w:val="single" w:sz="12" w:space="0" w:color="auto"/>
            </w:tcBorders>
            <w:vAlign w:val="center"/>
          </w:tcPr>
          <w:p w14:paraId="7E290FA3" w14:textId="77777777" w:rsidR="00221FCC" w:rsidRPr="00221FCC" w:rsidRDefault="00221FCC" w:rsidP="00221FCC">
            <w:pPr>
              <w:jc w:val="center"/>
            </w:pPr>
            <w:proofErr w:type="spellStart"/>
            <w:r w:rsidRPr="00221FCC">
              <w:t>tbd</w:t>
            </w:r>
            <w:proofErr w:type="spellEnd"/>
          </w:p>
        </w:tc>
        <w:tc>
          <w:tcPr>
            <w:tcW w:w="954" w:type="dxa"/>
            <w:vAlign w:val="center"/>
          </w:tcPr>
          <w:p w14:paraId="0849E36B" w14:textId="77777777" w:rsidR="00221FCC" w:rsidRPr="00221FCC" w:rsidRDefault="00221FCC" w:rsidP="00221FCC">
            <w:pPr>
              <w:jc w:val="center"/>
            </w:pPr>
            <w:proofErr w:type="spellStart"/>
            <w:r w:rsidRPr="00221FCC">
              <w:t>tbd</w:t>
            </w:r>
            <w:proofErr w:type="spellEnd"/>
          </w:p>
        </w:tc>
      </w:tr>
      <w:tr w:rsidR="00221FCC" w:rsidRPr="00221FCC" w14:paraId="54E497B0" w14:textId="77777777" w:rsidTr="00763A4A">
        <w:tc>
          <w:tcPr>
            <w:tcW w:w="4770" w:type="dxa"/>
            <w:tcBorders>
              <w:right w:val="single" w:sz="12" w:space="0" w:color="auto"/>
            </w:tcBorders>
            <w:vAlign w:val="center"/>
          </w:tcPr>
          <w:p w14:paraId="245D2B62" w14:textId="77777777" w:rsidR="00221FCC" w:rsidRPr="00221FCC" w:rsidRDefault="00221FCC" w:rsidP="00221FCC">
            <w:r w:rsidRPr="00221FCC">
              <w:t>Flash boot stream burning internal to own system</w:t>
            </w:r>
          </w:p>
        </w:tc>
        <w:tc>
          <w:tcPr>
            <w:tcW w:w="936" w:type="dxa"/>
            <w:tcBorders>
              <w:left w:val="single" w:sz="12" w:space="0" w:color="auto"/>
            </w:tcBorders>
            <w:shd w:val="clear" w:color="auto" w:fill="D9D9D9" w:themeFill="background1" w:themeFillShade="D9"/>
            <w:vAlign w:val="center"/>
          </w:tcPr>
          <w:p w14:paraId="255627B1" w14:textId="77777777" w:rsidR="00221FCC" w:rsidRPr="00221FCC" w:rsidRDefault="00221FCC" w:rsidP="00221FCC">
            <w:pPr>
              <w:jc w:val="center"/>
            </w:pPr>
            <w:r w:rsidRPr="00221FCC">
              <w:t>---</w:t>
            </w:r>
          </w:p>
        </w:tc>
        <w:tc>
          <w:tcPr>
            <w:tcW w:w="954" w:type="dxa"/>
            <w:shd w:val="clear" w:color="auto" w:fill="92D050"/>
            <w:vAlign w:val="center"/>
          </w:tcPr>
          <w:p w14:paraId="753D8A03" w14:textId="77777777" w:rsidR="00221FCC" w:rsidRPr="00221FCC" w:rsidRDefault="00221FCC" w:rsidP="00221FCC">
            <w:pPr>
              <w:jc w:val="center"/>
            </w:pPr>
            <w:r w:rsidRPr="00221FCC">
              <w:t>YES</w:t>
            </w:r>
          </w:p>
        </w:tc>
      </w:tr>
      <w:tr w:rsidR="00221FCC" w:rsidRPr="00221FCC" w14:paraId="154A99F1" w14:textId="77777777" w:rsidTr="00763A4A">
        <w:tc>
          <w:tcPr>
            <w:tcW w:w="4770" w:type="dxa"/>
            <w:tcBorders>
              <w:right w:val="single" w:sz="12" w:space="0" w:color="auto"/>
            </w:tcBorders>
            <w:vAlign w:val="center"/>
          </w:tcPr>
          <w:p w14:paraId="609C2BDA" w14:textId="77777777" w:rsidR="00221FCC" w:rsidRPr="00221FCC" w:rsidRDefault="00221FCC" w:rsidP="00221FCC">
            <w:r w:rsidRPr="00221FCC">
              <w:t>Target Compiler for pF/144 Nucleus</w:t>
            </w:r>
          </w:p>
        </w:tc>
        <w:tc>
          <w:tcPr>
            <w:tcW w:w="936" w:type="dxa"/>
            <w:tcBorders>
              <w:left w:val="single" w:sz="12" w:space="0" w:color="auto"/>
            </w:tcBorders>
            <w:shd w:val="clear" w:color="auto" w:fill="D9D9D9" w:themeFill="background1" w:themeFillShade="D9"/>
            <w:vAlign w:val="center"/>
          </w:tcPr>
          <w:p w14:paraId="624B4021" w14:textId="77777777" w:rsidR="00221FCC" w:rsidRPr="00221FCC" w:rsidRDefault="00221FCC" w:rsidP="00221FCC">
            <w:pPr>
              <w:jc w:val="center"/>
            </w:pPr>
            <w:r w:rsidRPr="00221FCC">
              <w:t>---</w:t>
            </w:r>
          </w:p>
        </w:tc>
        <w:tc>
          <w:tcPr>
            <w:tcW w:w="954" w:type="dxa"/>
            <w:shd w:val="clear" w:color="auto" w:fill="92D050"/>
            <w:vAlign w:val="center"/>
          </w:tcPr>
          <w:p w14:paraId="7BE82E71" w14:textId="77777777" w:rsidR="00221FCC" w:rsidRPr="00221FCC" w:rsidRDefault="00221FCC" w:rsidP="00221FCC">
            <w:pPr>
              <w:jc w:val="center"/>
            </w:pPr>
            <w:r w:rsidRPr="00221FCC">
              <w:t>YES</w:t>
            </w:r>
          </w:p>
        </w:tc>
      </w:tr>
      <w:tr w:rsidR="00221FCC" w:rsidRPr="00221FCC" w14:paraId="0283570D" w14:textId="77777777" w:rsidTr="00933D0F">
        <w:tc>
          <w:tcPr>
            <w:tcW w:w="4770" w:type="dxa"/>
            <w:tcBorders>
              <w:right w:val="single" w:sz="12" w:space="0" w:color="auto"/>
            </w:tcBorders>
            <w:vAlign w:val="center"/>
          </w:tcPr>
          <w:p w14:paraId="6A0073D0" w14:textId="77777777" w:rsidR="00221FCC" w:rsidRPr="00221FCC" w:rsidRDefault="00221FCC" w:rsidP="00221FCC">
            <w:r w:rsidRPr="00221FCC">
              <w:t>Chip test via External IDE</w:t>
            </w:r>
          </w:p>
        </w:tc>
        <w:tc>
          <w:tcPr>
            <w:tcW w:w="936" w:type="dxa"/>
            <w:tcBorders>
              <w:left w:val="single" w:sz="12" w:space="0" w:color="auto"/>
            </w:tcBorders>
            <w:shd w:val="clear" w:color="auto" w:fill="92D050"/>
            <w:vAlign w:val="center"/>
          </w:tcPr>
          <w:p w14:paraId="2E67D46C" w14:textId="5141E85F" w:rsidR="00221FCC" w:rsidRPr="00221FCC" w:rsidRDefault="00714E49" w:rsidP="00221FCC">
            <w:pPr>
              <w:jc w:val="center"/>
            </w:pPr>
            <w:r>
              <w:t>YES</w:t>
            </w:r>
          </w:p>
        </w:tc>
        <w:tc>
          <w:tcPr>
            <w:tcW w:w="954" w:type="dxa"/>
            <w:vAlign w:val="center"/>
          </w:tcPr>
          <w:p w14:paraId="604CEF40" w14:textId="77777777" w:rsidR="00221FCC" w:rsidRPr="00221FCC" w:rsidRDefault="00221FCC" w:rsidP="00221FCC">
            <w:pPr>
              <w:jc w:val="center"/>
            </w:pPr>
            <w:proofErr w:type="spellStart"/>
            <w:r w:rsidRPr="00221FCC">
              <w:t>tbd</w:t>
            </w:r>
            <w:proofErr w:type="spellEnd"/>
          </w:p>
        </w:tc>
      </w:tr>
      <w:tr w:rsidR="001C302A" w:rsidRPr="00221FCC" w14:paraId="1DF8049B" w14:textId="77777777" w:rsidTr="00933D0F">
        <w:tc>
          <w:tcPr>
            <w:tcW w:w="4770" w:type="dxa"/>
            <w:tcBorders>
              <w:right w:val="single" w:sz="12" w:space="0" w:color="auto"/>
            </w:tcBorders>
            <w:vAlign w:val="center"/>
          </w:tcPr>
          <w:p w14:paraId="3AF946E7" w14:textId="3FF5EB69" w:rsidR="001C302A" w:rsidRPr="00221FCC" w:rsidRDefault="001C302A" w:rsidP="00221FCC">
            <w:r>
              <w:t>External SRAM assembly test via external IDE</w:t>
            </w:r>
          </w:p>
        </w:tc>
        <w:tc>
          <w:tcPr>
            <w:tcW w:w="936" w:type="dxa"/>
            <w:tcBorders>
              <w:left w:val="single" w:sz="12" w:space="0" w:color="auto"/>
            </w:tcBorders>
            <w:shd w:val="clear" w:color="auto" w:fill="92D050"/>
            <w:vAlign w:val="center"/>
          </w:tcPr>
          <w:p w14:paraId="0821EDB4" w14:textId="35368C5B" w:rsidR="001C302A" w:rsidRDefault="001C302A" w:rsidP="00221FCC">
            <w:pPr>
              <w:jc w:val="center"/>
            </w:pPr>
            <w:r>
              <w:t>YES</w:t>
            </w:r>
          </w:p>
        </w:tc>
        <w:tc>
          <w:tcPr>
            <w:tcW w:w="954" w:type="dxa"/>
            <w:vAlign w:val="center"/>
          </w:tcPr>
          <w:p w14:paraId="18A8C771" w14:textId="5D1E98D8" w:rsidR="001C302A" w:rsidRPr="00221FCC" w:rsidRDefault="001C302A" w:rsidP="00221FCC">
            <w:pPr>
              <w:jc w:val="center"/>
            </w:pPr>
            <w:proofErr w:type="spellStart"/>
            <w:r>
              <w:t>tbd</w:t>
            </w:r>
            <w:proofErr w:type="spellEnd"/>
          </w:p>
        </w:tc>
      </w:tr>
      <w:tr w:rsidR="00221FCC" w:rsidRPr="00221FCC" w14:paraId="44AB1B44" w14:textId="77777777" w:rsidTr="009E2108">
        <w:tc>
          <w:tcPr>
            <w:tcW w:w="4770" w:type="dxa"/>
            <w:tcBorders>
              <w:right w:val="single" w:sz="12" w:space="0" w:color="auto"/>
            </w:tcBorders>
            <w:vAlign w:val="center"/>
          </w:tcPr>
          <w:p w14:paraId="03AF3750" w14:textId="77777777" w:rsidR="00221FCC" w:rsidRPr="00221FCC" w:rsidRDefault="00221FCC" w:rsidP="00221FCC">
            <w:r w:rsidRPr="00221FCC">
              <w:t>ATS Chip Testing</w:t>
            </w:r>
          </w:p>
        </w:tc>
        <w:tc>
          <w:tcPr>
            <w:tcW w:w="936" w:type="dxa"/>
            <w:tcBorders>
              <w:left w:val="single" w:sz="12" w:space="0" w:color="auto"/>
            </w:tcBorders>
            <w:shd w:val="clear" w:color="auto" w:fill="92D050"/>
            <w:vAlign w:val="center"/>
          </w:tcPr>
          <w:p w14:paraId="73E9A445" w14:textId="132A7115" w:rsidR="00221FCC" w:rsidRPr="00221FCC" w:rsidRDefault="001C302A" w:rsidP="00221FCC">
            <w:pPr>
              <w:jc w:val="center"/>
            </w:pPr>
            <w:r>
              <w:t>YES</w:t>
            </w:r>
          </w:p>
        </w:tc>
        <w:tc>
          <w:tcPr>
            <w:tcW w:w="954" w:type="dxa"/>
            <w:vAlign w:val="center"/>
          </w:tcPr>
          <w:p w14:paraId="654FE257" w14:textId="77777777" w:rsidR="00221FCC" w:rsidRPr="00221FCC" w:rsidRDefault="00221FCC" w:rsidP="00221FCC">
            <w:pPr>
              <w:jc w:val="center"/>
            </w:pPr>
            <w:proofErr w:type="spellStart"/>
            <w:r w:rsidRPr="00221FCC">
              <w:t>tbd</w:t>
            </w:r>
            <w:proofErr w:type="spellEnd"/>
          </w:p>
        </w:tc>
      </w:tr>
      <w:tr w:rsidR="00221FCC" w:rsidRPr="00221FCC" w14:paraId="6137CB7F" w14:textId="77777777" w:rsidTr="009E2108">
        <w:tc>
          <w:tcPr>
            <w:tcW w:w="4770" w:type="dxa"/>
            <w:tcBorders>
              <w:right w:val="single" w:sz="12" w:space="0" w:color="auto"/>
            </w:tcBorders>
            <w:vAlign w:val="center"/>
          </w:tcPr>
          <w:p w14:paraId="7341DC9D" w14:textId="77777777" w:rsidR="00221FCC" w:rsidRPr="00221FCC" w:rsidRDefault="00221FCC" w:rsidP="00221FCC">
            <w:r w:rsidRPr="00221FCC">
              <w:t>Software Simulator</w:t>
            </w:r>
          </w:p>
        </w:tc>
        <w:tc>
          <w:tcPr>
            <w:tcW w:w="936" w:type="dxa"/>
            <w:tcBorders>
              <w:left w:val="single" w:sz="12" w:space="0" w:color="auto"/>
            </w:tcBorders>
            <w:shd w:val="clear" w:color="auto" w:fill="92D050"/>
            <w:vAlign w:val="center"/>
          </w:tcPr>
          <w:p w14:paraId="40B955DE" w14:textId="31FD33FF" w:rsidR="00221FCC" w:rsidRPr="00221FCC" w:rsidRDefault="00573723" w:rsidP="00221FCC">
            <w:pPr>
              <w:jc w:val="center"/>
            </w:pPr>
            <w:r>
              <w:t>YES</w:t>
            </w:r>
          </w:p>
        </w:tc>
        <w:tc>
          <w:tcPr>
            <w:tcW w:w="954" w:type="dxa"/>
            <w:shd w:val="clear" w:color="auto" w:fill="D9D9D9" w:themeFill="background1" w:themeFillShade="D9"/>
            <w:vAlign w:val="center"/>
          </w:tcPr>
          <w:p w14:paraId="211FEF9B" w14:textId="77777777" w:rsidR="00221FCC" w:rsidRPr="00221FCC" w:rsidRDefault="00221FCC" w:rsidP="00221FCC">
            <w:pPr>
              <w:jc w:val="center"/>
            </w:pPr>
            <w:r w:rsidRPr="00221FCC">
              <w:t>---</w:t>
            </w:r>
          </w:p>
        </w:tc>
      </w:tr>
    </w:tbl>
    <w:bookmarkEnd w:id="28"/>
    <w:p w14:paraId="3486BE33" w14:textId="38E42808" w:rsidR="006A1F8C" w:rsidRDefault="006A1F8C" w:rsidP="00EB4AF2">
      <w:pPr>
        <w:pStyle w:val="BodyText"/>
        <w:spacing w:after="0"/>
      </w:pPr>
      <w:r>
        <w:br w:type="textWrapping" w:clear="all"/>
      </w:r>
    </w:p>
    <w:p w14:paraId="303B760E" w14:textId="71C84734" w:rsidR="00EC416A" w:rsidRDefault="00EC416A" w:rsidP="001310A3">
      <w:pPr>
        <w:pStyle w:val="BodyText"/>
      </w:pPr>
      <w:r>
        <w:t xml:space="preserve">Wherever practical we have kept the human interface to the programming tools consistent between the </w:t>
      </w:r>
      <w:proofErr w:type="spellStart"/>
      <w:r>
        <w:t>sF</w:t>
      </w:r>
      <w:proofErr w:type="spellEnd"/>
      <w:r>
        <w:t xml:space="preserve"> and pF/144 environments.  In some cases this is inconvenient; for example, even though </w:t>
      </w:r>
      <w:proofErr w:type="spellStart"/>
      <w:r>
        <w:t>sF</w:t>
      </w:r>
      <w:proofErr w:type="spellEnd"/>
      <w:r>
        <w:t xml:space="preserve"> is a 32-bit system, values that must be double precision on pF/144 must also be double in </w:t>
      </w:r>
      <w:proofErr w:type="spellStart"/>
      <w:r>
        <w:t>sF.</w:t>
      </w:r>
      <w:proofErr w:type="spellEnd"/>
      <w:r>
        <w:t xml:space="preserve">  Experience has taught that this is a case in which a little inconvenience buys</w:t>
      </w:r>
      <w:r w:rsidR="00102DC8">
        <w:t xml:space="preserve"> much</w:t>
      </w:r>
      <w:r>
        <w:t xml:space="preserve"> portability between the environments and helps avoid nasty programmer traps.</w:t>
      </w:r>
    </w:p>
    <w:p w14:paraId="742CD485" w14:textId="77777777" w:rsidR="000F625F" w:rsidRDefault="000F625F" w:rsidP="001310A3">
      <w:pPr>
        <w:pStyle w:val="BodyText"/>
      </w:pPr>
      <w:r>
        <w:t xml:space="preserve">Where there are differences between the two systems, we note them with the markers  </w:t>
      </w:r>
      <w:proofErr w:type="spellStart"/>
      <w:r w:rsidRPr="0049757F">
        <w:rPr>
          <w:b/>
          <w:color w:val="FF0000"/>
          <w:u w:val="single"/>
        </w:rPr>
        <w:t>sF</w:t>
      </w:r>
      <w:proofErr w:type="spellEnd"/>
      <w:r w:rsidRPr="0049757F">
        <w:rPr>
          <w:b/>
          <w:color w:val="FF0000"/>
          <w:u w:val="single"/>
        </w:rPr>
        <w:t xml:space="preserve"> ONLY</w:t>
      </w:r>
      <w:r>
        <w:t xml:space="preserve">  or  </w:t>
      </w:r>
      <w:r w:rsidRPr="0049757F">
        <w:rPr>
          <w:b/>
          <w:color w:val="FF0000"/>
          <w:u w:val="single"/>
        </w:rPr>
        <w:t>pF/144 ONLY</w:t>
      </w:r>
      <w:r>
        <w:t xml:space="preserve"> .</w:t>
      </w:r>
    </w:p>
    <w:p w14:paraId="76E1DF8F" w14:textId="77777777" w:rsidR="00D40DA8" w:rsidRDefault="00D40DA8" w:rsidP="001310A3">
      <w:pPr>
        <w:pStyle w:val="BodyText"/>
      </w:pPr>
      <w:r>
        <w:t xml:space="preserve">Although it is configured to </w:t>
      </w:r>
      <w:r w:rsidR="00C50558">
        <w:t xml:space="preserve">run on, and </w:t>
      </w:r>
      <w:r>
        <w:t>support</w:t>
      </w:r>
      <w:r w:rsidR="00C50558">
        <w:t>,</w:t>
      </w:r>
      <w:r>
        <w:t xml:space="preserve"> the GreenArrays EVB002 Evaluation Board, </w:t>
      </w:r>
      <w:r w:rsidR="009457CE">
        <w:t xml:space="preserve">aF-3 </w:t>
      </w:r>
      <w:r>
        <w:t xml:space="preserve">may easily be used to program and debug our chips on the EVB001 </w:t>
      </w:r>
      <w:r w:rsidR="00CB2EDB">
        <w:t xml:space="preserve">or </w:t>
      </w:r>
      <w:r>
        <w:t>in your own designs.</w:t>
      </w:r>
    </w:p>
    <w:p w14:paraId="524A6ADB" w14:textId="77777777" w:rsidR="001B50A8" w:rsidRDefault="001B50A8" w:rsidP="001310A3">
      <w:pPr>
        <w:pStyle w:val="BodyText"/>
      </w:pPr>
    </w:p>
    <w:p w14:paraId="0BF241C8" w14:textId="77777777" w:rsidR="00EB4AF2" w:rsidRDefault="00EB4AF2" w:rsidP="001310A3">
      <w:pPr>
        <w:pStyle w:val="BodyText"/>
        <w:sectPr w:rsidR="00EB4AF2" w:rsidSect="00CF38DF">
          <w:pgSz w:w="12240" w:h="15840" w:code="1"/>
          <w:pgMar w:top="1440" w:right="1080" w:bottom="1440" w:left="1440" w:header="720" w:footer="720" w:gutter="0"/>
          <w:cols w:space="720"/>
          <w:docGrid w:linePitch="272"/>
        </w:sectPr>
      </w:pPr>
    </w:p>
    <w:p w14:paraId="69582712" w14:textId="080CE7C7" w:rsidR="00FE3C16" w:rsidRDefault="00FE3C16" w:rsidP="00503A40">
      <w:pPr>
        <w:pStyle w:val="Heading2"/>
      </w:pPr>
      <w:bookmarkStart w:id="29" w:name="_Toc303614502"/>
      <w:bookmarkStart w:id="30" w:name="_Toc303614593"/>
      <w:bookmarkStart w:id="31" w:name="_Toc303618781"/>
      <w:bookmarkStart w:id="32" w:name="_Toc303624352"/>
      <w:bookmarkStart w:id="33" w:name="_Toc119163423"/>
      <w:bookmarkEnd w:id="29"/>
      <w:bookmarkEnd w:id="30"/>
      <w:bookmarkEnd w:id="31"/>
      <w:bookmarkEnd w:id="32"/>
      <w:r>
        <w:lastRenderedPageBreak/>
        <w:t>The Common Environment</w:t>
      </w:r>
      <w:bookmarkEnd w:id="33"/>
    </w:p>
    <w:p w14:paraId="5B041A4E" w14:textId="79793C0A" w:rsidR="00D128A3" w:rsidRDefault="00FE3C16" w:rsidP="00FE3C16">
      <w:pPr>
        <w:pStyle w:val="BodyText"/>
      </w:pPr>
      <w:r>
        <w:t xml:space="preserve">Both systems use a simple, consistent human interface in which your communications, command and control are normally done in words, </w:t>
      </w:r>
      <w:r w:rsidR="00FD1407">
        <w:t>employing user-extensible</w:t>
      </w:r>
      <w:r>
        <w:t xml:space="preserve"> language and phrasing.  This has always been the intrinsic human interface provided across systems</w:t>
      </w:r>
      <w:r w:rsidR="000A427E">
        <w:t xml:space="preserve"> and platforms</w:t>
      </w:r>
      <w:r>
        <w:t xml:space="preserve"> by Forth</w:t>
      </w:r>
      <w:r w:rsidR="000A427E">
        <w:t>,</w:t>
      </w:r>
      <w:r w:rsidR="00D128A3">
        <w:t xml:space="preserve"> and is commonly implemented as a 24x80 (we prefer 25x80) ASCII text-based display with</w:t>
      </w:r>
      <w:r w:rsidR="00FD1407">
        <w:t xml:space="preserve"> standard</w:t>
      </w:r>
      <w:r w:rsidR="00D128A3">
        <w:t xml:space="preserve"> keyboard input</w:t>
      </w:r>
      <w:r w:rsidR="003D4674">
        <w:t>.</w:t>
      </w:r>
    </w:p>
    <w:p w14:paraId="35B178A5" w14:textId="0204D861" w:rsidR="00FE3C16" w:rsidRDefault="00F92E4F" w:rsidP="00FE3C16">
      <w:pPr>
        <w:pStyle w:val="BodyText"/>
      </w:pPr>
      <w:r>
        <w:t xml:space="preserve">We create our systems for the purposes of efficiently accomplishing useful work and of writing and testing reliable code.  When working on a variety of </w:t>
      </w:r>
      <w:r w:rsidR="000A427E">
        <w:t>platforms</w:t>
      </w:r>
      <w:r>
        <w:t xml:space="preserve"> and environments, and when human psychophysiological capabilities differ, a simple, consistent human interface that can be adapted as necessary has proven to be a great solution.  </w:t>
      </w:r>
      <w:r w:rsidR="00D128A3">
        <w:t>For example, we have worked with at least one successful Forth programmer who was completely blind; supporting such a customer</w:t>
      </w:r>
      <w:r w:rsidR="003D4674">
        <w:t xml:space="preserve"> our way</w:t>
      </w:r>
      <w:r w:rsidR="00D128A3">
        <w:t xml:space="preserve"> </w:t>
      </w:r>
      <w:r w:rsidR="00FD1407">
        <w:t>w</w:t>
      </w:r>
      <w:r w:rsidR="00D128A3">
        <w:t>as proven to require almost nothing special</w:t>
      </w:r>
      <w:r w:rsidR="00FD1407">
        <w:t xml:space="preserve"> from us</w:t>
      </w:r>
      <w:r w:rsidR="00D128A3">
        <w:t>.</w:t>
      </w:r>
    </w:p>
    <w:p w14:paraId="740C349D" w14:textId="6D4AB0C9" w:rsidR="00D128A3" w:rsidRDefault="00F017F2" w:rsidP="00FE3C16">
      <w:pPr>
        <w:pStyle w:val="BodyText"/>
      </w:pPr>
      <w:r>
        <w:t>During the 1990s</w:t>
      </w:r>
      <w:r w:rsidR="00D128A3">
        <w:t>, we had the choice of adopting emerging</w:t>
      </w:r>
      <w:r>
        <w:t xml:space="preserve"> commercial</w:t>
      </w:r>
      <w:r w:rsidR="00D128A3">
        <w:t xml:space="preserve"> human interface artifacts such as GUIs with pointing devices.  </w:t>
      </w:r>
      <w:r w:rsidR="006F59B6">
        <w:t>Although</w:t>
      </w:r>
      <w:r w:rsidR="00D128A3">
        <w:t xml:space="preserve"> we</w:t>
      </w:r>
      <w:r w:rsidR="00FD1407">
        <w:t xml:space="preserve"> often</w:t>
      </w:r>
      <w:r w:rsidR="00D128A3">
        <w:t xml:space="preserve"> </w:t>
      </w:r>
      <w:r>
        <w:t>implemented and used</w:t>
      </w:r>
      <w:r w:rsidR="00D128A3">
        <w:t xml:space="preserve"> </w:t>
      </w:r>
      <w:r>
        <w:t>GUIs</w:t>
      </w:r>
      <w:r w:rsidR="00D128A3">
        <w:t xml:space="preserve"> in appropriate applications</w:t>
      </w:r>
      <w:r>
        <w:t xml:space="preserve"> long before that</w:t>
      </w:r>
      <w:r w:rsidR="00D128A3">
        <w:t xml:space="preserve">, we concluded, correctly, that for the basic tasks of programmer self-expression these artifacts contributed </w:t>
      </w:r>
      <w:r w:rsidR="003D4674">
        <w:t xml:space="preserve">few useful advantages while introducing significant liabilities.  Therefore, when programming systems whose human interfaces are provided by tools such as X or as Microsoft Windows, we simply draw our own 25x80 terminals.  When communicating with one of our systems over the Internet, we use Telnet emulating (you guessed it) a 25x80 terminal.  And, by interfacing with </w:t>
      </w:r>
      <w:r w:rsidR="00191906">
        <w:t>an</w:t>
      </w:r>
      <w:r w:rsidR="003D4674">
        <w:t xml:space="preserve"> appropriate terminal device, that blind man can still </w:t>
      </w:r>
      <w:r w:rsidR="00191906">
        <w:t>work effectively with</w:t>
      </w:r>
      <w:r w:rsidR="003D4674">
        <w:t xml:space="preserve"> our systems.  Meanwhile, those fully embracing GUIs for basic programming tasks have had the privilege of spending a great deal of time learning and adapting to a long series of human interface changes that were made largely for</w:t>
      </w:r>
      <w:r w:rsidR="00B759C5">
        <w:t xml:space="preserve"> capricious,</w:t>
      </w:r>
      <w:r w:rsidR="003D4674">
        <w:t xml:space="preserve"> stylistic reasons as contrasted with </w:t>
      </w:r>
      <w:r w:rsidR="000A427E">
        <w:t>rigorous</w:t>
      </w:r>
      <w:r w:rsidR="003D4674">
        <w:t xml:space="preserve"> human engineering considerations</w:t>
      </w:r>
      <w:r>
        <w:t xml:space="preserve">; their hands and eyes are busy with overhead activity, and their blind users need to find something </w:t>
      </w:r>
      <w:r w:rsidR="00FD1407">
        <w:t>other than programming</w:t>
      </w:r>
      <w:r>
        <w:t xml:space="preserve"> to do for a living.</w:t>
      </w:r>
    </w:p>
    <w:p w14:paraId="52021E50" w14:textId="67ABAB28" w:rsidR="00D128A3" w:rsidRDefault="00FD1407" w:rsidP="00FE3C16">
      <w:pPr>
        <w:pStyle w:val="BodyText"/>
      </w:pPr>
      <w:r>
        <w:t>Incidentally,</w:t>
      </w:r>
      <w:r w:rsidR="00266ED0">
        <w:t xml:space="preserve"> GreenArrays no longer uses or supports the experimental </w:t>
      </w:r>
      <w:proofErr w:type="spellStart"/>
      <w:r w:rsidR="00266ED0">
        <w:t>colorForth</w:t>
      </w:r>
      <w:proofErr w:type="spellEnd"/>
      <w:r w:rsidR="00266ED0">
        <w:t xml:space="preserve"> programming environment, because</w:t>
      </w:r>
      <w:r w:rsidR="00191906">
        <w:t xml:space="preserve"> </w:t>
      </w:r>
      <w:r w:rsidR="000A427E">
        <w:t>its advantages</w:t>
      </w:r>
      <w:r w:rsidR="00191906">
        <w:t xml:space="preserve"> prove</w:t>
      </w:r>
      <w:r w:rsidR="000A427E">
        <w:t>d</w:t>
      </w:r>
      <w:r w:rsidR="00DB5A4E">
        <w:t>, in practice,</w:t>
      </w:r>
      <w:r w:rsidR="00191906">
        <w:t xml:space="preserve"> </w:t>
      </w:r>
      <w:r w:rsidR="000A427E">
        <w:t>insufficient to overcome</w:t>
      </w:r>
      <w:r w:rsidR="00191906">
        <w:t xml:space="preserve"> its </w:t>
      </w:r>
      <w:r w:rsidR="000A427E">
        <w:t>dis</w:t>
      </w:r>
      <w:r w:rsidR="00191906">
        <w:t>advantages.</w:t>
      </w:r>
    </w:p>
    <w:p w14:paraId="627DF54C" w14:textId="7881CE0A" w:rsidR="00191906" w:rsidRDefault="00191906" w:rsidP="009E2108">
      <w:pPr>
        <w:pStyle w:val="Heading3"/>
      </w:pPr>
      <w:bookmarkStart w:id="34" w:name="_Toc119163424"/>
      <w:r>
        <w:t>Nature of the Environment</w:t>
      </w:r>
      <w:bookmarkEnd w:id="34"/>
    </w:p>
    <w:p w14:paraId="26CA5995" w14:textId="2C838F2A" w:rsidR="00191906" w:rsidRDefault="000A427E" w:rsidP="00FE3C16">
      <w:pPr>
        <w:pStyle w:val="BodyText"/>
      </w:pPr>
      <w:r>
        <w:t>Our systems use a standard keyboard supporting printable</w:t>
      </w:r>
      <w:r w:rsidR="00266ED0">
        <w:t xml:space="preserve"> 8-bit</w:t>
      </w:r>
      <w:r>
        <w:t xml:space="preserve"> ASCII characters along with </w:t>
      </w:r>
      <w:r w:rsidR="00B9392C">
        <w:t>SPACE</w:t>
      </w:r>
      <w:r>
        <w:t xml:space="preserve">, </w:t>
      </w:r>
      <w:r w:rsidR="00B9392C">
        <w:t>ENTER</w:t>
      </w:r>
      <w:r>
        <w:t xml:space="preserve"> (Carriage Return) and </w:t>
      </w:r>
      <w:r w:rsidR="00B9392C">
        <w:t>BACKSPACE keys.  When communicating with the Forth Interpreter, one may type and edit with backspace at will; nothing actually happens until ENTER is pressed, at which time the phrase is parsed and the specified activities are performed.  The upper and lower</w:t>
      </w:r>
      <w:r w:rsidR="00DB5A4E">
        <w:t>-</w:t>
      </w:r>
      <w:r w:rsidR="00B9392C">
        <w:t>case versions of a given character are treated as distinct from each other</w:t>
      </w:r>
      <w:r w:rsidR="00266ED0">
        <w:t xml:space="preserve">.  The basic system </w:t>
      </w:r>
      <w:r w:rsidR="00FD1407">
        <w:t>requires</w:t>
      </w:r>
      <w:r w:rsidR="00266ED0">
        <w:t xml:space="preserve"> only on </w:t>
      </w:r>
      <w:r w:rsidR="00FD1407">
        <w:t xml:space="preserve">the </w:t>
      </w:r>
      <w:r w:rsidR="00266ED0">
        <w:t>7-bit characters</w:t>
      </w:r>
      <w:r w:rsidR="00FD1407">
        <w:t xml:space="preserve"> listed above</w:t>
      </w:r>
      <w:r w:rsidR="00DB5A4E">
        <w:t xml:space="preserve"> (applications may use any additional capabilities of the </w:t>
      </w:r>
      <w:r w:rsidR="00FD1407">
        <w:t>keyboard</w:t>
      </w:r>
      <w:r w:rsidR="00DB5A4E">
        <w:t xml:space="preserve"> environment, of course.)</w:t>
      </w:r>
    </w:p>
    <w:p w14:paraId="4A36796B" w14:textId="55720171" w:rsidR="00B9392C" w:rsidRDefault="00B9392C" w:rsidP="00FE3C16">
      <w:pPr>
        <w:pStyle w:val="BodyText"/>
      </w:pPr>
      <w:r>
        <w:t xml:space="preserve">Unless you have experience with </w:t>
      </w:r>
      <w:proofErr w:type="spellStart"/>
      <w:r>
        <w:t>polyFORTH</w:t>
      </w:r>
      <w:proofErr w:type="spellEnd"/>
      <w:r>
        <w:t xml:space="preserve"> systems, it's worth your effort to study the </w:t>
      </w:r>
      <w:proofErr w:type="spellStart"/>
      <w:r>
        <w:t>polyFORTH</w:t>
      </w:r>
      <w:proofErr w:type="spellEnd"/>
      <w:r>
        <w:t xml:space="preserve"> Reference Manual (DB005).  This is </w:t>
      </w:r>
      <w:r w:rsidR="00266ED0">
        <w:t>worthwhile</w:t>
      </w:r>
      <w:r>
        <w:t xml:space="preserve"> because it covers the common ground across more computer and operating system types than can be said of, we think, any other programming system / human interface in existence.</w:t>
      </w:r>
    </w:p>
    <w:p w14:paraId="2CADF882" w14:textId="0F2C69D2" w:rsidR="00B9392C" w:rsidRDefault="00B9392C" w:rsidP="00FE3C16">
      <w:pPr>
        <w:pStyle w:val="BodyText"/>
      </w:pPr>
      <w:r>
        <w:t>Based on that prior experience and</w:t>
      </w:r>
      <w:r w:rsidR="00266ED0">
        <w:t>/or</w:t>
      </w:r>
      <w:r>
        <w:t xml:space="preserve"> study, you </w:t>
      </w:r>
      <w:r w:rsidR="00266ED0">
        <w:t>should</w:t>
      </w:r>
      <w:r>
        <w:t xml:space="preserve"> then read the Supplements to </w:t>
      </w:r>
      <w:r w:rsidR="00DB5A4E">
        <w:t>that</w:t>
      </w:r>
      <w:r>
        <w:t xml:space="preserve"> reference manual.  DB006 is the Supplement for the G144A12 implementation</w:t>
      </w:r>
      <w:r w:rsidR="007507E3">
        <w:t xml:space="preserve">.  </w:t>
      </w:r>
      <w:r w:rsidR="00276C85">
        <w:t>SFW32PR, Programmer's Reference, fulfills that purpose</w:t>
      </w:r>
      <w:r w:rsidR="007507E3">
        <w:t xml:space="preserve"> for saneFORTH running on the x86 platform.</w:t>
      </w:r>
    </w:p>
    <w:p w14:paraId="6AF3ECA1" w14:textId="7CD406B0" w:rsidR="007C328E" w:rsidRDefault="007C328E" w:rsidP="00FE3C16">
      <w:pPr>
        <w:pStyle w:val="BodyText"/>
      </w:pPr>
      <w:r>
        <w:t xml:space="preserve">In the basic </w:t>
      </w:r>
      <w:proofErr w:type="spellStart"/>
      <w:r>
        <w:t>polyFORTH</w:t>
      </w:r>
      <w:proofErr w:type="spellEnd"/>
      <w:r>
        <w:t xml:space="preserve"> model, the system boots with a precompiled/assembled nucleus capable of interacting with basic terminal and mass storage and of editing and compiling/assembling more code to extend itself.  Normally the extension process is accomplished by loading block 9.  This is done by typing the word  HI  that does two thing:  HOME, which performs any initialization required for mass storage access, and  9 LOAD  to interpret block 9.  If you will not be using the system at the default offset (zero), you might say something like  20 DRIVE HI .</w:t>
      </w:r>
    </w:p>
    <w:p w14:paraId="0441A161" w14:textId="77777777" w:rsidR="006B661A" w:rsidRDefault="006B661A" w:rsidP="00FE3C16">
      <w:pPr>
        <w:pStyle w:val="BodyText"/>
        <w:sectPr w:rsidR="006B661A" w:rsidSect="00CF38DF">
          <w:pgSz w:w="12240" w:h="15840" w:code="1"/>
          <w:pgMar w:top="1440" w:right="1080" w:bottom="1440" w:left="1440" w:header="720" w:footer="720" w:gutter="0"/>
          <w:cols w:space="720"/>
          <w:docGrid w:linePitch="272"/>
        </w:sectPr>
      </w:pPr>
    </w:p>
    <w:p w14:paraId="246B4569" w14:textId="64D8B657" w:rsidR="006B661A" w:rsidRDefault="006B661A" w:rsidP="006B661A">
      <w:pPr>
        <w:pStyle w:val="Heading3"/>
      </w:pPr>
      <w:bookmarkStart w:id="35" w:name="_Toc119163425"/>
      <w:r>
        <w:lastRenderedPageBreak/>
        <w:t xml:space="preserve">Layering of </w:t>
      </w:r>
      <w:proofErr w:type="spellStart"/>
      <w:r>
        <w:t>arrayForth</w:t>
      </w:r>
      <w:bookmarkEnd w:id="35"/>
      <w:proofErr w:type="spellEnd"/>
    </w:p>
    <w:p w14:paraId="68D818F8" w14:textId="64B242B5" w:rsidR="006B661A" w:rsidRDefault="006B661A" w:rsidP="006B661A">
      <w:pPr>
        <w:pStyle w:val="BodyText"/>
      </w:pPr>
      <w:r>
        <w:t xml:space="preserve">A principal design goal of </w:t>
      </w:r>
      <w:proofErr w:type="spellStart"/>
      <w:r>
        <w:t>arrayForth</w:t>
      </w:r>
      <w:proofErr w:type="spellEnd"/>
      <w:r>
        <w:t xml:space="preserve"> is that in both environments there shall be a resident F18 assembler with the full ability to build instructions and reference labels defined in object code bins.  Our experience has been that forcing programmers to write F18 instructions, or addresses in F18 routines, as hexadecimal literals in their application code is not merely an impediment to documentation.  It has also, even in software released by GreenArrays, proven to embed un-auditable future bugs in that software.  Hence, with </w:t>
      </w:r>
      <w:proofErr w:type="spellStart"/>
      <w:r>
        <w:t>arrayForth</w:t>
      </w:r>
      <w:proofErr w:type="spellEnd"/>
      <w:r>
        <w:t xml:space="preserve">, we return to fully symbolic representation of code.  This has, after all, proven over the last half century to be a very effective way of protecting oneself from many programmer traps.  The problem with writing a simple number like "5" is that without context the meaning of that number is not evident, and that meaning can only be determined by holographic recollection or sometimes exhaustive study of the code.  Most of us learned </w:t>
      </w:r>
      <w:r w:rsidR="001C302A">
        <w:t>early in life</w:t>
      </w:r>
      <w:r>
        <w:t xml:space="preserve"> that our ability at recollection is anything but holographic</w:t>
      </w:r>
      <w:r w:rsidR="004F123E">
        <w:t>.</w:t>
      </w:r>
    </w:p>
    <w:p w14:paraId="375DD2E8" w14:textId="785FEBF2" w:rsidR="004F123E" w:rsidRDefault="004F123E" w:rsidP="006B661A">
      <w:pPr>
        <w:pStyle w:val="BodyText"/>
      </w:pPr>
      <w:r>
        <w:t xml:space="preserve">However, in a 16-bit machine a single </w:t>
      </w:r>
      <w:r w:rsidR="001C302A">
        <w:t xml:space="preserve">compiled </w:t>
      </w:r>
      <w:r>
        <w:t xml:space="preserve">block of high level source can consume a substantial fraction of the available address space, and having decided to make that block resident the scope of what can be done with what is left of the machine is diminished.  Many of us have not lived in such a resource-constrained world for forty years or so, and we've found the habits that requires have faded.  Because environmental conventions are painful to change after one has started building things respecting them, we have tried to make the best decisions we could in factoring and layering </w:t>
      </w:r>
      <w:proofErr w:type="spellStart"/>
      <w:r>
        <w:t>arrayForth</w:t>
      </w:r>
      <w:proofErr w:type="spellEnd"/>
      <w:r>
        <w:t xml:space="preserve">.  Of course, in any undertaking of that sort one will inevitably make mistakes.  The conventions underlying </w:t>
      </w:r>
      <w:proofErr w:type="spellStart"/>
      <w:r>
        <w:t>arrayForth</w:t>
      </w:r>
      <w:proofErr w:type="spellEnd"/>
      <w:r>
        <w:t xml:space="preserve"> can, and will, be changed if we find serious design flaws.  Such changes will be documented.</w:t>
      </w:r>
    </w:p>
    <w:p w14:paraId="7C1E3FF1" w14:textId="6CD6A193" w:rsidR="004F123E" w:rsidRDefault="004F123E" w:rsidP="004F123E">
      <w:pPr>
        <w:pStyle w:val="Heading4"/>
      </w:pPr>
      <w:r>
        <w:t>AFORTH Capsule</w:t>
      </w:r>
    </w:p>
    <w:p w14:paraId="02E988A3" w14:textId="6B10C989" w:rsidR="004F123E" w:rsidRDefault="004F123E" w:rsidP="004F123E">
      <w:pPr>
        <w:pStyle w:val="BodyText"/>
      </w:pPr>
      <w:r>
        <w:t>This is a resident CAPSULE.  It is accessed by interpreting its name, AFORTH.  (Immediately after  HI  the word  AFORTH  means to build that capsule by loading its resident code, and redefining the word  AFORTH  as a CAPSULE.  Thus the code does not exist until you need it.)</w:t>
      </w:r>
    </w:p>
    <w:p w14:paraId="25B16D8A" w14:textId="6D83D1B8" w:rsidR="007C328E" w:rsidRDefault="004F123E" w:rsidP="00FE3C16">
      <w:pPr>
        <w:pStyle w:val="BodyText"/>
      </w:pPr>
      <w:r>
        <w:t xml:space="preserve">You must be running in the AFORTH capsule to have access to any of its capabilities.  The code that is physically resident on both platforms </w:t>
      </w:r>
      <w:r w:rsidR="00D178BB">
        <w:t xml:space="preserve">is the F18 Assembler, configuration data, and at least the names of all the other tools provided by </w:t>
      </w:r>
      <w:proofErr w:type="spellStart"/>
      <w:r w:rsidR="00D178BB">
        <w:t>arrayForth</w:t>
      </w:r>
      <w:proofErr w:type="spellEnd"/>
      <w:r w:rsidR="00D178BB">
        <w:t>.  At present, none of the</w:t>
      </w:r>
      <w:r w:rsidR="007729FA">
        <w:t>se tools</w:t>
      </w:r>
      <w:r w:rsidR="00D178BB">
        <w:t xml:space="preserve"> are resident on either system.  The reason for this is that we cannot countenance making anything beyond the F18 Assembler resident in the pF/144 environment, and we believe that requiring different steps and procedures on each platform to accomplish things supported on both would be a </w:t>
      </w:r>
      <w:r w:rsidR="00D178BB" w:rsidRPr="009E2108">
        <w:rPr>
          <w:i/>
        </w:rPr>
        <w:t xml:space="preserve">very bad </w:t>
      </w:r>
      <w:proofErr w:type="spellStart"/>
      <w:r w:rsidR="00D178BB" w:rsidRPr="009E2108">
        <w:rPr>
          <w:i/>
        </w:rPr>
        <w:t>thing</w:t>
      </w:r>
      <w:r w:rsidR="00D178BB">
        <w:t>.</w:t>
      </w:r>
      <w:r w:rsidR="006F59B6">
        <w:t>The</w:t>
      </w:r>
      <w:proofErr w:type="spellEnd"/>
      <w:r w:rsidR="006F59B6">
        <w:t xml:space="preserve"> vocabulary provided with AFORTH on each system is specifically documented in later sections.</w:t>
      </w:r>
    </w:p>
    <w:p w14:paraId="6E7E7E4C" w14:textId="0D22908D" w:rsidR="00191906" w:rsidRDefault="00191906" w:rsidP="009E2108">
      <w:pPr>
        <w:pStyle w:val="Heading3"/>
      </w:pPr>
      <w:bookmarkStart w:id="36" w:name="_Toc119163426"/>
      <w:r>
        <w:t>Caveats</w:t>
      </w:r>
      <w:bookmarkEnd w:id="36"/>
    </w:p>
    <w:p w14:paraId="02102514" w14:textId="12492C7C" w:rsidR="00191906" w:rsidRDefault="007507E3" w:rsidP="00FE3C16">
      <w:pPr>
        <w:pStyle w:val="BodyText"/>
      </w:pPr>
      <w:r>
        <w:t>Along with many similarities, there are significant</w:t>
      </w:r>
      <w:r w:rsidR="00DB5A4E">
        <w:t xml:space="preserve"> environmental</w:t>
      </w:r>
      <w:r>
        <w:t xml:space="preserve"> differences between the two platforms.  One immediately visible difference is that the size of the basic integer and address data in </w:t>
      </w:r>
      <w:proofErr w:type="spellStart"/>
      <w:r>
        <w:t>sF</w:t>
      </w:r>
      <w:proofErr w:type="spellEnd"/>
      <w:r>
        <w:t xml:space="preserve">/x86 is 32 bits while on pF/144 it is 16 bits.  Another is that all addresses in </w:t>
      </w:r>
      <w:proofErr w:type="spellStart"/>
      <w:r>
        <w:t>sF</w:t>
      </w:r>
      <w:proofErr w:type="spellEnd"/>
      <w:r>
        <w:t xml:space="preserve">/x86 are byte addresses while on pF/144 there are both byte and cell addresses.  Further, and most significantly for programming purposes, the resources of the GA144 hardware are limited (basic addressing covers 64 </w:t>
      </w:r>
      <w:proofErr w:type="spellStart"/>
      <w:r>
        <w:t>kWords</w:t>
      </w:r>
      <w:proofErr w:type="spellEnd"/>
      <w:r>
        <w:t xml:space="preserve"> or 64 </w:t>
      </w:r>
      <w:proofErr w:type="spellStart"/>
      <w:r>
        <w:t>kBytes</w:t>
      </w:r>
      <w:proofErr w:type="spellEnd"/>
      <w:r>
        <w:t xml:space="preserve"> in the EVB002, with a maximum extended memory of 2 Mbytes, onboard mass storage of 16 Mbytes, and the relatively low performance of a virtual machine </w:t>
      </w:r>
      <w:r w:rsidR="00266ED0">
        <w:t>implementation</w:t>
      </w:r>
      <w:r>
        <w:t xml:space="preserve">; whereas the </w:t>
      </w:r>
      <w:proofErr w:type="spellStart"/>
      <w:r>
        <w:t>sF</w:t>
      </w:r>
      <w:proofErr w:type="spellEnd"/>
      <w:r>
        <w:t xml:space="preserve"> environment has effectively gigabytes of memory, orders of magnitude more mass storage, and the performance of a dedicated x86 processor for running the high level language.</w:t>
      </w:r>
    </w:p>
    <w:p w14:paraId="44D97310" w14:textId="57084FA4" w:rsidR="007507E3" w:rsidRDefault="007507E3" w:rsidP="00FE3C16">
      <w:pPr>
        <w:pStyle w:val="BodyText"/>
      </w:pPr>
      <w:r>
        <w:t xml:space="preserve">However, in the context of </w:t>
      </w:r>
      <w:proofErr w:type="spellStart"/>
      <w:r>
        <w:t>arrayForth</w:t>
      </w:r>
      <w:proofErr w:type="spellEnd"/>
      <w:r>
        <w:t>, you will not be using saneFORTH to write x86 code but rather to</w:t>
      </w:r>
      <w:r w:rsidR="00266ED0">
        <w:t xml:space="preserve"> run our tools for</w:t>
      </w:r>
      <w:r>
        <w:t xml:space="preserve"> program</w:t>
      </w:r>
      <w:r w:rsidR="00266ED0">
        <w:t>ming</w:t>
      </w:r>
      <w:r>
        <w:t xml:space="preserve"> the GA144 chips.  Therefore, from your perspective, the main differences will lie in resources and performance, with the resulting differences in which tools we</w:t>
      </w:r>
      <w:r w:rsidR="00DB5A4E">
        <w:t xml:space="preserve"> </w:t>
      </w:r>
      <w:r w:rsidR="007729FA">
        <w:t>have chosen</w:t>
      </w:r>
      <w:r w:rsidR="00DB5A4E">
        <w:t xml:space="preserve"> to</w:t>
      </w:r>
      <w:r>
        <w:t xml:space="preserve"> implement </w:t>
      </w:r>
      <w:r w:rsidR="00DB5A4E">
        <w:t>for</w:t>
      </w:r>
      <w:r>
        <w:t xml:space="preserve"> each platform.</w:t>
      </w:r>
    </w:p>
    <w:p w14:paraId="4A681E43" w14:textId="47D26545" w:rsidR="00A62F8C" w:rsidRDefault="00A62F8C" w:rsidP="00FE3C16">
      <w:pPr>
        <w:pStyle w:val="BodyText"/>
      </w:pPr>
      <w:r>
        <w:t xml:space="preserve">Another thing which comes as a surprise to newcomers first working with Forth systems is that, in the basic Interpreter context, </w:t>
      </w:r>
      <w:r w:rsidRPr="009E2108">
        <w:rPr>
          <w:i/>
        </w:rPr>
        <w:t xml:space="preserve">every word and function </w:t>
      </w:r>
      <w:r w:rsidR="007729FA">
        <w:rPr>
          <w:i/>
        </w:rPr>
        <w:t>compiled</w:t>
      </w:r>
      <w:r w:rsidRPr="009E2108">
        <w:rPr>
          <w:i/>
        </w:rPr>
        <w:t xml:space="preserve"> in the system is accessible from your keyboard</w:t>
      </w:r>
      <w:r>
        <w:t xml:space="preserve">.  Indiscriminate typing of words whose meanings you do not understand and are not employing correctly can lead to surprising results!  Moreover, again without specific contextual modifications to prevent such, you have full power to crash the system if you wish.  On machines without memory protection hardware, you merely need say something like  </w:t>
      </w:r>
      <w:r w:rsidRPr="009E2108">
        <w:rPr>
          <w:rFonts w:ascii="Consolas" w:hAnsi="Consolas"/>
          <w:b/>
        </w:rPr>
        <w:t>0 10000 ERAS</w:t>
      </w:r>
      <w:r w:rsidR="00266ED0" w:rsidRPr="009E2108">
        <w:rPr>
          <w:rFonts w:ascii="Consolas" w:hAnsi="Consolas"/>
          <w:b/>
        </w:rPr>
        <w:t>E</w:t>
      </w:r>
      <w:r>
        <w:t xml:space="preserve">  and in most cases you won't get an answer to that statement.  So, before hitting ENTER, make sure what you typed is what you meant to say!</w:t>
      </w:r>
    </w:p>
    <w:p w14:paraId="05AA06CD" w14:textId="362E1124" w:rsidR="007507E3" w:rsidRDefault="004F6E7F" w:rsidP="009E2108">
      <w:pPr>
        <w:pStyle w:val="Heading3"/>
      </w:pPr>
      <w:bookmarkStart w:id="37" w:name="_Toc119163427"/>
      <w:r>
        <w:lastRenderedPageBreak/>
        <w:t>Installation Tips</w:t>
      </w:r>
      <w:bookmarkEnd w:id="37"/>
    </w:p>
    <w:p w14:paraId="5DB79D1B" w14:textId="0B03625D" w:rsidR="007507E3" w:rsidRDefault="004F6E7F" w:rsidP="00FE3C16">
      <w:pPr>
        <w:pStyle w:val="BodyText"/>
      </w:pPr>
      <w:r>
        <w:t xml:space="preserve">Here are a few suggestions that might make your life more pleasant when using </w:t>
      </w:r>
      <w:proofErr w:type="spellStart"/>
      <w:r>
        <w:t>arrayForth</w:t>
      </w:r>
      <w:proofErr w:type="spellEnd"/>
      <w:r>
        <w:t xml:space="preserve"> 3.</w:t>
      </w:r>
    </w:p>
    <w:p w14:paraId="78F7541A" w14:textId="77777777" w:rsidR="00884F9B" w:rsidRDefault="00884F9B" w:rsidP="00884F9B">
      <w:pPr>
        <w:pStyle w:val="Heading4"/>
      </w:pPr>
      <w:r>
        <w:t>Console Shortcuts</w:t>
      </w:r>
    </w:p>
    <w:p w14:paraId="4362642E" w14:textId="77777777" w:rsidR="00884F9B" w:rsidRDefault="00884F9B" w:rsidP="00884F9B">
      <w:pPr>
        <w:pStyle w:val="BodyText"/>
      </w:pPr>
      <w:r>
        <w:t>The installer tool we use does not give us any control over the characteristics of the shortcuts it creates during the installation process on the x86 platform.  Unfortunately, key parameters for console windows are stored in these shortcuts.  The defaults in the installer-created shortcuts are unacceptable.</w:t>
      </w:r>
    </w:p>
    <w:p w14:paraId="30AA0092" w14:textId="77777777" w:rsidR="00884F9B" w:rsidRDefault="00884F9B" w:rsidP="00884F9B">
      <w:pPr>
        <w:pStyle w:val="BodyText"/>
      </w:pPr>
      <w:r>
        <w:t xml:space="preserve">In the directory structure created for </w:t>
      </w:r>
      <w:proofErr w:type="spellStart"/>
      <w:r>
        <w:t>arrayForth</w:t>
      </w:r>
      <w:proofErr w:type="spellEnd"/>
      <w:r>
        <w:t>, you will find several shortcuts in the default location</w:t>
      </w:r>
    </w:p>
    <w:p w14:paraId="04E49BF0" w14:textId="77777777" w:rsidR="00884F9B" w:rsidRPr="009053DE" w:rsidRDefault="00884F9B" w:rsidP="00884F9B">
      <w:pPr>
        <w:pStyle w:val="BodyText"/>
        <w:rPr>
          <w:b/>
        </w:rPr>
      </w:pPr>
      <w:r>
        <w:tab/>
      </w:r>
      <w:r w:rsidRPr="009053DE">
        <w:rPr>
          <w:b/>
        </w:rPr>
        <w:t>C:\GreenArrays\EVB002\sF</w:t>
      </w:r>
    </w:p>
    <w:p w14:paraId="513EF0D2" w14:textId="77777777" w:rsidR="00884F9B" w:rsidRDefault="00884F9B" w:rsidP="00884F9B">
      <w:pPr>
        <w:pStyle w:val="BodyText"/>
      </w:pPr>
      <w:r>
        <w:t xml:space="preserve">Those relevant to you are called </w:t>
      </w:r>
      <w:proofErr w:type="spellStart"/>
      <w:r w:rsidRPr="009053DE">
        <w:rPr>
          <w:b/>
        </w:rPr>
        <w:t>arrayForth</w:t>
      </w:r>
      <w:proofErr w:type="spellEnd"/>
      <w:r w:rsidRPr="009053DE">
        <w:rPr>
          <w:b/>
        </w:rPr>
        <w:t xml:space="preserve"> 3 PANIC</w:t>
      </w:r>
      <w:r>
        <w:t xml:space="preserve">, </w:t>
      </w:r>
      <w:proofErr w:type="spellStart"/>
      <w:r w:rsidRPr="009053DE">
        <w:rPr>
          <w:b/>
        </w:rPr>
        <w:t>arrayForth</w:t>
      </w:r>
      <w:proofErr w:type="spellEnd"/>
      <w:r w:rsidRPr="009053DE">
        <w:rPr>
          <w:b/>
        </w:rPr>
        <w:t xml:space="preserve"> 3 G144A12</w:t>
      </w:r>
      <w:r>
        <w:t xml:space="preserve">, and </w:t>
      </w:r>
      <w:proofErr w:type="spellStart"/>
      <w:r w:rsidRPr="009053DE">
        <w:rPr>
          <w:b/>
        </w:rPr>
        <w:t>arrayForth</w:t>
      </w:r>
      <w:proofErr w:type="spellEnd"/>
      <w:r w:rsidRPr="009053DE">
        <w:rPr>
          <w:b/>
        </w:rPr>
        <w:t xml:space="preserve"> 3 SOFTSIM</w:t>
      </w:r>
      <w:r>
        <w:t xml:space="preserve"> .  These are configured more appropriately in terms of console window configuration and command line content.  It will require some acquaintance with the Windows platforms to make these a convenient part of your desktop; if you have difficulty with that, contact our customer support.</w:t>
      </w:r>
    </w:p>
    <w:p w14:paraId="76A98FB0" w14:textId="38D7DBCC" w:rsidR="00884F9B" w:rsidRDefault="00884F9B" w:rsidP="00884F9B">
      <w:pPr>
        <w:pStyle w:val="BodyText"/>
      </w:pPr>
      <w:r>
        <w:t>We have used the white characters on moderately dark blue background for years because</w:t>
      </w:r>
      <w:r w:rsidR="007729FA">
        <w:t>,</w:t>
      </w:r>
      <w:r>
        <w:t xml:space="preserve"> of the default colors available on these consoles (which derive from the original EGA/VGA colors on PCs)</w:t>
      </w:r>
      <w:r w:rsidR="007729FA">
        <w:t>,</w:t>
      </w:r>
      <w:r>
        <w:t xml:space="preserve"> this combination has worked well in terms of human engineering; good for eye fatigue, no false color </w:t>
      </w:r>
      <w:hyperlink r:id="rId15" w:history="1">
        <w:r w:rsidRPr="00266ED0">
          <w:rPr>
            <w:rStyle w:val="Hyperlink"/>
          </w:rPr>
          <w:t>stereopsis</w:t>
        </w:r>
      </w:hyperlink>
      <w:r>
        <w:t xml:space="preserve"> and so on.  You might start out with our conventions before changing them.</w:t>
      </w:r>
    </w:p>
    <w:p w14:paraId="13FB155E" w14:textId="112E616D" w:rsidR="00276C85" w:rsidRDefault="00276C85" w:rsidP="00884F9B">
      <w:pPr>
        <w:pStyle w:val="BodyText"/>
      </w:pPr>
      <w:r>
        <w:t xml:space="preserve">There are three </w:t>
      </w:r>
      <w:proofErr w:type="spellStart"/>
      <w:r>
        <w:t>sF</w:t>
      </w:r>
      <w:proofErr w:type="spellEnd"/>
      <w:r>
        <w:t xml:space="preserve"> executables provided with aF3:  sF5b2-panic.exe, sF5b2-af3.exe, and sF5b2-glow.exe.  The first two are "small" memory configurations while the third has much more space available.  The first of the three simply comes up and says  hi  while the latter two automatically load block 534, which by default loads block 9 (equivalent to saying HI) and then </w:t>
      </w:r>
      <w:r w:rsidR="0032742C">
        <w:t>interprets whatever is in the command line following the name of the executable file.  This additional interpretive content is editable in each shortcut and may be customized as you see fit to save you steps, at the price of maintaining situational awareness of which environment you are entering.</w:t>
      </w:r>
    </w:p>
    <w:p w14:paraId="3B5C5B21" w14:textId="54817E29" w:rsidR="005F427E" w:rsidRDefault="005F427E" w:rsidP="00884F9B">
      <w:pPr>
        <w:pStyle w:val="BodyText"/>
      </w:pPr>
      <w:r>
        <w:t>If you need to maintain a number of differing environments but do not wish to edit the basic system source code for each of them</w:t>
      </w:r>
      <w:r w:rsidR="0069657D">
        <w:t xml:space="preserve"> (or maintain several copies of the entire system)</w:t>
      </w:r>
      <w:r>
        <w:t>, you may do a great deal</w:t>
      </w:r>
      <w:r w:rsidR="0069657D">
        <w:t xml:space="preserve"> of customizing</w:t>
      </w:r>
      <w:r>
        <w:t xml:space="preserve"> from the shortcut by using INCLUDE to interpret a text file from the shortcut's command line</w:t>
      </w:r>
      <w:r w:rsidR="0069657D">
        <w:t xml:space="preserve"> after the 9 LOAD has completed</w:t>
      </w:r>
      <w:r>
        <w:t>.</w:t>
      </w:r>
      <w:r w:rsidR="00325E89">
        <w:t xml:space="preserve">  </w:t>
      </w:r>
      <w:r w:rsidR="007D57F5">
        <w:t>An example of this is provided in the aF-3 distribution;</w:t>
      </w:r>
      <w:r w:rsidR="00325E89">
        <w:t xml:space="preserve"> see</w:t>
      </w:r>
      <w:r w:rsidR="007D57F5">
        <w:t xml:space="preserve"> </w:t>
      </w:r>
      <w:r w:rsidR="007D57F5" w:rsidRPr="00463574">
        <w:rPr>
          <w:u w:val="single"/>
        </w:rPr>
        <w:fldChar w:fldCharType="begin"/>
      </w:r>
      <w:r w:rsidR="007D57F5" w:rsidRPr="00463574">
        <w:rPr>
          <w:u w:val="single"/>
        </w:rPr>
        <w:instrText xml:space="preserve"> REF _Ref30829099 \r \h </w:instrText>
      </w:r>
      <w:r w:rsidR="007D57F5" w:rsidRPr="00463574">
        <w:rPr>
          <w:u w:val="single"/>
        </w:rPr>
      </w:r>
      <w:r w:rsidR="007D57F5" w:rsidRPr="00463574">
        <w:rPr>
          <w:u w:val="single"/>
        </w:rPr>
        <w:fldChar w:fldCharType="separate"/>
      </w:r>
      <w:r w:rsidR="00DA6B1C">
        <w:rPr>
          <w:u w:val="single"/>
        </w:rPr>
        <w:t>12.6</w:t>
      </w:r>
      <w:r w:rsidR="007D57F5" w:rsidRPr="00463574">
        <w:rPr>
          <w:u w:val="single"/>
        </w:rPr>
        <w:fldChar w:fldCharType="end"/>
      </w:r>
      <w:r w:rsidR="007D57F5" w:rsidRPr="00463574">
        <w:rPr>
          <w:u w:val="single"/>
        </w:rPr>
        <w:t xml:space="preserve"> </w:t>
      </w:r>
      <w:r w:rsidR="007D57F5" w:rsidRPr="00463574">
        <w:rPr>
          <w:u w:val="single"/>
        </w:rPr>
        <w:fldChar w:fldCharType="begin"/>
      </w:r>
      <w:r w:rsidR="007D57F5" w:rsidRPr="00463574">
        <w:rPr>
          <w:u w:val="single"/>
        </w:rPr>
        <w:instrText xml:space="preserve"> REF _Ref30829129 \h </w:instrText>
      </w:r>
      <w:r w:rsidR="007D57F5" w:rsidRPr="00463574">
        <w:rPr>
          <w:u w:val="single"/>
        </w:rPr>
      </w:r>
      <w:r w:rsidR="007D57F5" w:rsidRPr="00463574">
        <w:rPr>
          <w:u w:val="single"/>
        </w:rPr>
        <w:fldChar w:fldCharType="separate"/>
      </w:r>
      <w:r w:rsidR="00DA6B1C">
        <w:t>Customizing for a Project</w:t>
      </w:r>
      <w:r w:rsidR="007D57F5" w:rsidRPr="00463574">
        <w:rPr>
          <w:u w:val="single"/>
        </w:rPr>
        <w:fldChar w:fldCharType="end"/>
      </w:r>
      <w:r w:rsidR="007D57F5">
        <w:t xml:space="preserve"> </w:t>
      </w:r>
      <w:r w:rsidR="007D57F5">
        <w:fldChar w:fldCharType="begin"/>
      </w:r>
      <w:r w:rsidR="007D57F5">
        <w:instrText xml:space="preserve"> REF _Ref30829138 \p \h </w:instrText>
      </w:r>
      <w:r w:rsidR="007D57F5">
        <w:fldChar w:fldCharType="separate"/>
      </w:r>
      <w:r w:rsidR="00DA6B1C">
        <w:t>below</w:t>
      </w:r>
      <w:r w:rsidR="007D57F5">
        <w:fldChar w:fldCharType="end"/>
      </w:r>
      <w:r w:rsidR="00325E89">
        <w:t>.</w:t>
      </w:r>
    </w:p>
    <w:p w14:paraId="6785C53D" w14:textId="15F0B66D" w:rsidR="00884F9B" w:rsidRDefault="004B2420">
      <w:pPr>
        <w:pStyle w:val="Heading4"/>
      </w:pPr>
      <w:r>
        <w:t>Setting up your</w:t>
      </w:r>
      <w:r w:rsidR="00884F9B">
        <w:t xml:space="preserve"> EVB002 Flash</w:t>
      </w:r>
    </w:p>
    <w:p w14:paraId="08199440" w14:textId="4B4458DD" w:rsidR="00884F9B" w:rsidRDefault="00884F9B" w:rsidP="00884F9B">
      <w:pPr>
        <w:pStyle w:val="BodyText"/>
      </w:pPr>
      <w:r>
        <w:t>As part of testing an EVB002, we copy blocks 0-4800 of the pF/144 serial disk onto its SPI flash and use that to configure and test the Ethernet interface.</w:t>
      </w:r>
      <w:r w:rsidR="0069657D">
        <w:t xml:space="preserve">  By the time you receive your EVB002 kit, the system we installed on it is probably out of date.</w:t>
      </w:r>
      <w:r>
        <w:t xml:space="preserve">  If you plan to use the SPI flash as your main mass storage for work with the board, you will </w:t>
      </w:r>
      <w:r w:rsidR="007729FA">
        <w:t>probably want</w:t>
      </w:r>
      <w:r>
        <w:t xml:space="preserve"> to copy more down there.  At minimum you should copy the</w:t>
      </w:r>
      <w:r w:rsidR="004B2420">
        <w:t xml:space="preserve"> current</w:t>
      </w:r>
      <w:r>
        <w:t xml:space="preserve"> source at 0 DRIVE, the reference object code at 8 DRIVE, and the partial section of output object bins at 12 DRIVE (although you may produce the latter using the phrase</w:t>
      </w:r>
    </w:p>
    <w:p w14:paraId="4493159C" w14:textId="11C0D265" w:rsidR="00884F9B" w:rsidRPr="009E2108" w:rsidRDefault="004B2420" w:rsidP="00884F9B">
      <w:pPr>
        <w:pStyle w:val="BodyText"/>
        <w:rPr>
          <w:rFonts w:ascii="Consolas" w:hAnsi="Consolas"/>
        </w:rPr>
      </w:pPr>
      <w:r>
        <w:tab/>
      </w:r>
      <w:r w:rsidRPr="009E2108">
        <w:rPr>
          <w:rFonts w:ascii="Consolas" w:hAnsi="Consolas"/>
        </w:rPr>
        <w:t>EXAMINE LOAD -ALL  STOCK LOAD</w:t>
      </w:r>
    </w:p>
    <w:p w14:paraId="70552899" w14:textId="585AE524" w:rsidR="00884F9B" w:rsidRDefault="004B2420" w:rsidP="00884F9B">
      <w:pPr>
        <w:pStyle w:val="BodyText"/>
      </w:pPr>
      <w:r>
        <w:t>Simplest is just to copy everything:</w:t>
      </w:r>
    </w:p>
    <w:p w14:paraId="3215716B" w14:textId="7A9EFDAB" w:rsidR="004B2420" w:rsidRDefault="004B2420" w:rsidP="00884F9B">
      <w:pPr>
        <w:pStyle w:val="BodyText"/>
      </w:pPr>
      <w:r>
        <w:tab/>
        <w:t>BULK LOAD  0 DRIVE  24000 0 16256 BLOCKS</w:t>
      </w:r>
    </w:p>
    <w:p w14:paraId="311F3133" w14:textId="25328656" w:rsidR="004B2420" w:rsidRPr="00B97379" w:rsidRDefault="004B2420" w:rsidP="009E2108">
      <w:pPr>
        <w:pStyle w:val="BodyText"/>
      </w:pPr>
      <w:r>
        <w:t>It's your choice whether to use  4 DRIVE  on your flash, or  20 DRIVE  on your serial disk, for working backup.  If you choose to do the latter, then the 4800 blocks starting at 4 DRIVE on the flash are completely uncommitted.</w:t>
      </w:r>
      <w:r w:rsidR="0069657D">
        <w:t xml:space="preserve">  As the system is shipped starting with the versions released after July 2019, 4 DRIVE is by default configured as a "Project" file to simplify keeping your own code separated from the system.</w:t>
      </w:r>
    </w:p>
    <w:p w14:paraId="7A248BF0" w14:textId="77777777" w:rsidR="00D128A3" w:rsidRDefault="00D128A3" w:rsidP="00FE3C16">
      <w:pPr>
        <w:pStyle w:val="BodyText"/>
      </w:pPr>
    </w:p>
    <w:p w14:paraId="54518169" w14:textId="77777777" w:rsidR="00D128A3" w:rsidRDefault="00D128A3" w:rsidP="00FE3C16">
      <w:pPr>
        <w:pStyle w:val="BodyText"/>
        <w:sectPr w:rsidR="00D128A3" w:rsidSect="00CF38DF">
          <w:pgSz w:w="12240" w:h="15840" w:code="1"/>
          <w:pgMar w:top="1440" w:right="1080" w:bottom="1440" w:left="1440" w:header="720" w:footer="720" w:gutter="0"/>
          <w:cols w:space="720"/>
          <w:docGrid w:linePitch="272"/>
        </w:sectPr>
      </w:pPr>
    </w:p>
    <w:p w14:paraId="67D2508C" w14:textId="4F3CC4D6" w:rsidR="003D5956" w:rsidRDefault="003D5956" w:rsidP="00503A40">
      <w:pPr>
        <w:pStyle w:val="Heading2"/>
      </w:pPr>
      <w:bookmarkStart w:id="38" w:name="_Toc119163428"/>
      <w:r>
        <w:lastRenderedPageBreak/>
        <w:t xml:space="preserve">Environment </w:t>
      </w:r>
      <w:r w:rsidR="00EB4AF2">
        <w:t>in</w:t>
      </w:r>
      <w:r>
        <w:t xml:space="preserve"> </w:t>
      </w:r>
      <w:proofErr w:type="spellStart"/>
      <w:r>
        <w:t>saneFORTH</w:t>
      </w:r>
      <w:proofErr w:type="spellEnd"/>
      <w:r w:rsidR="00102DC8">
        <w:t xml:space="preserve"> (</w:t>
      </w:r>
      <w:proofErr w:type="spellStart"/>
      <w:r w:rsidR="00102DC8">
        <w:t>sF</w:t>
      </w:r>
      <w:proofErr w:type="spellEnd"/>
      <w:r w:rsidR="00102DC8">
        <w:t>)</w:t>
      </w:r>
      <w:bookmarkEnd w:id="38"/>
    </w:p>
    <w:p w14:paraId="0A690239" w14:textId="77777777" w:rsidR="003D5956" w:rsidRDefault="003D5956" w:rsidP="003D5956">
      <w:pPr>
        <w:pStyle w:val="BodyText"/>
      </w:pPr>
      <w:r>
        <w:t xml:space="preserve">On the saneFORTH/Win32 platform, </w:t>
      </w:r>
      <w:r w:rsidR="00C57A24">
        <w:t>aF-3</w:t>
      </w:r>
      <w:r>
        <w:t xml:space="preserve"> is organized in a </w:t>
      </w:r>
      <w:r w:rsidRPr="00704248">
        <w:rPr>
          <w:rFonts w:ascii="Consolas" w:hAnsi="Consolas" w:cs="Consolas"/>
        </w:rPr>
        <w:t>CAPSULE</w:t>
      </w:r>
      <w:r>
        <w:t>.  Some of the environment is resident in the capsule, such as the Assembler and state variables for the External IDE.  Other parts are overlays loaded as needed.  The capsule may be loaded by block 9 or it may be loaded when needed.  One word does it all:</w:t>
      </w:r>
    </w:p>
    <w:p w14:paraId="798705BE" w14:textId="77777777" w:rsidR="003D5956" w:rsidRDefault="003D5956" w:rsidP="003D5956">
      <w:pPr>
        <w:pStyle w:val="BodyText"/>
        <w:ind w:left="1440" w:hanging="720"/>
      </w:pPr>
      <w:r>
        <w:rPr>
          <w:rFonts w:ascii="Consolas" w:hAnsi="Consolas" w:cs="Consolas"/>
          <w:b/>
        </w:rPr>
        <w:t>AFORTH</w:t>
      </w:r>
      <w:r>
        <w:t xml:space="preserve">  This word, defined in</w:t>
      </w:r>
      <w:r w:rsidR="00704248">
        <w:t xml:space="preserve"> </w:t>
      </w:r>
      <w:r>
        <w:t xml:space="preserve"> </w:t>
      </w:r>
      <w:r w:rsidRPr="00704248">
        <w:rPr>
          <w:rFonts w:ascii="Consolas" w:hAnsi="Consolas" w:cs="Consolas"/>
        </w:rPr>
        <w:t>GOLD</w:t>
      </w:r>
      <w:r>
        <w:t xml:space="preserve"> </w:t>
      </w:r>
      <w:r w:rsidR="00704248">
        <w:t xml:space="preserve"> </w:t>
      </w:r>
      <w:r>
        <w:t xml:space="preserve">by block 9, loads the </w:t>
      </w:r>
      <w:r w:rsidR="00C57A24">
        <w:t>aF-3</w:t>
      </w:r>
      <w:r>
        <w:t xml:space="preserve"> environment when it's first invoked, defining a resident capsule  </w:t>
      </w:r>
      <w:r w:rsidRPr="00704248">
        <w:rPr>
          <w:rFonts w:ascii="Consolas" w:hAnsi="Consolas" w:cs="Consolas"/>
        </w:rPr>
        <w:t>AFORTH</w:t>
      </w:r>
      <w:r>
        <w:t xml:space="preserve">  whose name is also defined in  </w:t>
      </w:r>
      <w:r w:rsidRPr="00704248">
        <w:rPr>
          <w:rFonts w:ascii="Consolas" w:hAnsi="Consolas" w:cs="Consolas"/>
        </w:rPr>
        <w:t>GOLD</w:t>
      </w:r>
      <w:r>
        <w:t xml:space="preserve">  thus overloading the prior word which created the environment.  Thus the first and any subsequent uses of the word  </w:t>
      </w:r>
      <w:r w:rsidRPr="00704248">
        <w:rPr>
          <w:rFonts w:ascii="Consolas" w:hAnsi="Consolas" w:cs="Consolas"/>
        </w:rPr>
        <w:t>AFORTH</w:t>
      </w:r>
      <w:r>
        <w:t xml:space="preserve">  will yield the same environment, except that state variables are persistent until the system is next booted.</w:t>
      </w:r>
    </w:p>
    <w:p w14:paraId="4BF43D56" w14:textId="20EB4A39" w:rsidR="0038475E" w:rsidRDefault="0038475E">
      <w:pPr>
        <w:pStyle w:val="BodyText"/>
      </w:pPr>
      <w:r w:rsidRPr="00152CE7">
        <w:t xml:space="preserve">The resident AFORTH environment includes all the words and functionality documented in </w:t>
      </w:r>
      <w:r w:rsidRPr="00933D0F">
        <w:fldChar w:fldCharType="begin"/>
      </w:r>
      <w:r w:rsidRPr="00152CE7">
        <w:instrText xml:space="preserve"> REF _Ref304064474 \w \h </w:instrText>
      </w:r>
      <w:r w:rsidR="00152CE7" w:rsidRPr="00933D0F">
        <w:instrText xml:space="preserve"> \* MERGEFORMAT </w:instrText>
      </w:r>
      <w:r w:rsidRPr="00933D0F">
        <w:fldChar w:fldCharType="separate"/>
      </w:r>
      <w:r w:rsidR="00DA6B1C">
        <w:t>4.2</w:t>
      </w:r>
      <w:r w:rsidRPr="00933D0F">
        <w:fldChar w:fldCharType="end"/>
      </w:r>
      <w:r w:rsidRPr="00152CE7">
        <w:t xml:space="preserve"> </w:t>
      </w:r>
      <w:r w:rsidRPr="00933D0F">
        <w:fldChar w:fldCharType="begin"/>
      </w:r>
      <w:r w:rsidRPr="00152CE7">
        <w:instrText xml:space="preserve"> REF _Ref304064474 \h </w:instrText>
      </w:r>
      <w:r w:rsidR="00152CE7" w:rsidRPr="00933D0F">
        <w:instrText xml:space="preserve"> \* MERGEFORMAT </w:instrText>
      </w:r>
      <w:r w:rsidRPr="00933D0F">
        <w:fldChar w:fldCharType="separate"/>
      </w:r>
      <w:r w:rsidR="00DA6B1C" w:rsidRPr="007E6F7F">
        <w:t>Assembler Syntax and Semantics</w:t>
      </w:r>
      <w:r w:rsidRPr="00933D0F">
        <w:fldChar w:fldCharType="end"/>
      </w:r>
      <w:r w:rsidRPr="00152CE7">
        <w:t xml:space="preserve">, below, as well as those in </w:t>
      </w:r>
      <w:r w:rsidR="00152CE7" w:rsidRPr="00933D0F">
        <w:fldChar w:fldCharType="begin"/>
      </w:r>
      <w:r w:rsidR="00152CE7" w:rsidRPr="00152CE7">
        <w:instrText xml:space="preserve"> REF _Ref9271575 \r \h  \* MERGEFORMAT </w:instrText>
      </w:r>
      <w:r w:rsidR="00152CE7" w:rsidRPr="00933D0F">
        <w:fldChar w:fldCharType="separate"/>
      </w:r>
      <w:r w:rsidR="00DA6B1C">
        <w:t>2.4</w:t>
      </w:r>
      <w:r w:rsidR="00152CE7" w:rsidRPr="00933D0F">
        <w:fldChar w:fldCharType="end"/>
      </w:r>
      <w:r w:rsidR="00201B05">
        <w:t xml:space="preserve"> </w:t>
      </w:r>
      <w:r w:rsidR="00152CE7" w:rsidRPr="00933D0F">
        <w:fldChar w:fldCharType="begin"/>
      </w:r>
      <w:r w:rsidR="00152CE7" w:rsidRPr="00152CE7">
        <w:instrText xml:space="preserve"> REF _Ref9271592 \h  \* MERGEFORMAT </w:instrText>
      </w:r>
      <w:r w:rsidR="00152CE7" w:rsidRPr="00933D0F">
        <w:fldChar w:fldCharType="separate"/>
      </w:r>
      <w:r w:rsidR="00DA6B1C">
        <w:t xml:space="preserve">Common </w:t>
      </w:r>
      <w:proofErr w:type="spellStart"/>
      <w:r w:rsidR="00DA6B1C" w:rsidRPr="00D40DA8">
        <w:t>arrayForth</w:t>
      </w:r>
      <w:proofErr w:type="spellEnd"/>
      <w:r w:rsidR="00DA6B1C">
        <w:t xml:space="preserve"> 3</w:t>
      </w:r>
      <w:r w:rsidR="00DA6B1C" w:rsidRPr="00D40DA8">
        <w:t xml:space="preserve"> User Vocabulary</w:t>
      </w:r>
      <w:r w:rsidR="00152CE7" w:rsidRPr="00933D0F">
        <w:fldChar w:fldCharType="end"/>
      </w:r>
      <w:r w:rsidR="00152CE7">
        <w:t>.</w:t>
      </w:r>
    </w:p>
    <w:p w14:paraId="73E1FB0F" w14:textId="77777777" w:rsidR="002E0149" w:rsidRDefault="003D5956" w:rsidP="003D5956">
      <w:pPr>
        <w:pStyle w:val="BodyText"/>
      </w:pPr>
      <w:r>
        <w:t>Within the  AFORTH  environment the following high level things may be done:</w:t>
      </w:r>
    </w:p>
    <w:p w14:paraId="3F696117" w14:textId="77777777" w:rsidR="002E0149" w:rsidRDefault="002E0149" w:rsidP="002E0149">
      <w:pPr>
        <w:pStyle w:val="BodyText"/>
        <w:ind w:left="1440" w:hanging="720"/>
      </w:pPr>
      <w:bookmarkStart w:id="39" w:name="_Hlk13382624"/>
      <w:r>
        <w:rPr>
          <w:rFonts w:ascii="Consolas" w:hAnsi="Consolas" w:cs="Consolas"/>
          <w:b/>
        </w:rPr>
        <w:t>HELP</w:t>
      </w:r>
      <w:r>
        <w:t xml:space="preserve">  displays reminders for these functions.</w:t>
      </w:r>
    </w:p>
    <w:bookmarkEnd w:id="39"/>
    <w:p w14:paraId="48BE85E6" w14:textId="77777777" w:rsidR="00704248" w:rsidRDefault="00704248" w:rsidP="00704248">
      <w:pPr>
        <w:pStyle w:val="BodyText"/>
        <w:ind w:left="1440" w:hanging="720"/>
      </w:pPr>
      <w:r>
        <w:rPr>
          <w:rFonts w:ascii="Consolas" w:hAnsi="Consolas" w:cs="Consolas"/>
          <w:b/>
        </w:rPr>
        <w:t>CONFIG LIST</w:t>
      </w:r>
      <w:r>
        <w:t xml:space="preserve">  shows the main configuration block for </w:t>
      </w:r>
      <w:proofErr w:type="spellStart"/>
      <w:r>
        <w:t>arrayForth</w:t>
      </w:r>
      <w:proofErr w:type="spellEnd"/>
      <w:r>
        <w:t>.</w:t>
      </w:r>
    </w:p>
    <w:p w14:paraId="00EBFBF2" w14:textId="423AFA81" w:rsidR="00704248" w:rsidRDefault="00704248" w:rsidP="00704248">
      <w:pPr>
        <w:pStyle w:val="BodyText"/>
        <w:ind w:left="1440" w:hanging="720"/>
      </w:pPr>
      <w:r>
        <w:rPr>
          <w:rFonts w:ascii="Consolas" w:hAnsi="Consolas" w:cs="Consolas"/>
          <w:b/>
        </w:rPr>
        <w:t xml:space="preserve">HOST TARGET </w:t>
      </w:r>
      <w:r w:rsidRPr="00704248">
        <w:t>or</w:t>
      </w:r>
      <w:r>
        <w:rPr>
          <w:rFonts w:ascii="Consolas" w:hAnsi="Consolas" w:cs="Consolas"/>
          <w:b/>
        </w:rPr>
        <w:t xml:space="preserve"> BRIDGE LOAD</w:t>
      </w:r>
      <w:r>
        <w:t xml:space="preserve">  loads the External IDE for indicated mode.  See </w:t>
      </w:r>
      <w:r>
        <w:fldChar w:fldCharType="begin"/>
      </w:r>
      <w:r>
        <w:instrText xml:space="preserve"> REF _Ref471909956 \w \h </w:instrText>
      </w:r>
      <w:r>
        <w:fldChar w:fldCharType="separate"/>
      </w:r>
      <w:r w:rsidR="00DA6B1C">
        <w:t>5.1</w:t>
      </w:r>
      <w:r>
        <w:fldChar w:fldCharType="end"/>
      </w:r>
      <w:r>
        <w:t xml:space="preserve">. </w:t>
      </w:r>
      <w:r>
        <w:fldChar w:fldCharType="begin"/>
      </w:r>
      <w:r>
        <w:instrText xml:space="preserve"> REF _Ref471909972 \h </w:instrText>
      </w:r>
      <w:r>
        <w:fldChar w:fldCharType="separate"/>
      </w:r>
      <w:r w:rsidR="00DA6B1C" w:rsidRPr="0049757F">
        <w:t>External IDE</w:t>
      </w:r>
      <w:r>
        <w:fldChar w:fldCharType="end"/>
      </w:r>
      <w:r>
        <w:t xml:space="preserve"> below.</w:t>
      </w:r>
    </w:p>
    <w:p w14:paraId="782D30A7" w14:textId="1E585D99" w:rsidR="0049588D" w:rsidRDefault="0049588D" w:rsidP="0049588D">
      <w:pPr>
        <w:pStyle w:val="BodyText"/>
        <w:ind w:left="1440" w:hanging="720"/>
      </w:pPr>
      <w:r>
        <w:rPr>
          <w:rFonts w:ascii="Consolas" w:hAnsi="Consolas" w:cs="Consolas"/>
          <w:b/>
        </w:rPr>
        <w:t>EXAMINE LOAD</w:t>
      </w:r>
      <w:r>
        <w:t xml:space="preserve">  loads tools for examining object bins and comparing them.</w:t>
      </w:r>
    </w:p>
    <w:p w14:paraId="3F0B6D94" w14:textId="1831A053" w:rsidR="0069657D" w:rsidRPr="00463574" w:rsidRDefault="0069657D" w:rsidP="0049588D">
      <w:pPr>
        <w:pStyle w:val="BodyText"/>
        <w:ind w:left="1440" w:hanging="720"/>
        <w:rPr>
          <w:rFonts w:asciiTheme="minorHAnsi" w:hAnsiTheme="minorHAnsi" w:cstheme="minorHAnsi"/>
        </w:rPr>
      </w:pPr>
      <w:r>
        <w:rPr>
          <w:rFonts w:ascii="Consolas" w:hAnsi="Consolas" w:cs="Consolas"/>
          <w:b/>
        </w:rPr>
        <w:t>SOFTSIM LOAD</w:t>
      </w:r>
      <w:r>
        <w:rPr>
          <w:rFonts w:asciiTheme="minorHAnsi" w:hAnsiTheme="minorHAnsi" w:cstheme="minorHAnsi"/>
        </w:rPr>
        <w:t xml:space="preserve">  loads the 2-chip instruction level simulator for testing and visualizing code execution.</w:t>
      </w:r>
    </w:p>
    <w:p w14:paraId="78B06A48" w14:textId="77777777" w:rsidR="00783908" w:rsidRDefault="00783908" w:rsidP="00783908">
      <w:pPr>
        <w:pStyle w:val="BodyText"/>
        <w:ind w:left="1440" w:hanging="720"/>
      </w:pPr>
      <w:r>
        <w:rPr>
          <w:rFonts w:ascii="Consolas" w:hAnsi="Consolas" w:cs="Consolas"/>
          <w:b/>
        </w:rPr>
        <w:t>STREAMER LOAD</w:t>
      </w:r>
      <w:r>
        <w:t xml:space="preserve">  loads utility for building port executable streams.</w:t>
      </w:r>
    </w:p>
    <w:p w14:paraId="72A3CC07" w14:textId="447C29DE" w:rsidR="007729FA" w:rsidRDefault="007729FA" w:rsidP="007729FA">
      <w:pPr>
        <w:pStyle w:val="BodyText"/>
        <w:ind w:left="1440" w:hanging="720"/>
      </w:pPr>
      <w:r>
        <w:rPr>
          <w:rFonts w:ascii="Consolas" w:hAnsi="Consolas" w:cs="Consolas"/>
          <w:b/>
        </w:rPr>
        <w:t>WHO</w:t>
      </w:r>
      <w:r>
        <w:t xml:space="preserve">  identifies which system (</w:t>
      </w:r>
      <w:proofErr w:type="spellStart"/>
      <w:r>
        <w:t>sF</w:t>
      </w:r>
      <w:proofErr w:type="spellEnd"/>
      <w:r>
        <w:t>/x86 or pF/144)</w:t>
      </w:r>
      <w:r w:rsidR="00354CF0">
        <w:t xml:space="preserve"> you're</w:t>
      </w:r>
      <w:r>
        <w:t xml:space="preserve"> talking to.</w:t>
      </w:r>
      <w:r w:rsidR="00354CF0">
        <w:t xml:space="preserve">  Replies "</w:t>
      </w:r>
      <w:proofErr w:type="spellStart"/>
      <w:r w:rsidR="00354CF0">
        <w:t>sF</w:t>
      </w:r>
      <w:proofErr w:type="spellEnd"/>
      <w:r w:rsidR="00354CF0">
        <w:t xml:space="preserve"> on x86" in this system.</w:t>
      </w:r>
    </w:p>
    <w:p w14:paraId="22EA3C07" w14:textId="3FEEC546" w:rsidR="00704248" w:rsidRDefault="0049588D" w:rsidP="00704248">
      <w:pPr>
        <w:pStyle w:val="BodyText"/>
        <w:ind w:left="1440" w:hanging="720"/>
      </w:pPr>
      <w:r>
        <w:rPr>
          <w:rFonts w:ascii="Consolas" w:hAnsi="Consolas" w:cs="Consolas"/>
          <w:b/>
        </w:rPr>
        <w:t>SERIAL</w:t>
      </w:r>
      <w:r w:rsidR="00704248">
        <w:rPr>
          <w:rFonts w:ascii="Consolas" w:hAnsi="Consolas" w:cs="Consolas"/>
          <w:b/>
        </w:rPr>
        <w:t xml:space="preserve"> LOAD</w:t>
      </w:r>
      <w:r w:rsidR="00704248">
        <w:t xml:space="preserve">  loads </w:t>
      </w:r>
      <w:r>
        <w:t xml:space="preserve">terminal emulator for talking to </w:t>
      </w:r>
      <w:proofErr w:type="spellStart"/>
      <w:r>
        <w:t>polyFORTH</w:t>
      </w:r>
      <w:proofErr w:type="spellEnd"/>
      <w:r>
        <w:t xml:space="preserve">/144 (or to </w:t>
      </w:r>
      <w:proofErr w:type="spellStart"/>
      <w:r>
        <w:t>eForth</w:t>
      </w:r>
      <w:proofErr w:type="spellEnd"/>
      <w:r>
        <w:t>)</w:t>
      </w:r>
      <w:r w:rsidR="00704248">
        <w:t>.</w:t>
      </w:r>
    </w:p>
    <w:p w14:paraId="4612E772" w14:textId="6A1C4F34" w:rsidR="0048717F" w:rsidRPr="00933D0F" w:rsidRDefault="0048717F" w:rsidP="00704248">
      <w:pPr>
        <w:pStyle w:val="BodyText"/>
        <w:ind w:left="1440" w:hanging="720"/>
        <w:rPr>
          <w:rFonts w:asciiTheme="minorHAnsi" w:hAnsiTheme="minorHAnsi" w:cstheme="minorHAnsi"/>
        </w:rPr>
      </w:pPr>
      <w:r>
        <w:rPr>
          <w:rFonts w:ascii="Consolas" w:hAnsi="Consolas" w:cs="Consolas"/>
          <w:b/>
        </w:rPr>
        <w:t>SELFTEST ( n)</w:t>
      </w:r>
      <w:r w:rsidRPr="00933D0F">
        <w:rPr>
          <w:rFonts w:asciiTheme="minorHAnsi" w:hAnsiTheme="minorHAnsi" w:cstheme="minorHAnsi"/>
        </w:rPr>
        <w:t xml:space="preserve">  </w:t>
      </w:r>
      <w:r>
        <w:rPr>
          <w:rFonts w:asciiTheme="minorHAnsi" w:hAnsiTheme="minorHAnsi" w:cstheme="minorHAnsi"/>
        </w:rPr>
        <w:t xml:space="preserve">Runs chip tests appropriate for </w:t>
      </w:r>
      <w:r w:rsidR="0063480E">
        <w:rPr>
          <w:rFonts w:asciiTheme="minorHAnsi" w:hAnsiTheme="minorHAnsi" w:cstheme="minorHAnsi"/>
        </w:rPr>
        <w:t xml:space="preserve">EVB001/2 </w:t>
      </w:r>
      <w:r>
        <w:rPr>
          <w:rFonts w:asciiTheme="minorHAnsi" w:hAnsiTheme="minorHAnsi" w:cstheme="minorHAnsi"/>
        </w:rPr>
        <w:t xml:space="preserve">Host chip using COM port  </w:t>
      </w:r>
      <w:r w:rsidRPr="00933D0F">
        <w:rPr>
          <w:rFonts w:asciiTheme="minorHAnsi" w:hAnsiTheme="minorHAnsi" w:cstheme="minorHAnsi"/>
          <w:b/>
          <w:i/>
        </w:rPr>
        <w:t xml:space="preserve">n </w:t>
      </w:r>
      <w:r>
        <w:rPr>
          <w:rFonts w:asciiTheme="minorHAnsi" w:hAnsiTheme="minorHAnsi" w:cstheme="minorHAnsi"/>
        </w:rPr>
        <w:t>.</w:t>
      </w:r>
      <w:r w:rsidR="00714E49">
        <w:rPr>
          <w:rFonts w:asciiTheme="minorHAnsi" w:hAnsiTheme="minorHAnsi" w:cstheme="minorHAnsi"/>
        </w:rPr>
        <w:t xml:space="preserve">  </w:t>
      </w:r>
      <w:proofErr w:type="spellStart"/>
      <w:r w:rsidR="00714E49" w:rsidRPr="0049757F">
        <w:rPr>
          <w:b/>
          <w:color w:val="FF0000"/>
          <w:u w:val="single"/>
        </w:rPr>
        <w:t>sF</w:t>
      </w:r>
      <w:proofErr w:type="spellEnd"/>
      <w:r w:rsidR="00714E49" w:rsidRPr="0049757F">
        <w:rPr>
          <w:b/>
          <w:color w:val="FF0000"/>
          <w:u w:val="single"/>
        </w:rPr>
        <w:t xml:space="preserve"> ONLY</w:t>
      </w:r>
      <w:r w:rsidR="00714E49">
        <w:t xml:space="preserve">  </w:t>
      </w:r>
    </w:p>
    <w:p w14:paraId="68B69E10" w14:textId="47971E95" w:rsidR="0048717F" w:rsidRDefault="0048717F" w:rsidP="00704248">
      <w:pPr>
        <w:pStyle w:val="BodyText"/>
        <w:ind w:left="1440" w:hanging="720"/>
        <w:rPr>
          <w:rFonts w:asciiTheme="minorHAnsi" w:hAnsiTheme="minorHAnsi" w:cstheme="minorHAnsi"/>
        </w:rPr>
      </w:pPr>
      <w:r w:rsidRPr="00714E49">
        <w:rPr>
          <w:rFonts w:ascii="Consolas" w:hAnsi="Consolas" w:cs="Consolas"/>
          <w:b/>
        </w:rPr>
        <w:t>AUTOTEST ( n)</w:t>
      </w:r>
      <w:r w:rsidRPr="00933D0F">
        <w:rPr>
          <w:rFonts w:asciiTheme="minorHAnsi" w:hAnsiTheme="minorHAnsi" w:cstheme="minorHAnsi"/>
        </w:rPr>
        <w:t xml:space="preserve">  </w:t>
      </w:r>
      <w:r w:rsidR="00714E49">
        <w:rPr>
          <w:rFonts w:asciiTheme="minorHAnsi" w:hAnsiTheme="minorHAnsi" w:cstheme="minorHAnsi"/>
        </w:rPr>
        <w:t>Runs chip tests appropriate for EVB0</w:t>
      </w:r>
      <w:r w:rsidR="0063480E">
        <w:rPr>
          <w:rFonts w:asciiTheme="minorHAnsi" w:hAnsiTheme="minorHAnsi" w:cstheme="minorHAnsi"/>
        </w:rPr>
        <w:t>0</w:t>
      </w:r>
      <w:r w:rsidR="00714E49">
        <w:rPr>
          <w:rFonts w:asciiTheme="minorHAnsi" w:hAnsiTheme="minorHAnsi" w:cstheme="minorHAnsi"/>
        </w:rPr>
        <w:t xml:space="preserve">1/2 Target chip using COM port  </w:t>
      </w:r>
      <w:r w:rsidR="00714E49" w:rsidRPr="00933D0F">
        <w:rPr>
          <w:rFonts w:asciiTheme="minorHAnsi" w:hAnsiTheme="minorHAnsi" w:cstheme="minorHAnsi"/>
          <w:b/>
          <w:i/>
        </w:rPr>
        <w:t xml:space="preserve">n </w:t>
      </w:r>
      <w:r w:rsidR="00714E49">
        <w:rPr>
          <w:rFonts w:asciiTheme="minorHAnsi" w:hAnsiTheme="minorHAnsi" w:cstheme="minorHAnsi"/>
        </w:rPr>
        <w:t xml:space="preserve">.  </w:t>
      </w:r>
      <w:proofErr w:type="spellStart"/>
      <w:r w:rsidR="00714E49" w:rsidRPr="0049757F">
        <w:rPr>
          <w:b/>
          <w:color w:val="FF0000"/>
          <w:u w:val="single"/>
        </w:rPr>
        <w:t>sF</w:t>
      </w:r>
      <w:proofErr w:type="spellEnd"/>
      <w:r w:rsidR="00714E49" w:rsidRPr="0049757F">
        <w:rPr>
          <w:b/>
          <w:color w:val="FF0000"/>
          <w:u w:val="single"/>
        </w:rPr>
        <w:t xml:space="preserve"> ONLY</w:t>
      </w:r>
      <w:r w:rsidR="00714E49">
        <w:t xml:space="preserve">  </w:t>
      </w:r>
    </w:p>
    <w:p w14:paraId="4941A4D8" w14:textId="0F519393" w:rsidR="0063480E" w:rsidRPr="00933D0F" w:rsidRDefault="0063480E" w:rsidP="0063480E">
      <w:pPr>
        <w:pStyle w:val="BodyText"/>
        <w:ind w:left="1440" w:hanging="720"/>
        <w:rPr>
          <w:rFonts w:asciiTheme="minorHAnsi" w:hAnsiTheme="minorHAnsi" w:cstheme="minorHAnsi"/>
        </w:rPr>
      </w:pPr>
      <w:r>
        <w:rPr>
          <w:rFonts w:ascii="Consolas" w:hAnsi="Consolas" w:cs="Consolas"/>
          <w:b/>
        </w:rPr>
        <w:t>RAMTEST ( n)</w:t>
      </w:r>
      <w:r w:rsidRPr="00933D0F">
        <w:rPr>
          <w:rFonts w:asciiTheme="minorHAnsi" w:hAnsiTheme="minorHAnsi" w:cstheme="minorHAnsi"/>
        </w:rPr>
        <w:t xml:space="preserve">  </w:t>
      </w:r>
      <w:r>
        <w:rPr>
          <w:rFonts w:asciiTheme="minorHAnsi" w:hAnsiTheme="minorHAnsi" w:cstheme="minorHAnsi"/>
        </w:rPr>
        <w:t xml:space="preserve">Runs external SRAM tests on EVB001/2 Host chip using COM port  </w:t>
      </w:r>
      <w:r w:rsidRPr="00933D0F">
        <w:rPr>
          <w:rFonts w:asciiTheme="minorHAnsi" w:hAnsiTheme="minorHAnsi" w:cstheme="minorHAnsi"/>
          <w:b/>
          <w:i/>
        </w:rPr>
        <w:t xml:space="preserve">n </w:t>
      </w:r>
      <w:r>
        <w:rPr>
          <w:rFonts w:asciiTheme="minorHAnsi" w:hAnsiTheme="minorHAnsi" w:cstheme="minorHAnsi"/>
        </w:rPr>
        <w:t xml:space="preserve">.  </w:t>
      </w:r>
      <w:proofErr w:type="spellStart"/>
      <w:r w:rsidRPr="0049757F">
        <w:rPr>
          <w:b/>
          <w:color w:val="FF0000"/>
          <w:u w:val="single"/>
        </w:rPr>
        <w:t>sF</w:t>
      </w:r>
      <w:proofErr w:type="spellEnd"/>
      <w:r w:rsidRPr="0049757F">
        <w:rPr>
          <w:b/>
          <w:color w:val="FF0000"/>
          <w:u w:val="single"/>
        </w:rPr>
        <w:t xml:space="preserve"> ONLY</w:t>
      </w:r>
      <w:r>
        <w:t xml:space="preserve">  </w:t>
      </w:r>
    </w:p>
    <w:p w14:paraId="1C7788BF" w14:textId="687C5729" w:rsidR="00714E49" w:rsidRPr="00714E49" w:rsidRDefault="00714E49" w:rsidP="00704248">
      <w:pPr>
        <w:pStyle w:val="BodyText"/>
        <w:ind w:left="1440" w:hanging="720"/>
        <w:rPr>
          <w:rFonts w:asciiTheme="minorHAnsi" w:hAnsiTheme="minorHAnsi" w:cstheme="minorHAnsi"/>
        </w:rPr>
      </w:pPr>
      <w:r>
        <w:rPr>
          <w:rFonts w:ascii="Consolas" w:hAnsi="Consolas" w:cs="Consolas"/>
          <w:b/>
        </w:rPr>
        <w:t xml:space="preserve">''  </w:t>
      </w:r>
      <w:r>
        <w:rPr>
          <w:rFonts w:asciiTheme="minorHAnsi" w:hAnsiTheme="minorHAnsi" w:cstheme="minorHAnsi"/>
        </w:rPr>
        <w:t xml:space="preserve">(two consecutive tics) runs production chip testing on a TB001 board via COM port A-COM.  </w:t>
      </w:r>
      <w:proofErr w:type="spellStart"/>
      <w:r w:rsidRPr="0049757F">
        <w:rPr>
          <w:b/>
          <w:color w:val="FF0000"/>
          <w:u w:val="single"/>
        </w:rPr>
        <w:t>sF</w:t>
      </w:r>
      <w:proofErr w:type="spellEnd"/>
      <w:r w:rsidRPr="0049757F">
        <w:rPr>
          <w:b/>
          <w:color w:val="FF0000"/>
          <w:u w:val="single"/>
        </w:rPr>
        <w:t xml:space="preserve"> ONLY</w:t>
      </w:r>
      <w:r>
        <w:t xml:space="preserve">  </w:t>
      </w:r>
    </w:p>
    <w:p w14:paraId="3DDF9800" w14:textId="77668135" w:rsidR="005C068F" w:rsidRDefault="005C068F" w:rsidP="005C068F">
      <w:pPr>
        <w:pStyle w:val="BodyText"/>
        <w:ind w:left="1440" w:hanging="720"/>
      </w:pPr>
      <w:r>
        <w:rPr>
          <w:rFonts w:ascii="Consolas" w:hAnsi="Consolas" w:cs="Consolas"/>
          <w:b/>
        </w:rPr>
        <w:t>CONC</w:t>
      </w:r>
      <w:r>
        <w:t xml:space="preserve">  refreshes the Concordance data base by re-parsing all of the source code.  </w:t>
      </w:r>
      <w:proofErr w:type="spellStart"/>
      <w:r w:rsidRPr="0049757F">
        <w:rPr>
          <w:b/>
          <w:color w:val="FF0000"/>
          <w:u w:val="single"/>
        </w:rPr>
        <w:t>sF</w:t>
      </w:r>
      <w:proofErr w:type="spellEnd"/>
      <w:r w:rsidRPr="0049757F">
        <w:rPr>
          <w:b/>
          <w:color w:val="FF0000"/>
          <w:u w:val="single"/>
        </w:rPr>
        <w:t xml:space="preserve"> ONLY</w:t>
      </w:r>
      <w:r>
        <w:t xml:space="preserve">  </w:t>
      </w:r>
    </w:p>
    <w:p w14:paraId="6704CAA9" w14:textId="15E5AD9C" w:rsidR="005C068F" w:rsidRDefault="005C068F" w:rsidP="00704248">
      <w:pPr>
        <w:pStyle w:val="BodyText"/>
        <w:ind w:left="1440" w:hanging="720"/>
      </w:pPr>
      <w:r w:rsidRPr="00A878A9">
        <w:rPr>
          <w:rFonts w:ascii="Consolas" w:hAnsi="Consolas"/>
          <w:b/>
        </w:rPr>
        <w:t>EVB</w:t>
      </w:r>
      <w:r>
        <w:rPr>
          <w:rFonts w:ascii="Consolas" w:hAnsi="Consolas"/>
          <w:b/>
        </w:rPr>
        <w:t xml:space="preserve"> (-n)</w:t>
      </w:r>
      <w:r>
        <w:t xml:space="preserve">  returns start block of pF/144 serial disk relative to current </w:t>
      </w:r>
      <w:r w:rsidRPr="00A878A9">
        <w:rPr>
          <w:rFonts w:ascii="Consolas" w:hAnsi="Consolas"/>
        </w:rPr>
        <w:t>OFFSET</w:t>
      </w:r>
      <w:r>
        <w:t xml:space="preserve"> in </w:t>
      </w:r>
      <w:proofErr w:type="spellStart"/>
      <w:r>
        <w:t>sF.</w:t>
      </w:r>
      <w:proofErr w:type="spellEnd"/>
      <w:r>
        <w:t xml:space="preserve">  </w:t>
      </w:r>
      <w:proofErr w:type="spellStart"/>
      <w:r w:rsidRPr="0049757F">
        <w:rPr>
          <w:b/>
          <w:color w:val="FF0000"/>
          <w:u w:val="single"/>
        </w:rPr>
        <w:t>sF</w:t>
      </w:r>
      <w:proofErr w:type="spellEnd"/>
      <w:r w:rsidRPr="0049757F">
        <w:rPr>
          <w:b/>
          <w:color w:val="FF0000"/>
          <w:u w:val="single"/>
        </w:rPr>
        <w:t xml:space="preserve"> ONLY</w:t>
      </w:r>
    </w:p>
    <w:p w14:paraId="0F0D935D" w14:textId="77777777" w:rsidR="003D5956" w:rsidRDefault="003D5956" w:rsidP="003D5956">
      <w:pPr>
        <w:pStyle w:val="BodyText"/>
      </w:pPr>
    </w:p>
    <w:p w14:paraId="16DB20D1" w14:textId="77777777" w:rsidR="00EB4AF2" w:rsidRDefault="00EB4AF2" w:rsidP="004A3EE7">
      <w:pPr>
        <w:pStyle w:val="Heading3"/>
      </w:pPr>
      <w:bookmarkStart w:id="40" w:name="_Toc119163429"/>
      <w:r>
        <w:t>Installation on Win32 Platforms</w:t>
      </w:r>
      <w:bookmarkEnd w:id="40"/>
    </w:p>
    <w:p w14:paraId="6F86B715" w14:textId="2320F753" w:rsidR="00EB4AF2" w:rsidRDefault="00EB4AF2" w:rsidP="00EB4AF2">
      <w:pPr>
        <w:pStyle w:val="BodyText"/>
      </w:pPr>
      <w:r>
        <w:t>Procedures and tips for installing and managing aF-3 on several common Win32 platforms may be found in the Appendices of this document, supplemented by FAQ items on our website.</w:t>
      </w:r>
    </w:p>
    <w:p w14:paraId="1E2A9392" w14:textId="77777777" w:rsidR="004A3EE7" w:rsidRDefault="004A3EE7" w:rsidP="004A3EE7">
      <w:pPr>
        <w:pStyle w:val="Heading3"/>
      </w:pPr>
      <w:bookmarkStart w:id="41" w:name="_Toc8929133"/>
      <w:bookmarkStart w:id="42" w:name="_Toc9331418"/>
      <w:bookmarkStart w:id="43" w:name="_Toc9332085"/>
      <w:bookmarkStart w:id="44" w:name="_Toc9332242"/>
      <w:bookmarkStart w:id="45" w:name="_Toc9332658"/>
      <w:bookmarkStart w:id="46" w:name="_Toc119163430"/>
      <w:bookmarkEnd w:id="41"/>
      <w:bookmarkEnd w:id="42"/>
      <w:bookmarkEnd w:id="43"/>
      <w:bookmarkEnd w:id="44"/>
      <w:bookmarkEnd w:id="45"/>
      <w:r>
        <w:t>Suggested Usage</w:t>
      </w:r>
      <w:bookmarkEnd w:id="46"/>
    </w:p>
    <w:p w14:paraId="14F25613" w14:textId="56BEAFD9" w:rsidR="00D12FA2" w:rsidRDefault="004A3EE7" w:rsidP="004A3EE7">
      <w:pPr>
        <w:pStyle w:val="BodyText"/>
      </w:pPr>
      <w:r>
        <w:t xml:space="preserve">The </w:t>
      </w:r>
      <w:proofErr w:type="spellStart"/>
      <w:r>
        <w:t>sF</w:t>
      </w:r>
      <w:proofErr w:type="spellEnd"/>
      <w:r>
        <w:t xml:space="preserve"> environment is useful for all modes of host-target development and debugging with a suitable umbilical connection.  It is essential for initial commissioning of any GA144 hardware, such as an EVB, when a commissioned pF/144 system is not available.  You may prefer it when the higher speed of host operations is more important than the higher bandwidth and lower latency umbilical</w:t>
      </w:r>
      <w:r w:rsidR="008E4B4B">
        <w:t xml:space="preserve"> connections</w:t>
      </w:r>
      <w:r>
        <w:t xml:space="preserve"> achievable with pF/144 hosts, and when you do not intend to use pF/144 at all.</w:t>
      </w:r>
      <w:r w:rsidR="00354CF0">
        <w:t xml:space="preserve">  Some utilities, such as SOFTSIM, are only implemented in this system.</w:t>
      </w:r>
    </w:p>
    <w:p w14:paraId="674B9E34" w14:textId="77777777" w:rsidR="00EB4AF2" w:rsidRDefault="00EB4AF2" w:rsidP="004A3EE7">
      <w:pPr>
        <w:pStyle w:val="BodyText"/>
        <w:sectPr w:rsidR="00EB4AF2" w:rsidSect="00CF38DF">
          <w:pgSz w:w="12240" w:h="15840" w:code="1"/>
          <w:pgMar w:top="1440" w:right="1080" w:bottom="1440" w:left="1440" w:header="720" w:footer="720" w:gutter="0"/>
          <w:cols w:space="720"/>
          <w:docGrid w:linePitch="272"/>
        </w:sectPr>
      </w:pPr>
    </w:p>
    <w:p w14:paraId="5B0127A7" w14:textId="50015E25" w:rsidR="00704248" w:rsidRDefault="00704248" w:rsidP="00503A40">
      <w:pPr>
        <w:pStyle w:val="Heading2"/>
      </w:pPr>
      <w:bookmarkStart w:id="47" w:name="_Toc119163431"/>
      <w:r>
        <w:lastRenderedPageBreak/>
        <w:t xml:space="preserve">Environment </w:t>
      </w:r>
      <w:r w:rsidR="00EB4AF2">
        <w:t>in</w:t>
      </w:r>
      <w:r>
        <w:t xml:space="preserve"> </w:t>
      </w:r>
      <w:proofErr w:type="spellStart"/>
      <w:r>
        <w:t>polyFORTH</w:t>
      </w:r>
      <w:proofErr w:type="spellEnd"/>
      <w:r>
        <w:t>/144</w:t>
      </w:r>
      <w:r w:rsidR="00102DC8">
        <w:t xml:space="preserve"> (pF/144)</w:t>
      </w:r>
      <w:bookmarkEnd w:id="47"/>
    </w:p>
    <w:p w14:paraId="31055D13" w14:textId="4BE5C715" w:rsidR="00201B05" w:rsidRDefault="00201B05" w:rsidP="00201B05">
      <w:pPr>
        <w:pStyle w:val="BodyText"/>
      </w:pPr>
      <w:r>
        <w:t xml:space="preserve">On the </w:t>
      </w:r>
      <w:proofErr w:type="spellStart"/>
      <w:r>
        <w:t>polyFORTH</w:t>
      </w:r>
      <w:proofErr w:type="spellEnd"/>
      <w:r>
        <w:t xml:space="preserve">/144 platform, aF-3 is organized in a </w:t>
      </w:r>
      <w:r w:rsidRPr="00704248">
        <w:rPr>
          <w:rFonts w:ascii="Consolas" w:hAnsi="Consolas" w:cs="Consolas"/>
        </w:rPr>
        <w:t>CAPSULE</w:t>
      </w:r>
      <w:r>
        <w:t>.  Some of the environment is resident in the capsule, such as the Assembler and state variables for the External IDE.  Other parts are overlays loaded as needed.  The capsule may be loaded by block 9 or it may be loaded when needed.  One word does it all:</w:t>
      </w:r>
    </w:p>
    <w:p w14:paraId="35D079DE" w14:textId="77777777" w:rsidR="00201B05" w:rsidRDefault="00201B05" w:rsidP="00201B05">
      <w:pPr>
        <w:pStyle w:val="BodyText"/>
        <w:ind w:left="1440" w:hanging="720"/>
      </w:pPr>
      <w:r>
        <w:rPr>
          <w:rFonts w:ascii="Consolas" w:hAnsi="Consolas" w:cs="Consolas"/>
          <w:b/>
        </w:rPr>
        <w:t>AFORTH</w:t>
      </w:r>
      <w:r>
        <w:t xml:space="preserve">  This word, defined in  </w:t>
      </w:r>
      <w:r w:rsidRPr="00704248">
        <w:rPr>
          <w:rFonts w:ascii="Consolas" w:hAnsi="Consolas" w:cs="Consolas"/>
        </w:rPr>
        <w:t>GOLD</w:t>
      </w:r>
      <w:r>
        <w:t xml:space="preserve">  by block 9, loads the aF-3 environment when it's first invoked, defining a resident capsule  </w:t>
      </w:r>
      <w:r w:rsidRPr="00704248">
        <w:rPr>
          <w:rFonts w:ascii="Consolas" w:hAnsi="Consolas" w:cs="Consolas"/>
        </w:rPr>
        <w:t>AFORTH</w:t>
      </w:r>
      <w:r>
        <w:t xml:space="preserve">  whose name is also defined in  </w:t>
      </w:r>
      <w:r w:rsidRPr="00704248">
        <w:rPr>
          <w:rFonts w:ascii="Consolas" w:hAnsi="Consolas" w:cs="Consolas"/>
        </w:rPr>
        <w:t>GOLD</w:t>
      </w:r>
      <w:r>
        <w:t xml:space="preserve">  thus overloading the prior word which created the environment.  Thus the first and any subsequent uses of the word  </w:t>
      </w:r>
      <w:r w:rsidRPr="00704248">
        <w:rPr>
          <w:rFonts w:ascii="Consolas" w:hAnsi="Consolas" w:cs="Consolas"/>
        </w:rPr>
        <w:t>AFORTH</w:t>
      </w:r>
      <w:r>
        <w:t xml:space="preserve">  will yield the same environment, except that state variables are persistent until the system is next booted.</w:t>
      </w:r>
    </w:p>
    <w:p w14:paraId="02C67786" w14:textId="3D9E29E6" w:rsidR="0038475E" w:rsidRDefault="0038475E">
      <w:pPr>
        <w:pStyle w:val="BodyText"/>
      </w:pPr>
      <w:r>
        <w:t xml:space="preserve">The resident AFORTH environment includes all the words and functionality documented in </w:t>
      </w:r>
      <w:r>
        <w:fldChar w:fldCharType="begin"/>
      </w:r>
      <w:r>
        <w:instrText xml:space="preserve"> REF _Ref304064474 \w \h </w:instrText>
      </w:r>
      <w:r>
        <w:fldChar w:fldCharType="separate"/>
      </w:r>
      <w:r w:rsidR="00DA6B1C">
        <w:t>4.2</w:t>
      </w:r>
      <w:r>
        <w:fldChar w:fldCharType="end"/>
      </w:r>
      <w:r>
        <w:t xml:space="preserve"> </w:t>
      </w:r>
      <w:r>
        <w:fldChar w:fldCharType="begin"/>
      </w:r>
      <w:r>
        <w:instrText xml:space="preserve"> REF _Ref304064474 \h </w:instrText>
      </w:r>
      <w:r>
        <w:fldChar w:fldCharType="separate"/>
      </w:r>
      <w:r w:rsidR="00DA6B1C" w:rsidRPr="007E6F7F">
        <w:t>Assembler Syntax and Semantics</w:t>
      </w:r>
      <w:r>
        <w:fldChar w:fldCharType="end"/>
      </w:r>
      <w:r>
        <w:t>, below, as well as tho</w:t>
      </w:r>
      <w:r w:rsidR="00152CE7">
        <w:t xml:space="preserve">se in </w:t>
      </w:r>
      <w:r w:rsidR="00DB0FF0" w:rsidRPr="008D4695">
        <w:fldChar w:fldCharType="begin"/>
      </w:r>
      <w:r w:rsidR="00DB0FF0" w:rsidRPr="008D4695">
        <w:instrText xml:space="preserve"> REF _Ref9271575 \r \h  \* MERGEFORMAT </w:instrText>
      </w:r>
      <w:r w:rsidR="00DB0FF0" w:rsidRPr="008D4695">
        <w:fldChar w:fldCharType="separate"/>
      </w:r>
      <w:r w:rsidR="00DA6B1C">
        <w:t>2.4</w:t>
      </w:r>
      <w:r w:rsidR="00DB0FF0" w:rsidRPr="008D4695">
        <w:fldChar w:fldCharType="end"/>
      </w:r>
      <w:r w:rsidR="00201B05">
        <w:t xml:space="preserve"> </w:t>
      </w:r>
      <w:r w:rsidR="00DB0FF0" w:rsidRPr="008D4695">
        <w:fldChar w:fldCharType="begin"/>
      </w:r>
      <w:r w:rsidR="00DB0FF0" w:rsidRPr="008D4695">
        <w:instrText xml:space="preserve"> REF _Ref9271592 \h  \* MERGEFORMAT </w:instrText>
      </w:r>
      <w:r w:rsidR="00DB0FF0" w:rsidRPr="008D4695">
        <w:fldChar w:fldCharType="separate"/>
      </w:r>
      <w:r w:rsidR="00DA6B1C">
        <w:t xml:space="preserve">Common </w:t>
      </w:r>
      <w:proofErr w:type="spellStart"/>
      <w:r w:rsidR="00DA6B1C" w:rsidRPr="00D40DA8">
        <w:t>arrayForth</w:t>
      </w:r>
      <w:proofErr w:type="spellEnd"/>
      <w:r w:rsidR="00DA6B1C">
        <w:t xml:space="preserve"> 3</w:t>
      </w:r>
      <w:r w:rsidR="00DA6B1C" w:rsidRPr="00D40DA8">
        <w:t xml:space="preserve"> User Vocabulary</w:t>
      </w:r>
      <w:r w:rsidR="00DB0FF0" w:rsidRPr="008D4695">
        <w:fldChar w:fldCharType="end"/>
      </w:r>
      <w:r w:rsidR="00DB0FF0">
        <w:t>.</w:t>
      </w:r>
    </w:p>
    <w:p w14:paraId="12E40AF3" w14:textId="77777777" w:rsidR="00C57A24" w:rsidRDefault="00C57A24" w:rsidP="00C57A24">
      <w:pPr>
        <w:pStyle w:val="BodyText"/>
      </w:pPr>
      <w:r>
        <w:t>Within the  AFORTH  environment the following high level things may be done:</w:t>
      </w:r>
    </w:p>
    <w:p w14:paraId="5184D9C1" w14:textId="77777777" w:rsidR="002E0149" w:rsidRDefault="002E0149" w:rsidP="002E0149">
      <w:pPr>
        <w:pStyle w:val="BodyText"/>
        <w:ind w:left="1440" w:hanging="720"/>
      </w:pPr>
      <w:r>
        <w:rPr>
          <w:rFonts w:ascii="Consolas" w:hAnsi="Consolas" w:cs="Consolas"/>
          <w:b/>
        </w:rPr>
        <w:t>HELP</w:t>
      </w:r>
      <w:r>
        <w:t xml:space="preserve">  displays reminders for these functions.</w:t>
      </w:r>
    </w:p>
    <w:p w14:paraId="70A2AAE9" w14:textId="77777777" w:rsidR="00C57A24" w:rsidRDefault="00C57A24" w:rsidP="00C57A24">
      <w:pPr>
        <w:pStyle w:val="BodyText"/>
        <w:ind w:left="1440" w:hanging="720"/>
      </w:pPr>
      <w:r>
        <w:rPr>
          <w:rFonts w:ascii="Consolas" w:hAnsi="Consolas" w:cs="Consolas"/>
          <w:b/>
        </w:rPr>
        <w:t>CONFIG LIST</w:t>
      </w:r>
      <w:r>
        <w:t xml:space="preserve">  shows the main configuration block for </w:t>
      </w:r>
      <w:proofErr w:type="spellStart"/>
      <w:r>
        <w:t>arrayForth</w:t>
      </w:r>
      <w:proofErr w:type="spellEnd"/>
      <w:r>
        <w:t>.</w:t>
      </w:r>
    </w:p>
    <w:p w14:paraId="2B8398C5" w14:textId="5CAAA4D9" w:rsidR="00C57A24" w:rsidRDefault="00C57A24" w:rsidP="00C57A24">
      <w:pPr>
        <w:pStyle w:val="BodyText"/>
        <w:ind w:left="1440" w:hanging="720"/>
      </w:pPr>
      <w:r>
        <w:rPr>
          <w:rFonts w:ascii="Consolas" w:hAnsi="Consolas" w:cs="Consolas"/>
          <w:b/>
        </w:rPr>
        <w:t xml:space="preserve">HOST TARGET </w:t>
      </w:r>
      <w:r w:rsidRPr="00704248">
        <w:t>or</w:t>
      </w:r>
      <w:r>
        <w:rPr>
          <w:rFonts w:ascii="Consolas" w:hAnsi="Consolas" w:cs="Consolas"/>
          <w:b/>
        </w:rPr>
        <w:t xml:space="preserve"> BRIDGE LOAD</w:t>
      </w:r>
      <w:r>
        <w:t xml:space="preserve">  loads the External IDE for indicated mode.  See </w:t>
      </w:r>
      <w:r>
        <w:fldChar w:fldCharType="begin"/>
      </w:r>
      <w:r>
        <w:instrText xml:space="preserve"> REF _Ref471909956 \w \h </w:instrText>
      </w:r>
      <w:r>
        <w:fldChar w:fldCharType="separate"/>
      </w:r>
      <w:r w:rsidR="00DA6B1C">
        <w:t>5.1</w:t>
      </w:r>
      <w:r>
        <w:fldChar w:fldCharType="end"/>
      </w:r>
      <w:r>
        <w:t xml:space="preserve">. </w:t>
      </w:r>
      <w:r>
        <w:fldChar w:fldCharType="begin"/>
      </w:r>
      <w:r>
        <w:instrText xml:space="preserve"> REF _Ref471909972 \h </w:instrText>
      </w:r>
      <w:r>
        <w:fldChar w:fldCharType="separate"/>
      </w:r>
      <w:r w:rsidR="00DA6B1C" w:rsidRPr="0049757F">
        <w:t>External IDE</w:t>
      </w:r>
      <w:r>
        <w:fldChar w:fldCharType="end"/>
      </w:r>
      <w:r>
        <w:t xml:space="preserve"> below.</w:t>
      </w:r>
    </w:p>
    <w:p w14:paraId="7288753C" w14:textId="77777777" w:rsidR="00C57A24" w:rsidRDefault="00C57A24" w:rsidP="00C57A24">
      <w:pPr>
        <w:pStyle w:val="BodyText"/>
        <w:ind w:left="1440" w:hanging="720"/>
      </w:pPr>
      <w:r>
        <w:rPr>
          <w:rFonts w:ascii="Consolas" w:hAnsi="Consolas" w:cs="Consolas"/>
          <w:b/>
        </w:rPr>
        <w:t>EXAMINE LOAD</w:t>
      </w:r>
      <w:r>
        <w:t xml:space="preserve">  loads tools for examining object bins and comparing them.</w:t>
      </w:r>
    </w:p>
    <w:p w14:paraId="78067D6C" w14:textId="77777777" w:rsidR="00783908" w:rsidRDefault="00783908" w:rsidP="00783908">
      <w:pPr>
        <w:pStyle w:val="BodyText"/>
        <w:ind w:left="1440" w:hanging="720"/>
      </w:pPr>
      <w:r>
        <w:rPr>
          <w:rFonts w:ascii="Consolas" w:hAnsi="Consolas" w:cs="Consolas"/>
          <w:b/>
        </w:rPr>
        <w:t>STREAMER LOAD</w:t>
      </w:r>
      <w:r>
        <w:t xml:space="preserve">  loads utility for building port executable streams.</w:t>
      </w:r>
    </w:p>
    <w:p w14:paraId="46628AEE" w14:textId="1400A96D" w:rsidR="00354CF0" w:rsidRDefault="00354CF0" w:rsidP="00354CF0">
      <w:pPr>
        <w:pStyle w:val="BodyText"/>
        <w:ind w:left="1440" w:hanging="720"/>
      </w:pPr>
      <w:r>
        <w:rPr>
          <w:rFonts w:ascii="Consolas" w:hAnsi="Consolas" w:cs="Consolas"/>
          <w:b/>
        </w:rPr>
        <w:t>WHO</w:t>
      </w:r>
      <w:r>
        <w:t xml:space="preserve">  identifies which system (</w:t>
      </w:r>
      <w:proofErr w:type="spellStart"/>
      <w:r>
        <w:t>sF</w:t>
      </w:r>
      <w:proofErr w:type="spellEnd"/>
      <w:r>
        <w:t>/x86 or pF/144) you're talking to.  Replies "pF on GA144" in this system.</w:t>
      </w:r>
    </w:p>
    <w:p w14:paraId="6D3B9E84" w14:textId="219243D4" w:rsidR="0032742C" w:rsidRPr="009E2108" w:rsidRDefault="0032742C" w:rsidP="00C57A24">
      <w:pPr>
        <w:pStyle w:val="BodyText"/>
        <w:ind w:left="1440" w:hanging="720"/>
        <w:rPr>
          <w:rFonts w:asciiTheme="minorHAnsi" w:hAnsiTheme="minorHAnsi" w:cstheme="minorHAnsi"/>
        </w:rPr>
      </w:pPr>
      <w:r>
        <w:rPr>
          <w:rFonts w:ascii="Consolas" w:hAnsi="Consolas" w:cs="Consolas"/>
          <w:b/>
        </w:rPr>
        <w:t>BULK LOAD</w:t>
      </w:r>
      <w:r>
        <w:rPr>
          <w:rFonts w:asciiTheme="minorHAnsi" w:hAnsiTheme="minorHAnsi" w:cstheme="minorHAnsi"/>
          <w:b/>
        </w:rPr>
        <w:t xml:space="preserve">  </w:t>
      </w:r>
      <w:r>
        <w:rPr>
          <w:rFonts w:asciiTheme="minorHAnsi" w:hAnsiTheme="minorHAnsi" w:cstheme="minorHAnsi"/>
        </w:rPr>
        <w:t>loads a special version of DISKING that is much faster at writing flash.  Use with care.</w:t>
      </w:r>
    </w:p>
    <w:p w14:paraId="13F053FD" w14:textId="77777777" w:rsidR="00C57A24" w:rsidRDefault="00C57A24" w:rsidP="00C57A24">
      <w:pPr>
        <w:pStyle w:val="BodyText"/>
      </w:pPr>
    </w:p>
    <w:p w14:paraId="32CE09E9" w14:textId="77777777" w:rsidR="005A737E" w:rsidRDefault="005A737E" w:rsidP="005A737E">
      <w:pPr>
        <w:pStyle w:val="Heading3"/>
      </w:pPr>
      <w:bookmarkStart w:id="48" w:name="_Toc8929136"/>
      <w:bookmarkStart w:id="49" w:name="_Toc9331421"/>
      <w:bookmarkStart w:id="50" w:name="_Toc9332088"/>
      <w:bookmarkStart w:id="51" w:name="_Toc9332245"/>
      <w:bookmarkStart w:id="52" w:name="_Toc9332661"/>
      <w:bookmarkStart w:id="53" w:name="_Toc8929137"/>
      <w:bookmarkStart w:id="54" w:name="_Toc9331422"/>
      <w:bookmarkStart w:id="55" w:name="_Toc9332089"/>
      <w:bookmarkStart w:id="56" w:name="_Toc9332246"/>
      <w:bookmarkStart w:id="57" w:name="_Toc9332662"/>
      <w:bookmarkStart w:id="58" w:name="_Toc119163432"/>
      <w:bookmarkEnd w:id="48"/>
      <w:bookmarkEnd w:id="49"/>
      <w:bookmarkEnd w:id="50"/>
      <w:bookmarkEnd w:id="51"/>
      <w:bookmarkEnd w:id="52"/>
      <w:bookmarkEnd w:id="53"/>
      <w:bookmarkEnd w:id="54"/>
      <w:bookmarkEnd w:id="55"/>
      <w:bookmarkEnd w:id="56"/>
      <w:bookmarkEnd w:id="57"/>
      <w:r>
        <w:t>Installation on Evaluation Boards</w:t>
      </w:r>
      <w:bookmarkEnd w:id="58"/>
    </w:p>
    <w:p w14:paraId="255F0930" w14:textId="13911136" w:rsidR="005A737E" w:rsidRPr="00EB4AF2" w:rsidRDefault="005A737E" w:rsidP="005A737E">
      <w:pPr>
        <w:pStyle w:val="BodyText"/>
      </w:pPr>
      <w:r>
        <w:t xml:space="preserve">Please see DB006, </w:t>
      </w:r>
      <w:r w:rsidRPr="005A737E">
        <w:rPr>
          <w:i/>
        </w:rPr>
        <w:t xml:space="preserve">G144A12 </w:t>
      </w:r>
      <w:proofErr w:type="spellStart"/>
      <w:r w:rsidRPr="005A737E">
        <w:rPr>
          <w:i/>
        </w:rPr>
        <w:t>polyFORTH</w:t>
      </w:r>
      <w:proofErr w:type="spellEnd"/>
      <w:r w:rsidRPr="005A737E">
        <w:rPr>
          <w:i/>
        </w:rPr>
        <w:t xml:space="preserve"> Supplement</w:t>
      </w:r>
      <w:r>
        <w:t xml:space="preserve">, </w:t>
      </w:r>
      <w:r w:rsidR="00D12FA2">
        <w:t xml:space="preserve">or the internal GreenArrays commissioning document PCBCOM </w:t>
      </w:r>
      <w:r>
        <w:t>for installation procedures.</w:t>
      </w:r>
    </w:p>
    <w:p w14:paraId="49F02C3C" w14:textId="77777777" w:rsidR="008E4B4B" w:rsidRDefault="008E4B4B" w:rsidP="008E4B4B">
      <w:pPr>
        <w:pStyle w:val="Heading3"/>
      </w:pPr>
      <w:bookmarkStart w:id="59" w:name="_Toc119163433"/>
      <w:r>
        <w:t>Suggested Usage</w:t>
      </w:r>
      <w:bookmarkEnd w:id="59"/>
    </w:p>
    <w:p w14:paraId="1DDDE3AC" w14:textId="5686107A" w:rsidR="00C57A24" w:rsidRDefault="008E4B4B" w:rsidP="008E4B4B">
      <w:pPr>
        <w:pStyle w:val="BodyText"/>
      </w:pPr>
      <w:r>
        <w:t xml:space="preserve">The </w:t>
      </w:r>
      <w:r w:rsidR="005A737E">
        <w:t>pF/144</w:t>
      </w:r>
      <w:r>
        <w:t xml:space="preserve"> environment is useful for all modes of host-target development and debugging with a suitable umbilical connection.</w:t>
      </w:r>
      <w:r w:rsidR="005A737E">
        <w:t xml:space="preserve">  In addition, only the pF/144 system permits</w:t>
      </w:r>
      <w:r w:rsidR="00C57A24">
        <w:t xml:space="preserve"> intimate</w:t>
      </w:r>
      <w:r w:rsidR="005A737E">
        <w:t xml:space="preserve"> F18 code development and testing on the development system itself; for example, one can add micro-instructions to</w:t>
      </w:r>
      <w:r w:rsidR="00C57A24">
        <w:t xml:space="preserve"> extend</w:t>
      </w:r>
      <w:r w:rsidR="005A737E">
        <w:t xml:space="preserve"> the </w:t>
      </w:r>
      <w:proofErr w:type="spellStart"/>
      <w:r w:rsidR="005A737E">
        <w:t>polyFORTH</w:t>
      </w:r>
      <w:proofErr w:type="spellEnd"/>
      <w:r w:rsidR="005A737E">
        <w:t xml:space="preserve"> Virtual Machine in vivo and</w:t>
      </w:r>
      <w:r w:rsidR="00354CF0">
        <w:t xml:space="preserve"> even to alter and</w:t>
      </w:r>
      <w:r w:rsidR="005A737E">
        <w:t xml:space="preserve"> test them </w:t>
      </w:r>
      <w:r w:rsidR="00C57A24">
        <w:t xml:space="preserve">interactively </w:t>
      </w:r>
      <w:r w:rsidR="005A737E">
        <w:t xml:space="preserve">without </w:t>
      </w:r>
      <w:r w:rsidR="00C57A24">
        <w:t>rebooting.</w:t>
      </w:r>
    </w:p>
    <w:p w14:paraId="64740A36" w14:textId="7F5643FB" w:rsidR="008E4B4B" w:rsidRDefault="00C57A24" w:rsidP="008E4B4B">
      <w:pPr>
        <w:pStyle w:val="BodyText"/>
      </w:pPr>
      <w:r>
        <w:t xml:space="preserve">This platform, like </w:t>
      </w:r>
      <w:proofErr w:type="spellStart"/>
      <w:r>
        <w:t>sF</w:t>
      </w:r>
      <w:proofErr w:type="spellEnd"/>
      <w:r>
        <w:t>, may be used</w:t>
      </w:r>
      <w:r w:rsidR="008E4B4B">
        <w:t xml:space="preserve"> for initial commissioning of any GA144 hardware, such as an</w:t>
      </w:r>
      <w:r>
        <w:t>other</w:t>
      </w:r>
      <w:r w:rsidR="008E4B4B">
        <w:t xml:space="preserve"> EVB.  You may prefer it when the higher bandwidth</w:t>
      </w:r>
      <w:r>
        <w:t>,</w:t>
      </w:r>
      <w:r w:rsidR="008E4B4B">
        <w:t xml:space="preserve"> lower latency umbilical connections achievable with pF/144 hosts</w:t>
      </w:r>
      <w:r>
        <w:t xml:space="preserve"> are more important than is the higher speed of host operations in </w:t>
      </w:r>
      <w:proofErr w:type="spellStart"/>
      <w:r>
        <w:t>sF</w:t>
      </w:r>
      <w:r w:rsidR="008E4B4B">
        <w:t>.</w:t>
      </w:r>
      <w:proofErr w:type="spellEnd"/>
      <w:r w:rsidR="00354CF0">
        <w:t xml:space="preserve">  Certain utilities, such as the pF/144 target compiler, are only implemented in this system.</w:t>
      </w:r>
    </w:p>
    <w:p w14:paraId="52B89375" w14:textId="77777777" w:rsidR="00EB4AF2" w:rsidRDefault="00EB4AF2" w:rsidP="008E4B4B">
      <w:pPr>
        <w:pStyle w:val="BodyText"/>
        <w:sectPr w:rsidR="00EB4AF2" w:rsidSect="00CF38DF">
          <w:pgSz w:w="12240" w:h="15840" w:code="1"/>
          <w:pgMar w:top="1440" w:right="1080" w:bottom="1440" w:left="1440" w:header="720" w:footer="720" w:gutter="0"/>
          <w:cols w:space="720"/>
          <w:docGrid w:linePitch="272"/>
        </w:sectPr>
      </w:pPr>
    </w:p>
    <w:p w14:paraId="2DEE4F09" w14:textId="77777777" w:rsidR="00B15FD9" w:rsidRDefault="00B15FD9" w:rsidP="00B15FD9">
      <w:pPr>
        <w:pStyle w:val="BodyText"/>
        <w:spacing w:after="60"/>
        <w:ind w:left="432" w:hanging="432"/>
        <w:rPr>
          <w:rFonts w:asciiTheme="minorHAnsi" w:hAnsiTheme="minorHAnsi" w:cstheme="minorHAnsi"/>
          <w:sz w:val="18"/>
          <w:szCs w:val="18"/>
        </w:rPr>
        <w:sectPr w:rsidR="00B15FD9" w:rsidSect="00933D0F">
          <w:type w:val="continuous"/>
          <w:pgSz w:w="12240" w:h="15840" w:code="1"/>
          <w:pgMar w:top="1440" w:right="1080" w:bottom="1440" w:left="1440" w:header="720" w:footer="720" w:gutter="0"/>
          <w:cols w:num="3" w:space="720"/>
          <w:docGrid w:linePitch="272"/>
        </w:sectPr>
      </w:pPr>
      <w:bookmarkStart w:id="60" w:name="_Ref475255056"/>
      <w:bookmarkStart w:id="61" w:name="_Ref475255066"/>
    </w:p>
    <w:p w14:paraId="0DFDC12E" w14:textId="0F55DD87" w:rsidR="00503A40" w:rsidRPr="00D40DA8" w:rsidRDefault="00000FB7" w:rsidP="00503A40">
      <w:pPr>
        <w:pStyle w:val="Heading2"/>
      </w:pPr>
      <w:bookmarkStart w:id="62" w:name="_Ref9271575"/>
      <w:bookmarkStart w:id="63" w:name="_Ref9271592"/>
      <w:bookmarkStart w:id="64" w:name="_Toc119163434"/>
      <w:r>
        <w:lastRenderedPageBreak/>
        <w:t xml:space="preserve">Common </w:t>
      </w:r>
      <w:proofErr w:type="spellStart"/>
      <w:r w:rsidR="00503A40" w:rsidRPr="00D40DA8">
        <w:t>arrayForth</w:t>
      </w:r>
      <w:proofErr w:type="spellEnd"/>
      <w:r w:rsidR="00002777">
        <w:t xml:space="preserve"> 3</w:t>
      </w:r>
      <w:r w:rsidR="00503A40" w:rsidRPr="00D40DA8">
        <w:t xml:space="preserve"> User Vocabulary</w:t>
      </w:r>
      <w:bookmarkEnd w:id="60"/>
      <w:bookmarkEnd w:id="61"/>
      <w:bookmarkEnd w:id="62"/>
      <w:bookmarkEnd w:id="63"/>
      <w:bookmarkEnd w:id="64"/>
    </w:p>
    <w:p w14:paraId="5AE8B4BC" w14:textId="51706D77" w:rsidR="00503A40" w:rsidRPr="006C5087" w:rsidRDefault="00503A40" w:rsidP="00503A40">
      <w:pPr>
        <w:pStyle w:val="BodyText"/>
      </w:pPr>
      <w:r>
        <w:t xml:space="preserve">This section lists resident words (those accessible after  </w:t>
      </w:r>
      <w:r w:rsidR="006C5087">
        <w:rPr>
          <w:rFonts w:ascii="Consolas" w:hAnsi="Consolas" w:cs="Consolas"/>
          <w:b/>
        </w:rPr>
        <w:t xml:space="preserve">EMPTY </w:t>
      </w:r>
      <w:r>
        <w:t xml:space="preserve"> </w:t>
      </w:r>
      <w:r w:rsidR="006C5087">
        <w:t xml:space="preserve"> or after naming  AFORTH  on the </w:t>
      </w:r>
      <w:proofErr w:type="spellStart"/>
      <w:r w:rsidR="006C5087">
        <w:t>sF</w:t>
      </w:r>
      <w:proofErr w:type="spellEnd"/>
      <w:r w:rsidR="006C5087">
        <w:t xml:space="preserve"> system</w:t>
      </w:r>
      <w:r>
        <w:t xml:space="preserve">) that are </w:t>
      </w:r>
      <w:r w:rsidR="006C5087">
        <w:t>published for general use in high level programming</w:t>
      </w:r>
      <w:r>
        <w:t>.</w:t>
      </w:r>
      <w:r w:rsidR="00203484">
        <w:t xml:space="preserve">  These are all </w:t>
      </w:r>
      <w:r w:rsidR="00D40DA8">
        <w:t>high level FORTH</w:t>
      </w:r>
      <w:r w:rsidR="00203484">
        <w:t xml:space="preserve"> functions, not F18 functions; for F18 </w:t>
      </w:r>
      <w:r w:rsidR="00D40DA8">
        <w:t>Assembler</w:t>
      </w:r>
      <w:r w:rsidR="00203484">
        <w:t xml:space="preserve"> syntax see section </w:t>
      </w:r>
      <w:r w:rsidR="00203484">
        <w:fldChar w:fldCharType="begin"/>
      </w:r>
      <w:r w:rsidR="00203484">
        <w:instrText xml:space="preserve"> REF _Ref304064474 \r \p \h </w:instrText>
      </w:r>
      <w:r w:rsidR="00203484">
        <w:fldChar w:fldCharType="separate"/>
      </w:r>
      <w:r w:rsidR="00DA6B1C">
        <w:t>4.2 below</w:t>
      </w:r>
      <w:r w:rsidR="00203484">
        <w:fldChar w:fldCharType="end"/>
      </w:r>
      <w:r w:rsidRPr="00503A40">
        <w:rPr>
          <w:i/>
        </w:rPr>
        <w:t>.</w:t>
      </w:r>
    </w:p>
    <w:p w14:paraId="2C6A84E3" w14:textId="77777777" w:rsidR="00577B6F" w:rsidRDefault="00577B6F" w:rsidP="00503A40">
      <w:pPr>
        <w:pStyle w:val="BodyText"/>
        <w:rPr>
          <w:i/>
        </w:rPr>
      </w:pPr>
    </w:p>
    <w:p w14:paraId="0D78C439" w14:textId="77777777" w:rsidR="00577B6F" w:rsidRPr="00CE5E26" w:rsidRDefault="00577B6F" w:rsidP="00503A40">
      <w:pPr>
        <w:pStyle w:val="BodyText"/>
        <w:rPr>
          <w:i/>
          <w:color w:val="288D20" w:themeColor="accent1"/>
        </w:rPr>
        <w:sectPr w:rsidR="00577B6F" w:rsidRPr="00CE5E26" w:rsidSect="00B15FD9">
          <w:pgSz w:w="12240" w:h="15840" w:code="1"/>
          <w:pgMar w:top="1440" w:right="1080" w:bottom="1440" w:left="1440" w:header="720" w:footer="720" w:gutter="0"/>
          <w:cols w:space="720"/>
          <w:docGrid w:linePitch="272"/>
        </w:sectPr>
      </w:pPr>
    </w:p>
    <w:p w14:paraId="6D0C6452" w14:textId="77777777" w:rsidR="00753216" w:rsidRPr="00AD1B93" w:rsidRDefault="00753216" w:rsidP="00753216">
      <w:pPr>
        <w:pStyle w:val="BodyText"/>
        <w:spacing w:after="60"/>
        <w:ind w:left="432" w:hanging="432"/>
        <w:rPr>
          <w:b/>
          <w:i/>
          <w:sz w:val="24"/>
          <w:szCs w:val="24"/>
          <w:u w:val="single"/>
        </w:rPr>
      </w:pPr>
      <w:bookmarkStart w:id="65" w:name="_Hlk8670146"/>
      <w:r>
        <w:rPr>
          <w:b/>
          <w:i/>
          <w:sz w:val="24"/>
          <w:szCs w:val="24"/>
          <w:u w:val="single"/>
        </w:rPr>
        <w:t>Chip Configuration Words</w:t>
      </w:r>
    </w:p>
    <w:p w14:paraId="0F717EAD" w14:textId="77777777" w:rsidR="00753216" w:rsidRPr="00D048D5" w:rsidRDefault="00753216" w:rsidP="00753216">
      <w:pPr>
        <w:pStyle w:val="BodyText"/>
        <w:spacing w:after="60"/>
        <w:ind w:left="432" w:hanging="432"/>
        <w:rPr>
          <w:sz w:val="18"/>
          <w:szCs w:val="18"/>
        </w:rPr>
      </w:pPr>
      <w:proofErr w:type="spellStart"/>
      <w:r>
        <w:rPr>
          <w:rFonts w:ascii="Consolas" w:hAnsi="Consolas" w:cs="Consolas"/>
          <w:b/>
          <w:sz w:val="18"/>
          <w:szCs w:val="18"/>
        </w:rPr>
        <w:t>nnx</w:t>
      </w:r>
      <w:proofErr w:type="spellEnd"/>
      <w:r>
        <w:rPr>
          <w:rFonts w:ascii="Consolas" w:hAnsi="Consolas" w:cs="Consolas"/>
          <w:b/>
          <w:sz w:val="18"/>
          <w:szCs w:val="18"/>
        </w:rPr>
        <w:t xml:space="preserve"> (-n)</w:t>
      </w:r>
      <w:r w:rsidRPr="00D048D5">
        <w:rPr>
          <w:sz w:val="18"/>
          <w:szCs w:val="18"/>
        </w:rPr>
        <w:t xml:space="preserve">  </w:t>
      </w:r>
      <w:r>
        <w:rPr>
          <w:sz w:val="18"/>
          <w:szCs w:val="18"/>
        </w:rPr>
        <w:t>node columns/chip</w:t>
      </w:r>
      <w:r w:rsidRPr="00D048D5">
        <w:rPr>
          <w:sz w:val="18"/>
          <w:szCs w:val="18"/>
        </w:rPr>
        <w:t>.</w:t>
      </w:r>
    </w:p>
    <w:p w14:paraId="10156115" w14:textId="77777777" w:rsidR="00753216" w:rsidRPr="00D048D5" w:rsidRDefault="00753216" w:rsidP="00753216">
      <w:pPr>
        <w:pStyle w:val="BodyText"/>
        <w:spacing w:after="60"/>
        <w:ind w:left="432" w:hanging="432"/>
        <w:rPr>
          <w:sz w:val="18"/>
          <w:szCs w:val="18"/>
        </w:rPr>
      </w:pPr>
      <w:proofErr w:type="spellStart"/>
      <w:r>
        <w:rPr>
          <w:rFonts w:ascii="Consolas" w:hAnsi="Consolas" w:cs="Consolas"/>
          <w:b/>
          <w:sz w:val="18"/>
          <w:szCs w:val="18"/>
        </w:rPr>
        <w:t>nny</w:t>
      </w:r>
      <w:proofErr w:type="spellEnd"/>
      <w:r>
        <w:rPr>
          <w:rFonts w:ascii="Consolas" w:hAnsi="Consolas" w:cs="Consolas"/>
          <w:b/>
          <w:sz w:val="18"/>
          <w:szCs w:val="18"/>
        </w:rPr>
        <w:t xml:space="preserve"> (-n)</w:t>
      </w:r>
      <w:r w:rsidRPr="00D048D5">
        <w:rPr>
          <w:sz w:val="18"/>
          <w:szCs w:val="18"/>
        </w:rPr>
        <w:t xml:space="preserve">  </w:t>
      </w:r>
      <w:r>
        <w:rPr>
          <w:sz w:val="18"/>
          <w:szCs w:val="18"/>
        </w:rPr>
        <w:t>node rows/chip</w:t>
      </w:r>
      <w:r w:rsidRPr="00D048D5">
        <w:rPr>
          <w:sz w:val="18"/>
          <w:szCs w:val="18"/>
        </w:rPr>
        <w:t>.</w:t>
      </w:r>
    </w:p>
    <w:p w14:paraId="1F3A18E1" w14:textId="77777777" w:rsidR="00753216" w:rsidRPr="00D048D5" w:rsidRDefault="00753216" w:rsidP="00753216">
      <w:pPr>
        <w:pStyle w:val="BodyText"/>
        <w:spacing w:after="60"/>
        <w:ind w:left="432" w:hanging="432"/>
        <w:rPr>
          <w:sz w:val="18"/>
          <w:szCs w:val="18"/>
        </w:rPr>
      </w:pPr>
      <w:proofErr w:type="spellStart"/>
      <w:r>
        <w:rPr>
          <w:rFonts w:ascii="Consolas" w:hAnsi="Consolas" w:cs="Consolas"/>
          <w:b/>
          <w:sz w:val="18"/>
          <w:szCs w:val="18"/>
        </w:rPr>
        <w:t>nns</w:t>
      </w:r>
      <w:proofErr w:type="spellEnd"/>
      <w:r>
        <w:rPr>
          <w:rFonts w:ascii="Consolas" w:hAnsi="Consolas" w:cs="Consolas"/>
          <w:b/>
          <w:sz w:val="18"/>
          <w:szCs w:val="18"/>
        </w:rPr>
        <w:t xml:space="preserve"> (-n)</w:t>
      </w:r>
      <w:r w:rsidRPr="00D048D5">
        <w:rPr>
          <w:sz w:val="18"/>
          <w:szCs w:val="18"/>
        </w:rPr>
        <w:t xml:space="preserve">  </w:t>
      </w:r>
      <w:r>
        <w:rPr>
          <w:sz w:val="18"/>
          <w:szCs w:val="18"/>
        </w:rPr>
        <w:t>number of nodes/chip</w:t>
      </w:r>
      <w:r w:rsidRPr="00D048D5">
        <w:rPr>
          <w:sz w:val="18"/>
          <w:szCs w:val="18"/>
        </w:rPr>
        <w:t>.</w:t>
      </w:r>
    </w:p>
    <w:p w14:paraId="12D936B3" w14:textId="77777777" w:rsidR="00753216" w:rsidRPr="00D048D5" w:rsidRDefault="00753216" w:rsidP="00753216">
      <w:pPr>
        <w:pStyle w:val="BodyText"/>
        <w:spacing w:after="60"/>
        <w:ind w:left="432" w:hanging="432"/>
        <w:rPr>
          <w:sz w:val="18"/>
          <w:szCs w:val="18"/>
        </w:rPr>
      </w:pPr>
      <w:proofErr w:type="spellStart"/>
      <w:r>
        <w:rPr>
          <w:rFonts w:ascii="Consolas" w:hAnsi="Consolas" w:cs="Consolas"/>
          <w:b/>
          <w:sz w:val="18"/>
          <w:szCs w:val="18"/>
        </w:rPr>
        <w:t>nnc</w:t>
      </w:r>
      <w:proofErr w:type="spellEnd"/>
      <w:r>
        <w:rPr>
          <w:rFonts w:ascii="Consolas" w:hAnsi="Consolas" w:cs="Consolas"/>
          <w:b/>
          <w:sz w:val="18"/>
          <w:szCs w:val="18"/>
        </w:rPr>
        <w:t xml:space="preserve"> (-n)</w:t>
      </w:r>
      <w:r w:rsidRPr="00D048D5">
        <w:rPr>
          <w:sz w:val="18"/>
          <w:szCs w:val="18"/>
        </w:rPr>
        <w:t xml:space="preserve">  </w:t>
      </w:r>
      <w:r>
        <w:rPr>
          <w:sz w:val="18"/>
          <w:szCs w:val="18"/>
        </w:rPr>
        <w:t>number of object bins</w:t>
      </w:r>
      <w:r w:rsidRPr="00D048D5">
        <w:rPr>
          <w:sz w:val="18"/>
          <w:szCs w:val="18"/>
        </w:rPr>
        <w:t>.</w:t>
      </w:r>
    </w:p>
    <w:p w14:paraId="32142507" w14:textId="77777777" w:rsidR="00753216" w:rsidRPr="00D048D5" w:rsidRDefault="00753216" w:rsidP="00753216">
      <w:pPr>
        <w:pStyle w:val="BodyText"/>
        <w:spacing w:after="60"/>
        <w:ind w:left="432" w:hanging="432"/>
        <w:rPr>
          <w:sz w:val="18"/>
          <w:szCs w:val="18"/>
        </w:rPr>
      </w:pPr>
      <w:proofErr w:type="spellStart"/>
      <w:r>
        <w:rPr>
          <w:rFonts w:ascii="Consolas" w:hAnsi="Consolas" w:cs="Consolas"/>
          <w:b/>
          <w:sz w:val="18"/>
          <w:szCs w:val="18"/>
        </w:rPr>
        <w:t>nn</w:t>
      </w:r>
      <w:proofErr w:type="spellEnd"/>
      <w:r>
        <w:rPr>
          <w:rFonts w:ascii="Consolas" w:hAnsi="Consolas" w:cs="Consolas"/>
          <w:b/>
          <w:sz w:val="18"/>
          <w:szCs w:val="18"/>
        </w:rPr>
        <w:t>-b (</w:t>
      </w:r>
      <w:proofErr w:type="spellStart"/>
      <w:r>
        <w:rPr>
          <w:rFonts w:ascii="Consolas" w:hAnsi="Consolas" w:cs="Consolas"/>
          <w:b/>
          <w:sz w:val="18"/>
          <w:szCs w:val="18"/>
        </w:rPr>
        <w:t>nn</w:t>
      </w:r>
      <w:proofErr w:type="spellEnd"/>
      <w:r>
        <w:rPr>
          <w:rFonts w:ascii="Consolas" w:hAnsi="Consolas" w:cs="Consolas"/>
          <w:b/>
          <w:sz w:val="18"/>
          <w:szCs w:val="18"/>
        </w:rPr>
        <w:t>-n)</w:t>
      </w:r>
      <w:r w:rsidRPr="00D048D5">
        <w:rPr>
          <w:sz w:val="18"/>
          <w:szCs w:val="18"/>
        </w:rPr>
        <w:t xml:space="preserve">  </w:t>
      </w:r>
      <w:r>
        <w:rPr>
          <w:sz w:val="18"/>
          <w:szCs w:val="18"/>
        </w:rPr>
        <w:t xml:space="preserve">convert </w:t>
      </w:r>
      <w:proofErr w:type="spellStart"/>
      <w:r>
        <w:rPr>
          <w:sz w:val="18"/>
          <w:szCs w:val="18"/>
        </w:rPr>
        <w:t>ccyyxx</w:t>
      </w:r>
      <w:proofErr w:type="spellEnd"/>
      <w:r>
        <w:rPr>
          <w:sz w:val="18"/>
          <w:szCs w:val="18"/>
        </w:rPr>
        <w:t xml:space="preserve"> to linear node (or bin) number</w:t>
      </w:r>
      <w:r w:rsidRPr="00D048D5">
        <w:rPr>
          <w:sz w:val="18"/>
          <w:szCs w:val="18"/>
        </w:rPr>
        <w:t>.</w:t>
      </w:r>
    </w:p>
    <w:p w14:paraId="49DD59A1" w14:textId="77777777" w:rsidR="00753216" w:rsidRPr="00D048D5" w:rsidRDefault="00753216" w:rsidP="00753216">
      <w:pPr>
        <w:pStyle w:val="BodyText"/>
        <w:spacing w:after="60"/>
        <w:ind w:left="432" w:hanging="432"/>
        <w:rPr>
          <w:sz w:val="18"/>
          <w:szCs w:val="18"/>
        </w:rPr>
      </w:pPr>
      <w:r>
        <w:rPr>
          <w:rFonts w:ascii="Consolas" w:hAnsi="Consolas" w:cs="Consolas"/>
          <w:b/>
          <w:sz w:val="18"/>
          <w:szCs w:val="18"/>
        </w:rPr>
        <w:t>b-</w:t>
      </w:r>
      <w:proofErr w:type="spellStart"/>
      <w:r>
        <w:rPr>
          <w:rFonts w:ascii="Consolas" w:hAnsi="Consolas" w:cs="Consolas"/>
          <w:b/>
          <w:sz w:val="18"/>
          <w:szCs w:val="18"/>
        </w:rPr>
        <w:t>nn</w:t>
      </w:r>
      <w:proofErr w:type="spellEnd"/>
      <w:r>
        <w:rPr>
          <w:rFonts w:ascii="Consolas" w:hAnsi="Consolas" w:cs="Consolas"/>
          <w:b/>
          <w:sz w:val="18"/>
          <w:szCs w:val="18"/>
        </w:rPr>
        <w:t xml:space="preserve"> (n-</w:t>
      </w:r>
      <w:proofErr w:type="spellStart"/>
      <w:r>
        <w:rPr>
          <w:rFonts w:ascii="Consolas" w:hAnsi="Consolas" w:cs="Consolas"/>
          <w:b/>
          <w:sz w:val="18"/>
          <w:szCs w:val="18"/>
        </w:rPr>
        <w:t>nn</w:t>
      </w:r>
      <w:proofErr w:type="spellEnd"/>
      <w:r>
        <w:rPr>
          <w:rFonts w:ascii="Consolas" w:hAnsi="Consolas" w:cs="Consolas"/>
          <w:b/>
          <w:sz w:val="18"/>
          <w:szCs w:val="18"/>
        </w:rPr>
        <w:t>)</w:t>
      </w:r>
      <w:r w:rsidRPr="00D048D5">
        <w:rPr>
          <w:sz w:val="18"/>
          <w:szCs w:val="18"/>
        </w:rPr>
        <w:t xml:space="preserve">  </w:t>
      </w:r>
      <w:r>
        <w:rPr>
          <w:sz w:val="18"/>
          <w:szCs w:val="18"/>
        </w:rPr>
        <w:t xml:space="preserve">convert linear node number to </w:t>
      </w:r>
      <w:proofErr w:type="spellStart"/>
      <w:r>
        <w:rPr>
          <w:sz w:val="18"/>
          <w:szCs w:val="18"/>
        </w:rPr>
        <w:t>ccyyxx</w:t>
      </w:r>
      <w:proofErr w:type="spellEnd"/>
      <w:r>
        <w:rPr>
          <w:sz w:val="18"/>
          <w:szCs w:val="18"/>
        </w:rPr>
        <w:t xml:space="preserve"> form</w:t>
      </w:r>
      <w:r w:rsidRPr="00D048D5">
        <w:rPr>
          <w:sz w:val="18"/>
          <w:szCs w:val="18"/>
        </w:rPr>
        <w:t>.</w:t>
      </w:r>
    </w:p>
    <w:p w14:paraId="4BC45865" w14:textId="77777777" w:rsidR="00196671" w:rsidRDefault="00196671" w:rsidP="00196671">
      <w:pPr>
        <w:pStyle w:val="BodyText"/>
        <w:spacing w:after="60"/>
        <w:ind w:left="432" w:hanging="432"/>
        <w:rPr>
          <w:b/>
          <w:i/>
          <w:sz w:val="24"/>
          <w:szCs w:val="24"/>
          <w:u w:val="single"/>
        </w:rPr>
      </w:pPr>
      <w:r>
        <w:rPr>
          <w:b/>
          <w:i/>
          <w:sz w:val="24"/>
          <w:szCs w:val="24"/>
          <w:u w:val="single"/>
        </w:rPr>
        <w:t>AFORTH Config Words</w:t>
      </w:r>
    </w:p>
    <w:p w14:paraId="467FEB8A" w14:textId="77777777" w:rsidR="00196671" w:rsidRDefault="00196671" w:rsidP="00196671">
      <w:pPr>
        <w:pStyle w:val="BodyText"/>
        <w:spacing w:after="60"/>
        <w:ind w:left="432" w:hanging="432"/>
        <w:rPr>
          <w:sz w:val="18"/>
          <w:szCs w:val="18"/>
        </w:rPr>
      </w:pPr>
      <w:r>
        <w:rPr>
          <w:rFonts w:ascii="Consolas" w:hAnsi="Consolas" w:cs="Consolas"/>
          <w:b/>
          <w:sz w:val="18"/>
          <w:szCs w:val="18"/>
        </w:rPr>
        <w:t>0bin (-n)</w:t>
      </w:r>
      <w:r w:rsidRPr="00D048D5">
        <w:rPr>
          <w:sz w:val="18"/>
          <w:szCs w:val="18"/>
        </w:rPr>
        <w:t xml:space="preserve">  </w:t>
      </w:r>
      <w:r w:rsidR="00753216">
        <w:rPr>
          <w:sz w:val="18"/>
          <w:szCs w:val="18"/>
        </w:rPr>
        <w:t xml:space="preserve">starting absolute block of the array of object bins.  Size of this region is  </w:t>
      </w:r>
      <w:proofErr w:type="spellStart"/>
      <w:r w:rsidR="00753216">
        <w:rPr>
          <w:sz w:val="18"/>
          <w:szCs w:val="18"/>
        </w:rPr>
        <w:t>nnc</w:t>
      </w:r>
      <w:proofErr w:type="spellEnd"/>
      <w:r w:rsidR="00753216">
        <w:rPr>
          <w:sz w:val="18"/>
          <w:szCs w:val="18"/>
        </w:rPr>
        <w:t xml:space="preserve">  blocks</w:t>
      </w:r>
      <w:r w:rsidRPr="00D048D5">
        <w:rPr>
          <w:sz w:val="18"/>
          <w:szCs w:val="18"/>
        </w:rPr>
        <w:t>.</w:t>
      </w:r>
    </w:p>
    <w:p w14:paraId="347BE699" w14:textId="77777777" w:rsidR="007A09B8" w:rsidRPr="00D048D5" w:rsidRDefault="007A09B8" w:rsidP="007A09B8">
      <w:pPr>
        <w:pStyle w:val="BodyText"/>
        <w:spacing w:after="60"/>
        <w:ind w:left="432" w:hanging="432"/>
        <w:rPr>
          <w:sz w:val="18"/>
          <w:szCs w:val="18"/>
        </w:rPr>
      </w:pPr>
      <w:r>
        <w:rPr>
          <w:rFonts w:ascii="Consolas" w:hAnsi="Consolas" w:cs="Consolas"/>
          <w:b/>
          <w:sz w:val="18"/>
          <w:szCs w:val="18"/>
        </w:rPr>
        <w:t>CFORG (-n)</w:t>
      </w:r>
      <w:r w:rsidRPr="00D048D5">
        <w:rPr>
          <w:sz w:val="18"/>
          <w:szCs w:val="18"/>
        </w:rPr>
        <w:t xml:space="preserve">  </w:t>
      </w:r>
      <w:r>
        <w:rPr>
          <w:sz w:val="18"/>
          <w:szCs w:val="18"/>
        </w:rPr>
        <w:t>starting absolute block of a reference array of object bins</w:t>
      </w:r>
      <w:r w:rsidRPr="00D048D5">
        <w:rPr>
          <w:sz w:val="18"/>
          <w:szCs w:val="18"/>
        </w:rPr>
        <w:t>.</w:t>
      </w:r>
    </w:p>
    <w:p w14:paraId="104A50C7" w14:textId="77777777" w:rsidR="00196671" w:rsidRDefault="00753216" w:rsidP="00196671">
      <w:pPr>
        <w:pStyle w:val="BodyText"/>
        <w:spacing w:after="60"/>
        <w:ind w:left="432" w:hanging="432"/>
        <w:rPr>
          <w:b/>
          <w:i/>
          <w:sz w:val="24"/>
          <w:szCs w:val="24"/>
          <w:u w:val="single"/>
        </w:rPr>
      </w:pPr>
      <w:r>
        <w:rPr>
          <w:b/>
          <w:i/>
          <w:sz w:val="24"/>
          <w:szCs w:val="24"/>
          <w:u w:val="single"/>
        </w:rPr>
        <w:t>Bin Manipulation</w:t>
      </w:r>
      <w:r w:rsidR="00196671">
        <w:rPr>
          <w:b/>
          <w:i/>
          <w:sz w:val="24"/>
          <w:szCs w:val="24"/>
          <w:u w:val="single"/>
        </w:rPr>
        <w:t xml:space="preserve"> Words</w:t>
      </w:r>
    </w:p>
    <w:p w14:paraId="0E09A9EE" w14:textId="77777777" w:rsidR="00753216" w:rsidRPr="00753216" w:rsidRDefault="00753216" w:rsidP="00753216">
      <w:pPr>
        <w:pStyle w:val="BodyText"/>
        <w:spacing w:after="60"/>
        <w:ind w:left="432" w:hanging="432"/>
        <w:rPr>
          <w:rFonts w:ascii="Consolas" w:hAnsi="Consolas" w:cs="Consolas"/>
          <w:b/>
          <w:sz w:val="18"/>
          <w:szCs w:val="18"/>
        </w:rPr>
      </w:pPr>
      <w:r>
        <w:rPr>
          <w:rFonts w:ascii="Consolas" w:hAnsi="Consolas" w:cs="Consolas"/>
          <w:b/>
          <w:sz w:val="18"/>
          <w:szCs w:val="18"/>
        </w:rPr>
        <w:t>)BIN (</w:t>
      </w:r>
      <w:proofErr w:type="spellStart"/>
      <w:r>
        <w:rPr>
          <w:rFonts w:ascii="Consolas" w:hAnsi="Consolas" w:cs="Consolas"/>
          <w:b/>
          <w:sz w:val="18"/>
          <w:szCs w:val="18"/>
        </w:rPr>
        <w:t>nn</w:t>
      </w:r>
      <w:proofErr w:type="spellEnd"/>
      <w:r>
        <w:rPr>
          <w:rFonts w:ascii="Consolas" w:hAnsi="Consolas" w:cs="Consolas"/>
          <w:b/>
          <w:sz w:val="18"/>
          <w:szCs w:val="18"/>
        </w:rPr>
        <w:t>-a)</w:t>
      </w:r>
      <w:r w:rsidRPr="00D048D5">
        <w:rPr>
          <w:sz w:val="18"/>
          <w:szCs w:val="18"/>
        </w:rPr>
        <w:t xml:space="preserve">  </w:t>
      </w:r>
      <w:r>
        <w:rPr>
          <w:sz w:val="18"/>
          <w:szCs w:val="18"/>
        </w:rPr>
        <w:t>return start address of given bin in block buffer</w:t>
      </w:r>
      <w:r w:rsidRPr="00D048D5">
        <w:rPr>
          <w:sz w:val="18"/>
          <w:szCs w:val="18"/>
        </w:rPr>
        <w:t>.</w:t>
      </w:r>
    </w:p>
    <w:p w14:paraId="23C8B574" w14:textId="77777777" w:rsidR="00753216" w:rsidRPr="00D048D5" w:rsidRDefault="00753216" w:rsidP="00753216">
      <w:pPr>
        <w:pStyle w:val="BodyText"/>
        <w:spacing w:after="60"/>
        <w:ind w:left="432" w:hanging="432"/>
        <w:rPr>
          <w:sz w:val="18"/>
          <w:szCs w:val="18"/>
        </w:rPr>
      </w:pPr>
      <w:r>
        <w:rPr>
          <w:rFonts w:ascii="Consolas" w:hAnsi="Consolas" w:cs="Consolas"/>
          <w:b/>
          <w:sz w:val="18"/>
          <w:szCs w:val="18"/>
        </w:rPr>
        <w:t>@BIN (</w:t>
      </w:r>
      <w:proofErr w:type="spellStart"/>
      <w:r>
        <w:rPr>
          <w:rFonts w:ascii="Consolas" w:hAnsi="Consolas" w:cs="Consolas"/>
          <w:b/>
          <w:sz w:val="18"/>
          <w:szCs w:val="18"/>
        </w:rPr>
        <w:t>nn</w:t>
      </w:r>
      <w:proofErr w:type="spellEnd"/>
      <w:r>
        <w:rPr>
          <w:rFonts w:ascii="Consolas" w:hAnsi="Consolas" w:cs="Consolas"/>
          <w:b/>
          <w:sz w:val="18"/>
          <w:szCs w:val="18"/>
        </w:rPr>
        <w:t>)</w:t>
      </w:r>
      <w:r w:rsidRPr="00D048D5">
        <w:rPr>
          <w:sz w:val="18"/>
          <w:szCs w:val="18"/>
        </w:rPr>
        <w:t xml:space="preserve">  </w:t>
      </w:r>
      <w:r>
        <w:rPr>
          <w:sz w:val="18"/>
          <w:szCs w:val="18"/>
        </w:rPr>
        <w:t xml:space="preserve">retrieve given bin to  </w:t>
      </w:r>
      <w:proofErr w:type="spellStart"/>
      <w:r>
        <w:rPr>
          <w:sz w:val="18"/>
          <w:szCs w:val="18"/>
        </w:rPr>
        <w:t>bMEM</w:t>
      </w:r>
      <w:proofErr w:type="spellEnd"/>
      <w:r>
        <w:rPr>
          <w:sz w:val="18"/>
          <w:szCs w:val="18"/>
        </w:rPr>
        <w:t xml:space="preserve">  array</w:t>
      </w:r>
      <w:r w:rsidRPr="00D048D5">
        <w:rPr>
          <w:sz w:val="18"/>
          <w:szCs w:val="18"/>
        </w:rPr>
        <w:t>.</w:t>
      </w:r>
    </w:p>
    <w:p w14:paraId="65E5DA23" w14:textId="77777777" w:rsidR="00002777" w:rsidRDefault="00002777" w:rsidP="00002777">
      <w:pPr>
        <w:pStyle w:val="BodyText"/>
        <w:spacing w:after="60"/>
        <w:ind w:left="432" w:hanging="432"/>
        <w:rPr>
          <w:b/>
          <w:i/>
          <w:sz w:val="24"/>
          <w:szCs w:val="24"/>
          <w:u w:val="single"/>
        </w:rPr>
      </w:pPr>
      <w:r>
        <w:rPr>
          <w:b/>
          <w:i/>
          <w:sz w:val="24"/>
          <w:szCs w:val="24"/>
          <w:u w:val="single"/>
        </w:rPr>
        <w:t>Named Blocks</w:t>
      </w:r>
    </w:p>
    <w:p w14:paraId="3DEE56FE" w14:textId="77777777" w:rsidR="00167C39" w:rsidRPr="00D048D5" w:rsidRDefault="00167C39" w:rsidP="00167C39">
      <w:pPr>
        <w:pStyle w:val="BodyText"/>
        <w:spacing w:after="60"/>
        <w:ind w:left="432" w:hanging="432"/>
        <w:rPr>
          <w:sz w:val="18"/>
          <w:szCs w:val="18"/>
        </w:rPr>
      </w:pPr>
      <w:r>
        <w:rPr>
          <w:rFonts w:ascii="Consolas" w:hAnsi="Consolas" w:cs="Consolas"/>
          <w:b/>
          <w:sz w:val="18"/>
          <w:szCs w:val="18"/>
        </w:rPr>
        <w:t>STOCK (-n)</w:t>
      </w:r>
      <w:r w:rsidRPr="00D048D5">
        <w:rPr>
          <w:sz w:val="18"/>
          <w:szCs w:val="18"/>
        </w:rPr>
        <w:t xml:space="preserve">  </w:t>
      </w:r>
      <w:r>
        <w:rPr>
          <w:sz w:val="18"/>
          <w:szCs w:val="18"/>
        </w:rPr>
        <w:t xml:space="preserve">assembles all the standard object bins that are </w:t>
      </w:r>
      <w:proofErr w:type="spellStart"/>
      <w:r>
        <w:rPr>
          <w:sz w:val="18"/>
          <w:szCs w:val="18"/>
        </w:rPr>
        <w:t>supporetd</w:t>
      </w:r>
      <w:proofErr w:type="spellEnd"/>
      <w:r>
        <w:rPr>
          <w:sz w:val="18"/>
          <w:szCs w:val="18"/>
        </w:rPr>
        <w:t xml:space="preserve"> by GreenArrays</w:t>
      </w:r>
      <w:r w:rsidRPr="00D048D5">
        <w:rPr>
          <w:sz w:val="18"/>
          <w:szCs w:val="18"/>
        </w:rPr>
        <w:t>.</w:t>
      </w:r>
    </w:p>
    <w:p w14:paraId="7B8C25C9" w14:textId="77777777" w:rsidR="00167C39" w:rsidRPr="00D048D5" w:rsidRDefault="00167C39" w:rsidP="00167C39">
      <w:pPr>
        <w:pStyle w:val="BodyText"/>
        <w:spacing w:after="60"/>
        <w:ind w:left="432" w:hanging="432"/>
        <w:rPr>
          <w:sz w:val="18"/>
          <w:szCs w:val="18"/>
        </w:rPr>
      </w:pPr>
      <w:r>
        <w:rPr>
          <w:rFonts w:ascii="Consolas" w:hAnsi="Consolas" w:cs="Consolas"/>
          <w:b/>
          <w:sz w:val="18"/>
          <w:szCs w:val="18"/>
        </w:rPr>
        <w:t>SRAM (-n)</w:t>
      </w:r>
      <w:r w:rsidRPr="00D048D5">
        <w:rPr>
          <w:sz w:val="18"/>
          <w:szCs w:val="18"/>
        </w:rPr>
        <w:t xml:space="preserve">  </w:t>
      </w:r>
      <w:r>
        <w:rPr>
          <w:sz w:val="18"/>
          <w:szCs w:val="18"/>
        </w:rPr>
        <w:t>assembles the bins for the SRAM cluster</w:t>
      </w:r>
      <w:r w:rsidRPr="00D048D5">
        <w:rPr>
          <w:sz w:val="18"/>
          <w:szCs w:val="18"/>
        </w:rPr>
        <w:t>.</w:t>
      </w:r>
      <w:r>
        <w:rPr>
          <w:sz w:val="18"/>
          <w:szCs w:val="18"/>
        </w:rPr>
        <w:t xml:space="preserve">  SRAM 1+ is BDL for the cluster.  SRAM 2+ defines residual paths for </w:t>
      </w:r>
      <w:r w:rsidR="000F625F">
        <w:rPr>
          <w:sz w:val="18"/>
          <w:szCs w:val="18"/>
        </w:rPr>
        <w:t>boot nodes after SRAM is installed.</w:t>
      </w:r>
    </w:p>
    <w:p w14:paraId="4A929637" w14:textId="77777777" w:rsidR="00167C39" w:rsidRPr="00D048D5" w:rsidRDefault="00167C39" w:rsidP="00167C39">
      <w:pPr>
        <w:pStyle w:val="BodyText"/>
        <w:spacing w:after="60"/>
        <w:ind w:left="432" w:hanging="432"/>
        <w:rPr>
          <w:sz w:val="18"/>
          <w:szCs w:val="18"/>
        </w:rPr>
      </w:pPr>
      <w:r>
        <w:rPr>
          <w:rFonts w:ascii="Consolas" w:hAnsi="Consolas" w:cs="Consolas"/>
          <w:b/>
          <w:sz w:val="18"/>
          <w:szCs w:val="18"/>
        </w:rPr>
        <w:t>PFVM (-n)</w:t>
      </w:r>
      <w:r w:rsidRPr="00D048D5">
        <w:rPr>
          <w:sz w:val="18"/>
          <w:szCs w:val="18"/>
        </w:rPr>
        <w:t xml:space="preserve">  </w:t>
      </w:r>
      <w:r>
        <w:rPr>
          <w:sz w:val="18"/>
          <w:szCs w:val="18"/>
        </w:rPr>
        <w:t xml:space="preserve">assembles the bins for the </w:t>
      </w:r>
      <w:proofErr w:type="spellStart"/>
      <w:r>
        <w:rPr>
          <w:sz w:val="18"/>
          <w:szCs w:val="18"/>
        </w:rPr>
        <w:t>polyFORTH</w:t>
      </w:r>
      <w:proofErr w:type="spellEnd"/>
      <w:r>
        <w:rPr>
          <w:sz w:val="18"/>
          <w:szCs w:val="18"/>
        </w:rPr>
        <w:t xml:space="preserve"> virtual machine</w:t>
      </w:r>
      <w:r w:rsidRPr="00D048D5">
        <w:rPr>
          <w:sz w:val="18"/>
          <w:szCs w:val="18"/>
        </w:rPr>
        <w:t>.</w:t>
      </w:r>
      <w:r>
        <w:rPr>
          <w:sz w:val="18"/>
          <w:szCs w:val="18"/>
        </w:rPr>
        <w:t xml:space="preserve">  PFVM 1+ is BDL for the full virtual machine environment including ganglia.  PFVM 3 + is an example of 1-chip pF boot stream for flash.</w:t>
      </w:r>
    </w:p>
    <w:p w14:paraId="7499A21B" w14:textId="77777777" w:rsidR="00167C39" w:rsidRPr="00D048D5" w:rsidRDefault="00167C39" w:rsidP="00167C39">
      <w:pPr>
        <w:pStyle w:val="BodyText"/>
        <w:spacing w:after="60"/>
        <w:ind w:left="432" w:hanging="432"/>
        <w:rPr>
          <w:sz w:val="18"/>
          <w:szCs w:val="18"/>
        </w:rPr>
      </w:pPr>
      <w:r>
        <w:rPr>
          <w:rFonts w:ascii="Consolas" w:hAnsi="Consolas" w:cs="Consolas"/>
          <w:b/>
          <w:sz w:val="18"/>
          <w:szCs w:val="18"/>
        </w:rPr>
        <w:t>ENIC (-n)</w:t>
      </w:r>
      <w:r w:rsidRPr="00D048D5">
        <w:rPr>
          <w:sz w:val="18"/>
          <w:szCs w:val="18"/>
        </w:rPr>
        <w:t xml:space="preserve">  </w:t>
      </w:r>
      <w:r>
        <w:rPr>
          <w:sz w:val="18"/>
          <w:szCs w:val="18"/>
        </w:rPr>
        <w:t>assembles the bins for the Ethernet cluster</w:t>
      </w:r>
      <w:r w:rsidRPr="00D048D5">
        <w:rPr>
          <w:sz w:val="18"/>
          <w:szCs w:val="18"/>
        </w:rPr>
        <w:t>.</w:t>
      </w:r>
      <w:r w:rsidR="000F625F">
        <w:rPr>
          <w:sz w:val="18"/>
          <w:szCs w:val="18"/>
        </w:rPr>
        <w:t xml:space="preserve">  ENIC 1+ is BDL for the Ethernet cluster.</w:t>
      </w:r>
    </w:p>
    <w:p w14:paraId="44ECD5C0" w14:textId="6447C1CB" w:rsidR="00167C39" w:rsidRPr="00D048D5" w:rsidRDefault="00167C39" w:rsidP="00167C39">
      <w:pPr>
        <w:pStyle w:val="BodyText"/>
        <w:spacing w:after="60"/>
        <w:ind w:left="432" w:hanging="432"/>
        <w:rPr>
          <w:sz w:val="18"/>
          <w:szCs w:val="18"/>
        </w:rPr>
      </w:pPr>
      <w:r>
        <w:rPr>
          <w:rFonts w:ascii="Consolas" w:hAnsi="Consolas" w:cs="Consolas"/>
          <w:b/>
          <w:sz w:val="18"/>
          <w:szCs w:val="18"/>
        </w:rPr>
        <w:t>SRAMIF (-n)</w:t>
      </w:r>
      <w:r w:rsidRPr="00D048D5">
        <w:rPr>
          <w:sz w:val="18"/>
          <w:szCs w:val="18"/>
        </w:rPr>
        <w:t xml:space="preserve">  </w:t>
      </w:r>
      <w:r>
        <w:rPr>
          <w:sz w:val="18"/>
          <w:szCs w:val="18"/>
        </w:rPr>
        <w:t>is loaded at, normally, an org of x39 to provide the interface routines needed by an SRAM client</w:t>
      </w:r>
      <w:r w:rsidRPr="00D048D5">
        <w:rPr>
          <w:sz w:val="18"/>
          <w:szCs w:val="18"/>
        </w:rPr>
        <w:t>.</w:t>
      </w:r>
    </w:p>
    <w:p w14:paraId="4CD10EFA" w14:textId="77777777" w:rsidR="000F625F" w:rsidRPr="00AD1B93" w:rsidRDefault="000F625F" w:rsidP="000F625F">
      <w:pPr>
        <w:pStyle w:val="BodyText"/>
        <w:spacing w:after="60"/>
        <w:ind w:left="432" w:hanging="432"/>
        <w:rPr>
          <w:b/>
          <w:i/>
          <w:sz w:val="24"/>
          <w:szCs w:val="24"/>
          <w:u w:val="single"/>
        </w:rPr>
      </w:pPr>
      <w:r>
        <w:rPr>
          <w:b/>
          <w:i/>
          <w:sz w:val="24"/>
          <w:szCs w:val="24"/>
          <w:u w:val="single"/>
        </w:rPr>
        <w:t>Persistent Parameters</w:t>
      </w:r>
    </w:p>
    <w:p w14:paraId="0B3859B3" w14:textId="77777777" w:rsidR="000F625F" w:rsidRPr="00D048D5" w:rsidRDefault="000F625F" w:rsidP="000F625F">
      <w:pPr>
        <w:pStyle w:val="BodyText"/>
        <w:spacing w:after="60"/>
        <w:ind w:left="432" w:hanging="432"/>
        <w:rPr>
          <w:sz w:val="18"/>
          <w:szCs w:val="18"/>
        </w:rPr>
      </w:pPr>
      <w:r>
        <w:rPr>
          <w:rFonts w:ascii="Consolas" w:hAnsi="Consolas" w:cs="Consolas"/>
          <w:b/>
          <w:sz w:val="18"/>
          <w:szCs w:val="18"/>
        </w:rPr>
        <w:t>A-COM A-BPS</w:t>
      </w:r>
      <w:r w:rsidRPr="00D048D5">
        <w:rPr>
          <w:sz w:val="18"/>
          <w:szCs w:val="18"/>
        </w:rPr>
        <w:t xml:space="preserve">  </w:t>
      </w:r>
      <w:r>
        <w:rPr>
          <w:sz w:val="18"/>
          <w:szCs w:val="18"/>
        </w:rPr>
        <w:t xml:space="preserve">are variables for the "A" (host </w:t>
      </w:r>
      <w:bookmarkStart w:id="66" w:name="_Hlk510122637"/>
      <w:r>
        <w:rPr>
          <w:sz w:val="18"/>
          <w:szCs w:val="18"/>
        </w:rPr>
        <w:t>port)</w:t>
      </w:r>
      <w:r w:rsidRPr="00D048D5">
        <w:rPr>
          <w:sz w:val="18"/>
          <w:szCs w:val="18"/>
        </w:rPr>
        <w:t>.</w:t>
      </w:r>
      <w:r>
        <w:rPr>
          <w:sz w:val="18"/>
          <w:szCs w:val="18"/>
        </w:rPr>
        <w:t xml:space="preserve">  </w:t>
      </w:r>
      <w:proofErr w:type="spellStart"/>
      <w:r w:rsidR="00E17C71" w:rsidRPr="0049757F">
        <w:rPr>
          <w:b/>
          <w:color w:val="FF0000"/>
          <w:u w:val="single"/>
        </w:rPr>
        <w:t>sF</w:t>
      </w:r>
      <w:proofErr w:type="spellEnd"/>
      <w:r w:rsidR="00E17C71" w:rsidRPr="0049757F">
        <w:rPr>
          <w:b/>
          <w:color w:val="FF0000"/>
          <w:u w:val="single"/>
        </w:rPr>
        <w:t xml:space="preserve"> ONLY</w:t>
      </w:r>
      <w:r>
        <w:rPr>
          <w:sz w:val="18"/>
          <w:szCs w:val="18"/>
        </w:rPr>
        <w:t>.</w:t>
      </w:r>
      <w:bookmarkEnd w:id="66"/>
    </w:p>
    <w:p w14:paraId="0BD5E971" w14:textId="77777777" w:rsidR="00E17C71" w:rsidRPr="00D048D5" w:rsidRDefault="00E17C71" w:rsidP="00E17C71">
      <w:pPr>
        <w:pStyle w:val="BodyText"/>
        <w:spacing w:after="60"/>
        <w:ind w:left="432" w:hanging="432"/>
        <w:rPr>
          <w:sz w:val="18"/>
          <w:szCs w:val="18"/>
        </w:rPr>
      </w:pPr>
      <w:r>
        <w:rPr>
          <w:rFonts w:ascii="Consolas" w:hAnsi="Consolas" w:cs="Consolas"/>
          <w:b/>
          <w:sz w:val="18"/>
          <w:szCs w:val="18"/>
        </w:rPr>
        <w:t>C-COM C-BPS</w:t>
      </w:r>
      <w:r w:rsidRPr="00D048D5">
        <w:rPr>
          <w:sz w:val="18"/>
          <w:szCs w:val="18"/>
        </w:rPr>
        <w:t xml:space="preserve">  </w:t>
      </w:r>
      <w:r>
        <w:rPr>
          <w:sz w:val="18"/>
          <w:szCs w:val="18"/>
        </w:rPr>
        <w:t>are variables for the "C" (target port)</w:t>
      </w:r>
      <w:r w:rsidRPr="00D048D5">
        <w:rPr>
          <w:sz w:val="18"/>
          <w:szCs w:val="18"/>
        </w:rPr>
        <w:t>.</w:t>
      </w:r>
      <w:r>
        <w:rPr>
          <w:sz w:val="18"/>
          <w:szCs w:val="18"/>
        </w:rPr>
        <w:t xml:space="preserve">  </w:t>
      </w:r>
      <w:proofErr w:type="spellStart"/>
      <w:r w:rsidRPr="0049757F">
        <w:rPr>
          <w:b/>
          <w:color w:val="FF0000"/>
          <w:u w:val="single"/>
        </w:rPr>
        <w:t>sF</w:t>
      </w:r>
      <w:proofErr w:type="spellEnd"/>
      <w:r w:rsidRPr="0049757F">
        <w:rPr>
          <w:b/>
          <w:color w:val="FF0000"/>
          <w:u w:val="single"/>
        </w:rPr>
        <w:t xml:space="preserve"> ONLY</w:t>
      </w:r>
      <w:r>
        <w:rPr>
          <w:sz w:val="18"/>
          <w:szCs w:val="18"/>
        </w:rPr>
        <w:t>.</w:t>
      </w:r>
    </w:p>
    <w:p w14:paraId="28695D7B" w14:textId="77777777" w:rsidR="00E17C71" w:rsidRPr="00D048D5" w:rsidRDefault="00E17C71" w:rsidP="00E17C71">
      <w:pPr>
        <w:pStyle w:val="BodyText"/>
        <w:spacing w:after="60"/>
        <w:ind w:left="432" w:hanging="432"/>
        <w:rPr>
          <w:sz w:val="18"/>
          <w:szCs w:val="18"/>
        </w:rPr>
      </w:pPr>
      <w:r>
        <w:rPr>
          <w:rFonts w:ascii="Consolas" w:hAnsi="Consolas" w:cs="Consolas"/>
          <w:b/>
          <w:sz w:val="18"/>
          <w:szCs w:val="18"/>
        </w:rPr>
        <w:t>U-COM U-BPS</w:t>
      </w:r>
      <w:r w:rsidRPr="00D048D5">
        <w:rPr>
          <w:sz w:val="18"/>
          <w:szCs w:val="18"/>
        </w:rPr>
        <w:t xml:space="preserve">  </w:t>
      </w:r>
      <w:r>
        <w:rPr>
          <w:sz w:val="18"/>
          <w:szCs w:val="18"/>
        </w:rPr>
        <w:t>are variables for the port currently in use by the external IDE</w:t>
      </w:r>
      <w:r w:rsidRPr="00D048D5">
        <w:rPr>
          <w:sz w:val="18"/>
          <w:szCs w:val="18"/>
        </w:rPr>
        <w:t>.</w:t>
      </w:r>
      <w:r>
        <w:rPr>
          <w:sz w:val="18"/>
          <w:szCs w:val="18"/>
        </w:rPr>
        <w:t xml:space="preserve">  </w:t>
      </w:r>
      <w:proofErr w:type="spellStart"/>
      <w:r w:rsidRPr="0049757F">
        <w:rPr>
          <w:b/>
          <w:color w:val="FF0000"/>
          <w:u w:val="single"/>
        </w:rPr>
        <w:t>sF</w:t>
      </w:r>
      <w:proofErr w:type="spellEnd"/>
      <w:r w:rsidRPr="0049757F">
        <w:rPr>
          <w:b/>
          <w:color w:val="FF0000"/>
          <w:u w:val="single"/>
        </w:rPr>
        <w:t xml:space="preserve"> ONLY</w:t>
      </w:r>
      <w:r>
        <w:rPr>
          <w:sz w:val="18"/>
          <w:szCs w:val="18"/>
        </w:rPr>
        <w:t>.</w:t>
      </w:r>
    </w:p>
    <w:p w14:paraId="6D3411D2" w14:textId="77777777" w:rsidR="000F625F" w:rsidRPr="00D048D5" w:rsidRDefault="00E17C71" w:rsidP="000F625F">
      <w:pPr>
        <w:pStyle w:val="BodyText"/>
        <w:spacing w:after="60"/>
        <w:ind w:left="432" w:hanging="432"/>
        <w:rPr>
          <w:sz w:val="18"/>
          <w:szCs w:val="18"/>
        </w:rPr>
      </w:pPr>
      <w:r>
        <w:rPr>
          <w:rFonts w:ascii="Consolas" w:hAnsi="Consolas" w:cs="Consolas"/>
          <w:b/>
          <w:sz w:val="18"/>
          <w:szCs w:val="18"/>
        </w:rPr>
        <w:t>DH</w:t>
      </w:r>
      <w:r w:rsidR="000F625F">
        <w:rPr>
          <w:rFonts w:ascii="Consolas" w:hAnsi="Consolas" w:cs="Consolas"/>
          <w:b/>
          <w:sz w:val="18"/>
          <w:szCs w:val="18"/>
        </w:rPr>
        <w:t xml:space="preserve"> (-</w:t>
      </w:r>
      <w:r>
        <w:rPr>
          <w:rFonts w:ascii="Consolas" w:hAnsi="Consolas" w:cs="Consolas"/>
          <w:b/>
          <w:sz w:val="18"/>
          <w:szCs w:val="18"/>
        </w:rPr>
        <w:t>dh</w:t>
      </w:r>
      <w:r w:rsidR="000F625F">
        <w:rPr>
          <w:rFonts w:ascii="Consolas" w:hAnsi="Consolas" w:cs="Consolas"/>
          <w:b/>
          <w:sz w:val="18"/>
          <w:szCs w:val="18"/>
        </w:rPr>
        <w:t>)</w:t>
      </w:r>
      <w:r w:rsidR="000F625F" w:rsidRPr="00D048D5">
        <w:rPr>
          <w:sz w:val="18"/>
          <w:szCs w:val="18"/>
        </w:rPr>
        <w:t xml:space="preserve">  </w:t>
      </w:r>
      <w:r>
        <w:rPr>
          <w:sz w:val="18"/>
          <w:szCs w:val="18"/>
        </w:rPr>
        <w:t>returns currently open IDE file handle or -1</w:t>
      </w:r>
      <w:r w:rsidRPr="00D048D5">
        <w:rPr>
          <w:sz w:val="18"/>
          <w:szCs w:val="18"/>
        </w:rPr>
        <w:t>.</w:t>
      </w:r>
      <w:r>
        <w:rPr>
          <w:sz w:val="18"/>
          <w:szCs w:val="18"/>
        </w:rPr>
        <w:t xml:space="preserve">  </w:t>
      </w:r>
      <w:proofErr w:type="spellStart"/>
      <w:r w:rsidRPr="0049757F">
        <w:rPr>
          <w:b/>
          <w:color w:val="FF0000"/>
          <w:u w:val="single"/>
        </w:rPr>
        <w:t>sF</w:t>
      </w:r>
      <w:proofErr w:type="spellEnd"/>
      <w:r w:rsidRPr="0049757F">
        <w:rPr>
          <w:b/>
          <w:color w:val="FF0000"/>
          <w:u w:val="single"/>
        </w:rPr>
        <w:t xml:space="preserve"> ONLY</w:t>
      </w:r>
      <w:r>
        <w:rPr>
          <w:sz w:val="18"/>
          <w:szCs w:val="18"/>
        </w:rPr>
        <w:t>.</w:t>
      </w:r>
    </w:p>
    <w:p w14:paraId="019C92D7" w14:textId="295F3093" w:rsidR="00E17C71" w:rsidRPr="00AD1B93" w:rsidRDefault="00E17C71" w:rsidP="00E17C71">
      <w:pPr>
        <w:pStyle w:val="BodyText"/>
        <w:spacing w:after="60"/>
        <w:ind w:left="432" w:hanging="432"/>
        <w:rPr>
          <w:b/>
          <w:i/>
          <w:sz w:val="24"/>
          <w:szCs w:val="24"/>
          <w:u w:val="single"/>
        </w:rPr>
      </w:pPr>
      <w:bookmarkStart w:id="67" w:name="_Hlk510122702"/>
      <w:del w:id="68" w:author="Greg Bailey" w:date="2022-06-23T13:17:00Z">
        <w:r w:rsidDel="003571C4">
          <w:rPr>
            <w:b/>
            <w:i/>
            <w:sz w:val="24"/>
            <w:szCs w:val="24"/>
            <w:u w:val="single"/>
          </w:rPr>
          <w:delText xml:space="preserve">Unnamed </w:delText>
        </w:r>
      </w:del>
      <w:ins w:id="69" w:author="Greg Bailey" w:date="2022-06-23T13:17:00Z">
        <w:r w:rsidR="003571C4">
          <w:rPr>
            <w:b/>
            <w:i/>
            <w:sz w:val="24"/>
            <w:szCs w:val="24"/>
            <w:u w:val="single"/>
          </w:rPr>
          <w:t xml:space="preserve">Boot Stream </w:t>
        </w:r>
      </w:ins>
      <w:r w:rsidR="00840EF1">
        <w:rPr>
          <w:b/>
          <w:i/>
          <w:sz w:val="24"/>
          <w:szCs w:val="24"/>
          <w:u w:val="single"/>
        </w:rPr>
        <w:t xml:space="preserve">Load </w:t>
      </w:r>
      <w:r>
        <w:rPr>
          <w:b/>
          <w:i/>
          <w:sz w:val="24"/>
          <w:szCs w:val="24"/>
          <w:u w:val="single"/>
        </w:rPr>
        <w:t>Blocks</w:t>
      </w:r>
    </w:p>
    <w:p w14:paraId="6EB9E4CB" w14:textId="415D38BA" w:rsidR="00D44A44" w:rsidRPr="00D048D5" w:rsidRDefault="002B4405" w:rsidP="00D44A44">
      <w:pPr>
        <w:pStyle w:val="BodyText"/>
        <w:spacing w:after="60"/>
        <w:ind w:left="432" w:hanging="432"/>
        <w:rPr>
          <w:sz w:val="18"/>
          <w:szCs w:val="18"/>
        </w:rPr>
      </w:pPr>
      <w:bookmarkStart w:id="70" w:name="_Hlk510277448"/>
      <w:r>
        <w:rPr>
          <w:rFonts w:ascii="Consolas" w:hAnsi="Consolas" w:cs="Consolas"/>
          <w:b/>
          <w:sz w:val="18"/>
          <w:szCs w:val="18"/>
        </w:rPr>
        <w:t>1662</w:t>
      </w:r>
      <w:r w:rsidRPr="00D048D5">
        <w:rPr>
          <w:sz w:val="18"/>
          <w:szCs w:val="18"/>
        </w:rPr>
        <w:t xml:space="preserve">  </w:t>
      </w:r>
      <w:r w:rsidR="00840EF1">
        <w:rPr>
          <w:sz w:val="18"/>
          <w:szCs w:val="18"/>
        </w:rPr>
        <w:t xml:space="preserve">Serial boot of 2-chip target system </w:t>
      </w:r>
      <w:r w:rsidR="00D44A44">
        <w:rPr>
          <w:sz w:val="18"/>
          <w:szCs w:val="18"/>
        </w:rPr>
        <w:t xml:space="preserve">for </w:t>
      </w:r>
      <w:proofErr w:type="spellStart"/>
      <w:r w:rsidR="00D44A44">
        <w:rPr>
          <w:sz w:val="18"/>
          <w:szCs w:val="18"/>
        </w:rPr>
        <w:t>polyFORTH</w:t>
      </w:r>
      <w:proofErr w:type="spellEnd"/>
      <w:r w:rsidR="00D44A44">
        <w:rPr>
          <w:sz w:val="18"/>
          <w:szCs w:val="18"/>
        </w:rPr>
        <w:t>, with or without Ether NIC</w:t>
      </w:r>
      <w:r w:rsidR="00840EF1">
        <w:rPr>
          <w:sz w:val="18"/>
          <w:szCs w:val="18"/>
        </w:rPr>
        <w:t>.</w:t>
      </w:r>
      <w:bookmarkEnd w:id="70"/>
    </w:p>
    <w:p w14:paraId="6C8B43C5" w14:textId="415E2765" w:rsidR="00D44A44" w:rsidRPr="00D44A44" w:rsidRDefault="002B4405" w:rsidP="00D44A44">
      <w:pPr>
        <w:pStyle w:val="BodyText"/>
        <w:spacing w:after="60"/>
        <w:ind w:left="432" w:hanging="432"/>
        <w:rPr>
          <w:sz w:val="18"/>
          <w:szCs w:val="18"/>
        </w:rPr>
      </w:pPr>
      <w:r>
        <w:rPr>
          <w:rFonts w:ascii="Consolas" w:hAnsi="Consolas" w:cs="Consolas"/>
          <w:b/>
          <w:sz w:val="18"/>
          <w:szCs w:val="18"/>
        </w:rPr>
        <w:t>1665</w:t>
      </w:r>
      <w:r w:rsidRPr="00D44A44">
        <w:rPr>
          <w:sz w:val="18"/>
          <w:szCs w:val="18"/>
        </w:rPr>
        <w:t xml:space="preserve">  </w:t>
      </w:r>
      <w:r w:rsidR="00840EF1">
        <w:rPr>
          <w:sz w:val="18"/>
          <w:szCs w:val="18"/>
        </w:rPr>
        <w:t xml:space="preserve">Serial boot of </w:t>
      </w:r>
      <w:del w:id="71" w:author="Greg Bailey" w:date="2022-06-23T13:17:00Z">
        <w:r w:rsidR="00840EF1" w:rsidDel="003571C4">
          <w:rPr>
            <w:sz w:val="18"/>
            <w:szCs w:val="18"/>
          </w:rPr>
          <w:delText>2</w:delText>
        </w:r>
      </w:del>
      <w:ins w:id="72" w:author="Greg Bailey" w:date="2022-06-23T13:17:00Z">
        <w:r w:rsidR="003571C4">
          <w:rPr>
            <w:sz w:val="18"/>
            <w:szCs w:val="18"/>
          </w:rPr>
          <w:t>1</w:t>
        </w:r>
      </w:ins>
      <w:r w:rsidR="00840EF1">
        <w:rPr>
          <w:sz w:val="18"/>
          <w:szCs w:val="18"/>
        </w:rPr>
        <w:t xml:space="preserve">-chip target system for </w:t>
      </w:r>
      <w:proofErr w:type="spellStart"/>
      <w:r w:rsidR="00840EF1">
        <w:rPr>
          <w:sz w:val="18"/>
          <w:szCs w:val="18"/>
        </w:rPr>
        <w:t>polyFORTH</w:t>
      </w:r>
      <w:proofErr w:type="spellEnd"/>
      <w:r w:rsidR="00840EF1">
        <w:rPr>
          <w:sz w:val="18"/>
          <w:szCs w:val="18"/>
        </w:rPr>
        <w:t>, with or without Ether NIC.</w:t>
      </w:r>
    </w:p>
    <w:p w14:paraId="35B3C3E5" w14:textId="5C1E63A5" w:rsidR="00D44A44" w:rsidRPr="00D048D5" w:rsidRDefault="002B4405" w:rsidP="00D44A44">
      <w:pPr>
        <w:pStyle w:val="BodyText"/>
        <w:spacing w:after="60"/>
        <w:ind w:left="432" w:hanging="432"/>
        <w:rPr>
          <w:sz w:val="18"/>
          <w:szCs w:val="18"/>
        </w:rPr>
      </w:pPr>
      <w:r>
        <w:rPr>
          <w:rFonts w:ascii="Consolas" w:hAnsi="Consolas" w:cs="Consolas"/>
          <w:b/>
          <w:sz w:val="18"/>
          <w:szCs w:val="18"/>
        </w:rPr>
        <w:t>1668</w:t>
      </w:r>
      <w:r w:rsidRPr="00D048D5">
        <w:rPr>
          <w:sz w:val="18"/>
          <w:szCs w:val="18"/>
        </w:rPr>
        <w:t xml:space="preserve">  </w:t>
      </w:r>
      <w:r w:rsidR="00840EF1">
        <w:rPr>
          <w:sz w:val="18"/>
          <w:szCs w:val="18"/>
        </w:rPr>
        <w:t>makes</w:t>
      </w:r>
      <w:r w:rsidR="00D44A44">
        <w:rPr>
          <w:sz w:val="18"/>
          <w:szCs w:val="18"/>
        </w:rPr>
        <w:t xml:space="preserve"> 2-chip Flash boot stream for </w:t>
      </w:r>
      <w:proofErr w:type="spellStart"/>
      <w:r w:rsidR="00D44A44">
        <w:rPr>
          <w:sz w:val="18"/>
          <w:szCs w:val="18"/>
        </w:rPr>
        <w:t>polyFORTH</w:t>
      </w:r>
      <w:proofErr w:type="spellEnd"/>
      <w:r w:rsidR="00D44A44">
        <w:rPr>
          <w:sz w:val="18"/>
          <w:szCs w:val="18"/>
        </w:rPr>
        <w:t>, with or without Ether NIC</w:t>
      </w:r>
      <w:r w:rsidR="00D44A44" w:rsidRPr="00D048D5">
        <w:rPr>
          <w:sz w:val="18"/>
          <w:szCs w:val="18"/>
        </w:rPr>
        <w:t>.</w:t>
      </w:r>
    </w:p>
    <w:p w14:paraId="4C6EEE40" w14:textId="300B18FD" w:rsidR="00D44A44" w:rsidRPr="00D44A44" w:rsidRDefault="002B4405" w:rsidP="00D44A44">
      <w:pPr>
        <w:pStyle w:val="BodyText"/>
        <w:spacing w:after="60"/>
        <w:ind w:left="432" w:hanging="432"/>
        <w:rPr>
          <w:sz w:val="18"/>
          <w:szCs w:val="18"/>
        </w:rPr>
      </w:pPr>
      <w:r>
        <w:rPr>
          <w:rFonts w:ascii="Consolas" w:hAnsi="Consolas" w:cs="Consolas"/>
          <w:b/>
          <w:sz w:val="18"/>
          <w:szCs w:val="18"/>
        </w:rPr>
        <w:t>1671</w:t>
      </w:r>
      <w:r w:rsidRPr="00D44A44">
        <w:rPr>
          <w:sz w:val="18"/>
          <w:szCs w:val="18"/>
        </w:rPr>
        <w:t xml:space="preserve">  </w:t>
      </w:r>
      <w:r w:rsidR="00840EF1">
        <w:rPr>
          <w:sz w:val="18"/>
          <w:szCs w:val="18"/>
        </w:rPr>
        <w:t>makes</w:t>
      </w:r>
      <w:r w:rsidR="00D44A44" w:rsidRPr="00D44A44">
        <w:rPr>
          <w:sz w:val="18"/>
          <w:szCs w:val="18"/>
        </w:rPr>
        <w:t xml:space="preserve"> 1-chip Flash boot stream for </w:t>
      </w:r>
      <w:proofErr w:type="spellStart"/>
      <w:r w:rsidR="00D44A44" w:rsidRPr="00D44A44">
        <w:rPr>
          <w:sz w:val="18"/>
          <w:szCs w:val="18"/>
        </w:rPr>
        <w:t>polyFORTH</w:t>
      </w:r>
      <w:proofErr w:type="spellEnd"/>
      <w:r w:rsidR="00D44A44" w:rsidRPr="00D44A44">
        <w:rPr>
          <w:sz w:val="18"/>
          <w:szCs w:val="18"/>
        </w:rPr>
        <w:t>, with or without Ether NIC.</w:t>
      </w:r>
    </w:p>
    <w:p w14:paraId="56B6E0B8" w14:textId="53319201" w:rsidR="00E17C71" w:rsidRPr="00D048D5" w:rsidRDefault="003B1795" w:rsidP="00E17C71">
      <w:pPr>
        <w:pStyle w:val="BodyText"/>
        <w:spacing w:after="60"/>
        <w:ind w:left="432" w:hanging="432"/>
        <w:rPr>
          <w:sz w:val="18"/>
          <w:szCs w:val="18"/>
        </w:rPr>
      </w:pPr>
      <w:r>
        <w:rPr>
          <w:rFonts w:ascii="Consolas" w:hAnsi="Consolas" w:cs="Consolas"/>
          <w:b/>
          <w:sz w:val="18"/>
          <w:szCs w:val="18"/>
        </w:rPr>
        <w:t>1581</w:t>
      </w:r>
      <w:r w:rsidRPr="00D048D5">
        <w:rPr>
          <w:sz w:val="18"/>
          <w:szCs w:val="18"/>
        </w:rPr>
        <w:t xml:space="preserve">  </w:t>
      </w:r>
      <w:r w:rsidR="00E17C71">
        <w:rPr>
          <w:sz w:val="18"/>
          <w:szCs w:val="18"/>
        </w:rPr>
        <w:t xml:space="preserve">generates example stream to locate one node internally using the snorkel through node 207 </w:t>
      </w:r>
      <w:r w:rsidR="00E17C71" w:rsidRPr="00D048D5">
        <w:rPr>
          <w:sz w:val="18"/>
          <w:szCs w:val="18"/>
        </w:rPr>
        <w:t>.</w:t>
      </w:r>
    </w:p>
    <w:p w14:paraId="40D7DA05" w14:textId="369A1205" w:rsidR="00E17C71" w:rsidRPr="00D048D5" w:rsidRDefault="003B1795" w:rsidP="00E17C71">
      <w:pPr>
        <w:pStyle w:val="BodyText"/>
        <w:spacing w:after="60"/>
        <w:ind w:left="432" w:hanging="432"/>
        <w:rPr>
          <w:sz w:val="18"/>
          <w:szCs w:val="18"/>
        </w:rPr>
      </w:pPr>
      <w:r>
        <w:rPr>
          <w:rFonts w:ascii="Consolas" w:hAnsi="Consolas" w:cs="Consolas"/>
          <w:b/>
          <w:sz w:val="18"/>
          <w:szCs w:val="18"/>
        </w:rPr>
        <w:t>1582</w:t>
      </w:r>
      <w:r w:rsidRPr="00D048D5">
        <w:rPr>
          <w:sz w:val="18"/>
          <w:szCs w:val="18"/>
        </w:rPr>
        <w:t xml:space="preserve">  </w:t>
      </w:r>
      <w:r w:rsidR="00E17C71">
        <w:rPr>
          <w:sz w:val="18"/>
          <w:szCs w:val="18"/>
        </w:rPr>
        <w:t>generates a similar example for the second chip assuming bridge has been built</w:t>
      </w:r>
      <w:r w:rsidR="00E17C71" w:rsidRPr="00D048D5">
        <w:rPr>
          <w:sz w:val="18"/>
          <w:szCs w:val="18"/>
        </w:rPr>
        <w:t>.</w:t>
      </w:r>
    </w:p>
    <w:p w14:paraId="33D3D03A" w14:textId="7D937248" w:rsidR="005937BF" w:rsidRPr="00D048D5" w:rsidRDefault="003B1795" w:rsidP="005937BF">
      <w:pPr>
        <w:pStyle w:val="BodyText"/>
        <w:spacing w:after="60"/>
        <w:ind w:left="432" w:hanging="432"/>
        <w:rPr>
          <w:sz w:val="18"/>
          <w:szCs w:val="18"/>
        </w:rPr>
      </w:pPr>
      <w:r>
        <w:rPr>
          <w:rFonts w:ascii="Consolas" w:hAnsi="Consolas" w:cs="Consolas"/>
          <w:b/>
          <w:sz w:val="18"/>
          <w:szCs w:val="18"/>
        </w:rPr>
        <w:t>1583</w:t>
      </w:r>
      <w:r w:rsidRPr="00D048D5">
        <w:rPr>
          <w:sz w:val="18"/>
          <w:szCs w:val="18"/>
        </w:rPr>
        <w:t xml:space="preserve">  </w:t>
      </w:r>
      <w:r w:rsidR="005937BF">
        <w:rPr>
          <w:sz w:val="18"/>
          <w:szCs w:val="18"/>
        </w:rPr>
        <w:t xml:space="preserve">generates another example of using the snorkel to add the Ethernet NIC to a running </w:t>
      </w:r>
      <w:proofErr w:type="spellStart"/>
      <w:r w:rsidR="005937BF">
        <w:rPr>
          <w:sz w:val="18"/>
          <w:szCs w:val="18"/>
        </w:rPr>
        <w:t>polyFORTH</w:t>
      </w:r>
      <w:proofErr w:type="spellEnd"/>
      <w:r w:rsidR="005937BF">
        <w:rPr>
          <w:sz w:val="18"/>
          <w:szCs w:val="18"/>
        </w:rPr>
        <w:t xml:space="preserve"> system.  Requires editing block 9 and rebooting before ETHER LOAD..</w:t>
      </w:r>
    </w:p>
    <w:p w14:paraId="5FE815D0" w14:textId="7B19F111" w:rsidR="00D44A44" w:rsidRPr="00D048D5" w:rsidRDefault="003B1795" w:rsidP="00D44A44">
      <w:pPr>
        <w:pStyle w:val="BodyText"/>
        <w:spacing w:after="60"/>
        <w:ind w:left="432" w:hanging="432"/>
        <w:rPr>
          <w:sz w:val="18"/>
          <w:szCs w:val="18"/>
        </w:rPr>
      </w:pPr>
      <w:r>
        <w:rPr>
          <w:rFonts w:ascii="Consolas" w:hAnsi="Consolas" w:cs="Consolas"/>
          <w:b/>
          <w:sz w:val="18"/>
          <w:szCs w:val="18"/>
        </w:rPr>
        <w:t>1584</w:t>
      </w:r>
      <w:r w:rsidRPr="00D048D5">
        <w:rPr>
          <w:sz w:val="18"/>
          <w:szCs w:val="18"/>
        </w:rPr>
        <w:t xml:space="preserve">  </w:t>
      </w:r>
      <w:r w:rsidR="00D44A44">
        <w:rPr>
          <w:sz w:val="18"/>
          <w:szCs w:val="18"/>
        </w:rPr>
        <w:t>generates an example serial boot to wiggle a pin.</w:t>
      </w:r>
    </w:p>
    <w:bookmarkEnd w:id="67"/>
    <w:p w14:paraId="55129240" w14:textId="77777777" w:rsidR="00503A40" w:rsidRPr="00D048D5" w:rsidRDefault="00503A40" w:rsidP="00503A40">
      <w:pPr>
        <w:pStyle w:val="BodyTextKeep"/>
        <w:rPr>
          <w:sz w:val="18"/>
          <w:szCs w:val="18"/>
        </w:rPr>
      </w:pPr>
    </w:p>
    <w:bookmarkEnd w:id="65"/>
    <w:p w14:paraId="44817C5D" w14:textId="77777777" w:rsidR="00377D35" w:rsidRDefault="00377D35" w:rsidP="00377D35">
      <w:pPr>
        <w:pStyle w:val="BodyText"/>
        <w:sectPr w:rsidR="00377D35" w:rsidSect="00503A40">
          <w:type w:val="continuous"/>
          <w:pgSz w:w="12240" w:h="15840" w:code="1"/>
          <w:pgMar w:top="1440" w:right="1080" w:bottom="1440" w:left="1440" w:header="720" w:footer="720" w:gutter="0"/>
          <w:cols w:num="3" w:space="720"/>
          <w:docGrid w:linePitch="272"/>
        </w:sectPr>
      </w:pPr>
    </w:p>
    <w:p w14:paraId="753E5C88" w14:textId="77777777" w:rsidR="00654AC8" w:rsidRPr="004D37B8" w:rsidRDefault="00654AC8" w:rsidP="00654AC8">
      <w:pPr>
        <w:pStyle w:val="Heading1"/>
      </w:pPr>
      <w:bookmarkStart w:id="73" w:name="_Toc9490487"/>
      <w:bookmarkStart w:id="74" w:name="_Toc9795766"/>
      <w:bookmarkStart w:id="75" w:name="_Toc9837771"/>
      <w:bookmarkStart w:id="76" w:name="_Toc10273568"/>
      <w:bookmarkStart w:id="77" w:name="_Toc11761156"/>
      <w:bookmarkStart w:id="78" w:name="_Toc13295571"/>
      <w:bookmarkStart w:id="79" w:name="_Toc13295732"/>
      <w:bookmarkStart w:id="80" w:name="_Toc13340930"/>
      <w:bookmarkStart w:id="81" w:name="_Toc13383250"/>
      <w:bookmarkStart w:id="82" w:name="_Toc13383871"/>
      <w:bookmarkStart w:id="83" w:name="_Toc13384036"/>
      <w:bookmarkStart w:id="84" w:name="_Toc13384344"/>
      <w:bookmarkStart w:id="85" w:name="_Toc119163435"/>
      <w:bookmarkEnd w:id="73"/>
      <w:bookmarkEnd w:id="74"/>
      <w:bookmarkEnd w:id="75"/>
      <w:bookmarkEnd w:id="76"/>
      <w:bookmarkEnd w:id="77"/>
      <w:bookmarkEnd w:id="78"/>
      <w:bookmarkEnd w:id="79"/>
      <w:bookmarkEnd w:id="80"/>
      <w:bookmarkEnd w:id="81"/>
      <w:bookmarkEnd w:id="82"/>
      <w:bookmarkEnd w:id="83"/>
      <w:bookmarkEnd w:id="84"/>
      <w:r w:rsidRPr="004D37B8">
        <w:lastRenderedPageBreak/>
        <w:t>Mass Storage</w:t>
      </w:r>
      <w:bookmarkEnd w:id="85"/>
    </w:p>
    <w:p w14:paraId="256D385A" w14:textId="52CC6241" w:rsidR="00654AC8" w:rsidRPr="00D40DA8" w:rsidRDefault="00654AC8" w:rsidP="00654AC8">
      <w:pPr>
        <w:pStyle w:val="Heading2"/>
      </w:pPr>
      <w:bookmarkStart w:id="86" w:name="_Toc9331431"/>
      <w:bookmarkStart w:id="87" w:name="_Toc9332098"/>
      <w:bookmarkStart w:id="88" w:name="_Toc9332255"/>
      <w:bookmarkStart w:id="89" w:name="_Toc9332671"/>
      <w:bookmarkStart w:id="90" w:name="_Toc119163436"/>
      <w:bookmarkEnd w:id="86"/>
      <w:bookmarkEnd w:id="87"/>
      <w:bookmarkEnd w:id="88"/>
      <w:bookmarkEnd w:id="89"/>
      <w:r w:rsidRPr="00D40DA8">
        <w:t xml:space="preserve">Disk </w:t>
      </w:r>
      <w:r w:rsidR="00BC7444">
        <w:t>Layout</w:t>
      </w:r>
      <w:bookmarkEnd w:id="90"/>
    </w:p>
    <w:p w14:paraId="6A17AB3C" w14:textId="342281A9" w:rsidR="00132532" w:rsidRDefault="004D37B8" w:rsidP="00793AB6">
      <w:pPr>
        <w:pStyle w:val="BodyText"/>
      </w:pPr>
      <w:r>
        <w:t xml:space="preserve">Both </w:t>
      </w:r>
      <w:r w:rsidR="00FD6917">
        <w:t>systems</w:t>
      </w:r>
      <w:r>
        <w:t xml:space="preserve"> </w:t>
      </w:r>
      <w:r w:rsidR="00453A6D">
        <w:t>organize source in</w:t>
      </w:r>
      <w:r>
        <w:t xml:space="preserve"> 4800</w:t>
      </w:r>
      <w:r w:rsidR="00C00DE2">
        <w:t xml:space="preserve"> 1k-byte</w:t>
      </w:r>
      <w:r>
        <w:t xml:space="preserve"> blocks, subdivided into 2400 of source followed by 2400 of associated shadows, and further subdi</w:t>
      </w:r>
      <w:r w:rsidR="00FD6917">
        <w:t>vided into 60-block index pages with the following organization as shipped</w:t>
      </w:r>
      <w:r w:rsidR="009A49E0">
        <w:t xml:space="preserve"> (the green highlighted pages are redacted in </w:t>
      </w:r>
      <w:r w:rsidR="00D40DA8">
        <w:t>systems configured for public release</w:t>
      </w:r>
      <w:r w:rsidR="006B0F16">
        <w:t xml:space="preserve"> and available for application use</w:t>
      </w:r>
      <w:r w:rsidR="009A49E0">
        <w:t>)</w:t>
      </w:r>
      <w:r>
        <w:t>:</w:t>
      </w:r>
    </w:p>
    <w:tbl>
      <w:tblPr>
        <w:tblStyle w:val="TableGrid2"/>
        <w:tblW w:w="0" w:type="auto"/>
        <w:tblInd w:w="44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42"/>
        <w:gridCol w:w="3690"/>
        <w:gridCol w:w="3986"/>
      </w:tblGrid>
      <w:tr w:rsidR="00221FCC" w:rsidRPr="00221FCC" w14:paraId="0EDDE750" w14:textId="77777777" w:rsidTr="00763A4A">
        <w:trPr>
          <w:cantSplit/>
        </w:trPr>
        <w:tc>
          <w:tcPr>
            <w:tcW w:w="742" w:type="dxa"/>
            <w:tcBorders>
              <w:top w:val="single" w:sz="12" w:space="0" w:color="auto"/>
              <w:bottom w:val="single" w:sz="12" w:space="0" w:color="auto"/>
            </w:tcBorders>
            <w:vAlign w:val="center"/>
          </w:tcPr>
          <w:p w14:paraId="29111522" w14:textId="77777777" w:rsidR="00221FCC" w:rsidRPr="00221FCC" w:rsidRDefault="00221FCC" w:rsidP="00221FCC">
            <w:pPr>
              <w:jc w:val="center"/>
            </w:pPr>
            <w:r w:rsidRPr="00221FCC">
              <w:t>Block</w:t>
            </w:r>
          </w:p>
        </w:tc>
        <w:tc>
          <w:tcPr>
            <w:tcW w:w="3690" w:type="dxa"/>
            <w:tcBorders>
              <w:top w:val="single" w:sz="12" w:space="0" w:color="auto"/>
              <w:bottom w:val="single" w:sz="12" w:space="0" w:color="auto"/>
            </w:tcBorders>
            <w:vAlign w:val="center"/>
          </w:tcPr>
          <w:p w14:paraId="0F648841" w14:textId="6723389D" w:rsidR="00221FCC" w:rsidRPr="00221FCC" w:rsidRDefault="00221FCC" w:rsidP="00221FCC">
            <w:proofErr w:type="spellStart"/>
            <w:r w:rsidRPr="00221FCC">
              <w:t>sF</w:t>
            </w:r>
            <w:proofErr w:type="spellEnd"/>
            <w:r w:rsidRPr="00221FCC">
              <w:t>/Win32</w:t>
            </w:r>
            <w:r w:rsidR="00B27B70">
              <w:t xml:space="preserve"> (aF-3 and GLOW)</w:t>
            </w:r>
          </w:p>
        </w:tc>
        <w:tc>
          <w:tcPr>
            <w:tcW w:w="3986" w:type="dxa"/>
            <w:tcBorders>
              <w:top w:val="single" w:sz="12" w:space="0" w:color="auto"/>
              <w:bottom w:val="single" w:sz="12" w:space="0" w:color="auto"/>
            </w:tcBorders>
            <w:vAlign w:val="center"/>
          </w:tcPr>
          <w:p w14:paraId="1ECBE35B" w14:textId="77777777" w:rsidR="00221FCC" w:rsidRPr="00221FCC" w:rsidRDefault="00221FCC" w:rsidP="00221FCC">
            <w:r w:rsidRPr="00221FCC">
              <w:t>pF/144</w:t>
            </w:r>
          </w:p>
        </w:tc>
      </w:tr>
      <w:tr w:rsidR="00221FCC" w:rsidRPr="00221FCC" w14:paraId="36DF816D" w14:textId="77777777" w:rsidTr="00763A4A">
        <w:trPr>
          <w:cantSplit/>
        </w:trPr>
        <w:tc>
          <w:tcPr>
            <w:tcW w:w="742" w:type="dxa"/>
            <w:tcBorders>
              <w:top w:val="single" w:sz="4" w:space="0" w:color="auto"/>
              <w:bottom w:val="single" w:sz="4" w:space="0" w:color="auto"/>
            </w:tcBorders>
            <w:vAlign w:val="center"/>
          </w:tcPr>
          <w:p w14:paraId="71FFA5F3" w14:textId="77777777" w:rsidR="00221FCC" w:rsidRPr="00221FCC" w:rsidRDefault="00221FCC" w:rsidP="00221FCC">
            <w:pPr>
              <w:jc w:val="center"/>
            </w:pPr>
            <w:r w:rsidRPr="00221FCC">
              <w:t>0</w:t>
            </w:r>
          </w:p>
        </w:tc>
        <w:tc>
          <w:tcPr>
            <w:tcW w:w="3690" w:type="dxa"/>
            <w:tcBorders>
              <w:top w:val="single" w:sz="4" w:space="0" w:color="auto"/>
              <w:bottom w:val="single" w:sz="4" w:space="0" w:color="auto"/>
            </w:tcBorders>
            <w:vAlign w:val="center"/>
          </w:tcPr>
          <w:p w14:paraId="778E5CD3" w14:textId="77777777" w:rsidR="00221FCC" w:rsidRPr="00221FCC" w:rsidRDefault="00221FCC" w:rsidP="00221FCC">
            <w:r w:rsidRPr="00221FCC">
              <w:t>9 LOAD options, tools, utilities</w:t>
            </w:r>
          </w:p>
        </w:tc>
        <w:tc>
          <w:tcPr>
            <w:tcW w:w="3986" w:type="dxa"/>
            <w:tcBorders>
              <w:top w:val="single" w:sz="4" w:space="0" w:color="auto"/>
              <w:bottom w:val="single" w:sz="4" w:space="0" w:color="auto"/>
            </w:tcBorders>
            <w:vAlign w:val="center"/>
          </w:tcPr>
          <w:p w14:paraId="2B8C0D1B" w14:textId="77777777" w:rsidR="00221FCC" w:rsidRPr="00221FCC" w:rsidRDefault="00221FCC" w:rsidP="00221FCC">
            <w:r w:rsidRPr="00221FCC">
              <w:t>&lt;---  Same</w:t>
            </w:r>
          </w:p>
        </w:tc>
      </w:tr>
      <w:tr w:rsidR="00221FCC" w:rsidRPr="00221FCC" w14:paraId="04718451" w14:textId="77777777" w:rsidTr="00763A4A">
        <w:trPr>
          <w:cantSplit/>
        </w:trPr>
        <w:tc>
          <w:tcPr>
            <w:tcW w:w="742" w:type="dxa"/>
            <w:tcBorders>
              <w:top w:val="single" w:sz="4" w:space="0" w:color="auto"/>
              <w:bottom w:val="single" w:sz="4" w:space="0" w:color="auto"/>
            </w:tcBorders>
            <w:vAlign w:val="center"/>
          </w:tcPr>
          <w:p w14:paraId="37750A6A" w14:textId="77777777" w:rsidR="00221FCC" w:rsidRPr="00221FCC" w:rsidRDefault="00221FCC" w:rsidP="00221FCC">
            <w:pPr>
              <w:jc w:val="center"/>
            </w:pPr>
            <w:r w:rsidRPr="00221FCC">
              <w:t>60</w:t>
            </w:r>
          </w:p>
        </w:tc>
        <w:tc>
          <w:tcPr>
            <w:tcW w:w="3690" w:type="dxa"/>
            <w:tcBorders>
              <w:top w:val="single" w:sz="4" w:space="0" w:color="auto"/>
              <w:bottom w:val="single" w:sz="4" w:space="0" w:color="auto"/>
            </w:tcBorders>
            <w:vAlign w:val="center"/>
          </w:tcPr>
          <w:p w14:paraId="201D59DA" w14:textId="77777777" w:rsidR="00221FCC" w:rsidRPr="00221FCC" w:rsidRDefault="00221FCC" w:rsidP="00221FCC">
            <w:r w:rsidRPr="00221FCC">
              <w:t>x86 Utilities</w:t>
            </w:r>
          </w:p>
        </w:tc>
        <w:tc>
          <w:tcPr>
            <w:tcW w:w="3986" w:type="dxa"/>
            <w:tcBorders>
              <w:top w:val="single" w:sz="4" w:space="0" w:color="auto"/>
              <w:bottom w:val="single" w:sz="4" w:space="0" w:color="auto"/>
            </w:tcBorders>
            <w:vAlign w:val="center"/>
          </w:tcPr>
          <w:p w14:paraId="210CD5C4" w14:textId="77777777" w:rsidR="00221FCC" w:rsidRPr="00221FCC" w:rsidRDefault="00221FCC" w:rsidP="00221FCC">
            <w:r w:rsidRPr="00221FCC">
              <w:t>pF/144 Nucleus Source</w:t>
            </w:r>
          </w:p>
        </w:tc>
      </w:tr>
      <w:tr w:rsidR="00221FCC" w:rsidRPr="00221FCC" w14:paraId="42B985D2" w14:textId="77777777" w:rsidTr="00763A4A">
        <w:trPr>
          <w:cantSplit/>
        </w:trPr>
        <w:tc>
          <w:tcPr>
            <w:tcW w:w="742" w:type="dxa"/>
            <w:tcBorders>
              <w:top w:val="single" w:sz="4" w:space="0" w:color="auto"/>
              <w:bottom w:val="single" w:sz="4" w:space="0" w:color="auto"/>
            </w:tcBorders>
            <w:vAlign w:val="center"/>
          </w:tcPr>
          <w:p w14:paraId="11EDCF2D" w14:textId="77777777" w:rsidR="00221FCC" w:rsidRPr="00221FCC" w:rsidRDefault="00221FCC" w:rsidP="00221FCC">
            <w:pPr>
              <w:jc w:val="center"/>
            </w:pPr>
            <w:r w:rsidRPr="00221FCC">
              <w:t>120</w:t>
            </w:r>
          </w:p>
        </w:tc>
        <w:tc>
          <w:tcPr>
            <w:tcW w:w="3690" w:type="dxa"/>
            <w:tcBorders>
              <w:top w:val="single" w:sz="4" w:space="0" w:color="auto"/>
              <w:bottom w:val="single" w:sz="4" w:space="0" w:color="auto"/>
            </w:tcBorders>
            <w:vAlign w:val="center"/>
          </w:tcPr>
          <w:p w14:paraId="6B31AA37" w14:textId="77777777" w:rsidR="00221FCC" w:rsidRPr="00221FCC" w:rsidRDefault="00221FCC" w:rsidP="00221FCC">
            <w:r w:rsidRPr="00221FCC">
              <w:t>x86 Extensions, tools, tests</w:t>
            </w:r>
          </w:p>
        </w:tc>
        <w:tc>
          <w:tcPr>
            <w:tcW w:w="3986" w:type="dxa"/>
            <w:tcBorders>
              <w:top w:val="single" w:sz="4" w:space="0" w:color="auto"/>
              <w:bottom w:val="single" w:sz="4" w:space="0" w:color="auto"/>
            </w:tcBorders>
            <w:vAlign w:val="center"/>
          </w:tcPr>
          <w:p w14:paraId="6B5BFB03" w14:textId="77777777" w:rsidR="00221FCC" w:rsidRPr="00221FCC" w:rsidRDefault="00221FCC" w:rsidP="00221FCC">
            <w:r w:rsidRPr="00221FCC">
              <w:t>Extensions, tests, documentation</w:t>
            </w:r>
          </w:p>
        </w:tc>
      </w:tr>
      <w:tr w:rsidR="00221FCC" w:rsidRPr="00221FCC" w14:paraId="6D9A9AE9" w14:textId="77777777" w:rsidTr="00763A4A">
        <w:trPr>
          <w:cantSplit/>
        </w:trPr>
        <w:tc>
          <w:tcPr>
            <w:tcW w:w="742" w:type="dxa"/>
            <w:tcBorders>
              <w:top w:val="single" w:sz="4" w:space="0" w:color="auto"/>
              <w:bottom w:val="single" w:sz="4" w:space="0" w:color="auto"/>
            </w:tcBorders>
            <w:vAlign w:val="center"/>
          </w:tcPr>
          <w:p w14:paraId="624F9A23" w14:textId="77777777" w:rsidR="00221FCC" w:rsidRPr="00221FCC" w:rsidRDefault="00221FCC" w:rsidP="00221FCC">
            <w:pPr>
              <w:jc w:val="center"/>
            </w:pPr>
            <w:r w:rsidRPr="00221FCC">
              <w:t>180</w:t>
            </w:r>
          </w:p>
        </w:tc>
        <w:tc>
          <w:tcPr>
            <w:tcW w:w="3690" w:type="dxa"/>
            <w:tcBorders>
              <w:top w:val="single" w:sz="4" w:space="0" w:color="auto"/>
              <w:bottom w:val="single" w:sz="4" w:space="0" w:color="auto"/>
            </w:tcBorders>
            <w:shd w:val="clear" w:color="auto" w:fill="CBF2C8" w:themeFill="background2"/>
            <w:vAlign w:val="center"/>
          </w:tcPr>
          <w:p w14:paraId="22D90A2E" w14:textId="77777777" w:rsidR="00221FCC" w:rsidRPr="00221FCC" w:rsidRDefault="00221FCC" w:rsidP="00221FCC">
            <w:r w:rsidRPr="00221FCC">
              <w:t>x86 Nucleus Source</w:t>
            </w:r>
          </w:p>
        </w:tc>
        <w:tc>
          <w:tcPr>
            <w:tcW w:w="3986" w:type="dxa"/>
            <w:tcBorders>
              <w:top w:val="single" w:sz="4" w:space="0" w:color="auto"/>
              <w:bottom w:val="single" w:sz="4" w:space="0" w:color="auto"/>
            </w:tcBorders>
            <w:vAlign w:val="center"/>
          </w:tcPr>
          <w:p w14:paraId="7B685BE7" w14:textId="77777777" w:rsidR="00221FCC" w:rsidRPr="00221FCC" w:rsidRDefault="00221FCC" w:rsidP="00221FCC">
            <w:proofErr w:type="spellStart"/>
            <w:r w:rsidRPr="00221FCC">
              <w:t>Novix</w:t>
            </w:r>
            <w:proofErr w:type="spellEnd"/>
            <w:r w:rsidRPr="00221FCC">
              <w:t xml:space="preserve"> arithmetic for conversion</w:t>
            </w:r>
          </w:p>
        </w:tc>
      </w:tr>
      <w:tr w:rsidR="00221FCC" w:rsidRPr="00221FCC" w14:paraId="163D193C" w14:textId="77777777" w:rsidTr="00763A4A">
        <w:trPr>
          <w:cantSplit/>
        </w:trPr>
        <w:tc>
          <w:tcPr>
            <w:tcW w:w="742" w:type="dxa"/>
            <w:tcBorders>
              <w:top w:val="single" w:sz="4" w:space="0" w:color="auto"/>
              <w:bottom w:val="single" w:sz="4" w:space="0" w:color="auto"/>
            </w:tcBorders>
            <w:vAlign w:val="center"/>
          </w:tcPr>
          <w:p w14:paraId="5F35CF5C" w14:textId="77777777" w:rsidR="00221FCC" w:rsidRPr="00221FCC" w:rsidRDefault="00221FCC" w:rsidP="00221FCC">
            <w:pPr>
              <w:jc w:val="center"/>
            </w:pPr>
            <w:r w:rsidRPr="00221FCC">
              <w:t>240</w:t>
            </w:r>
          </w:p>
        </w:tc>
        <w:tc>
          <w:tcPr>
            <w:tcW w:w="3690" w:type="dxa"/>
            <w:tcBorders>
              <w:top w:val="single" w:sz="4" w:space="0" w:color="auto"/>
              <w:bottom w:val="single" w:sz="4" w:space="0" w:color="auto"/>
            </w:tcBorders>
            <w:shd w:val="clear" w:color="auto" w:fill="CBF2C8" w:themeFill="background2"/>
            <w:vAlign w:val="center"/>
          </w:tcPr>
          <w:p w14:paraId="2E60D9DC" w14:textId="77777777" w:rsidR="00221FCC" w:rsidRPr="00221FCC" w:rsidRDefault="00221FCC" w:rsidP="00221FCC">
            <w:r w:rsidRPr="00221FCC">
              <w:t>x86 Target Compiler &amp; build components</w:t>
            </w:r>
          </w:p>
        </w:tc>
        <w:tc>
          <w:tcPr>
            <w:tcW w:w="3986" w:type="dxa"/>
            <w:tcBorders>
              <w:top w:val="single" w:sz="4" w:space="0" w:color="auto"/>
              <w:bottom w:val="single" w:sz="4" w:space="0" w:color="auto"/>
            </w:tcBorders>
            <w:vAlign w:val="center"/>
          </w:tcPr>
          <w:p w14:paraId="549293CE" w14:textId="77777777" w:rsidR="00221FCC" w:rsidRPr="00221FCC" w:rsidRDefault="00221FCC" w:rsidP="00221FCC">
            <w:r w:rsidRPr="00221FCC">
              <w:t>Benchmarks, memory tests, utilities</w:t>
            </w:r>
          </w:p>
        </w:tc>
      </w:tr>
      <w:tr w:rsidR="00221FCC" w:rsidRPr="00221FCC" w14:paraId="2A116C34" w14:textId="77777777" w:rsidTr="00763A4A">
        <w:trPr>
          <w:cantSplit/>
        </w:trPr>
        <w:tc>
          <w:tcPr>
            <w:tcW w:w="742" w:type="dxa"/>
            <w:tcBorders>
              <w:top w:val="single" w:sz="4" w:space="0" w:color="auto"/>
              <w:bottom w:val="single" w:sz="4" w:space="0" w:color="auto"/>
            </w:tcBorders>
            <w:vAlign w:val="center"/>
          </w:tcPr>
          <w:p w14:paraId="40FDCCA4" w14:textId="77777777" w:rsidR="00221FCC" w:rsidRPr="00221FCC" w:rsidRDefault="00221FCC" w:rsidP="00221FCC">
            <w:pPr>
              <w:jc w:val="center"/>
            </w:pPr>
            <w:r w:rsidRPr="00221FCC">
              <w:t>300</w:t>
            </w:r>
          </w:p>
        </w:tc>
        <w:tc>
          <w:tcPr>
            <w:tcW w:w="3690" w:type="dxa"/>
            <w:tcBorders>
              <w:top w:val="single" w:sz="4" w:space="0" w:color="auto"/>
              <w:bottom w:val="single" w:sz="4" w:space="0" w:color="auto"/>
            </w:tcBorders>
            <w:vAlign w:val="center"/>
          </w:tcPr>
          <w:p w14:paraId="63A0921B" w14:textId="77777777" w:rsidR="00221FCC" w:rsidRPr="00221FCC" w:rsidRDefault="00221FCC" w:rsidP="00221FCC"/>
        </w:tc>
        <w:tc>
          <w:tcPr>
            <w:tcW w:w="3986" w:type="dxa"/>
            <w:tcBorders>
              <w:top w:val="single" w:sz="4" w:space="0" w:color="auto"/>
              <w:bottom w:val="single" w:sz="4" w:space="0" w:color="auto"/>
            </w:tcBorders>
            <w:vAlign w:val="center"/>
          </w:tcPr>
          <w:p w14:paraId="2212108B" w14:textId="77777777" w:rsidR="00221FCC" w:rsidRPr="00221FCC" w:rsidRDefault="00221FCC" w:rsidP="00221FCC"/>
        </w:tc>
      </w:tr>
      <w:tr w:rsidR="00221FCC" w:rsidRPr="00221FCC" w14:paraId="4428558F" w14:textId="77777777" w:rsidTr="00763A4A">
        <w:trPr>
          <w:cantSplit/>
        </w:trPr>
        <w:tc>
          <w:tcPr>
            <w:tcW w:w="742" w:type="dxa"/>
            <w:tcBorders>
              <w:top w:val="single" w:sz="4" w:space="0" w:color="auto"/>
              <w:bottom w:val="single" w:sz="4" w:space="0" w:color="auto"/>
            </w:tcBorders>
            <w:vAlign w:val="center"/>
          </w:tcPr>
          <w:p w14:paraId="7970DA35" w14:textId="77777777" w:rsidR="00221FCC" w:rsidRPr="00221FCC" w:rsidRDefault="00221FCC" w:rsidP="00221FCC">
            <w:pPr>
              <w:jc w:val="center"/>
            </w:pPr>
            <w:r w:rsidRPr="00221FCC">
              <w:t>360</w:t>
            </w:r>
          </w:p>
        </w:tc>
        <w:tc>
          <w:tcPr>
            <w:tcW w:w="3690" w:type="dxa"/>
            <w:tcBorders>
              <w:top w:val="single" w:sz="4" w:space="0" w:color="auto"/>
              <w:bottom w:val="single" w:sz="4" w:space="0" w:color="auto"/>
            </w:tcBorders>
            <w:vAlign w:val="center"/>
          </w:tcPr>
          <w:p w14:paraId="797022DB" w14:textId="77777777" w:rsidR="00221FCC" w:rsidRPr="00221FCC" w:rsidRDefault="00221FCC" w:rsidP="00221FCC">
            <w:r w:rsidRPr="00221FCC">
              <w:t>x86 Arithmetic</w:t>
            </w:r>
          </w:p>
        </w:tc>
        <w:tc>
          <w:tcPr>
            <w:tcW w:w="3986" w:type="dxa"/>
            <w:tcBorders>
              <w:top w:val="single" w:sz="4" w:space="0" w:color="auto"/>
              <w:bottom w:val="single" w:sz="4" w:space="0" w:color="auto"/>
            </w:tcBorders>
            <w:vAlign w:val="center"/>
          </w:tcPr>
          <w:p w14:paraId="5DF61249" w14:textId="77777777" w:rsidR="00221FCC" w:rsidRPr="00221FCC" w:rsidRDefault="00221FCC" w:rsidP="00221FCC"/>
        </w:tc>
      </w:tr>
      <w:tr w:rsidR="00221FCC" w:rsidRPr="00221FCC" w14:paraId="42BFA7B6" w14:textId="77777777" w:rsidTr="00763A4A">
        <w:trPr>
          <w:cantSplit/>
        </w:trPr>
        <w:tc>
          <w:tcPr>
            <w:tcW w:w="742" w:type="dxa"/>
            <w:tcBorders>
              <w:top w:val="single" w:sz="4" w:space="0" w:color="auto"/>
              <w:bottom w:val="single" w:sz="4" w:space="0" w:color="auto"/>
            </w:tcBorders>
            <w:vAlign w:val="center"/>
          </w:tcPr>
          <w:p w14:paraId="5A671D06" w14:textId="77777777" w:rsidR="00221FCC" w:rsidRPr="00221FCC" w:rsidRDefault="00221FCC" w:rsidP="00221FCC">
            <w:pPr>
              <w:jc w:val="center"/>
            </w:pPr>
            <w:r w:rsidRPr="00221FCC">
              <w:t>420</w:t>
            </w:r>
          </w:p>
        </w:tc>
        <w:tc>
          <w:tcPr>
            <w:tcW w:w="3690" w:type="dxa"/>
            <w:tcBorders>
              <w:top w:val="single" w:sz="4" w:space="0" w:color="auto"/>
              <w:bottom w:val="single" w:sz="4" w:space="0" w:color="auto"/>
            </w:tcBorders>
            <w:vAlign w:val="center"/>
          </w:tcPr>
          <w:p w14:paraId="40D1535C" w14:textId="77777777" w:rsidR="00221FCC" w:rsidRPr="00221FCC" w:rsidRDefault="00221FCC" w:rsidP="00221FCC">
            <w:r w:rsidRPr="00221FCC">
              <w:t>x86 Data base support</w:t>
            </w:r>
          </w:p>
        </w:tc>
        <w:tc>
          <w:tcPr>
            <w:tcW w:w="3986" w:type="dxa"/>
            <w:tcBorders>
              <w:top w:val="single" w:sz="4" w:space="0" w:color="auto"/>
              <w:bottom w:val="single" w:sz="4" w:space="0" w:color="auto"/>
            </w:tcBorders>
            <w:vAlign w:val="center"/>
          </w:tcPr>
          <w:p w14:paraId="3977C4A4" w14:textId="77777777" w:rsidR="00221FCC" w:rsidRPr="00221FCC" w:rsidRDefault="00221FCC" w:rsidP="00221FCC"/>
        </w:tc>
      </w:tr>
      <w:tr w:rsidR="00221FCC" w:rsidRPr="00221FCC" w14:paraId="505FCF0C" w14:textId="77777777" w:rsidTr="00763A4A">
        <w:trPr>
          <w:cantSplit/>
        </w:trPr>
        <w:tc>
          <w:tcPr>
            <w:tcW w:w="742" w:type="dxa"/>
            <w:tcBorders>
              <w:top w:val="single" w:sz="4" w:space="0" w:color="auto"/>
              <w:bottom w:val="single" w:sz="4" w:space="0" w:color="auto"/>
            </w:tcBorders>
            <w:vAlign w:val="center"/>
          </w:tcPr>
          <w:p w14:paraId="4D91CCAE" w14:textId="77777777" w:rsidR="00221FCC" w:rsidRPr="00221FCC" w:rsidRDefault="00221FCC" w:rsidP="00221FCC">
            <w:pPr>
              <w:jc w:val="center"/>
            </w:pPr>
            <w:r w:rsidRPr="00221FCC">
              <w:t>480</w:t>
            </w:r>
          </w:p>
        </w:tc>
        <w:tc>
          <w:tcPr>
            <w:tcW w:w="3690" w:type="dxa"/>
            <w:tcBorders>
              <w:top w:val="single" w:sz="4" w:space="0" w:color="auto"/>
              <w:bottom w:val="single" w:sz="4" w:space="0" w:color="auto"/>
            </w:tcBorders>
            <w:vAlign w:val="center"/>
          </w:tcPr>
          <w:p w14:paraId="6D6607B3" w14:textId="77777777" w:rsidR="00221FCC" w:rsidRPr="00221FCC" w:rsidRDefault="00221FCC" w:rsidP="00221FCC">
            <w:r w:rsidRPr="00221FCC">
              <w:t>x86 utilities, benchmarks, term emulator</w:t>
            </w:r>
          </w:p>
        </w:tc>
        <w:tc>
          <w:tcPr>
            <w:tcW w:w="3986" w:type="dxa"/>
            <w:tcBorders>
              <w:top w:val="single" w:sz="4" w:space="0" w:color="auto"/>
              <w:bottom w:val="single" w:sz="4" w:space="0" w:color="auto"/>
            </w:tcBorders>
            <w:vAlign w:val="center"/>
          </w:tcPr>
          <w:p w14:paraId="7E424BB8" w14:textId="77777777" w:rsidR="00221FCC" w:rsidRPr="00221FCC" w:rsidRDefault="00221FCC" w:rsidP="00221FCC"/>
        </w:tc>
      </w:tr>
      <w:tr w:rsidR="00221FCC" w:rsidRPr="00221FCC" w14:paraId="2DBC47F0" w14:textId="77777777" w:rsidTr="00763A4A">
        <w:trPr>
          <w:cantSplit/>
        </w:trPr>
        <w:tc>
          <w:tcPr>
            <w:tcW w:w="742" w:type="dxa"/>
            <w:tcBorders>
              <w:top w:val="single" w:sz="4" w:space="0" w:color="auto"/>
              <w:bottom w:val="single" w:sz="4" w:space="0" w:color="auto"/>
            </w:tcBorders>
            <w:vAlign w:val="center"/>
          </w:tcPr>
          <w:p w14:paraId="0696ED48" w14:textId="77777777" w:rsidR="00221FCC" w:rsidRPr="00221FCC" w:rsidRDefault="00221FCC" w:rsidP="00221FCC">
            <w:pPr>
              <w:jc w:val="center"/>
            </w:pPr>
            <w:r w:rsidRPr="00221FCC">
              <w:t>540</w:t>
            </w:r>
          </w:p>
        </w:tc>
        <w:tc>
          <w:tcPr>
            <w:tcW w:w="3690" w:type="dxa"/>
            <w:tcBorders>
              <w:top w:val="single" w:sz="4" w:space="0" w:color="auto"/>
              <w:bottom w:val="single" w:sz="4" w:space="0" w:color="auto"/>
            </w:tcBorders>
            <w:shd w:val="clear" w:color="auto" w:fill="CBF2C8" w:themeFill="background2"/>
            <w:vAlign w:val="center"/>
          </w:tcPr>
          <w:p w14:paraId="6719A88A" w14:textId="77777777" w:rsidR="00221FCC" w:rsidRPr="00221FCC" w:rsidRDefault="00221FCC" w:rsidP="00221FCC">
            <w:r w:rsidRPr="00221FCC">
              <w:t>x86 PE (32-bit) EXE generation</w:t>
            </w:r>
          </w:p>
        </w:tc>
        <w:tc>
          <w:tcPr>
            <w:tcW w:w="3986" w:type="dxa"/>
            <w:tcBorders>
              <w:top w:val="single" w:sz="4" w:space="0" w:color="auto"/>
              <w:bottom w:val="nil"/>
            </w:tcBorders>
            <w:vAlign w:val="center"/>
          </w:tcPr>
          <w:p w14:paraId="5E63979D" w14:textId="77777777" w:rsidR="00221FCC" w:rsidRPr="00221FCC" w:rsidRDefault="00221FCC" w:rsidP="00221FCC">
            <w:r w:rsidRPr="00221FCC">
              <w:t>Ethernet and TCP/IP Networking Support</w:t>
            </w:r>
          </w:p>
        </w:tc>
      </w:tr>
      <w:tr w:rsidR="00221FCC" w:rsidRPr="00221FCC" w14:paraId="4A3FC2FB" w14:textId="77777777" w:rsidTr="00763A4A">
        <w:trPr>
          <w:cantSplit/>
        </w:trPr>
        <w:tc>
          <w:tcPr>
            <w:tcW w:w="742" w:type="dxa"/>
            <w:tcBorders>
              <w:top w:val="single" w:sz="4" w:space="0" w:color="auto"/>
              <w:bottom w:val="single" w:sz="4" w:space="0" w:color="auto"/>
            </w:tcBorders>
            <w:vAlign w:val="center"/>
          </w:tcPr>
          <w:p w14:paraId="2B209D3A" w14:textId="77777777" w:rsidR="00221FCC" w:rsidRPr="00221FCC" w:rsidRDefault="00221FCC" w:rsidP="00221FCC">
            <w:pPr>
              <w:jc w:val="center"/>
            </w:pPr>
            <w:r w:rsidRPr="00221FCC">
              <w:t>600</w:t>
            </w:r>
          </w:p>
        </w:tc>
        <w:tc>
          <w:tcPr>
            <w:tcW w:w="3690" w:type="dxa"/>
            <w:tcBorders>
              <w:top w:val="single" w:sz="4" w:space="0" w:color="auto"/>
              <w:bottom w:val="single" w:sz="4" w:space="0" w:color="auto"/>
            </w:tcBorders>
            <w:vAlign w:val="center"/>
          </w:tcPr>
          <w:p w14:paraId="1D3C8826" w14:textId="77777777" w:rsidR="00221FCC" w:rsidRPr="00221FCC" w:rsidRDefault="00221FCC" w:rsidP="00221FCC">
            <w:r w:rsidRPr="00221FCC">
              <w:t>x86 Win32 APIs</w:t>
            </w:r>
          </w:p>
        </w:tc>
        <w:tc>
          <w:tcPr>
            <w:tcW w:w="3986" w:type="dxa"/>
            <w:tcBorders>
              <w:top w:val="nil"/>
              <w:bottom w:val="nil"/>
            </w:tcBorders>
            <w:vAlign w:val="center"/>
          </w:tcPr>
          <w:p w14:paraId="363FD79F" w14:textId="77777777" w:rsidR="00221FCC" w:rsidRPr="00221FCC" w:rsidRDefault="00221FCC" w:rsidP="00221FCC">
            <w:r w:rsidRPr="00221FCC">
              <w:t xml:space="preserve">   Partially converted from x86 to pF/144</w:t>
            </w:r>
          </w:p>
        </w:tc>
      </w:tr>
      <w:tr w:rsidR="00221FCC" w:rsidRPr="00221FCC" w14:paraId="473DF1C0" w14:textId="77777777" w:rsidTr="00763A4A">
        <w:trPr>
          <w:cantSplit/>
        </w:trPr>
        <w:tc>
          <w:tcPr>
            <w:tcW w:w="742" w:type="dxa"/>
            <w:tcBorders>
              <w:top w:val="single" w:sz="4" w:space="0" w:color="auto"/>
              <w:bottom w:val="single" w:sz="4" w:space="0" w:color="auto"/>
            </w:tcBorders>
            <w:vAlign w:val="center"/>
          </w:tcPr>
          <w:p w14:paraId="0B27F752" w14:textId="77777777" w:rsidR="00221FCC" w:rsidRPr="00221FCC" w:rsidRDefault="00221FCC" w:rsidP="00221FCC">
            <w:pPr>
              <w:jc w:val="center"/>
            </w:pPr>
            <w:r w:rsidRPr="00221FCC">
              <w:t>660</w:t>
            </w:r>
          </w:p>
        </w:tc>
        <w:tc>
          <w:tcPr>
            <w:tcW w:w="3690" w:type="dxa"/>
            <w:tcBorders>
              <w:top w:val="single" w:sz="4" w:space="0" w:color="auto"/>
              <w:bottom w:val="single" w:sz="4" w:space="0" w:color="auto"/>
            </w:tcBorders>
            <w:vAlign w:val="center"/>
          </w:tcPr>
          <w:p w14:paraId="1747B9FE" w14:textId="77777777" w:rsidR="00221FCC" w:rsidRPr="00221FCC" w:rsidRDefault="00221FCC" w:rsidP="00221FCC">
            <w:r w:rsidRPr="00221FCC">
              <w:t>x86 Win32 Window Management</w:t>
            </w:r>
          </w:p>
        </w:tc>
        <w:tc>
          <w:tcPr>
            <w:tcW w:w="3986" w:type="dxa"/>
            <w:tcBorders>
              <w:top w:val="nil"/>
              <w:bottom w:val="nil"/>
            </w:tcBorders>
            <w:vAlign w:val="center"/>
          </w:tcPr>
          <w:p w14:paraId="35B6F767" w14:textId="77777777" w:rsidR="00221FCC" w:rsidRPr="00221FCC" w:rsidRDefault="00221FCC" w:rsidP="00221FCC">
            <w:r w:rsidRPr="00221FCC">
              <w:t xml:space="preserve">   Eventually, much of this space will be</w:t>
            </w:r>
          </w:p>
        </w:tc>
      </w:tr>
      <w:tr w:rsidR="00221FCC" w:rsidRPr="00221FCC" w14:paraId="31BC8A71" w14:textId="77777777" w:rsidTr="00763A4A">
        <w:trPr>
          <w:cantSplit/>
        </w:trPr>
        <w:tc>
          <w:tcPr>
            <w:tcW w:w="742" w:type="dxa"/>
            <w:tcBorders>
              <w:top w:val="single" w:sz="4" w:space="0" w:color="auto"/>
              <w:bottom w:val="single" w:sz="4" w:space="0" w:color="auto"/>
            </w:tcBorders>
            <w:vAlign w:val="center"/>
          </w:tcPr>
          <w:p w14:paraId="2E702998" w14:textId="77777777" w:rsidR="00221FCC" w:rsidRPr="00221FCC" w:rsidRDefault="00221FCC" w:rsidP="00221FCC">
            <w:pPr>
              <w:jc w:val="center"/>
            </w:pPr>
            <w:r w:rsidRPr="00221FCC">
              <w:t>720</w:t>
            </w:r>
          </w:p>
        </w:tc>
        <w:tc>
          <w:tcPr>
            <w:tcW w:w="3690" w:type="dxa"/>
            <w:tcBorders>
              <w:top w:val="single" w:sz="4" w:space="0" w:color="auto"/>
              <w:bottom w:val="single" w:sz="4" w:space="0" w:color="auto"/>
            </w:tcBorders>
            <w:vAlign w:val="center"/>
          </w:tcPr>
          <w:p w14:paraId="1FF873B4" w14:textId="0E1E8EF9" w:rsidR="00221FCC" w:rsidRPr="00221FCC" w:rsidRDefault="00CA4E80" w:rsidP="00221FCC">
            <w:ins w:id="91" w:author="Greg Bailey" w:date="2021-06-17T07:13:00Z">
              <w:r>
                <w:t>PDF printing into Win32 file system.</w:t>
              </w:r>
            </w:ins>
          </w:p>
        </w:tc>
        <w:tc>
          <w:tcPr>
            <w:tcW w:w="3986" w:type="dxa"/>
            <w:tcBorders>
              <w:top w:val="nil"/>
              <w:bottom w:val="nil"/>
            </w:tcBorders>
            <w:vAlign w:val="center"/>
          </w:tcPr>
          <w:p w14:paraId="197B7ECF" w14:textId="77777777" w:rsidR="00221FCC" w:rsidRPr="00221FCC" w:rsidRDefault="00221FCC" w:rsidP="00221FCC">
            <w:r w:rsidRPr="00221FCC">
              <w:t xml:space="preserve">   freed for other use.</w:t>
            </w:r>
          </w:p>
        </w:tc>
      </w:tr>
      <w:tr w:rsidR="00221FCC" w:rsidRPr="00221FCC" w14:paraId="06F369DF" w14:textId="77777777" w:rsidTr="00763A4A">
        <w:trPr>
          <w:cantSplit/>
        </w:trPr>
        <w:tc>
          <w:tcPr>
            <w:tcW w:w="742" w:type="dxa"/>
            <w:tcBorders>
              <w:top w:val="single" w:sz="4" w:space="0" w:color="auto"/>
              <w:bottom w:val="single" w:sz="4" w:space="0" w:color="auto"/>
            </w:tcBorders>
            <w:vAlign w:val="center"/>
          </w:tcPr>
          <w:p w14:paraId="2917D038" w14:textId="77777777" w:rsidR="00221FCC" w:rsidRPr="00221FCC" w:rsidRDefault="00221FCC" w:rsidP="00221FCC">
            <w:pPr>
              <w:jc w:val="center"/>
            </w:pPr>
            <w:r w:rsidRPr="00221FCC">
              <w:t>780</w:t>
            </w:r>
          </w:p>
        </w:tc>
        <w:tc>
          <w:tcPr>
            <w:tcW w:w="3690" w:type="dxa"/>
            <w:tcBorders>
              <w:top w:val="single" w:sz="4" w:space="0" w:color="auto"/>
              <w:bottom w:val="single" w:sz="4" w:space="0" w:color="auto"/>
            </w:tcBorders>
            <w:vAlign w:val="center"/>
          </w:tcPr>
          <w:p w14:paraId="119BAC8B" w14:textId="77777777" w:rsidR="00221FCC" w:rsidRPr="00221FCC" w:rsidRDefault="00221FCC" w:rsidP="00221FCC">
            <w:r w:rsidRPr="00221FCC">
              <w:t>F18 Nucleus Source for x86 Targeting</w:t>
            </w:r>
          </w:p>
        </w:tc>
        <w:tc>
          <w:tcPr>
            <w:tcW w:w="3986" w:type="dxa"/>
            <w:tcBorders>
              <w:top w:val="nil"/>
              <w:bottom w:val="single" w:sz="4" w:space="0" w:color="auto"/>
            </w:tcBorders>
            <w:vAlign w:val="center"/>
          </w:tcPr>
          <w:p w14:paraId="1C370CD1" w14:textId="77777777" w:rsidR="00221FCC" w:rsidRPr="00221FCC" w:rsidRDefault="00221FCC" w:rsidP="00221FCC"/>
        </w:tc>
      </w:tr>
      <w:tr w:rsidR="00221FCC" w:rsidRPr="00221FCC" w14:paraId="2E96557C" w14:textId="77777777" w:rsidTr="00763A4A">
        <w:trPr>
          <w:cantSplit/>
        </w:trPr>
        <w:tc>
          <w:tcPr>
            <w:tcW w:w="742" w:type="dxa"/>
            <w:tcBorders>
              <w:top w:val="single" w:sz="4" w:space="0" w:color="auto"/>
              <w:bottom w:val="single" w:sz="4" w:space="0" w:color="auto"/>
            </w:tcBorders>
            <w:vAlign w:val="center"/>
          </w:tcPr>
          <w:p w14:paraId="43314F7A" w14:textId="77777777" w:rsidR="00221FCC" w:rsidRPr="00221FCC" w:rsidRDefault="00221FCC" w:rsidP="00221FCC">
            <w:pPr>
              <w:jc w:val="center"/>
            </w:pPr>
            <w:r w:rsidRPr="00221FCC">
              <w:t>840</w:t>
            </w:r>
          </w:p>
        </w:tc>
        <w:tc>
          <w:tcPr>
            <w:tcW w:w="3690" w:type="dxa"/>
            <w:tcBorders>
              <w:top w:val="single" w:sz="4" w:space="0" w:color="auto"/>
              <w:bottom w:val="single" w:sz="4" w:space="0" w:color="auto"/>
            </w:tcBorders>
            <w:vAlign w:val="center"/>
          </w:tcPr>
          <w:p w14:paraId="55C2CF64" w14:textId="77777777" w:rsidR="00221FCC" w:rsidRPr="00221FCC" w:rsidRDefault="00221FCC" w:rsidP="00221FCC">
            <w:r w:rsidRPr="00221FCC">
              <w:t>F18 Target Compiler for x86</w:t>
            </w:r>
          </w:p>
        </w:tc>
        <w:tc>
          <w:tcPr>
            <w:tcW w:w="3986" w:type="dxa"/>
            <w:tcBorders>
              <w:top w:val="single" w:sz="4" w:space="0" w:color="auto"/>
              <w:bottom w:val="single" w:sz="4" w:space="0" w:color="auto"/>
            </w:tcBorders>
            <w:vAlign w:val="center"/>
          </w:tcPr>
          <w:p w14:paraId="2D9B0187" w14:textId="77777777" w:rsidR="00221FCC" w:rsidRPr="00221FCC" w:rsidRDefault="00221FCC" w:rsidP="00221FCC"/>
        </w:tc>
      </w:tr>
      <w:tr w:rsidR="00176D88" w:rsidRPr="00221FCC" w14:paraId="3E1A5D5B" w14:textId="77777777" w:rsidTr="00C54476">
        <w:trPr>
          <w:cantSplit/>
        </w:trPr>
        <w:tc>
          <w:tcPr>
            <w:tcW w:w="742" w:type="dxa"/>
            <w:tcBorders>
              <w:top w:val="single" w:sz="4" w:space="0" w:color="auto"/>
              <w:bottom w:val="single" w:sz="4" w:space="0" w:color="auto"/>
            </w:tcBorders>
            <w:vAlign w:val="center"/>
          </w:tcPr>
          <w:p w14:paraId="585A4DC9" w14:textId="77777777" w:rsidR="00176D88" w:rsidRPr="00221FCC" w:rsidRDefault="00176D88" w:rsidP="00221FCC">
            <w:pPr>
              <w:jc w:val="center"/>
            </w:pPr>
            <w:r w:rsidRPr="00221FCC">
              <w:t>900</w:t>
            </w:r>
          </w:p>
        </w:tc>
        <w:tc>
          <w:tcPr>
            <w:tcW w:w="3690" w:type="dxa"/>
            <w:tcBorders>
              <w:top w:val="single" w:sz="4" w:space="0" w:color="auto"/>
              <w:bottom w:val="single" w:sz="4" w:space="0" w:color="auto"/>
            </w:tcBorders>
            <w:shd w:val="clear" w:color="auto" w:fill="CBF2C8" w:themeFill="background2"/>
            <w:vAlign w:val="center"/>
          </w:tcPr>
          <w:p w14:paraId="1B670CC3" w14:textId="77777777" w:rsidR="00176D88" w:rsidRPr="00221FCC" w:rsidRDefault="00176D88" w:rsidP="00221FCC">
            <w:r w:rsidRPr="00221FCC">
              <w:t>GLOW</w:t>
            </w:r>
          </w:p>
        </w:tc>
        <w:tc>
          <w:tcPr>
            <w:tcW w:w="3986" w:type="dxa"/>
            <w:vMerge w:val="restart"/>
            <w:tcBorders>
              <w:top w:val="single" w:sz="4" w:space="0" w:color="auto"/>
            </w:tcBorders>
            <w:vAlign w:val="center"/>
          </w:tcPr>
          <w:p w14:paraId="5B61482A" w14:textId="45606B45" w:rsidR="0026305A" w:rsidRPr="00221FCC" w:rsidRDefault="00DC6B5C" w:rsidP="00221FCC">
            <w:r>
              <w:t>These 600 blocks are reserved for customer code on both systems.</w:t>
            </w:r>
            <w:r w:rsidR="00446D35">
              <w:t xml:space="preserve">  Alternatively, user code may be placed in the "Project" area starting at relative block 4800.  You may find that this makes it easier to accept system updates.</w:t>
            </w:r>
          </w:p>
        </w:tc>
      </w:tr>
      <w:tr w:rsidR="00176D88" w:rsidRPr="00221FCC" w14:paraId="0EC8DE42" w14:textId="77777777" w:rsidTr="00C54476">
        <w:trPr>
          <w:cantSplit/>
        </w:trPr>
        <w:tc>
          <w:tcPr>
            <w:tcW w:w="742" w:type="dxa"/>
            <w:tcBorders>
              <w:top w:val="single" w:sz="4" w:space="0" w:color="auto"/>
              <w:bottom w:val="single" w:sz="4" w:space="0" w:color="auto"/>
            </w:tcBorders>
            <w:vAlign w:val="center"/>
          </w:tcPr>
          <w:p w14:paraId="147C4DB1" w14:textId="77777777" w:rsidR="00176D88" w:rsidRPr="00221FCC" w:rsidRDefault="00176D88" w:rsidP="00221FCC">
            <w:pPr>
              <w:jc w:val="center"/>
            </w:pPr>
            <w:r w:rsidRPr="00221FCC">
              <w:t>960</w:t>
            </w:r>
          </w:p>
        </w:tc>
        <w:tc>
          <w:tcPr>
            <w:tcW w:w="3690" w:type="dxa"/>
            <w:tcBorders>
              <w:top w:val="single" w:sz="4" w:space="0" w:color="auto"/>
              <w:bottom w:val="single" w:sz="4" w:space="0" w:color="auto"/>
            </w:tcBorders>
            <w:shd w:val="clear" w:color="auto" w:fill="CBF2C8" w:themeFill="background2"/>
            <w:vAlign w:val="center"/>
          </w:tcPr>
          <w:p w14:paraId="7FBD4CC6" w14:textId="77777777" w:rsidR="00176D88" w:rsidRPr="00221FCC" w:rsidRDefault="00176D88" w:rsidP="00221FCC">
            <w:r w:rsidRPr="00221FCC">
              <w:t xml:space="preserve">   GLOW</w:t>
            </w:r>
          </w:p>
        </w:tc>
        <w:tc>
          <w:tcPr>
            <w:tcW w:w="3986" w:type="dxa"/>
            <w:vMerge/>
            <w:vAlign w:val="center"/>
          </w:tcPr>
          <w:p w14:paraId="1C374117" w14:textId="77777777" w:rsidR="00176D88" w:rsidRPr="00221FCC" w:rsidRDefault="00176D88" w:rsidP="00221FCC"/>
        </w:tc>
      </w:tr>
      <w:tr w:rsidR="00176D88" w:rsidRPr="00221FCC" w14:paraId="2FB2FAA5" w14:textId="77777777" w:rsidTr="00C54476">
        <w:trPr>
          <w:cantSplit/>
        </w:trPr>
        <w:tc>
          <w:tcPr>
            <w:tcW w:w="742" w:type="dxa"/>
            <w:tcBorders>
              <w:top w:val="single" w:sz="4" w:space="0" w:color="auto"/>
              <w:bottom w:val="single" w:sz="4" w:space="0" w:color="auto"/>
            </w:tcBorders>
            <w:vAlign w:val="center"/>
          </w:tcPr>
          <w:p w14:paraId="4B0347B8" w14:textId="77777777" w:rsidR="00176D88" w:rsidRPr="00221FCC" w:rsidRDefault="00176D88" w:rsidP="00221FCC">
            <w:pPr>
              <w:jc w:val="center"/>
            </w:pPr>
            <w:r w:rsidRPr="00221FCC">
              <w:t>1020</w:t>
            </w:r>
          </w:p>
        </w:tc>
        <w:tc>
          <w:tcPr>
            <w:tcW w:w="3690" w:type="dxa"/>
            <w:tcBorders>
              <w:top w:val="single" w:sz="4" w:space="0" w:color="auto"/>
              <w:bottom w:val="single" w:sz="4" w:space="0" w:color="auto"/>
            </w:tcBorders>
            <w:shd w:val="clear" w:color="auto" w:fill="CBF2C8" w:themeFill="background2"/>
            <w:vAlign w:val="center"/>
          </w:tcPr>
          <w:p w14:paraId="57E32B18" w14:textId="77777777" w:rsidR="00176D88" w:rsidRPr="00221FCC" w:rsidRDefault="00176D88" w:rsidP="00221FCC">
            <w:r w:rsidRPr="00221FCC">
              <w:t xml:space="preserve">   GLOW</w:t>
            </w:r>
          </w:p>
        </w:tc>
        <w:tc>
          <w:tcPr>
            <w:tcW w:w="3986" w:type="dxa"/>
            <w:vMerge/>
            <w:vAlign w:val="center"/>
          </w:tcPr>
          <w:p w14:paraId="40F91BF9" w14:textId="77777777" w:rsidR="00176D88" w:rsidRPr="00221FCC" w:rsidRDefault="00176D88" w:rsidP="00221FCC"/>
        </w:tc>
      </w:tr>
      <w:tr w:rsidR="00176D88" w:rsidRPr="00221FCC" w14:paraId="7A8E9CC5" w14:textId="77777777" w:rsidTr="00C54476">
        <w:trPr>
          <w:cantSplit/>
        </w:trPr>
        <w:tc>
          <w:tcPr>
            <w:tcW w:w="742" w:type="dxa"/>
            <w:tcBorders>
              <w:top w:val="single" w:sz="4" w:space="0" w:color="auto"/>
              <w:bottom w:val="single" w:sz="4" w:space="0" w:color="auto"/>
            </w:tcBorders>
            <w:vAlign w:val="center"/>
          </w:tcPr>
          <w:p w14:paraId="004667F5" w14:textId="77777777" w:rsidR="00176D88" w:rsidRPr="00221FCC" w:rsidRDefault="00176D88" w:rsidP="00221FCC">
            <w:pPr>
              <w:jc w:val="center"/>
            </w:pPr>
            <w:r w:rsidRPr="00221FCC">
              <w:t>1080</w:t>
            </w:r>
          </w:p>
        </w:tc>
        <w:tc>
          <w:tcPr>
            <w:tcW w:w="3690" w:type="dxa"/>
            <w:tcBorders>
              <w:top w:val="single" w:sz="4" w:space="0" w:color="auto"/>
              <w:bottom w:val="single" w:sz="4" w:space="0" w:color="auto"/>
            </w:tcBorders>
            <w:shd w:val="clear" w:color="auto" w:fill="CBF2C8" w:themeFill="background2"/>
            <w:vAlign w:val="center"/>
          </w:tcPr>
          <w:p w14:paraId="280ED794" w14:textId="77777777" w:rsidR="00176D88" w:rsidRPr="00221FCC" w:rsidRDefault="00176D88" w:rsidP="00221FCC">
            <w:r w:rsidRPr="00221FCC">
              <w:t xml:space="preserve">   GLOW</w:t>
            </w:r>
            <w:del w:id="92" w:author="Greg Bailey" w:date="2020-10-26T17:04:00Z">
              <w:r w:rsidRPr="00221FCC" w:rsidDel="001773DD">
                <w:delText xml:space="preserve"> 180nm IC</w:delText>
              </w:r>
            </w:del>
          </w:p>
        </w:tc>
        <w:tc>
          <w:tcPr>
            <w:tcW w:w="3986" w:type="dxa"/>
            <w:vMerge/>
            <w:vAlign w:val="center"/>
          </w:tcPr>
          <w:p w14:paraId="5C711DBC" w14:textId="77777777" w:rsidR="00176D88" w:rsidRPr="00221FCC" w:rsidRDefault="00176D88" w:rsidP="00221FCC"/>
        </w:tc>
      </w:tr>
      <w:tr w:rsidR="00176D88" w:rsidRPr="00221FCC" w14:paraId="7E875C6D" w14:textId="77777777" w:rsidTr="00C54476">
        <w:trPr>
          <w:cantSplit/>
        </w:trPr>
        <w:tc>
          <w:tcPr>
            <w:tcW w:w="742" w:type="dxa"/>
            <w:tcBorders>
              <w:top w:val="single" w:sz="4" w:space="0" w:color="auto"/>
              <w:bottom w:val="single" w:sz="4" w:space="0" w:color="auto"/>
            </w:tcBorders>
            <w:vAlign w:val="center"/>
          </w:tcPr>
          <w:p w14:paraId="4C212BD9" w14:textId="77777777" w:rsidR="00176D88" w:rsidRPr="00221FCC" w:rsidRDefault="00176D88" w:rsidP="00221FCC">
            <w:pPr>
              <w:jc w:val="center"/>
            </w:pPr>
            <w:r w:rsidRPr="00221FCC">
              <w:t>1140</w:t>
            </w:r>
          </w:p>
        </w:tc>
        <w:tc>
          <w:tcPr>
            <w:tcW w:w="3690" w:type="dxa"/>
            <w:tcBorders>
              <w:top w:val="single" w:sz="4" w:space="0" w:color="auto"/>
              <w:bottom w:val="single" w:sz="4" w:space="0" w:color="auto"/>
            </w:tcBorders>
            <w:shd w:val="clear" w:color="auto" w:fill="CBF2C8" w:themeFill="background2"/>
            <w:vAlign w:val="center"/>
          </w:tcPr>
          <w:p w14:paraId="2F9C0E75" w14:textId="3F8A997F" w:rsidR="00176D88" w:rsidRPr="00221FCC" w:rsidRDefault="001773DD" w:rsidP="00221FCC">
            <w:ins w:id="93" w:author="Greg Bailey" w:date="2020-10-26T17:04:00Z">
              <w:r w:rsidRPr="00221FCC">
                <w:t xml:space="preserve">   GLOW 180nm IC</w:t>
              </w:r>
            </w:ins>
            <w:del w:id="94" w:author="Greg Bailey" w:date="2020-10-26T17:03:00Z">
              <w:r w:rsidR="00176D88" w:rsidRPr="00221FCC" w:rsidDel="001773DD">
                <w:delText xml:space="preserve">   GLOW 28nm HPP</w:delText>
              </w:r>
            </w:del>
          </w:p>
        </w:tc>
        <w:tc>
          <w:tcPr>
            <w:tcW w:w="3986" w:type="dxa"/>
            <w:vMerge/>
            <w:vAlign w:val="center"/>
          </w:tcPr>
          <w:p w14:paraId="10E36431" w14:textId="77777777" w:rsidR="00176D88" w:rsidRPr="00221FCC" w:rsidRDefault="00176D88" w:rsidP="00221FCC"/>
        </w:tc>
      </w:tr>
      <w:tr w:rsidR="00176D88" w:rsidRPr="00221FCC" w14:paraId="1CAEB0A5" w14:textId="77777777" w:rsidTr="00C54476">
        <w:trPr>
          <w:cantSplit/>
        </w:trPr>
        <w:tc>
          <w:tcPr>
            <w:tcW w:w="742" w:type="dxa"/>
            <w:tcBorders>
              <w:top w:val="single" w:sz="4" w:space="0" w:color="auto"/>
              <w:bottom w:val="single" w:sz="4" w:space="0" w:color="auto"/>
            </w:tcBorders>
            <w:vAlign w:val="center"/>
          </w:tcPr>
          <w:p w14:paraId="29F1BD62" w14:textId="77777777" w:rsidR="00176D88" w:rsidRPr="00221FCC" w:rsidRDefault="00176D88" w:rsidP="00221FCC">
            <w:pPr>
              <w:jc w:val="center"/>
            </w:pPr>
            <w:r w:rsidRPr="00221FCC">
              <w:t>1200</w:t>
            </w:r>
          </w:p>
        </w:tc>
        <w:tc>
          <w:tcPr>
            <w:tcW w:w="3690" w:type="dxa"/>
            <w:tcBorders>
              <w:top w:val="single" w:sz="4" w:space="0" w:color="auto"/>
              <w:bottom w:val="single" w:sz="4" w:space="0" w:color="auto"/>
            </w:tcBorders>
            <w:shd w:val="clear" w:color="auto" w:fill="CBF2C8" w:themeFill="background2"/>
            <w:vAlign w:val="center"/>
          </w:tcPr>
          <w:p w14:paraId="39FB0EC7" w14:textId="3606FA2A" w:rsidR="00176D88" w:rsidRPr="001773DD" w:rsidRDefault="001773DD" w:rsidP="00221FCC">
            <w:pPr>
              <w:rPr>
                <w:rPrChange w:id="95" w:author="Greg Bailey" w:date="2020-10-26T17:03:00Z">
                  <w:rPr>
                    <w:i/>
                  </w:rPr>
                </w:rPrChange>
              </w:rPr>
            </w:pPr>
            <w:ins w:id="96" w:author="Greg Bailey" w:date="2020-10-26T17:03:00Z">
              <w:r w:rsidRPr="001773DD">
                <w:t xml:space="preserve">   GLOW 28nm HPP</w:t>
              </w:r>
            </w:ins>
            <w:del w:id="97" w:author="Greg Bailey" w:date="2020-10-26T17:02:00Z">
              <w:r w:rsidR="00176D88" w:rsidRPr="001773DD" w:rsidDel="001773DD">
                <w:rPr>
                  <w:rPrChange w:id="98" w:author="Greg Bailey" w:date="2020-10-26T17:03:00Z">
                    <w:rPr>
                      <w:i/>
                    </w:rPr>
                  </w:rPrChange>
                </w:rPr>
                <w:delText>reserved for GLOW</w:delText>
              </w:r>
            </w:del>
          </w:p>
        </w:tc>
        <w:tc>
          <w:tcPr>
            <w:tcW w:w="3986" w:type="dxa"/>
            <w:vMerge/>
            <w:vAlign w:val="center"/>
          </w:tcPr>
          <w:p w14:paraId="6F72A847" w14:textId="77777777" w:rsidR="00176D88" w:rsidRPr="00221FCC" w:rsidRDefault="00176D88" w:rsidP="00221FCC"/>
        </w:tc>
      </w:tr>
      <w:tr w:rsidR="00176D88" w:rsidRPr="00221FCC" w14:paraId="57C2CBF6" w14:textId="77777777" w:rsidTr="00C54476">
        <w:trPr>
          <w:cantSplit/>
        </w:trPr>
        <w:tc>
          <w:tcPr>
            <w:tcW w:w="742" w:type="dxa"/>
            <w:tcBorders>
              <w:top w:val="single" w:sz="4" w:space="0" w:color="auto"/>
              <w:bottom w:val="single" w:sz="4" w:space="0" w:color="auto"/>
            </w:tcBorders>
            <w:vAlign w:val="center"/>
          </w:tcPr>
          <w:p w14:paraId="74BB5F5D" w14:textId="77777777" w:rsidR="00176D88" w:rsidRPr="00221FCC" w:rsidRDefault="00176D88" w:rsidP="00221FCC">
            <w:pPr>
              <w:jc w:val="center"/>
            </w:pPr>
            <w:r w:rsidRPr="00221FCC">
              <w:t>1260</w:t>
            </w:r>
          </w:p>
        </w:tc>
        <w:tc>
          <w:tcPr>
            <w:tcW w:w="3690" w:type="dxa"/>
            <w:tcBorders>
              <w:top w:val="single" w:sz="4" w:space="0" w:color="auto"/>
              <w:bottom w:val="single" w:sz="4" w:space="0" w:color="auto"/>
            </w:tcBorders>
            <w:shd w:val="clear" w:color="auto" w:fill="CBF2C8" w:themeFill="background2"/>
            <w:vAlign w:val="center"/>
          </w:tcPr>
          <w:p w14:paraId="5346602E" w14:textId="284C64A4" w:rsidR="00176D88" w:rsidRPr="00221FCC" w:rsidRDefault="00176D88" w:rsidP="00221FCC">
            <w:pPr>
              <w:rPr>
                <w:i/>
              </w:rPr>
            </w:pPr>
            <w:r w:rsidRPr="00221FCC">
              <w:rPr>
                <w:i/>
              </w:rPr>
              <w:t>reserved for GLOW</w:t>
            </w:r>
            <w:r>
              <w:rPr>
                <w:i/>
              </w:rPr>
              <w:t xml:space="preserve">  </w:t>
            </w:r>
            <w:r w:rsidR="008B00FD">
              <w:rPr>
                <w:i/>
              </w:rPr>
              <w:t>(</w:t>
            </w:r>
            <w:r>
              <w:rPr>
                <w:i/>
              </w:rPr>
              <w:t xml:space="preserve">Temp </w:t>
            </w:r>
            <w:proofErr w:type="spellStart"/>
            <w:r w:rsidR="002448C8">
              <w:rPr>
                <w:i/>
              </w:rPr>
              <w:t>misc</w:t>
            </w:r>
            <w:proofErr w:type="spellEnd"/>
            <w:r w:rsidR="002448C8">
              <w:rPr>
                <w:i/>
              </w:rPr>
              <w:t xml:space="preserve"> tools)</w:t>
            </w:r>
          </w:p>
        </w:tc>
        <w:tc>
          <w:tcPr>
            <w:tcW w:w="3986" w:type="dxa"/>
            <w:vMerge/>
            <w:vAlign w:val="center"/>
          </w:tcPr>
          <w:p w14:paraId="4DE4A60B" w14:textId="77777777" w:rsidR="00176D88" w:rsidRPr="00221FCC" w:rsidRDefault="00176D88" w:rsidP="00221FCC"/>
        </w:tc>
      </w:tr>
      <w:tr w:rsidR="00176D88" w:rsidRPr="00221FCC" w14:paraId="373A6C2F" w14:textId="77777777" w:rsidTr="00C54476">
        <w:trPr>
          <w:cantSplit/>
        </w:trPr>
        <w:tc>
          <w:tcPr>
            <w:tcW w:w="742" w:type="dxa"/>
            <w:tcBorders>
              <w:top w:val="single" w:sz="4" w:space="0" w:color="auto"/>
              <w:bottom w:val="single" w:sz="4" w:space="0" w:color="auto"/>
            </w:tcBorders>
            <w:vAlign w:val="center"/>
          </w:tcPr>
          <w:p w14:paraId="67177FA5" w14:textId="77777777" w:rsidR="00176D88" w:rsidRPr="00221FCC" w:rsidRDefault="00176D88" w:rsidP="00221FCC">
            <w:pPr>
              <w:jc w:val="center"/>
            </w:pPr>
            <w:r w:rsidRPr="00221FCC">
              <w:t>1320</w:t>
            </w:r>
          </w:p>
        </w:tc>
        <w:tc>
          <w:tcPr>
            <w:tcW w:w="3690" w:type="dxa"/>
            <w:tcBorders>
              <w:top w:val="single" w:sz="4" w:space="0" w:color="auto"/>
              <w:bottom w:val="single" w:sz="4" w:space="0" w:color="auto"/>
            </w:tcBorders>
            <w:shd w:val="clear" w:color="auto" w:fill="CBF2C8" w:themeFill="background2"/>
            <w:vAlign w:val="center"/>
          </w:tcPr>
          <w:p w14:paraId="0B88D0A2" w14:textId="29A62B82" w:rsidR="00176D88" w:rsidRPr="00221FCC" w:rsidRDefault="00176D88" w:rsidP="00221FCC">
            <w:pPr>
              <w:rPr>
                <w:i/>
              </w:rPr>
            </w:pPr>
            <w:r w:rsidRPr="00221FCC">
              <w:rPr>
                <w:i/>
              </w:rPr>
              <w:t>reserved for GLOW</w:t>
            </w:r>
            <w:r>
              <w:rPr>
                <w:i/>
              </w:rPr>
              <w:t xml:space="preserve">  </w:t>
            </w:r>
            <w:r w:rsidR="002448C8">
              <w:rPr>
                <w:i/>
              </w:rPr>
              <w:t>(</w:t>
            </w:r>
            <w:r>
              <w:rPr>
                <w:i/>
              </w:rPr>
              <w:t xml:space="preserve">Temp Win32 </w:t>
            </w:r>
            <w:proofErr w:type="spellStart"/>
            <w:r>
              <w:rPr>
                <w:i/>
              </w:rPr>
              <w:t>iF</w:t>
            </w:r>
            <w:proofErr w:type="spellEnd"/>
            <w:r w:rsidR="002448C8">
              <w:rPr>
                <w:i/>
              </w:rPr>
              <w:t>)</w:t>
            </w:r>
          </w:p>
        </w:tc>
        <w:tc>
          <w:tcPr>
            <w:tcW w:w="3986" w:type="dxa"/>
            <w:vMerge/>
            <w:vAlign w:val="center"/>
          </w:tcPr>
          <w:p w14:paraId="1AB89BB7" w14:textId="77777777" w:rsidR="00176D88" w:rsidRPr="00221FCC" w:rsidRDefault="00176D88" w:rsidP="00221FCC"/>
        </w:tc>
      </w:tr>
      <w:tr w:rsidR="00176D88" w:rsidRPr="00221FCC" w14:paraId="158E5724" w14:textId="77777777" w:rsidTr="00C54476">
        <w:trPr>
          <w:cantSplit/>
        </w:trPr>
        <w:tc>
          <w:tcPr>
            <w:tcW w:w="742" w:type="dxa"/>
            <w:tcBorders>
              <w:top w:val="single" w:sz="4" w:space="0" w:color="auto"/>
              <w:bottom w:val="single" w:sz="4" w:space="0" w:color="auto"/>
            </w:tcBorders>
            <w:vAlign w:val="center"/>
          </w:tcPr>
          <w:p w14:paraId="57552376" w14:textId="77777777" w:rsidR="00176D88" w:rsidRPr="00221FCC" w:rsidRDefault="00176D88" w:rsidP="00221FCC">
            <w:pPr>
              <w:jc w:val="center"/>
            </w:pPr>
            <w:r w:rsidRPr="00221FCC">
              <w:t>1380</w:t>
            </w:r>
          </w:p>
        </w:tc>
        <w:tc>
          <w:tcPr>
            <w:tcW w:w="3690" w:type="dxa"/>
            <w:tcBorders>
              <w:top w:val="single" w:sz="4" w:space="0" w:color="auto"/>
              <w:bottom w:val="single" w:sz="4" w:space="0" w:color="auto"/>
            </w:tcBorders>
            <w:shd w:val="clear" w:color="auto" w:fill="CBF2C8" w:themeFill="background2"/>
            <w:vAlign w:val="center"/>
          </w:tcPr>
          <w:p w14:paraId="783E3E48" w14:textId="05A86E90" w:rsidR="00176D88" w:rsidRPr="00221FCC" w:rsidRDefault="00176D88" w:rsidP="00221FCC">
            <w:pPr>
              <w:rPr>
                <w:i/>
              </w:rPr>
            </w:pPr>
            <w:r w:rsidRPr="00221FCC">
              <w:rPr>
                <w:i/>
              </w:rPr>
              <w:t>reserved for GLOW</w:t>
            </w:r>
            <w:r>
              <w:rPr>
                <w:i/>
              </w:rPr>
              <w:t xml:space="preserve">  </w:t>
            </w:r>
            <w:r w:rsidR="002448C8">
              <w:rPr>
                <w:i/>
              </w:rPr>
              <w:t>(</w:t>
            </w:r>
            <w:r>
              <w:rPr>
                <w:i/>
              </w:rPr>
              <w:t xml:space="preserve">Temp Win32 </w:t>
            </w:r>
            <w:proofErr w:type="spellStart"/>
            <w:r>
              <w:rPr>
                <w:i/>
              </w:rPr>
              <w:t>iF</w:t>
            </w:r>
            <w:proofErr w:type="spellEnd"/>
            <w:r w:rsidR="002448C8">
              <w:rPr>
                <w:i/>
              </w:rPr>
              <w:t>)</w:t>
            </w:r>
          </w:p>
        </w:tc>
        <w:tc>
          <w:tcPr>
            <w:tcW w:w="3986" w:type="dxa"/>
            <w:vMerge/>
            <w:vAlign w:val="center"/>
          </w:tcPr>
          <w:p w14:paraId="06E836E3" w14:textId="2BFA2FF8" w:rsidR="00176D88" w:rsidRPr="00221FCC" w:rsidRDefault="00176D88" w:rsidP="00221FCC"/>
        </w:tc>
      </w:tr>
      <w:tr w:rsidR="00176D88" w:rsidRPr="00221FCC" w14:paraId="36C9E55B" w14:textId="77777777" w:rsidTr="00C54476">
        <w:trPr>
          <w:cantSplit/>
        </w:trPr>
        <w:tc>
          <w:tcPr>
            <w:tcW w:w="742" w:type="dxa"/>
            <w:tcBorders>
              <w:top w:val="single" w:sz="4" w:space="0" w:color="auto"/>
              <w:bottom w:val="single" w:sz="4" w:space="0" w:color="auto"/>
            </w:tcBorders>
            <w:vAlign w:val="center"/>
          </w:tcPr>
          <w:p w14:paraId="10B1CE28" w14:textId="77777777" w:rsidR="00176D88" w:rsidRPr="00221FCC" w:rsidRDefault="00176D88" w:rsidP="00221FCC">
            <w:pPr>
              <w:jc w:val="center"/>
            </w:pPr>
            <w:r w:rsidRPr="00221FCC">
              <w:t>1440</w:t>
            </w:r>
          </w:p>
        </w:tc>
        <w:tc>
          <w:tcPr>
            <w:tcW w:w="3690" w:type="dxa"/>
            <w:tcBorders>
              <w:top w:val="single" w:sz="4" w:space="0" w:color="auto"/>
              <w:bottom w:val="single" w:sz="4" w:space="0" w:color="auto"/>
            </w:tcBorders>
            <w:shd w:val="clear" w:color="auto" w:fill="CBF2C8" w:themeFill="background2"/>
            <w:vAlign w:val="center"/>
          </w:tcPr>
          <w:p w14:paraId="103E925A" w14:textId="77777777" w:rsidR="00176D88" w:rsidRPr="00221FCC" w:rsidRDefault="00176D88" w:rsidP="00221FCC">
            <w:r w:rsidRPr="00221FCC">
              <w:t>x86 Cryptography</w:t>
            </w:r>
          </w:p>
        </w:tc>
        <w:tc>
          <w:tcPr>
            <w:tcW w:w="3986" w:type="dxa"/>
            <w:vMerge/>
            <w:tcBorders>
              <w:bottom w:val="single" w:sz="4" w:space="0" w:color="auto"/>
            </w:tcBorders>
            <w:vAlign w:val="center"/>
          </w:tcPr>
          <w:p w14:paraId="4B81348D" w14:textId="77777777" w:rsidR="00176D88" w:rsidRPr="00221FCC" w:rsidRDefault="00176D88" w:rsidP="00221FCC"/>
        </w:tc>
      </w:tr>
      <w:tr w:rsidR="00DC6B5C" w:rsidRPr="00221FCC" w14:paraId="2AAC65A1" w14:textId="77777777" w:rsidTr="00C54476">
        <w:trPr>
          <w:cantSplit/>
        </w:trPr>
        <w:tc>
          <w:tcPr>
            <w:tcW w:w="742" w:type="dxa"/>
            <w:tcBorders>
              <w:top w:val="single" w:sz="4" w:space="0" w:color="auto"/>
              <w:bottom w:val="single" w:sz="4" w:space="0" w:color="auto"/>
            </w:tcBorders>
            <w:vAlign w:val="center"/>
          </w:tcPr>
          <w:p w14:paraId="7A70AF9E" w14:textId="77777777" w:rsidR="00DC6B5C" w:rsidRPr="00221FCC" w:rsidRDefault="00DC6B5C" w:rsidP="00221FCC">
            <w:pPr>
              <w:jc w:val="center"/>
            </w:pPr>
            <w:r w:rsidRPr="00221FCC">
              <w:t>1500</w:t>
            </w:r>
          </w:p>
        </w:tc>
        <w:tc>
          <w:tcPr>
            <w:tcW w:w="3690" w:type="dxa"/>
            <w:tcBorders>
              <w:top w:val="single" w:sz="4" w:space="0" w:color="auto"/>
              <w:bottom w:val="single" w:sz="4" w:space="0" w:color="auto"/>
            </w:tcBorders>
            <w:vAlign w:val="center"/>
          </w:tcPr>
          <w:p w14:paraId="500E3F40" w14:textId="77777777" w:rsidR="00DC6B5C" w:rsidRPr="00221FCC" w:rsidRDefault="00DC6B5C" w:rsidP="00221FCC">
            <w:r w:rsidRPr="00221FCC">
              <w:t>x86 Trace, dumps, concordance</w:t>
            </w:r>
          </w:p>
        </w:tc>
        <w:tc>
          <w:tcPr>
            <w:tcW w:w="3986" w:type="dxa"/>
            <w:tcBorders>
              <w:top w:val="single" w:sz="4" w:space="0" w:color="auto"/>
            </w:tcBorders>
            <w:vAlign w:val="center"/>
          </w:tcPr>
          <w:p w14:paraId="4D9D6805" w14:textId="36B11395" w:rsidR="00DC6B5C" w:rsidRPr="00221FCC" w:rsidRDefault="00DC6B5C" w:rsidP="00016A42"/>
        </w:tc>
      </w:tr>
      <w:tr w:rsidR="007E77DA" w:rsidRPr="00221FCC" w14:paraId="7AA73768" w14:textId="77777777" w:rsidTr="00933D0F">
        <w:trPr>
          <w:cantSplit/>
        </w:trPr>
        <w:tc>
          <w:tcPr>
            <w:tcW w:w="742" w:type="dxa"/>
            <w:tcBorders>
              <w:top w:val="single" w:sz="4" w:space="0" w:color="auto"/>
              <w:bottom w:val="single" w:sz="4" w:space="0" w:color="auto"/>
            </w:tcBorders>
            <w:vAlign w:val="center"/>
          </w:tcPr>
          <w:p w14:paraId="32C394DA" w14:textId="77777777" w:rsidR="007E77DA" w:rsidRPr="00221FCC" w:rsidRDefault="007E77DA" w:rsidP="00016A42">
            <w:pPr>
              <w:jc w:val="center"/>
            </w:pPr>
            <w:r w:rsidRPr="00221FCC">
              <w:t>1560</w:t>
            </w:r>
          </w:p>
        </w:tc>
        <w:tc>
          <w:tcPr>
            <w:tcW w:w="3690" w:type="dxa"/>
            <w:tcBorders>
              <w:top w:val="single" w:sz="4" w:space="0" w:color="auto"/>
              <w:bottom w:val="single" w:sz="4" w:space="0" w:color="auto"/>
            </w:tcBorders>
            <w:vAlign w:val="center"/>
          </w:tcPr>
          <w:p w14:paraId="14322DFD" w14:textId="4249084E" w:rsidR="007E77DA" w:rsidRPr="00221FCC" w:rsidRDefault="007E77DA" w:rsidP="00016A42">
            <w:r w:rsidRPr="00221FCC">
              <w:t xml:space="preserve">F18 </w:t>
            </w:r>
            <w:r>
              <w:t xml:space="preserve">Assembler </w:t>
            </w:r>
            <w:r w:rsidRPr="00221FCC">
              <w:t>&amp; tools</w:t>
            </w:r>
          </w:p>
        </w:tc>
        <w:tc>
          <w:tcPr>
            <w:tcW w:w="3986" w:type="dxa"/>
            <w:vMerge w:val="restart"/>
            <w:vAlign w:val="center"/>
          </w:tcPr>
          <w:p w14:paraId="0227FA11" w14:textId="77777777" w:rsidR="007E77DA" w:rsidRDefault="007E77DA" w:rsidP="00933D0F">
            <w:pPr>
              <w:jc w:val="center"/>
            </w:pPr>
            <w:r>
              <w:t xml:space="preserve">This code implements the </w:t>
            </w:r>
            <w:proofErr w:type="spellStart"/>
            <w:r>
              <w:t>arrayForth</w:t>
            </w:r>
            <w:proofErr w:type="spellEnd"/>
            <w:r>
              <w:t xml:space="preserve"> 3 development environment on both systems.</w:t>
            </w:r>
          </w:p>
          <w:p w14:paraId="52B119AB" w14:textId="77777777" w:rsidR="007E77DA" w:rsidRDefault="007E77DA" w:rsidP="00933D0F">
            <w:pPr>
              <w:jc w:val="center"/>
            </w:pPr>
          </w:p>
          <w:p w14:paraId="6F329780" w14:textId="77777777" w:rsidR="007E77DA" w:rsidRDefault="007E77DA" w:rsidP="00933D0F">
            <w:pPr>
              <w:jc w:val="center"/>
            </w:pPr>
            <w:r>
              <w:t>These 840 blocks are allocated the same on both systems, although not all code works on both, and that which does work on both will typically have differences in implementation.</w:t>
            </w:r>
          </w:p>
          <w:p w14:paraId="02EB0D4E" w14:textId="77777777" w:rsidR="007E77DA" w:rsidRDefault="007E77DA" w:rsidP="00933D0F">
            <w:pPr>
              <w:jc w:val="center"/>
            </w:pPr>
          </w:p>
          <w:p w14:paraId="641AFEA0" w14:textId="238C2922" w:rsidR="007E77DA" w:rsidRPr="00221FCC" w:rsidRDefault="007E77DA" w:rsidP="00933D0F">
            <w:pPr>
              <w:jc w:val="center"/>
            </w:pPr>
            <w:r>
              <w:t>DO NOT put your own code here, and be careful to audit any changes you make.  This code is subject to change and reorganization in each release.</w:t>
            </w:r>
          </w:p>
        </w:tc>
      </w:tr>
      <w:tr w:rsidR="007E77DA" w:rsidRPr="00221FCC" w14:paraId="7BC6CC33" w14:textId="77777777" w:rsidTr="00C54476">
        <w:trPr>
          <w:cantSplit/>
        </w:trPr>
        <w:tc>
          <w:tcPr>
            <w:tcW w:w="742" w:type="dxa"/>
            <w:tcBorders>
              <w:top w:val="single" w:sz="4" w:space="0" w:color="auto"/>
              <w:bottom w:val="single" w:sz="4" w:space="0" w:color="auto"/>
            </w:tcBorders>
            <w:vAlign w:val="center"/>
          </w:tcPr>
          <w:p w14:paraId="7C059793" w14:textId="77777777" w:rsidR="007E77DA" w:rsidRPr="00221FCC" w:rsidRDefault="007E77DA" w:rsidP="00016A42">
            <w:pPr>
              <w:jc w:val="center"/>
            </w:pPr>
            <w:r w:rsidRPr="00221FCC">
              <w:t>1620</w:t>
            </w:r>
          </w:p>
        </w:tc>
        <w:tc>
          <w:tcPr>
            <w:tcW w:w="3690" w:type="dxa"/>
            <w:tcBorders>
              <w:top w:val="single" w:sz="4" w:space="0" w:color="auto"/>
              <w:bottom w:val="single" w:sz="4" w:space="0" w:color="auto"/>
            </w:tcBorders>
            <w:vAlign w:val="center"/>
          </w:tcPr>
          <w:p w14:paraId="7D94D9E9" w14:textId="06D075A0" w:rsidR="007E77DA" w:rsidRPr="00221FCC" w:rsidRDefault="007E77DA" w:rsidP="00016A42">
            <w:r w:rsidRPr="00221FCC">
              <w:t xml:space="preserve">   </w:t>
            </w:r>
            <w:r>
              <w:t>IDE and streams</w:t>
            </w:r>
            <w:r w:rsidRPr="00221FCC" w:rsidDel="002E5F17">
              <w:t xml:space="preserve"> </w:t>
            </w:r>
          </w:p>
        </w:tc>
        <w:tc>
          <w:tcPr>
            <w:tcW w:w="3986" w:type="dxa"/>
            <w:vMerge/>
            <w:vAlign w:val="center"/>
          </w:tcPr>
          <w:p w14:paraId="5278B50E" w14:textId="52076763" w:rsidR="007E77DA" w:rsidRPr="00221FCC" w:rsidRDefault="007E77DA" w:rsidP="00016A42"/>
        </w:tc>
      </w:tr>
      <w:tr w:rsidR="007E77DA" w:rsidRPr="00221FCC" w14:paraId="0C2EF587" w14:textId="77777777" w:rsidTr="00C54476">
        <w:trPr>
          <w:cantSplit/>
        </w:trPr>
        <w:tc>
          <w:tcPr>
            <w:tcW w:w="742" w:type="dxa"/>
            <w:tcBorders>
              <w:top w:val="single" w:sz="4" w:space="0" w:color="auto"/>
              <w:bottom w:val="single" w:sz="4" w:space="0" w:color="auto"/>
            </w:tcBorders>
            <w:vAlign w:val="center"/>
          </w:tcPr>
          <w:p w14:paraId="1494B2DF" w14:textId="77777777" w:rsidR="007E77DA" w:rsidRPr="00221FCC" w:rsidRDefault="007E77DA" w:rsidP="00016A42">
            <w:pPr>
              <w:jc w:val="center"/>
            </w:pPr>
            <w:r w:rsidRPr="00221FCC">
              <w:t>1680</w:t>
            </w:r>
          </w:p>
        </w:tc>
        <w:tc>
          <w:tcPr>
            <w:tcW w:w="3690" w:type="dxa"/>
            <w:tcBorders>
              <w:top w:val="single" w:sz="4" w:space="0" w:color="auto"/>
              <w:bottom w:val="single" w:sz="4" w:space="0" w:color="auto"/>
            </w:tcBorders>
            <w:vAlign w:val="center"/>
          </w:tcPr>
          <w:p w14:paraId="279ECFAF" w14:textId="063D3413" w:rsidR="007E77DA" w:rsidRPr="00221FCC" w:rsidRDefault="007E77DA" w:rsidP="00016A42">
            <w:r>
              <w:t xml:space="preserve">   </w:t>
            </w:r>
            <w:proofErr w:type="spellStart"/>
            <w:r>
              <w:t>Softsim</w:t>
            </w:r>
            <w:proofErr w:type="spellEnd"/>
          </w:p>
        </w:tc>
        <w:tc>
          <w:tcPr>
            <w:tcW w:w="3986" w:type="dxa"/>
            <w:vMerge/>
            <w:vAlign w:val="center"/>
          </w:tcPr>
          <w:p w14:paraId="129228AB" w14:textId="3DB52B6B" w:rsidR="007E77DA" w:rsidRPr="00221FCC" w:rsidRDefault="007E77DA" w:rsidP="00016A42"/>
        </w:tc>
      </w:tr>
      <w:tr w:rsidR="007E77DA" w:rsidRPr="00221FCC" w14:paraId="79F346BE" w14:textId="77777777" w:rsidTr="00C54476">
        <w:trPr>
          <w:cantSplit/>
        </w:trPr>
        <w:tc>
          <w:tcPr>
            <w:tcW w:w="742" w:type="dxa"/>
            <w:tcBorders>
              <w:top w:val="single" w:sz="4" w:space="0" w:color="auto"/>
              <w:bottom w:val="single" w:sz="4" w:space="0" w:color="auto"/>
            </w:tcBorders>
            <w:vAlign w:val="center"/>
          </w:tcPr>
          <w:p w14:paraId="008DE183" w14:textId="77777777" w:rsidR="007E77DA" w:rsidRPr="00221FCC" w:rsidRDefault="007E77DA" w:rsidP="00016A42">
            <w:pPr>
              <w:jc w:val="center"/>
            </w:pPr>
            <w:r w:rsidRPr="00221FCC">
              <w:t>1740</w:t>
            </w:r>
          </w:p>
        </w:tc>
        <w:tc>
          <w:tcPr>
            <w:tcW w:w="3690" w:type="dxa"/>
            <w:tcBorders>
              <w:top w:val="single" w:sz="4" w:space="0" w:color="auto"/>
              <w:bottom w:val="single" w:sz="4" w:space="0" w:color="auto"/>
            </w:tcBorders>
            <w:vAlign w:val="center"/>
          </w:tcPr>
          <w:p w14:paraId="5E110B2C" w14:textId="7503722C" w:rsidR="007E77DA" w:rsidRPr="00221FCC" w:rsidRDefault="007E77DA" w:rsidP="00016A42">
            <w:r>
              <w:t xml:space="preserve">JTAG </w:t>
            </w:r>
            <w:r w:rsidRPr="00221FCC">
              <w:t>Studies</w:t>
            </w:r>
          </w:p>
        </w:tc>
        <w:tc>
          <w:tcPr>
            <w:tcW w:w="3986" w:type="dxa"/>
            <w:vMerge/>
            <w:vAlign w:val="center"/>
          </w:tcPr>
          <w:p w14:paraId="4EE673BF" w14:textId="39DFADEE" w:rsidR="007E77DA" w:rsidRPr="00221FCC" w:rsidRDefault="007E77DA" w:rsidP="00016A42"/>
        </w:tc>
      </w:tr>
      <w:tr w:rsidR="007E77DA" w:rsidRPr="00221FCC" w14:paraId="51F2AF0B" w14:textId="77777777" w:rsidTr="00C54476">
        <w:trPr>
          <w:cantSplit/>
        </w:trPr>
        <w:tc>
          <w:tcPr>
            <w:tcW w:w="742" w:type="dxa"/>
            <w:tcBorders>
              <w:top w:val="single" w:sz="4" w:space="0" w:color="auto"/>
              <w:bottom w:val="single" w:sz="4" w:space="0" w:color="auto"/>
            </w:tcBorders>
            <w:vAlign w:val="center"/>
          </w:tcPr>
          <w:p w14:paraId="04EDD77F" w14:textId="77777777" w:rsidR="007E77DA" w:rsidRPr="00221FCC" w:rsidRDefault="007E77DA" w:rsidP="00016A42">
            <w:pPr>
              <w:jc w:val="center"/>
            </w:pPr>
            <w:r w:rsidRPr="00221FCC">
              <w:t>1800</w:t>
            </w:r>
          </w:p>
        </w:tc>
        <w:tc>
          <w:tcPr>
            <w:tcW w:w="3690" w:type="dxa"/>
            <w:tcBorders>
              <w:top w:val="single" w:sz="4" w:space="0" w:color="auto"/>
              <w:bottom w:val="single" w:sz="4" w:space="0" w:color="auto"/>
            </w:tcBorders>
            <w:vAlign w:val="center"/>
          </w:tcPr>
          <w:p w14:paraId="3370C8FA" w14:textId="204007CF" w:rsidR="007E77DA" w:rsidRPr="00221FCC" w:rsidRDefault="007E77DA" w:rsidP="00016A42">
            <w:r>
              <w:t>ATS EXATRON support</w:t>
            </w:r>
          </w:p>
        </w:tc>
        <w:tc>
          <w:tcPr>
            <w:tcW w:w="3986" w:type="dxa"/>
            <w:vMerge/>
            <w:vAlign w:val="center"/>
          </w:tcPr>
          <w:p w14:paraId="08DAEE3F" w14:textId="5B7460B7" w:rsidR="007E77DA" w:rsidRPr="00221FCC" w:rsidRDefault="007E77DA" w:rsidP="00016A42"/>
        </w:tc>
      </w:tr>
      <w:tr w:rsidR="007E77DA" w:rsidRPr="00221FCC" w14:paraId="7B07F177" w14:textId="77777777" w:rsidTr="00C54476">
        <w:trPr>
          <w:cantSplit/>
        </w:trPr>
        <w:tc>
          <w:tcPr>
            <w:tcW w:w="742" w:type="dxa"/>
            <w:tcBorders>
              <w:top w:val="single" w:sz="4" w:space="0" w:color="auto"/>
              <w:bottom w:val="single" w:sz="4" w:space="0" w:color="auto"/>
            </w:tcBorders>
            <w:vAlign w:val="center"/>
          </w:tcPr>
          <w:p w14:paraId="66320FC3" w14:textId="77777777" w:rsidR="007E77DA" w:rsidRPr="00221FCC" w:rsidRDefault="007E77DA" w:rsidP="00016A42">
            <w:pPr>
              <w:jc w:val="center"/>
            </w:pPr>
            <w:r w:rsidRPr="00221FCC">
              <w:t>1860</w:t>
            </w:r>
          </w:p>
        </w:tc>
        <w:tc>
          <w:tcPr>
            <w:tcW w:w="3690" w:type="dxa"/>
            <w:tcBorders>
              <w:top w:val="single" w:sz="4" w:space="0" w:color="auto"/>
              <w:bottom w:val="single" w:sz="4" w:space="0" w:color="auto"/>
            </w:tcBorders>
            <w:vAlign w:val="center"/>
          </w:tcPr>
          <w:p w14:paraId="299392B8" w14:textId="5378538F" w:rsidR="007E77DA" w:rsidRPr="00221FCC" w:rsidRDefault="007E77DA" w:rsidP="00016A42">
            <w:r>
              <w:t>ATS Creeper Runners (External)</w:t>
            </w:r>
          </w:p>
        </w:tc>
        <w:tc>
          <w:tcPr>
            <w:tcW w:w="3986" w:type="dxa"/>
            <w:vMerge/>
            <w:vAlign w:val="center"/>
          </w:tcPr>
          <w:p w14:paraId="1D705F62" w14:textId="6F9105FC" w:rsidR="007E77DA" w:rsidRPr="00221FCC" w:rsidRDefault="007E77DA" w:rsidP="00016A42"/>
        </w:tc>
      </w:tr>
      <w:tr w:rsidR="007E77DA" w:rsidRPr="00221FCC" w14:paraId="37E8C4C4" w14:textId="77777777" w:rsidTr="00C54476">
        <w:trPr>
          <w:cantSplit/>
        </w:trPr>
        <w:tc>
          <w:tcPr>
            <w:tcW w:w="742" w:type="dxa"/>
            <w:tcBorders>
              <w:top w:val="single" w:sz="4" w:space="0" w:color="auto"/>
              <w:bottom w:val="single" w:sz="4" w:space="0" w:color="auto"/>
            </w:tcBorders>
            <w:vAlign w:val="center"/>
          </w:tcPr>
          <w:p w14:paraId="7AC74B47" w14:textId="77777777" w:rsidR="007E77DA" w:rsidRPr="00221FCC" w:rsidRDefault="007E77DA" w:rsidP="00016A42">
            <w:pPr>
              <w:jc w:val="center"/>
            </w:pPr>
            <w:r w:rsidRPr="00221FCC">
              <w:t>1920</w:t>
            </w:r>
          </w:p>
        </w:tc>
        <w:tc>
          <w:tcPr>
            <w:tcW w:w="3690" w:type="dxa"/>
            <w:tcBorders>
              <w:top w:val="single" w:sz="4" w:space="0" w:color="auto"/>
              <w:bottom w:val="single" w:sz="4" w:space="0" w:color="auto"/>
            </w:tcBorders>
            <w:vAlign w:val="center"/>
          </w:tcPr>
          <w:p w14:paraId="4A9FD61B" w14:textId="4A2A7A1A" w:rsidR="007E77DA" w:rsidRPr="00221FCC" w:rsidRDefault="007E77DA" w:rsidP="00016A42">
            <w:r>
              <w:t>ATS Creepers</w:t>
            </w:r>
          </w:p>
        </w:tc>
        <w:tc>
          <w:tcPr>
            <w:tcW w:w="3986" w:type="dxa"/>
            <w:vMerge/>
            <w:vAlign w:val="center"/>
          </w:tcPr>
          <w:p w14:paraId="70E5B8A0" w14:textId="40FE1B61" w:rsidR="007E77DA" w:rsidRPr="00221FCC" w:rsidRDefault="007E77DA" w:rsidP="00016A42"/>
        </w:tc>
      </w:tr>
      <w:tr w:rsidR="007E77DA" w:rsidRPr="00221FCC" w14:paraId="1D6DEBA3" w14:textId="77777777" w:rsidTr="00C54476">
        <w:trPr>
          <w:cantSplit/>
        </w:trPr>
        <w:tc>
          <w:tcPr>
            <w:tcW w:w="742" w:type="dxa"/>
            <w:tcBorders>
              <w:top w:val="single" w:sz="4" w:space="0" w:color="auto"/>
              <w:bottom w:val="single" w:sz="4" w:space="0" w:color="auto"/>
            </w:tcBorders>
            <w:vAlign w:val="center"/>
          </w:tcPr>
          <w:p w14:paraId="77D169BE" w14:textId="77777777" w:rsidR="007E77DA" w:rsidRPr="00221FCC" w:rsidRDefault="007E77DA" w:rsidP="00016A42">
            <w:pPr>
              <w:jc w:val="center"/>
            </w:pPr>
            <w:r w:rsidRPr="00221FCC">
              <w:t>1980</w:t>
            </w:r>
          </w:p>
        </w:tc>
        <w:tc>
          <w:tcPr>
            <w:tcW w:w="3690" w:type="dxa"/>
            <w:tcBorders>
              <w:top w:val="single" w:sz="4" w:space="0" w:color="auto"/>
              <w:bottom w:val="single" w:sz="4" w:space="0" w:color="auto"/>
            </w:tcBorders>
            <w:vAlign w:val="center"/>
          </w:tcPr>
          <w:p w14:paraId="37D2965C" w14:textId="5A9B1986" w:rsidR="007E77DA" w:rsidRPr="00221FCC" w:rsidRDefault="007E77DA" w:rsidP="00016A42">
            <w:r w:rsidRPr="00221FCC">
              <w:t>pF VM and Ethernet NIC (Temporary)</w:t>
            </w:r>
          </w:p>
        </w:tc>
        <w:tc>
          <w:tcPr>
            <w:tcW w:w="3986" w:type="dxa"/>
            <w:vMerge/>
            <w:vAlign w:val="center"/>
          </w:tcPr>
          <w:p w14:paraId="24DF1679" w14:textId="2EB62CF8" w:rsidR="007E77DA" w:rsidRPr="00221FCC" w:rsidRDefault="007E77DA" w:rsidP="00016A42"/>
        </w:tc>
      </w:tr>
      <w:tr w:rsidR="007E77DA" w:rsidRPr="00221FCC" w14:paraId="415F5181" w14:textId="77777777" w:rsidTr="00C54476">
        <w:trPr>
          <w:cantSplit/>
        </w:trPr>
        <w:tc>
          <w:tcPr>
            <w:tcW w:w="742" w:type="dxa"/>
            <w:tcBorders>
              <w:top w:val="single" w:sz="4" w:space="0" w:color="auto"/>
              <w:bottom w:val="single" w:sz="4" w:space="0" w:color="auto"/>
            </w:tcBorders>
            <w:vAlign w:val="center"/>
          </w:tcPr>
          <w:p w14:paraId="1CF5913A" w14:textId="77777777" w:rsidR="007E77DA" w:rsidRPr="00221FCC" w:rsidRDefault="007E77DA" w:rsidP="00016A42">
            <w:pPr>
              <w:jc w:val="center"/>
            </w:pPr>
            <w:r w:rsidRPr="00221FCC">
              <w:t>2040</w:t>
            </w:r>
          </w:p>
        </w:tc>
        <w:tc>
          <w:tcPr>
            <w:tcW w:w="3690" w:type="dxa"/>
            <w:tcBorders>
              <w:top w:val="single" w:sz="4" w:space="0" w:color="auto"/>
              <w:bottom w:val="single" w:sz="4" w:space="0" w:color="auto"/>
            </w:tcBorders>
            <w:vAlign w:val="center"/>
          </w:tcPr>
          <w:p w14:paraId="13D11CB7" w14:textId="695429E5" w:rsidR="007E77DA" w:rsidRPr="00221FCC" w:rsidRDefault="007E77DA" w:rsidP="00016A42">
            <w:proofErr w:type="spellStart"/>
            <w:r>
              <w:t>Misc</w:t>
            </w:r>
            <w:proofErr w:type="spellEnd"/>
            <w:r>
              <w:t xml:space="preserve"> Test code</w:t>
            </w:r>
          </w:p>
        </w:tc>
        <w:tc>
          <w:tcPr>
            <w:tcW w:w="3986" w:type="dxa"/>
            <w:vMerge/>
            <w:vAlign w:val="center"/>
          </w:tcPr>
          <w:p w14:paraId="58474643" w14:textId="311D928E" w:rsidR="007E77DA" w:rsidRPr="00221FCC" w:rsidRDefault="007E77DA" w:rsidP="00016A42"/>
        </w:tc>
      </w:tr>
      <w:tr w:rsidR="007E77DA" w:rsidRPr="00221FCC" w14:paraId="4A4F6165" w14:textId="77777777" w:rsidTr="00C54476">
        <w:trPr>
          <w:cantSplit/>
        </w:trPr>
        <w:tc>
          <w:tcPr>
            <w:tcW w:w="742" w:type="dxa"/>
            <w:tcBorders>
              <w:top w:val="single" w:sz="4" w:space="0" w:color="auto"/>
              <w:bottom w:val="single" w:sz="4" w:space="0" w:color="auto"/>
            </w:tcBorders>
            <w:vAlign w:val="center"/>
          </w:tcPr>
          <w:p w14:paraId="00C6A18D" w14:textId="77777777" w:rsidR="007E77DA" w:rsidRPr="00221FCC" w:rsidRDefault="007E77DA" w:rsidP="00016A42">
            <w:pPr>
              <w:jc w:val="center"/>
            </w:pPr>
            <w:r w:rsidRPr="00221FCC">
              <w:t>2100</w:t>
            </w:r>
          </w:p>
        </w:tc>
        <w:tc>
          <w:tcPr>
            <w:tcW w:w="3690" w:type="dxa"/>
            <w:tcBorders>
              <w:top w:val="single" w:sz="4" w:space="0" w:color="auto"/>
              <w:bottom w:val="single" w:sz="4" w:space="0" w:color="auto"/>
            </w:tcBorders>
            <w:vAlign w:val="center"/>
          </w:tcPr>
          <w:p w14:paraId="5F304FF9" w14:textId="0B2F20F8" w:rsidR="007E77DA" w:rsidRPr="00221FCC" w:rsidRDefault="007E77DA" w:rsidP="00016A42"/>
        </w:tc>
        <w:tc>
          <w:tcPr>
            <w:tcW w:w="3986" w:type="dxa"/>
            <w:vMerge/>
            <w:vAlign w:val="center"/>
          </w:tcPr>
          <w:p w14:paraId="5B78F4AC" w14:textId="0FA29986" w:rsidR="007E77DA" w:rsidRPr="00221FCC" w:rsidRDefault="007E77DA" w:rsidP="00016A42"/>
        </w:tc>
      </w:tr>
      <w:tr w:rsidR="007E77DA" w:rsidRPr="00221FCC" w14:paraId="372EE6A1" w14:textId="77777777" w:rsidTr="00C54476">
        <w:trPr>
          <w:cantSplit/>
        </w:trPr>
        <w:tc>
          <w:tcPr>
            <w:tcW w:w="742" w:type="dxa"/>
            <w:tcBorders>
              <w:top w:val="single" w:sz="4" w:space="0" w:color="auto"/>
              <w:bottom w:val="single" w:sz="4" w:space="0" w:color="auto"/>
            </w:tcBorders>
            <w:vAlign w:val="center"/>
          </w:tcPr>
          <w:p w14:paraId="625843A5" w14:textId="77777777" w:rsidR="007E77DA" w:rsidRPr="00221FCC" w:rsidRDefault="007E77DA" w:rsidP="00016A42">
            <w:pPr>
              <w:jc w:val="center"/>
            </w:pPr>
            <w:r w:rsidRPr="00221FCC">
              <w:t>2160</w:t>
            </w:r>
          </w:p>
        </w:tc>
        <w:tc>
          <w:tcPr>
            <w:tcW w:w="3690" w:type="dxa"/>
            <w:tcBorders>
              <w:top w:val="single" w:sz="4" w:space="0" w:color="auto"/>
              <w:bottom w:val="single" w:sz="4" w:space="0" w:color="auto"/>
            </w:tcBorders>
            <w:vAlign w:val="center"/>
          </w:tcPr>
          <w:p w14:paraId="6F27F69E" w14:textId="2A10842A" w:rsidR="007E77DA" w:rsidRPr="00221FCC" w:rsidRDefault="007E77DA" w:rsidP="00016A42"/>
        </w:tc>
        <w:tc>
          <w:tcPr>
            <w:tcW w:w="3986" w:type="dxa"/>
            <w:vMerge/>
            <w:vAlign w:val="center"/>
          </w:tcPr>
          <w:p w14:paraId="6B2CF7E4" w14:textId="2FB87CA7" w:rsidR="007E77DA" w:rsidRPr="00221FCC" w:rsidRDefault="007E77DA" w:rsidP="00016A42"/>
        </w:tc>
      </w:tr>
      <w:tr w:rsidR="007E77DA" w:rsidRPr="00221FCC" w14:paraId="497E5E62" w14:textId="77777777" w:rsidTr="00C54476">
        <w:trPr>
          <w:cantSplit/>
        </w:trPr>
        <w:tc>
          <w:tcPr>
            <w:tcW w:w="742" w:type="dxa"/>
            <w:tcBorders>
              <w:top w:val="single" w:sz="4" w:space="0" w:color="auto"/>
              <w:bottom w:val="single" w:sz="4" w:space="0" w:color="auto"/>
            </w:tcBorders>
            <w:vAlign w:val="center"/>
          </w:tcPr>
          <w:p w14:paraId="1D52919F" w14:textId="77777777" w:rsidR="007E77DA" w:rsidRPr="00221FCC" w:rsidRDefault="007E77DA" w:rsidP="00016A42">
            <w:pPr>
              <w:jc w:val="center"/>
            </w:pPr>
            <w:r w:rsidRPr="00221FCC">
              <w:t>2220</w:t>
            </w:r>
          </w:p>
        </w:tc>
        <w:tc>
          <w:tcPr>
            <w:tcW w:w="3690" w:type="dxa"/>
            <w:tcBorders>
              <w:top w:val="single" w:sz="4" w:space="0" w:color="auto"/>
              <w:bottom w:val="single" w:sz="4" w:space="0" w:color="auto"/>
            </w:tcBorders>
            <w:vAlign w:val="center"/>
          </w:tcPr>
          <w:p w14:paraId="03A94028" w14:textId="77777777" w:rsidR="007E77DA" w:rsidRPr="00221FCC" w:rsidRDefault="007E77DA" w:rsidP="00016A42">
            <w:r w:rsidRPr="00221FCC">
              <w:t>G144A12 ROM and F18 system pieces</w:t>
            </w:r>
          </w:p>
        </w:tc>
        <w:tc>
          <w:tcPr>
            <w:tcW w:w="3986" w:type="dxa"/>
            <w:vMerge/>
            <w:vAlign w:val="center"/>
          </w:tcPr>
          <w:p w14:paraId="0F0EE546" w14:textId="534B528D" w:rsidR="007E77DA" w:rsidRPr="00221FCC" w:rsidRDefault="007E77DA" w:rsidP="00016A42"/>
        </w:tc>
      </w:tr>
      <w:tr w:rsidR="007E77DA" w:rsidRPr="00221FCC" w14:paraId="335F0AC3" w14:textId="77777777" w:rsidTr="00C54476">
        <w:trPr>
          <w:cantSplit/>
        </w:trPr>
        <w:tc>
          <w:tcPr>
            <w:tcW w:w="742" w:type="dxa"/>
            <w:tcBorders>
              <w:top w:val="single" w:sz="4" w:space="0" w:color="auto"/>
              <w:bottom w:val="single" w:sz="4" w:space="0" w:color="auto"/>
            </w:tcBorders>
            <w:vAlign w:val="center"/>
          </w:tcPr>
          <w:p w14:paraId="0FF7B909" w14:textId="77777777" w:rsidR="007E77DA" w:rsidRPr="00221FCC" w:rsidRDefault="007E77DA" w:rsidP="00016A42">
            <w:pPr>
              <w:jc w:val="center"/>
            </w:pPr>
            <w:r w:rsidRPr="00221FCC">
              <w:t>2280</w:t>
            </w:r>
          </w:p>
        </w:tc>
        <w:tc>
          <w:tcPr>
            <w:tcW w:w="3690" w:type="dxa"/>
            <w:tcBorders>
              <w:top w:val="single" w:sz="4" w:space="0" w:color="auto"/>
              <w:bottom w:val="single" w:sz="4" w:space="0" w:color="auto"/>
            </w:tcBorders>
            <w:vAlign w:val="center"/>
          </w:tcPr>
          <w:p w14:paraId="2D82432C" w14:textId="77777777" w:rsidR="007E77DA" w:rsidRPr="00221FCC" w:rsidRDefault="007E77DA" w:rsidP="00016A42">
            <w:r w:rsidRPr="00221FCC">
              <w:t>Stock F18 code</w:t>
            </w:r>
          </w:p>
        </w:tc>
        <w:tc>
          <w:tcPr>
            <w:tcW w:w="3986" w:type="dxa"/>
            <w:vMerge/>
            <w:tcBorders>
              <w:bottom w:val="single" w:sz="4" w:space="0" w:color="auto"/>
            </w:tcBorders>
            <w:vAlign w:val="center"/>
          </w:tcPr>
          <w:p w14:paraId="7957AB99" w14:textId="6416052B" w:rsidR="007E77DA" w:rsidRPr="00221FCC" w:rsidRDefault="007E77DA" w:rsidP="00016A42"/>
        </w:tc>
      </w:tr>
      <w:tr w:rsidR="00016A42" w:rsidRPr="00221FCC" w14:paraId="71BBE6D4" w14:textId="77777777" w:rsidTr="00933D0F">
        <w:trPr>
          <w:cantSplit/>
        </w:trPr>
        <w:tc>
          <w:tcPr>
            <w:tcW w:w="742" w:type="dxa"/>
            <w:tcBorders>
              <w:top w:val="single" w:sz="4" w:space="0" w:color="auto"/>
              <w:bottom w:val="single" w:sz="4" w:space="0" w:color="auto"/>
            </w:tcBorders>
            <w:vAlign w:val="center"/>
          </w:tcPr>
          <w:p w14:paraId="602CB02E" w14:textId="77777777" w:rsidR="00016A42" w:rsidRPr="00221FCC" w:rsidRDefault="00016A42" w:rsidP="00016A42">
            <w:pPr>
              <w:jc w:val="center"/>
            </w:pPr>
            <w:r w:rsidRPr="00221FCC">
              <w:t>2340</w:t>
            </w:r>
          </w:p>
        </w:tc>
        <w:tc>
          <w:tcPr>
            <w:tcW w:w="3690" w:type="dxa"/>
            <w:tcBorders>
              <w:top w:val="single" w:sz="4" w:space="0" w:color="auto"/>
              <w:bottom w:val="single" w:sz="4" w:space="0" w:color="auto"/>
            </w:tcBorders>
            <w:vAlign w:val="center"/>
          </w:tcPr>
          <w:p w14:paraId="2D6FD0A5" w14:textId="77777777" w:rsidR="00016A42" w:rsidRPr="00221FCC" w:rsidRDefault="00016A42" w:rsidP="00016A42">
            <w:r w:rsidRPr="00221FCC">
              <w:t>Target output (x86 and F18)</w:t>
            </w:r>
          </w:p>
        </w:tc>
        <w:tc>
          <w:tcPr>
            <w:tcW w:w="3986" w:type="dxa"/>
            <w:tcBorders>
              <w:top w:val="single" w:sz="4" w:space="0" w:color="auto"/>
              <w:bottom w:val="single" w:sz="4" w:space="0" w:color="auto"/>
            </w:tcBorders>
            <w:vAlign w:val="center"/>
          </w:tcPr>
          <w:p w14:paraId="35A40E0D" w14:textId="77777777" w:rsidR="00016A42" w:rsidRPr="00221FCC" w:rsidRDefault="00016A42" w:rsidP="00016A42">
            <w:r w:rsidRPr="00221FCC">
              <w:t>Copy of some 35-block boot stream.</w:t>
            </w:r>
          </w:p>
        </w:tc>
      </w:tr>
      <w:tr w:rsidR="00DC6B5C" w:rsidRPr="00221FCC" w14:paraId="360991FD" w14:textId="77777777" w:rsidTr="00763A4A">
        <w:trPr>
          <w:cantSplit/>
        </w:trPr>
        <w:tc>
          <w:tcPr>
            <w:tcW w:w="742" w:type="dxa"/>
            <w:tcBorders>
              <w:top w:val="single" w:sz="4" w:space="0" w:color="auto"/>
              <w:bottom w:val="single" w:sz="12" w:space="0" w:color="auto"/>
            </w:tcBorders>
            <w:vAlign w:val="center"/>
          </w:tcPr>
          <w:p w14:paraId="7FBB1120" w14:textId="71D4F7FF" w:rsidR="00DC6B5C" w:rsidRPr="00221FCC" w:rsidRDefault="00C00DE2" w:rsidP="00016A42">
            <w:pPr>
              <w:jc w:val="center"/>
            </w:pPr>
            <w:r>
              <w:t>4800</w:t>
            </w:r>
          </w:p>
        </w:tc>
        <w:tc>
          <w:tcPr>
            <w:tcW w:w="3690" w:type="dxa"/>
            <w:tcBorders>
              <w:top w:val="single" w:sz="4" w:space="0" w:color="auto"/>
              <w:bottom w:val="single" w:sz="12" w:space="0" w:color="auto"/>
            </w:tcBorders>
            <w:vAlign w:val="center"/>
          </w:tcPr>
          <w:p w14:paraId="468CF575" w14:textId="5E723FD8" w:rsidR="00DC6B5C" w:rsidRPr="00221FCC" w:rsidRDefault="00C00DE2" w:rsidP="00016A42">
            <w:r>
              <w:t xml:space="preserve">PROJECT </w:t>
            </w:r>
            <w:r w:rsidR="0010604A">
              <w:t>2340</w:t>
            </w:r>
            <w:r>
              <w:t>/</w:t>
            </w:r>
            <w:r w:rsidR="0010604A">
              <w:t xml:space="preserve">2340 </w:t>
            </w:r>
            <w:r>
              <w:t>(GLOW or app code)</w:t>
            </w:r>
          </w:p>
        </w:tc>
        <w:tc>
          <w:tcPr>
            <w:tcW w:w="3986" w:type="dxa"/>
            <w:tcBorders>
              <w:top w:val="single" w:sz="4" w:space="0" w:color="auto"/>
              <w:bottom w:val="single" w:sz="12" w:space="0" w:color="auto"/>
            </w:tcBorders>
            <w:vAlign w:val="center"/>
          </w:tcPr>
          <w:p w14:paraId="28B154A9" w14:textId="60081B62" w:rsidR="00DC6B5C" w:rsidRPr="00221FCC" w:rsidRDefault="00FD429C" w:rsidP="00016A42">
            <w:r>
              <w:t>PROJECT, Backup or other use as you wish.</w:t>
            </w:r>
          </w:p>
        </w:tc>
      </w:tr>
    </w:tbl>
    <w:p w14:paraId="2D4BF60E" w14:textId="499D1626" w:rsidR="0013221A" w:rsidRDefault="00BC7444" w:rsidP="0013221A">
      <w:pPr>
        <w:pStyle w:val="Heading3"/>
      </w:pPr>
      <w:bookmarkStart w:id="99" w:name="_Toc119163437"/>
      <w:r>
        <w:lastRenderedPageBreak/>
        <w:t>Gross</w:t>
      </w:r>
      <w:r w:rsidR="0013221A">
        <w:t xml:space="preserve"> Disk </w:t>
      </w:r>
      <w:r>
        <w:t>Organizations</w:t>
      </w:r>
      <w:bookmarkEnd w:id="99"/>
    </w:p>
    <w:p w14:paraId="0D36CE29" w14:textId="429DDA9D" w:rsidR="0013221A" w:rsidRDefault="00BC7444" w:rsidP="0013221A">
      <w:pPr>
        <w:pStyle w:val="BodyText"/>
      </w:pPr>
      <w:r>
        <w:t>On a large scale, each operating system organizes its disk suitably to match its resources</w:t>
      </w:r>
      <w:r w:rsidR="0013221A">
        <w:t>.</w:t>
      </w:r>
    </w:p>
    <w:p w14:paraId="4843401A" w14:textId="2ADB5F69" w:rsidR="0013221A" w:rsidRDefault="0013221A" w:rsidP="00463574">
      <w:pPr>
        <w:pStyle w:val="Heading4"/>
      </w:pPr>
      <w:r>
        <w:t>saneFORTH Disk Layout</w:t>
      </w:r>
    </w:p>
    <w:p w14:paraId="562B49E1" w14:textId="1BC63BB2" w:rsidR="0013221A" w:rsidRDefault="0013221A" w:rsidP="0013221A">
      <w:pPr>
        <w:pStyle w:val="BodyText"/>
      </w:pPr>
      <w:r>
        <w:t xml:space="preserve">When using saneFORTH, mass storage is mapped as is shown in block 8 and its shadow.  This is </w:t>
      </w:r>
      <w:r w:rsidR="00E163D8">
        <w:t>currently</w:t>
      </w:r>
      <w:r>
        <w:t xml:space="preserve"> as follows</w:t>
      </w:r>
      <w:r w:rsidR="002A2A25">
        <w:t>, with the 4800 blocks of 0 DRIVE, and with 40, 44, and 52 DRIVE, write enabled (+WRT, see SFW32PR manual)</w:t>
      </w:r>
      <w:r>
        <w:t>:</w:t>
      </w:r>
    </w:p>
    <w:tbl>
      <w:tblPr>
        <w:tblStyle w:val="TableGrid2"/>
        <w:tblW w:w="0" w:type="auto"/>
        <w:tblInd w:w="44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42"/>
        <w:gridCol w:w="742"/>
        <w:gridCol w:w="788"/>
        <w:gridCol w:w="6888"/>
      </w:tblGrid>
      <w:tr w:rsidR="00E163D8" w:rsidRPr="00221FCC" w14:paraId="4451A6A7" w14:textId="77777777" w:rsidTr="00463574">
        <w:trPr>
          <w:cantSplit/>
        </w:trPr>
        <w:tc>
          <w:tcPr>
            <w:tcW w:w="742" w:type="dxa"/>
            <w:tcBorders>
              <w:top w:val="single" w:sz="12" w:space="0" w:color="auto"/>
              <w:bottom w:val="single" w:sz="12" w:space="0" w:color="auto"/>
            </w:tcBorders>
          </w:tcPr>
          <w:p w14:paraId="07C9734B" w14:textId="157DD6C9" w:rsidR="00E163D8" w:rsidRPr="00221FCC" w:rsidRDefault="00E163D8" w:rsidP="00901DF7">
            <w:pPr>
              <w:jc w:val="center"/>
            </w:pPr>
            <w:r>
              <w:t>DRIVE</w:t>
            </w:r>
          </w:p>
        </w:tc>
        <w:tc>
          <w:tcPr>
            <w:tcW w:w="742" w:type="dxa"/>
            <w:tcBorders>
              <w:top w:val="single" w:sz="12" w:space="0" w:color="auto"/>
              <w:bottom w:val="single" w:sz="12" w:space="0" w:color="auto"/>
            </w:tcBorders>
            <w:vAlign w:val="center"/>
          </w:tcPr>
          <w:p w14:paraId="55BE31ED" w14:textId="243E5ED9" w:rsidR="00E163D8" w:rsidRPr="00221FCC" w:rsidRDefault="00E163D8" w:rsidP="00901DF7">
            <w:pPr>
              <w:jc w:val="center"/>
            </w:pPr>
            <w:r w:rsidRPr="00221FCC">
              <w:t>Block</w:t>
            </w:r>
          </w:p>
        </w:tc>
        <w:tc>
          <w:tcPr>
            <w:tcW w:w="788" w:type="dxa"/>
            <w:tcBorders>
              <w:top w:val="single" w:sz="12" w:space="0" w:color="auto"/>
              <w:bottom w:val="single" w:sz="12" w:space="0" w:color="auto"/>
            </w:tcBorders>
            <w:vAlign w:val="center"/>
          </w:tcPr>
          <w:p w14:paraId="7C8E2E3B" w14:textId="77777777" w:rsidR="00E163D8" w:rsidRPr="00221FCC" w:rsidRDefault="00E163D8" w:rsidP="00463574">
            <w:pPr>
              <w:jc w:val="center"/>
            </w:pPr>
            <w:r>
              <w:t>Size</w:t>
            </w:r>
          </w:p>
        </w:tc>
        <w:tc>
          <w:tcPr>
            <w:tcW w:w="6888" w:type="dxa"/>
            <w:tcBorders>
              <w:top w:val="single" w:sz="12" w:space="0" w:color="auto"/>
              <w:bottom w:val="single" w:sz="12" w:space="0" w:color="auto"/>
            </w:tcBorders>
            <w:vAlign w:val="center"/>
          </w:tcPr>
          <w:p w14:paraId="7590852B" w14:textId="77777777" w:rsidR="00E163D8" w:rsidRPr="00221FCC" w:rsidRDefault="00E163D8" w:rsidP="00463574">
            <w:pPr>
              <w:ind w:left="432" w:hanging="432"/>
            </w:pPr>
            <w:r>
              <w:t>Content</w:t>
            </w:r>
          </w:p>
        </w:tc>
      </w:tr>
      <w:tr w:rsidR="00E163D8" w:rsidRPr="00221FCC" w14:paraId="1F673F6C" w14:textId="77777777" w:rsidTr="00463574">
        <w:trPr>
          <w:cantSplit/>
        </w:trPr>
        <w:tc>
          <w:tcPr>
            <w:tcW w:w="742" w:type="dxa"/>
            <w:tcBorders>
              <w:top w:val="single" w:sz="4" w:space="0" w:color="auto"/>
              <w:bottom w:val="single" w:sz="4" w:space="0" w:color="auto"/>
            </w:tcBorders>
            <w:vAlign w:val="center"/>
          </w:tcPr>
          <w:p w14:paraId="2284BD4A" w14:textId="17A5A1A8" w:rsidR="00E163D8" w:rsidRPr="00221FCC" w:rsidRDefault="00E163D8" w:rsidP="00384DC4">
            <w:pPr>
              <w:jc w:val="center"/>
            </w:pPr>
            <w:r>
              <w:t>0</w:t>
            </w:r>
          </w:p>
        </w:tc>
        <w:tc>
          <w:tcPr>
            <w:tcW w:w="742" w:type="dxa"/>
            <w:tcBorders>
              <w:top w:val="single" w:sz="4" w:space="0" w:color="auto"/>
              <w:bottom w:val="single" w:sz="4" w:space="0" w:color="auto"/>
            </w:tcBorders>
            <w:vAlign w:val="center"/>
          </w:tcPr>
          <w:p w14:paraId="0B731B07" w14:textId="5658AA29" w:rsidR="00E163D8" w:rsidRPr="00221FCC" w:rsidRDefault="00E163D8" w:rsidP="00901DF7">
            <w:pPr>
              <w:jc w:val="center"/>
            </w:pPr>
            <w:r w:rsidRPr="00221FCC">
              <w:t>0</w:t>
            </w:r>
          </w:p>
        </w:tc>
        <w:tc>
          <w:tcPr>
            <w:tcW w:w="788" w:type="dxa"/>
            <w:tcBorders>
              <w:top w:val="single" w:sz="4" w:space="0" w:color="auto"/>
              <w:bottom w:val="single" w:sz="4" w:space="0" w:color="auto"/>
            </w:tcBorders>
            <w:vAlign w:val="center"/>
          </w:tcPr>
          <w:p w14:paraId="59E0A486" w14:textId="77777777" w:rsidR="00E163D8" w:rsidRPr="00221FCC" w:rsidRDefault="00E163D8" w:rsidP="00463574">
            <w:pPr>
              <w:jc w:val="center"/>
            </w:pPr>
            <w:r>
              <w:t>4860</w:t>
            </w:r>
          </w:p>
        </w:tc>
        <w:tc>
          <w:tcPr>
            <w:tcW w:w="6888" w:type="dxa"/>
            <w:tcBorders>
              <w:top w:val="single" w:sz="4" w:space="0" w:color="auto"/>
              <w:bottom w:val="single" w:sz="4" w:space="0" w:color="auto"/>
            </w:tcBorders>
            <w:vAlign w:val="center"/>
          </w:tcPr>
          <w:p w14:paraId="1A147F60" w14:textId="77777777" w:rsidR="00E163D8" w:rsidRPr="00221FCC" w:rsidRDefault="00E163D8" w:rsidP="00463574">
            <w:pPr>
              <w:ind w:left="432" w:hanging="432"/>
            </w:pPr>
            <w:r>
              <w:t xml:space="preserve">Working system as diagrammed above.  Includes a dummy index page at 4740 so that the Project file may be used in both </w:t>
            </w:r>
            <w:proofErr w:type="spellStart"/>
            <w:r>
              <w:t>sF</w:t>
            </w:r>
            <w:proofErr w:type="spellEnd"/>
            <w:r>
              <w:t xml:space="preserve"> and pF environments. </w:t>
            </w:r>
          </w:p>
        </w:tc>
      </w:tr>
      <w:tr w:rsidR="00E163D8" w:rsidRPr="00221FCC" w14:paraId="2CD17C11" w14:textId="77777777" w:rsidTr="00463574">
        <w:trPr>
          <w:cantSplit/>
        </w:trPr>
        <w:tc>
          <w:tcPr>
            <w:tcW w:w="742" w:type="dxa"/>
            <w:tcBorders>
              <w:top w:val="single" w:sz="4" w:space="0" w:color="auto"/>
              <w:bottom w:val="single" w:sz="4" w:space="0" w:color="auto"/>
            </w:tcBorders>
          </w:tcPr>
          <w:p w14:paraId="19F7A584" w14:textId="48376C31" w:rsidR="00E163D8" w:rsidRDefault="00E163D8" w:rsidP="00901DF7">
            <w:pPr>
              <w:jc w:val="center"/>
            </w:pPr>
            <w:r>
              <w:t>4</w:t>
            </w:r>
          </w:p>
        </w:tc>
        <w:tc>
          <w:tcPr>
            <w:tcW w:w="742" w:type="dxa"/>
            <w:tcBorders>
              <w:top w:val="single" w:sz="4" w:space="0" w:color="auto"/>
              <w:bottom w:val="single" w:sz="4" w:space="0" w:color="auto"/>
            </w:tcBorders>
            <w:vAlign w:val="center"/>
          </w:tcPr>
          <w:p w14:paraId="56F8D8E4" w14:textId="595E83EB" w:rsidR="00E163D8" w:rsidRPr="00221FCC" w:rsidRDefault="00E163D8" w:rsidP="00901DF7">
            <w:pPr>
              <w:jc w:val="center"/>
            </w:pPr>
            <w:r>
              <w:t>4800</w:t>
            </w:r>
          </w:p>
        </w:tc>
        <w:tc>
          <w:tcPr>
            <w:tcW w:w="788" w:type="dxa"/>
            <w:tcBorders>
              <w:top w:val="single" w:sz="4" w:space="0" w:color="auto"/>
              <w:bottom w:val="single" w:sz="4" w:space="0" w:color="auto"/>
            </w:tcBorders>
            <w:vAlign w:val="center"/>
          </w:tcPr>
          <w:p w14:paraId="23A587AF" w14:textId="77777777" w:rsidR="00E163D8" w:rsidRPr="00221FCC" w:rsidRDefault="00E163D8" w:rsidP="00463574">
            <w:pPr>
              <w:jc w:val="center"/>
            </w:pPr>
            <w:r>
              <w:t>4740</w:t>
            </w:r>
          </w:p>
        </w:tc>
        <w:tc>
          <w:tcPr>
            <w:tcW w:w="6888" w:type="dxa"/>
            <w:tcBorders>
              <w:top w:val="single" w:sz="4" w:space="0" w:color="auto"/>
              <w:bottom w:val="single" w:sz="4" w:space="0" w:color="auto"/>
            </w:tcBorders>
            <w:vAlign w:val="center"/>
          </w:tcPr>
          <w:p w14:paraId="20530AC9" w14:textId="77777777" w:rsidR="00E163D8" w:rsidRPr="00221FCC" w:rsidRDefault="00E163D8" w:rsidP="00463574">
            <w:pPr>
              <w:ind w:left="432" w:hanging="432"/>
            </w:pPr>
            <w:r>
              <w:t>Project file.  The last index page (4740) does not exist.</w:t>
            </w:r>
          </w:p>
        </w:tc>
      </w:tr>
      <w:tr w:rsidR="00E163D8" w:rsidRPr="00221FCC" w14:paraId="520E3B64" w14:textId="77777777" w:rsidTr="00463574">
        <w:trPr>
          <w:cantSplit/>
        </w:trPr>
        <w:tc>
          <w:tcPr>
            <w:tcW w:w="742" w:type="dxa"/>
            <w:tcBorders>
              <w:top w:val="single" w:sz="4" w:space="0" w:color="auto"/>
              <w:bottom w:val="single" w:sz="4" w:space="0" w:color="auto"/>
            </w:tcBorders>
          </w:tcPr>
          <w:p w14:paraId="1CDA9936" w14:textId="113E7C8E" w:rsidR="00E163D8" w:rsidRDefault="00E163D8" w:rsidP="00901DF7">
            <w:pPr>
              <w:jc w:val="center"/>
            </w:pPr>
            <w:r>
              <w:t>8</w:t>
            </w:r>
          </w:p>
        </w:tc>
        <w:tc>
          <w:tcPr>
            <w:tcW w:w="742" w:type="dxa"/>
            <w:tcBorders>
              <w:top w:val="single" w:sz="4" w:space="0" w:color="auto"/>
              <w:bottom w:val="single" w:sz="4" w:space="0" w:color="auto"/>
            </w:tcBorders>
            <w:vAlign w:val="center"/>
          </w:tcPr>
          <w:p w14:paraId="7B9150BE" w14:textId="4C9575F2" w:rsidR="00E163D8" w:rsidRPr="00221FCC" w:rsidRDefault="00E163D8" w:rsidP="00901DF7">
            <w:pPr>
              <w:jc w:val="center"/>
            </w:pPr>
            <w:r>
              <w:t>9600</w:t>
            </w:r>
          </w:p>
        </w:tc>
        <w:tc>
          <w:tcPr>
            <w:tcW w:w="788" w:type="dxa"/>
            <w:tcBorders>
              <w:top w:val="single" w:sz="4" w:space="0" w:color="auto"/>
              <w:bottom w:val="single" w:sz="4" w:space="0" w:color="auto"/>
            </w:tcBorders>
            <w:vAlign w:val="center"/>
          </w:tcPr>
          <w:p w14:paraId="10D38E8D" w14:textId="77777777" w:rsidR="00E163D8" w:rsidRPr="00221FCC" w:rsidRDefault="00E163D8" w:rsidP="00463574">
            <w:pPr>
              <w:jc w:val="center"/>
            </w:pPr>
            <w:r>
              <w:t>4800</w:t>
            </w:r>
          </w:p>
        </w:tc>
        <w:tc>
          <w:tcPr>
            <w:tcW w:w="6888" w:type="dxa"/>
            <w:tcBorders>
              <w:top w:val="single" w:sz="4" w:space="0" w:color="auto"/>
              <w:bottom w:val="single" w:sz="4" w:space="0" w:color="auto"/>
            </w:tcBorders>
            <w:vAlign w:val="center"/>
          </w:tcPr>
          <w:p w14:paraId="1F105EB6" w14:textId="77777777" w:rsidR="00E163D8" w:rsidRPr="00221FCC" w:rsidRDefault="00E163D8" w:rsidP="00463574">
            <w:pPr>
              <w:ind w:left="432" w:hanging="432"/>
            </w:pPr>
            <w:r>
              <w:t>Base image for this system; ultimate backup.</w:t>
            </w:r>
          </w:p>
        </w:tc>
      </w:tr>
      <w:tr w:rsidR="002A2A25" w:rsidRPr="00221FCC" w14:paraId="049CFCCE" w14:textId="77777777" w:rsidTr="00BC7444">
        <w:trPr>
          <w:cantSplit/>
        </w:trPr>
        <w:tc>
          <w:tcPr>
            <w:tcW w:w="742" w:type="dxa"/>
            <w:tcBorders>
              <w:top w:val="single" w:sz="4" w:space="0" w:color="auto"/>
              <w:bottom w:val="single" w:sz="4" w:space="0" w:color="auto"/>
            </w:tcBorders>
          </w:tcPr>
          <w:p w14:paraId="6507BE0D" w14:textId="72B935C7" w:rsidR="002A2A25" w:rsidRDefault="002A2A25" w:rsidP="002A2A25">
            <w:pPr>
              <w:jc w:val="center"/>
            </w:pPr>
            <w:r>
              <w:t>12</w:t>
            </w:r>
          </w:p>
        </w:tc>
        <w:tc>
          <w:tcPr>
            <w:tcW w:w="742" w:type="dxa"/>
            <w:tcBorders>
              <w:top w:val="single" w:sz="4" w:space="0" w:color="auto"/>
              <w:bottom w:val="single" w:sz="4" w:space="0" w:color="auto"/>
            </w:tcBorders>
            <w:vAlign w:val="center"/>
          </w:tcPr>
          <w:p w14:paraId="7512F7B9" w14:textId="0E060300" w:rsidR="002A2A25" w:rsidRDefault="002A2A25" w:rsidP="002A2A25">
            <w:pPr>
              <w:jc w:val="center"/>
            </w:pPr>
            <w:r>
              <w:t>14400</w:t>
            </w:r>
          </w:p>
        </w:tc>
        <w:tc>
          <w:tcPr>
            <w:tcW w:w="788" w:type="dxa"/>
            <w:tcBorders>
              <w:top w:val="single" w:sz="4" w:space="0" w:color="auto"/>
              <w:bottom w:val="single" w:sz="4" w:space="0" w:color="auto"/>
            </w:tcBorders>
            <w:vAlign w:val="center"/>
          </w:tcPr>
          <w:p w14:paraId="73B66FD6" w14:textId="1D8598EA" w:rsidR="002A2A25" w:rsidRDefault="002A2A25" w:rsidP="002A2A25">
            <w:pPr>
              <w:jc w:val="center"/>
            </w:pPr>
            <w:r>
              <w:t>4800</w:t>
            </w:r>
          </w:p>
        </w:tc>
        <w:tc>
          <w:tcPr>
            <w:tcW w:w="6888" w:type="dxa"/>
            <w:tcBorders>
              <w:top w:val="single" w:sz="4" w:space="0" w:color="auto"/>
              <w:bottom w:val="single" w:sz="4" w:space="0" w:color="auto"/>
            </w:tcBorders>
            <w:vAlign w:val="center"/>
          </w:tcPr>
          <w:p w14:paraId="38ED59DB" w14:textId="09F75B3A" w:rsidR="002A2A25" w:rsidRDefault="002A2A25" w:rsidP="002A2A25">
            <w:pPr>
              <w:ind w:left="432" w:hanging="432"/>
            </w:pPr>
            <w:r>
              <w:t>Another image, typically the previous base.</w:t>
            </w:r>
          </w:p>
        </w:tc>
      </w:tr>
      <w:tr w:rsidR="002A2A25" w:rsidRPr="00221FCC" w14:paraId="66AA5FB0" w14:textId="77777777" w:rsidTr="00463574">
        <w:trPr>
          <w:cantSplit/>
        </w:trPr>
        <w:tc>
          <w:tcPr>
            <w:tcW w:w="742" w:type="dxa"/>
            <w:tcBorders>
              <w:top w:val="single" w:sz="4" w:space="0" w:color="auto"/>
              <w:bottom w:val="single" w:sz="12" w:space="0" w:color="auto"/>
            </w:tcBorders>
          </w:tcPr>
          <w:p w14:paraId="3B541380" w14:textId="01F573B8" w:rsidR="002A2A25" w:rsidRDefault="002A2A25" w:rsidP="002A2A25">
            <w:pPr>
              <w:jc w:val="center"/>
            </w:pPr>
            <w:r>
              <w:t>16</w:t>
            </w:r>
          </w:p>
        </w:tc>
        <w:tc>
          <w:tcPr>
            <w:tcW w:w="742" w:type="dxa"/>
            <w:tcBorders>
              <w:top w:val="single" w:sz="4" w:space="0" w:color="auto"/>
              <w:bottom w:val="single" w:sz="12" w:space="0" w:color="auto"/>
            </w:tcBorders>
            <w:vAlign w:val="center"/>
          </w:tcPr>
          <w:p w14:paraId="07094BEA" w14:textId="1D5202DA" w:rsidR="002A2A25" w:rsidRPr="00221FCC" w:rsidRDefault="002A2A25" w:rsidP="002A2A25">
            <w:pPr>
              <w:jc w:val="center"/>
            </w:pPr>
            <w:r>
              <w:t>19200</w:t>
            </w:r>
          </w:p>
        </w:tc>
        <w:tc>
          <w:tcPr>
            <w:tcW w:w="788" w:type="dxa"/>
            <w:tcBorders>
              <w:top w:val="single" w:sz="4" w:space="0" w:color="auto"/>
              <w:bottom w:val="single" w:sz="12" w:space="0" w:color="auto"/>
            </w:tcBorders>
            <w:vAlign w:val="center"/>
          </w:tcPr>
          <w:p w14:paraId="0AB208A8" w14:textId="5E78BDF2" w:rsidR="002A2A25" w:rsidRPr="00221FCC" w:rsidRDefault="002A2A25" w:rsidP="00463574">
            <w:pPr>
              <w:jc w:val="center"/>
            </w:pPr>
            <w:r>
              <w:t>4800</w:t>
            </w:r>
          </w:p>
        </w:tc>
        <w:tc>
          <w:tcPr>
            <w:tcW w:w="6888" w:type="dxa"/>
            <w:tcBorders>
              <w:top w:val="single" w:sz="4" w:space="0" w:color="auto"/>
              <w:bottom w:val="single" w:sz="12" w:space="0" w:color="auto"/>
            </w:tcBorders>
            <w:vAlign w:val="center"/>
          </w:tcPr>
          <w:p w14:paraId="6B02D4CB" w14:textId="4A142F74" w:rsidR="002A2A25" w:rsidRPr="00221FCC" w:rsidRDefault="002A2A25" w:rsidP="00463574">
            <w:pPr>
              <w:ind w:left="432" w:hanging="432"/>
            </w:pPr>
            <w:r>
              <w:t>--- not assigned ---</w:t>
            </w:r>
          </w:p>
        </w:tc>
      </w:tr>
      <w:tr w:rsidR="002A2A25" w:rsidRPr="00221FCC" w14:paraId="2CA68A6B" w14:textId="77777777" w:rsidTr="00463574">
        <w:trPr>
          <w:cantSplit/>
        </w:trPr>
        <w:tc>
          <w:tcPr>
            <w:tcW w:w="742" w:type="dxa"/>
            <w:tcBorders>
              <w:top w:val="single" w:sz="12" w:space="0" w:color="auto"/>
              <w:bottom w:val="single" w:sz="12" w:space="0" w:color="auto"/>
            </w:tcBorders>
          </w:tcPr>
          <w:p w14:paraId="0AD14FF6" w14:textId="5FF03804" w:rsidR="002A2A25" w:rsidRDefault="002A2A25" w:rsidP="002A2A25">
            <w:pPr>
              <w:jc w:val="center"/>
            </w:pPr>
            <w:r>
              <w:t>20</w:t>
            </w:r>
          </w:p>
        </w:tc>
        <w:tc>
          <w:tcPr>
            <w:tcW w:w="742" w:type="dxa"/>
            <w:tcBorders>
              <w:top w:val="single" w:sz="12" w:space="0" w:color="auto"/>
              <w:bottom w:val="single" w:sz="12" w:space="0" w:color="auto"/>
            </w:tcBorders>
            <w:vAlign w:val="center"/>
          </w:tcPr>
          <w:p w14:paraId="3125CB2A" w14:textId="237CEE5E" w:rsidR="002A2A25" w:rsidRPr="00221FCC" w:rsidRDefault="002A2A25" w:rsidP="002A2A25">
            <w:pPr>
              <w:jc w:val="center"/>
            </w:pPr>
            <w:r>
              <w:t>24000</w:t>
            </w:r>
          </w:p>
        </w:tc>
        <w:tc>
          <w:tcPr>
            <w:tcW w:w="788" w:type="dxa"/>
            <w:tcBorders>
              <w:top w:val="single" w:sz="12" w:space="0" w:color="auto"/>
              <w:bottom w:val="single" w:sz="12" w:space="0" w:color="auto"/>
            </w:tcBorders>
            <w:vAlign w:val="center"/>
          </w:tcPr>
          <w:p w14:paraId="11EFD723" w14:textId="77777777" w:rsidR="002A2A25" w:rsidRPr="00221FCC" w:rsidRDefault="002A2A25" w:rsidP="00463574">
            <w:pPr>
              <w:jc w:val="center"/>
            </w:pPr>
            <w:r>
              <w:t>9600</w:t>
            </w:r>
          </w:p>
        </w:tc>
        <w:tc>
          <w:tcPr>
            <w:tcW w:w="6888" w:type="dxa"/>
            <w:tcBorders>
              <w:top w:val="single" w:sz="12" w:space="0" w:color="auto"/>
              <w:bottom w:val="single" w:sz="12" w:space="0" w:color="auto"/>
            </w:tcBorders>
            <w:vAlign w:val="center"/>
          </w:tcPr>
          <w:p w14:paraId="391D1B21" w14:textId="77777777" w:rsidR="002A2A25" w:rsidRPr="00221FCC" w:rsidRDefault="002A2A25" w:rsidP="00463574">
            <w:pPr>
              <w:ind w:left="432" w:hanging="432"/>
            </w:pPr>
            <w:r>
              <w:t>Backups of working system and Project file.</w:t>
            </w:r>
          </w:p>
        </w:tc>
      </w:tr>
      <w:tr w:rsidR="002A2A25" w:rsidRPr="00221FCC" w14:paraId="3F939486" w14:textId="77777777" w:rsidTr="00463574">
        <w:trPr>
          <w:cantSplit/>
        </w:trPr>
        <w:tc>
          <w:tcPr>
            <w:tcW w:w="742" w:type="dxa"/>
            <w:tcBorders>
              <w:top w:val="single" w:sz="12" w:space="0" w:color="auto"/>
              <w:bottom w:val="single" w:sz="12" w:space="0" w:color="auto"/>
            </w:tcBorders>
          </w:tcPr>
          <w:p w14:paraId="506ECDAA" w14:textId="67565BFF" w:rsidR="002A2A25" w:rsidRDefault="002A2A25" w:rsidP="002A2A25">
            <w:pPr>
              <w:jc w:val="center"/>
            </w:pPr>
            <w:r>
              <w:t>40</w:t>
            </w:r>
          </w:p>
        </w:tc>
        <w:tc>
          <w:tcPr>
            <w:tcW w:w="742" w:type="dxa"/>
            <w:tcBorders>
              <w:top w:val="single" w:sz="12" w:space="0" w:color="auto"/>
              <w:bottom w:val="single" w:sz="12" w:space="0" w:color="auto"/>
            </w:tcBorders>
            <w:vAlign w:val="center"/>
          </w:tcPr>
          <w:p w14:paraId="18CCD458" w14:textId="1AF5529B" w:rsidR="002A2A25" w:rsidRPr="00221FCC" w:rsidRDefault="002A2A25" w:rsidP="002A2A25">
            <w:pPr>
              <w:jc w:val="center"/>
            </w:pPr>
            <w:r>
              <w:t>48000</w:t>
            </w:r>
          </w:p>
        </w:tc>
        <w:tc>
          <w:tcPr>
            <w:tcW w:w="788" w:type="dxa"/>
            <w:tcBorders>
              <w:top w:val="single" w:sz="12" w:space="0" w:color="auto"/>
              <w:bottom w:val="single" w:sz="12" w:space="0" w:color="auto"/>
            </w:tcBorders>
            <w:vAlign w:val="center"/>
          </w:tcPr>
          <w:p w14:paraId="04FB04D2" w14:textId="7F51011E" w:rsidR="002A2A25" w:rsidRPr="00221FCC" w:rsidRDefault="002A2A25" w:rsidP="00463574">
            <w:pPr>
              <w:jc w:val="center"/>
            </w:pPr>
            <w:r>
              <w:t>24000</w:t>
            </w:r>
          </w:p>
        </w:tc>
        <w:tc>
          <w:tcPr>
            <w:tcW w:w="6888" w:type="dxa"/>
            <w:tcBorders>
              <w:top w:val="single" w:sz="12" w:space="0" w:color="auto"/>
              <w:bottom w:val="single" w:sz="12" w:space="0" w:color="auto"/>
            </w:tcBorders>
            <w:vAlign w:val="center"/>
          </w:tcPr>
          <w:p w14:paraId="2CF49F64" w14:textId="6ACCA801" w:rsidR="002A2A25" w:rsidRPr="00221FCC" w:rsidRDefault="002A2A25" w:rsidP="00463574">
            <w:pPr>
              <w:ind w:left="432" w:hanging="432"/>
            </w:pPr>
            <w:r>
              <w:t xml:space="preserve">Serial disk for pF use.  </w:t>
            </w:r>
            <w:r w:rsidRPr="00463574">
              <w:rPr>
                <w:b/>
                <w:bCs/>
              </w:rPr>
              <w:t>0 DRIVE  EVB OFFSET +!</w:t>
            </w:r>
            <w:r>
              <w:t xml:space="preserve">  to see this </w:t>
            </w:r>
            <w:proofErr w:type="spellStart"/>
            <w:r>
              <w:t>perpective</w:t>
            </w:r>
            <w:proofErr w:type="spellEnd"/>
            <w:r>
              <w:t xml:space="preserve"> in </w:t>
            </w:r>
            <w:proofErr w:type="spellStart"/>
            <w:r>
              <w:t>sF.</w:t>
            </w:r>
            <w:proofErr w:type="spellEnd"/>
          </w:p>
        </w:tc>
      </w:tr>
    </w:tbl>
    <w:p w14:paraId="1BB5A050" w14:textId="1F34483B" w:rsidR="0013221A" w:rsidRDefault="0013221A" w:rsidP="00463574">
      <w:pPr>
        <w:pStyle w:val="BodyText"/>
        <w:spacing w:after="0"/>
      </w:pPr>
    </w:p>
    <w:p w14:paraId="33C3C185" w14:textId="46B44C47" w:rsidR="00E163D8" w:rsidRDefault="00E163D8" w:rsidP="0013221A">
      <w:pPr>
        <w:pStyle w:val="BodyText"/>
      </w:pPr>
      <w:r>
        <w:t>DISKING is set by default to compare 0 with 24000 for a scope of 9540 blocks.</w:t>
      </w:r>
    </w:p>
    <w:p w14:paraId="10DD1B7D" w14:textId="02ADC399" w:rsidR="00E163D8" w:rsidRDefault="00E163D8" w:rsidP="00E163D8">
      <w:pPr>
        <w:pStyle w:val="Heading4"/>
      </w:pPr>
      <w:proofErr w:type="spellStart"/>
      <w:r>
        <w:t>polyFORTH</w:t>
      </w:r>
      <w:proofErr w:type="spellEnd"/>
      <w:r>
        <w:t xml:space="preserve"> Flash and Serial Disk Layouts</w:t>
      </w:r>
    </w:p>
    <w:p w14:paraId="0D743CC4" w14:textId="2C5386A0" w:rsidR="00E163D8" w:rsidRDefault="00E163D8" w:rsidP="00E163D8">
      <w:pPr>
        <w:pStyle w:val="BodyText"/>
      </w:pPr>
      <w:r>
        <w:t xml:space="preserve">When using </w:t>
      </w:r>
      <w:proofErr w:type="spellStart"/>
      <w:r>
        <w:t>polyFORTH</w:t>
      </w:r>
      <w:proofErr w:type="spellEnd"/>
      <w:r>
        <w:t>, mass storage is mapped as is shown in block 11.  This is currently as follows; note that in the standard nucleus, flash is mapped at 0, serial disk at 24000, and flash boot at 48000.</w:t>
      </w:r>
    </w:p>
    <w:tbl>
      <w:tblPr>
        <w:tblStyle w:val="TableGrid2"/>
        <w:tblW w:w="0" w:type="auto"/>
        <w:tblInd w:w="44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42"/>
        <w:gridCol w:w="742"/>
        <w:gridCol w:w="788"/>
        <w:gridCol w:w="6888"/>
      </w:tblGrid>
      <w:tr w:rsidR="00E163D8" w:rsidRPr="00221FCC" w14:paraId="73948B7C" w14:textId="77777777" w:rsidTr="00463574">
        <w:trPr>
          <w:cantSplit/>
        </w:trPr>
        <w:tc>
          <w:tcPr>
            <w:tcW w:w="742" w:type="dxa"/>
            <w:tcBorders>
              <w:top w:val="single" w:sz="12" w:space="0" w:color="auto"/>
              <w:bottom w:val="single" w:sz="12" w:space="0" w:color="auto"/>
            </w:tcBorders>
            <w:vAlign w:val="center"/>
          </w:tcPr>
          <w:p w14:paraId="12B31C1A" w14:textId="40F01CFD" w:rsidR="00E163D8" w:rsidRPr="00221FCC" w:rsidRDefault="00E163D8" w:rsidP="00384DC4">
            <w:pPr>
              <w:jc w:val="center"/>
            </w:pPr>
            <w:r>
              <w:t>DRIVE</w:t>
            </w:r>
          </w:p>
        </w:tc>
        <w:tc>
          <w:tcPr>
            <w:tcW w:w="742" w:type="dxa"/>
            <w:tcBorders>
              <w:top w:val="single" w:sz="12" w:space="0" w:color="auto"/>
              <w:bottom w:val="single" w:sz="12" w:space="0" w:color="auto"/>
            </w:tcBorders>
            <w:vAlign w:val="center"/>
          </w:tcPr>
          <w:p w14:paraId="3F4BE114" w14:textId="599A621F" w:rsidR="00E163D8" w:rsidRPr="00221FCC" w:rsidRDefault="00E163D8" w:rsidP="00901DF7">
            <w:pPr>
              <w:jc w:val="center"/>
            </w:pPr>
            <w:r w:rsidRPr="00221FCC">
              <w:t>Block</w:t>
            </w:r>
          </w:p>
        </w:tc>
        <w:tc>
          <w:tcPr>
            <w:tcW w:w="788" w:type="dxa"/>
            <w:tcBorders>
              <w:top w:val="single" w:sz="12" w:space="0" w:color="auto"/>
              <w:bottom w:val="single" w:sz="12" w:space="0" w:color="auto"/>
            </w:tcBorders>
            <w:vAlign w:val="center"/>
          </w:tcPr>
          <w:p w14:paraId="5D0686BE" w14:textId="77777777" w:rsidR="00E163D8" w:rsidRPr="00221FCC" w:rsidRDefault="00E163D8" w:rsidP="00463574">
            <w:pPr>
              <w:jc w:val="center"/>
            </w:pPr>
            <w:r>
              <w:t>Size</w:t>
            </w:r>
          </w:p>
        </w:tc>
        <w:tc>
          <w:tcPr>
            <w:tcW w:w="6888" w:type="dxa"/>
            <w:tcBorders>
              <w:top w:val="single" w:sz="12" w:space="0" w:color="auto"/>
              <w:bottom w:val="single" w:sz="12" w:space="0" w:color="auto"/>
            </w:tcBorders>
            <w:vAlign w:val="center"/>
          </w:tcPr>
          <w:p w14:paraId="5E6C15FE" w14:textId="77777777" w:rsidR="00E163D8" w:rsidRPr="00221FCC" w:rsidRDefault="00E163D8" w:rsidP="00463574">
            <w:pPr>
              <w:ind w:left="432" w:hanging="432"/>
            </w:pPr>
            <w:r>
              <w:t>Content</w:t>
            </w:r>
          </w:p>
        </w:tc>
      </w:tr>
      <w:tr w:rsidR="00E163D8" w:rsidRPr="00221FCC" w14:paraId="7A1D2B1B" w14:textId="77777777" w:rsidTr="00463574">
        <w:trPr>
          <w:cantSplit/>
        </w:trPr>
        <w:tc>
          <w:tcPr>
            <w:tcW w:w="742" w:type="dxa"/>
            <w:tcBorders>
              <w:top w:val="single" w:sz="4" w:space="0" w:color="auto"/>
              <w:bottom w:val="single" w:sz="4" w:space="0" w:color="auto"/>
            </w:tcBorders>
            <w:vAlign w:val="center"/>
          </w:tcPr>
          <w:p w14:paraId="3561FFEA" w14:textId="6424BBA2" w:rsidR="00E163D8" w:rsidRPr="00221FCC" w:rsidRDefault="009724D6" w:rsidP="00384DC4">
            <w:pPr>
              <w:jc w:val="center"/>
            </w:pPr>
            <w:r>
              <w:t>0</w:t>
            </w:r>
          </w:p>
        </w:tc>
        <w:tc>
          <w:tcPr>
            <w:tcW w:w="742" w:type="dxa"/>
            <w:tcBorders>
              <w:top w:val="single" w:sz="4" w:space="0" w:color="auto"/>
              <w:bottom w:val="single" w:sz="4" w:space="0" w:color="auto"/>
            </w:tcBorders>
            <w:vAlign w:val="center"/>
          </w:tcPr>
          <w:p w14:paraId="24B80890" w14:textId="7C49C6F1" w:rsidR="00E163D8" w:rsidRPr="00221FCC" w:rsidRDefault="00E163D8" w:rsidP="00901DF7">
            <w:pPr>
              <w:jc w:val="center"/>
            </w:pPr>
            <w:r w:rsidRPr="00221FCC">
              <w:t>0</w:t>
            </w:r>
          </w:p>
        </w:tc>
        <w:tc>
          <w:tcPr>
            <w:tcW w:w="788" w:type="dxa"/>
            <w:tcBorders>
              <w:top w:val="single" w:sz="4" w:space="0" w:color="auto"/>
              <w:bottom w:val="single" w:sz="4" w:space="0" w:color="auto"/>
            </w:tcBorders>
            <w:vAlign w:val="center"/>
          </w:tcPr>
          <w:p w14:paraId="432D412C" w14:textId="77777777" w:rsidR="00E163D8" w:rsidRPr="00221FCC" w:rsidRDefault="00E163D8" w:rsidP="00463574">
            <w:pPr>
              <w:jc w:val="center"/>
            </w:pPr>
            <w:r>
              <w:t>4860</w:t>
            </w:r>
          </w:p>
        </w:tc>
        <w:tc>
          <w:tcPr>
            <w:tcW w:w="6888" w:type="dxa"/>
            <w:tcBorders>
              <w:top w:val="single" w:sz="4" w:space="0" w:color="auto"/>
              <w:bottom w:val="single" w:sz="4" w:space="0" w:color="auto"/>
            </w:tcBorders>
            <w:vAlign w:val="center"/>
          </w:tcPr>
          <w:p w14:paraId="3A2A0C0D" w14:textId="4D18CBE0" w:rsidR="00E163D8" w:rsidRPr="00221FCC" w:rsidRDefault="00E163D8" w:rsidP="00463574">
            <w:pPr>
              <w:ind w:left="432" w:hanging="432"/>
            </w:pPr>
            <w:r>
              <w:t>Working system as diagrammed above</w:t>
            </w:r>
            <w:r w:rsidR="009724D6">
              <w:t>.  The index page at 4740 is fully usable</w:t>
            </w:r>
            <w:r>
              <w:t xml:space="preserve">. </w:t>
            </w:r>
          </w:p>
        </w:tc>
      </w:tr>
      <w:tr w:rsidR="00E163D8" w:rsidRPr="00221FCC" w14:paraId="48D0F6F5" w14:textId="77777777" w:rsidTr="00463574">
        <w:trPr>
          <w:cantSplit/>
        </w:trPr>
        <w:tc>
          <w:tcPr>
            <w:tcW w:w="742" w:type="dxa"/>
            <w:tcBorders>
              <w:top w:val="single" w:sz="4" w:space="0" w:color="auto"/>
              <w:bottom w:val="single" w:sz="4" w:space="0" w:color="auto"/>
            </w:tcBorders>
            <w:vAlign w:val="center"/>
          </w:tcPr>
          <w:p w14:paraId="1D09C98F" w14:textId="7F6599E1" w:rsidR="00E163D8" w:rsidRDefault="009724D6" w:rsidP="00384DC4">
            <w:pPr>
              <w:jc w:val="center"/>
            </w:pPr>
            <w:r>
              <w:t>4</w:t>
            </w:r>
          </w:p>
        </w:tc>
        <w:tc>
          <w:tcPr>
            <w:tcW w:w="742" w:type="dxa"/>
            <w:tcBorders>
              <w:top w:val="single" w:sz="4" w:space="0" w:color="auto"/>
              <w:bottom w:val="single" w:sz="4" w:space="0" w:color="auto"/>
            </w:tcBorders>
            <w:vAlign w:val="center"/>
          </w:tcPr>
          <w:p w14:paraId="4C0BA996" w14:textId="0BA3914C" w:rsidR="00E163D8" w:rsidRPr="00221FCC" w:rsidRDefault="00E163D8" w:rsidP="00901DF7">
            <w:pPr>
              <w:jc w:val="center"/>
            </w:pPr>
            <w:r>
              <w:t>4800</w:t>
            </w:r>
          </w:p>
        </w:tc>
        <w:tc>
          <w:tcPr>
            <w:tcW w:w="788" w:type="dxa"/>
            <w:tcBorders>
              <w:top w:val="single" w:sz="4" w:space="0" w:color="auto"/>
              <w:bottom w:val="single" w:sz="4" w:space="0" w:color="auto"/>
            </w:tcBorders>
            <w:vAlign w:val="center"/>
          </w:tcPr>
          <w:p w14:paraId="7675C637" w14:textId="77777777" w:rsidR="00E163D8" w:rsidRPr="00221FCC" w:rsidRDefault="00E163D8" w:rsidP="00463574">
            <w:pPr>
              <w:jc w:val="center"/>
            </w:pPr>
            <w:r>
              <w:t>4740</w:t>
            </w:r>
          </w:p>
        </w:tc>
        <w:tc>
          <w:tcPr>
            <w:tcW w:w="6888" w:type="dxa"/>
            <w:tcBorders>
              <w:top w:val="single" w:sz="4" w:space="0" w:color="auto"/>
              <w:bottom w:val="single" w:sz="4" w:space="0" w:color="auto"/>
            </w:tcBorders>
            <w:vAlign w:val="center"/>
          </w:tcPr>
          <w:p w14:paraId="1F422D4F" w14:textId="606448F2" w:rsidR="00E163D8" w:rsidRPr="00221FCC" w:rsidRDefault="00E163D8" w:rsidP="00463574">
            <w:pPr>
              <w:ind w:left="432" w:hanging="432"/>
            </w:pPr>
            <w:r>
              <w:t xml:space="preserve">Project file.  The last index page (4740) </w:t>
            </w:r>
            <w:r w:rsidR="009724D6">
              <w:t>should not be used if the same file is being used in the saneFORTH environment</w:t>
            </w:r>
            <w:r>
              <w:t>.</w:t>
            </w:r>
            <w:r w:rsidR="00BC7444">
              <w:t xml:space="preserve">  Could also be backup of working system if you don't mind coping with future reorganization of the working system that may force you to move your own code</w:t>
            </w:r>
            <w:r w:rsidR="00FD429C">
              <w:t>, or any other use you like</w:t>
            </w:r>
          </w:p>
        </w:tc>
      </w:tr>
      <w:tr w:rsidR="00E163D8" w:rsidRPr="00221FCC" w14:paraId="2842FADA" w14:textId="77777777" w:rsidTr="00463574">
        <w:trPr>
          <w:cantSplit/>
        </w:trPr>
        <w:tc>
          <w:tcPr>
            <w:tcW w:w="742" w:type="dxa"/>
            <w:tcBorders>
              <w:top w:val="single" w:sz="4" w:space="0" w:color="auto"/>
              <w:bottom w:val="single" w:sz="4" w:space="0" w:color="auto"/>
            </w:tcBorders>
            <w:vAlign w:val="center"/>
          </w:tcPr>
          <w:p w14:paraId="04C1F22B" w14:textId="16A3B29E" w:rsidR="00E163D8" w:rsidRDefault="009724D6" w:rsidP="00384DC4">
            <w:pPr>
              <w:jc w:val="center"/>
            </w:pPr>
            <w:r>
              <w:t>8</w:t>
            </w:r>
          </w:p>
        </w:tc>
        <w:tc>
          <w:tcPr>
            <w:tcW w:w="742" w:type="dxa"/>
            <w:tcBorders>
              <w:top w:val="single" w:sz="4" w:space="0" w:color="auto"/>
              <w:bottom w:val="single" w:sz="4" w:space="0" w:color="auto"/>
            </w:tcBorders>
            <w:vAlign w:val="center"/>
          </w:tcPr>
          <w:p w14:paraId="139EE4E1" w14:textId="1B86283A" w:rsidR="00E163D8" w:rsidRPr="00221FCC" w:rsidRDefault="00E163D8" w:rsidP="00901DF7">
            <w:pPr>
              <w:jc w:val="center"/>
            </w:pPr>
            <w:r>
              <w:t>9600</w:t>
            </w:r>
          </w:p>
        </w:tc>
        <w:tc>
          <w:tcPr>
            <w:tcW w:w="788" w:type="dxa"/>
            <w:tcBorders>
              <w:top w:val="single" w:sz="4" w:space="0" w:color="auto"/>
              <w:bottom w:val="single" w:sz="4" w:space="0" w:color="auto"/>
            </w:tcBorders>
            <w:vAlign w:val="center"/>
          </w:tcPr>
          <w:p w14:paraId="51BF5757" w14:textId="77777777" w:rsidR="00E163D8" w:rsidRPr="00221FCC" w:rsidRDefault="00E163D8" w:rsidP="00463574">
            <w:pPr>
              <w:jc w:val="center"/>
            </w:pPr>
            <w:r>
              <w:t>4800</w:t>
            </w:r>
          </w:p>
        </w:tc>
        <w:tc>
          <w:tcPr>
            <w:tcW w:w="6888" w:type="dxa"/>
            <w:tcBorders>
              <w:top w:val="single" w:sz="4" w:space="0" w:color="auto"/>
              <w:bottom w:val="single" w:sz="4" w:space="0" w:color="auto"/>
            </w:tcBorders>
            <w:vAlign w:val="center"/>
          </w:tcPr>
          <w:p w14:paraId="34868903" w14:textId="16FC569A" w:rsidR="00E163D8" w:rsidRPr="00221FCC" w:rsidRDefault="009724D6" w:rsidP="00463574">
            <w:pPr>
              <w:ind w:left="432" w:hanging="432"/>
            </w:pPr>
            <w:r>
              <w:t>Reference (</w:t>
            </w:r>
            <w:proofErr w:type="spellStart"/>
            <w:r>
              <w:t>colorForth</w:t>
            </w:r>
            <w:proofErr w:type="spellEnd"/>
            <w:r>
              <w:t>) object images.</w:t>
            </w:r>
            <w:r w:rsidR="00FD429C">
              <w:t xml:space="preserve">  Other use if you wish.</w:t>
            </w:r>
          </w:p>
        </w:tc>
      </w:tr>
      <w:tr w:rsidR="00E163D8" w:rsidRPr="00221FCC" w14:paraId="0689965B" w14:textId="77777777" w:rsidTr="00463574">
        <w:trPr>
          <w:cantSplit/>
        </w:trPr>
        <w:tc>
          <w:tcPr>
            <w:tcW w:w="742" w:type="dxa"/>
            <w:tcBorders>
              <w:top w:val="single" w:sz="4" w:space="0" w:color="auto"/>
              <w:bottom w:val="single" w:sz="4" w:space="0" w:color="auto"/>
            </w:tcBorders>
            <w:vAlign w:val="center"/>
          </w:tcPr>
          <w:p w14:paraId="44CFA898" w14:textId="4A18105F" w:rsidR="00E163D8" w:rsidRDefault="009724D6" w:rsidP="00384DC4">
            <w:pPr>
              <w:jc w:val="center"/>
            </w:pPr>
            <w:r>
              <w:t>12</w:t>
            </w:r>
          </w:p>
        </w:tc>
        <w:tc>
          <w:tcPr>
            <w:tcW w:w="742" w:type="dxa"/>
            <w:tcBorders>
              <w:top w:val="single" w:sz="4" w:space="0" w:color="auto"/>
              <w:bottom w:val="single" w:sz="4" w:space="0" w:color="auto"/>
            </w:tcBorders>
            <w:vAlign w:val="center"/>
          </w:tcPr>
          <w:p w14:paraId="2C9E50F7" w14:textId="1F741ED6" w:rsidR="00E163D8" w:rsidRPr="00221FCC" w:rsidRDefault="00E163D8" w:rsidP="00901DF7">
            <w:pPr>
              <w:jc w:val="center"/>
            </w:pPr>
            <w:r>
              <w:t>14400</w:t>
            </w:r>
          </w:p>
        </w:tc>
        <w:tc>
          <w:tcPr>
            <w:tcW w:w="788" w:type="dxa"/>
            <w:tcBorders>
              <w:top w:val="single" w:sz="4" w:space="0" w:color="auto"/>
              <w:bottom w:val="single" w:sz="4" w:space="0" w:color="auto"/>
            </w:tcBorders>
            <w:vAlign w:val="center"/>
          </w:tcPr>
          <w:p w14:paraId="5094F06B" w14:textId="091DA3E0" w:rsidR="00E163D8" w:rsidRPr="00221FCC" w:rsidRDefault="009724D6" w:rsidP="00463574">
            <w:pPr>
              <w:jc w:val="center"/>
            </w:pPr>
            <w:r>
              <w:t>1856</w:t>
            </w:r>
          </w:p>
        </w:tc>
        <w:tc>
          <w:tcPr>
            <w:tcW w:w="6888" w:type="dxa"/>
            <w:tcBorders>
              <w:top w:val="single" w:sz="4" w:space="0" w:color="auto"/>
              <w:bottom w:val="single" w:sz="4" w:space="0" w:color="auto"/>
            </w:tcBorders>
            <w:vAlign w:val="center"/>
          </w:tcPr>
          <w:p w14:paraId="7CD806CB" w14:textId="0AAA407F" w:rsidR="00E163D8" w:rsidRPr="00221FCC" w:rsidRDefault="009724D6" w:rsidP="00463574">
            <w:pPr>
              <w:ind w:left="432" w:hanging="432"/>
            </w:pPr>
            <w:r>
              <w:t xml:space="preserve">Object output bins.  </w:t>
            </w:r>
            <w:r w:rsidRPr="00463574">
              <w:rPr>
                <w:b/>
                <w:bCs/>
                <w:i/>
                <w:iCs/>
              </w:rPr>
              <w:t>1856 usable!</w:t>
            </w:r>
            <w:r w:rsidR="00FD429C">
              <w:rPr>
                <w:b/>
                <w:bCs/>
                <w:i/>
                <w:iCs/>
              </w:rPr>
              <w:t xml:space="preserve">  Must be used for this purpose if you intend to assemble F18 code in </w:t>
            </w:r>
            <w:proofErr w:type="spellStart"/>
            <w:r w:rsidR="00FD429C">
              <w:rPr>
                <w:b/>
                <w:bCs/>
                <w:i/>
                <w:iCs/>
              </w:rPr>
              <w:t>polyFORTH</w:t>
            </w:r>
            <w:proofErr w:type="spellEnd"/>
            <w:r w:rsidR="00FD429C">
              <w:rPr>
                <w:b/>
                <w:bCs/>
                <w:i/>
                <w:iCs/>
              </w:rPr>
              <w:t>.</w:t>
            </w:r>
          </w:p>
        </w:tc>
      </w:tr>
      <w:tr w:rsidR="00E163D8" w:rsidRPr="00221FCC" w14:paraId="189FB1A7" w14:textId="77777777" w:rsidTr="00463574">
        <w:trPr>
          <w:cantSplit/>
        </w:trPr>
        <w:tc>
          <w:tcPr>
            <w:tcW w:w="742" w:type="dxa"/>
            <w:tcBorders>
              <w:top w:val="single" w:sz="4" w:space="0" w:color="auto"/>
              <w:bottom w:val="single" w:sz="12" w:space="0" w:color="auto"/>
            </w:tcBorders>
            <w:vAlign w:val="center"/>
          </w:tcPr>
          <w:p w14:paraId="7171D9AB" w14:textId="3EA6FDC2" w:rsidR="00E163D8" w:rsidRDefault="009724D6" w:rsidP="00384DC4">
            <w:pPr>
              <w:jc w:val="center"/>
            </w:pPr>
            <w:r>
              <w:t>---</w:t>
            </w:r>
          </w:p>
        </w:tc>
        <w:tc>
          <w:tcPr>
            <w:tcW w:w="742" w:type="dxa"/>
            <w:tcBorders>
              <w:top w:val="single" w:sz="4" w:space="0" w:color="auto"/>
              <w:bottom w:val="single" w:sz="12" w:space="0" w:color="auto"/>
            </w:tcBorders>
            <w:vAlign w:val="center"/>
          </w:tcPr>
          <w:p w14:paraId="6759D73B" w14:textId="15250F07" w:rsidR="00E163D8" w:rsidRPr="00221FCC" w:rsidRDefault="009724D6" w:rsidP="00901DF7">
            <w:pPr>
              <w:jc w:val="center"/>
            </w:pPr>
            <w:r>
              <w:t>16526</w:t>
            </w:r>
          </w:p>
        </w:tc>
        <w:tc>
          <w:tcPr>
            <w:tcW w:w="788" w:type="dxa"/>
            <w:tcBorders>
              <w:top w:val="single" w:sz="4" w:space="0" w:color="auto"/>
              <w:bottom w:val="single" w:sz="12" w:space="0" w:color="auto"/>
            </w:tcBorders>
            <w:vAlign w:val="center"/>
          </w:tcPr>
          <w:p w14:paraId="7CA2D8C8" w14:textId="05379D18" w:rsidR="00E163D8" w:rsidRPr="00221FCC" w:rsidRDefault="009724D6" w:rsidP="00463574">
            <w:pPr>
              <w:jc w:val="center"/>
            </w:pPr>
            <w:r>
              <w:t>7744</w:t>
            </w:r>
          </w:p>
        </w:tc>
        <w:tc>
          <w:tcPr>
            <w:tcW w:w="6888" w:type="dxa"/>
            <w:tcBorders>
              <w:top w:val="single" w:sz="4" w:space="0" w:color="auto"/>
              <w:bottom w:val="single" w:sz="12" w:space="0" w:color="auto"/>
            </w:tcBorders>
            <w:vAlign w:val="center"/>
          </w:tcPr>
          <w:p w14:paraId="0E637582" w14:textId="55CF8DEC" w:rsidR="00E163D8" w:rsidRPr="00221FCC" w:rsidRDefault="009724D6" w:rsidP="00463574">
            <w:pPr>
              <w:ind w:left="432" w:hanging="432"/>
            </w:pPr>
            <w:r>
              <w:t>Void area.</w:t>
            </w:r>
          </w:p>
        </w:tc>
      </w:tr>
      <w:tr w:rsidR="00E163D8" w:rsidRPr="00221FCC" w14:paraId="1C4F5E08" w14:textId="77777777" w:rsidTr="00463574">
        <w:trPr>
          <w:cantSplit/>
        </w:trPr>
        <w:tc>
          <w:tcPr>
            <w:tcW w:w="742" w:type="dxa"/>
            <w:tcBorders>
              <w:top w:val="single" w:sz="12" w:space="0" w:color="auto"/>
              <w:bottom w:val="single" w:sz="4" w:space="0" w:color="auto"/>
            </w:tcBorders>
            <w:vAlign w:val="center"/>
          </w:tcPr>
          <w:p w14:paraId="59F2FC13" w14:textId="46577F43" w:rsidR="00E163D8" w:rsidRDefault="009724D6" w:rsidP="00384DC4">
            <w:pPr>
              <w:jc w:val="center"/>
            </w:pPr>
            <w:r>
              <w:t>20</w:t>
            </w:r>
          </w:p>
        </w:tc>
        <w:tc>
          <w:tcPr>
            <w:tcW w:w="742" w:type="dxa"/>
            <w:tcBorders>
              <w:top w:val="single" w:sz="12" w:space="0" w:color="auto"/>
              <w:bottom w:val="single" w:sz="4" w:space="0" w:color="auto"/>
            </w:tcBorders>
            <w:vAlign w:val="center"/>
          </w:tcPr>
          <w:p w14:paraId="59BD41F6" w14:textId="0FD63B0A" w:rsidR="00E163D8" w:rsidRDefault="009724D6" w:rsidP="00901DF7">
            <w:pPr>
              <w:jc w:val="center"/>
            </w:pPr>
            <w:r>
              <w:t>24000</w:t>
            </w:r>
          </w:p>
        </w:tc>
        <w:tc>
          <w:tcPr>
            <w:tcW w:w="788" w:type="dxa"/>
            <w:tcBorders>
              <w:top w:val="single" w:sz="12" w:space="0" w:color="auto"/>
              <w:bottom w:val="single" w:sz="4" w:space="0" w:color="auto"/>
            </w:tcBorders>
            <w:vAlign w:val="center"/>
          </w:tcPr>
          <w:p w14:paraId="4C986B22" w14:textId="3298B54B" w:rsidR="00E163D8" w:rsidRDefault="009724D6" w:rsidP="00463574">
            <w:pPr>
              <w:jc w:val="center"/>
            </w:pPr>
            <w:r>
              <w:t>4800</w:t>
            </w:r>
          </w:p>
        </w:tc>
        <w:tc>
          <w:tcPr>
            <w:tcW w:w="6888" w:type="dxa"/>
            <w:tcBorders>
              <w:top w:val="single" w:sz="12" w:space="0" w:color="auto"/>
              <w:bottom w:val="single" w:sz="4" w:space="0" w:color="auto"/>
            </w:tcBorders>
            <w:vAlign w:val="center"/>
          </w:tcPr>
          <w:p w14:paraId="0E52DF5B" w14:textId="6218A4CB" w:rsidR="00E163D8" w:rsidRDefault="009724D6" w:rsidP="00463574">
            <w:pPr>
              <w:ind w:left="432" w:hanging="432"/>
            </w:pPr>
            <w:r>
              <w:t>Working system.  Serial backup if using flash as primary.</w:t>
            </w:r>
          </w:p>
        </w:tc>
      </w:tr>
      <w:tr w:rsidR="00E163D8" w:rsidRPr="00221FCC" w14:paraId="508CDB83" w14:textId="77777777" w:rsidTr="00463574">
        <w:trPr>
          <w:cantSplit/>
        </w:trPr>
        <w:tc>
          <w:tcPr>
            <w:tcW w:w="742" w:type="dxa"/>
            <w:tcBorders>
              <w:top w:val="single" w:sz="4" w:space="0" w:color="auto"/>
              <w:bottom w:val="single" w:sz="4" w:space="0" w:color="auto"/>
            </w:tcBorders>
            <w:vAlign w:val="center"/>
          </w:tcPr>
          <w:p w14:paraId="5044D548" w14:textId="6B4AF18C" w:rsidR="00E163D8" w:rsidRDefault="009724D6" w:rsidP="00384DC4">
            <w:pPr>
              <w:jc w:val="center"/>
            </w:pPr>
            <w:r>
              <w:t>24</w:t>
            </w:r>
          </w:p>
        </w:tc>
        <w:tc>
          <w:tcPr>
            <w:tcW w:w="742" w:type="dxa"/>
            <w:tcBorders>
              <w:top w:val="single" w:sz="4" w:space="0" w:color="auto"/>
              <w:bottom w:val="single" w:sz="4" w:space="0" w:color="auto"/>
            </w:tcBorders>
            <w:vAlign w:val="center"/>
          </w:tcPr>
          <w:p w14:paraId="7BB71C4B" w14:textId="0F041431" w:rsidR="00E163D8" w:rsidRDefault="009724D6" w:rsidP="00901DF7">
            <w:pPr>
              <w:jc w:val="center"/>
            </w:pPr>
            <w:r>
              <w:t>28800</w:t>
            </w:r>
          </w:p>
        </w:tc>
        <w:tc>
          <w:tcPr>
            <w:tcW w:w="788" w:type="dxa"/>
            <w:tcBorders>
              <w:top w:val="single" w:sz="4" w:space="0" w:color="auto"/>
              <w:bottom w:val="single" w:sz="4" w:space="0" w:color="auto"/>
            </w:tcBorders>
            <w:vAlign w:val="center"/>
          </w:tcPr>
          <w:p w14:paraId="3AC57417" w14:textId="288B05F7" w:rsidR="00E163D8" w:rsidRDefault="009724D6" w:rsidP="00463574">
            <w:pPr>
              <w:jc w:val="center"/>
            </w:pPr>
            <w:r>
              <w:t>4800</w:t>
            </w:r>
          </w:p>
        </w:tc>
        <w:tc>
          <w:tcPr>
            <w:tcW w:w="6888" w:type="dxa"/>
            <w:tcBorders>
              <w:top w:val="single" w:sz="4" w:space="0" w:color="auto"/>
              <w:bottom w:val="single" w:sz="4" w:space="0" w:color="auto"/>
            </w:tcBorders>
            <w:vAlign w:val="center"/>
          </w:tcPr>
          <w:p w14:paraId="44036029" w14:textId="5848F7D4" w:rsidR="00E163D8" w:rsidRDefault="009724D6" w:rsidP="00463574">
            <w:pPr>
              <w:ind w:left="432" w:hanging="432"/>
            </w:pPr>
            <w:r>
              <w:t>Project file.  Serial backup if using flash as primary.</w:t>
            </w:r>
          </w:p>
        </w:tc>
      </w:tr>
      <w:tr w:rsidR="00E163D8" w:rsidRPr="00221FCC" w14:paraId="1B01A665" w14:textId="77777777" w:rsidTr="00463574">
        <w:trPr>
          <w:cantSplit/>
        </w:trPr>
        <w:tc>
          <w:tcPr>
            <w:tcW w:w="742" w:type="dxa"/>
            <w:tcBorders>
              <w:top w:val="single" w:sz="4" w:space="0" w:color="auto"/>
              <w:bottom w:val="single" w:sz="4" w:space="0" w:color="auto"/>
            </w:tcBorders>
            <w:vAlign w:val="center"/>
          </w:tcPr>
          <w:p w14:paraId="0CB4F808" w14:textId="5F122627" w:rsidR="00E163D8" w:rsidRDefault="009724D6" w:rsidP="00384DC4">
            <w:pPr>
              <w:jc w:val="center"/>
            </w:pPr>
            <w:r>
              <w:t>28</w:t>
            </w:r>
          </w:p>
        </w:tc>
        <w:tc>
          <w:tcPr>
            <w:tcW w:w="742" w:type="dxa"/>
            <w:tcBorders>
              <w:top w:val="single" w:sz="4" w:space="0" w:color="auto"/>
              <w:bottom w:val="single" w:sz="4" w:space="0" w:color="auto"/>
            </w:tcBorders>
            <w:vAlign w:val="center"/>
          </w:tcPr>
          <w:p w14:paraId="159C0B46" w14:textId="529D5005" w:rsidR="00E163D8" w:rsidRDefault="009724D6" w:rsidP="00901DF7">
            <w:pPr>
              <w:jc w:val="center"/>
            </w:pPr>
            <w:r>
              <w:t>33600</w:t>
            </w:r>
          </w:p>
        </w:tc>
        <w:tc>
          <w:tcPr>
            <w:tcW w:w="788" w:type="dxa"/>
            <w:tcBorders>
              <w:top w:val="single" w:sz="4" w:space="0" w:color="auto"/>
              <w:bottom w:val="single" w:sz="4" w:space="0" w:color="auto"/>
            </w:tcBorders>
            <w:vAlign w:val="center"/>
          </w:tcPr>
          <w:p w14:paraId="1E693108" w14:textId="483B81B0" w:rsidR="00E163D8" w:rsidRDefault="009724D6" w:rsidP="00463574">
            <w:pPr>
              <w:jc w:val="center"/>
            </w:pPr>
            <w:r>
              <w:t>4800</w:t>
            </w:r>
          </w:p>
        </w:tc>
        <w:tc>
          <w:tcPr>
            <w:tcW w:w="6888" w:type="dxa"/>
            <w:tcBorders>
              <w:top w:val="single" w:sz="4" w:space="0" w:color="auto"/>
              <w:bottom w:val="single" w:sz="4" w:space="0" w:color="auto"/>
            </w:tcBorders>
            <w:vAlign w:val="center"/>
          </w:tcPr>
          <w:p w14:paraId="448AC703" w14:textId="531FFA39" w:rsidR="00E163D8" w:rsidRDefault="009724D6" w:rsidP="00463574">
            <w:pPr>
              <w:ind w:left="432" w:hanging="432"/>
            </w:pPr>
            <w:r>
              <w:t>OBJ-REF  reference object images.  Serial backup if using flash as primary.</w:t>
            </w:r>
          </w:p>
        </w:tc>
      </w:tr>
      <w:tr w:rsidR="00E163D8" w:rsidRPr="00221FCC" w14:paraId="4ABDDA75" w14:textId="77777777" w:rsidTr="00463574">
        <w:trPr>
          <w:cantSplit/>
        </w:trPr>
        <w:tc>
          <w:tcPr>
            <w:tcW w:w="742" w:type="dxa"/>
            <w:tcBorders>
              <w:top w:val="single" w:sz="4" w:space="0" w:color="auto"/>
              <w:bottom w:val="single" w:sz="4" w:space="0" w:color="auto"/>
            </w:tcBorders>
            <w:vAlign w:val="center"/>
          </w:tcPr>
          <w:p w14:paraId="54CB98AE" w14:textId="1D2FB74A" w:rsidR="00E163D8" w:rsidRDefault="009724D6" w:rsidP="00384DC4">
            <w:pPr>
              <w:jc w:val="center"/>
            </w:pPr>
            <w:r>
              <w:t>32</w:t>
            </w:r>
          </w:p>
        </w:tc>
        <w:tc>
          <w:tcPr>
            <w:tcW w:w="742" w:type="dxa"/>
            <w:tcBorders>
              <w:top w:val="single" w:sz="4" w:space="0" w:color="auto"/>
              <w:bottom w:val="single" w:sz="4" w:space="0" w:color="auto"/>
            </w:tcBorders>
            <w:vAlign w:val="center"/>
          </w:tcPr>
          <w:p w14:paraId="21AD2FFE" w14:textId="7494B79F" w:rsidR="00E163D8" w:rsidRDefault="009724D6" w:rsidP="00901DF7">
            <w:pPr>
              <w:jc w:val="center"/>
            </w:pPr>
            <w:r>
              <w:t>38400</w:t>
            </w:r>
          </w:p>
        </w:tc>
        <w:tc>
          <w:tcPr>
            <w:tcW w:w="788" w:type="dxa"/>
            <w:tcBorders>
              <w:top w:val="single" w:sz="4" w:space="0" w:color="auto"/>
              <w:bottom w:val="single" w:sz="4" w:space="0" w:color="auto"/>
            </w:tcBorders>
            <w:vAlign w:val="center"/>
          </w:tcPr>
          <w:p w14:paraId="0C16E284" w14:textId="24A8084A" w:rsidR="00E163D8" w:rsidRDefault="009724D6" w:rsidP="00463574">
            <w:pPr>
              <w:jc w:val="center"/>
            </w:pPr>
            <w:r>
              <w:t>4800</w:t>
            </w:r>
          </w:p>
        </w:tc>
        <w:tc>
          <w:tcPr>
            <w:tcW w:w="6888" w:type="dxa"/>
            <w:tcBorders>
              <w:top w:val="single" w:sz="4" w:space="0" w:color="auto"/>
              <w:bottom w:val="single" w:sz="4" w:space="0" w:color="auto"/>
            </w:tcBorders>
            <w:vAlign w:val="center"/>
          </w:tcPr>
          <w:p w14:paraId="64FCA11E" w14:textId="60BF03F6" w:rsidR="00E163D8" w:rsidRDefault="009724D6" w:rsidP="00463574">
            <w:pPr>
              <w:ind w:left="432" w:hanging="432"/>
            </w:pPr>
            <w:r>
              <w:t>OBJ-AF3  object output bins.  Serial backup if using flash as primary.</w:t>
            </w:r>
          </w:p>
        </w:tc>
      </w:tr>
      <w:tr w:rsidR="00E163D8" w:rsidRPr="00221FCC" w14:paraId="6D2EE835" w14:textId="77777777" w:rsidTr="00463574">
        <w:trPr>
          <w:cantSplit/>
        </w:trPr>
        <w:tc>
          <w:tcPr>
            <w:tcW w:w="742" w:type="dxa"/>
            <w:tcBorders>
              <w:top w:val="single" w:sz="4" w:space="0" w:color="auto"/>
              <w:bottom w:val="single" w:sz="12" w:space="0" w:color="auto"/>
            </w:tcBorders>
            <w:vAlign w:val="center"/>
          </w:tcPr>
          <w:p w14:paraId="6597AA87" w14:textId="28C286CB" w:rsidR="00E163D8" w:rsidRDefault="009724D6" w:rsidP="00384DC4">
            <w:pPr>
              <w:jc w:val="center"/>
            </w:pPr>
            <w:r>
              <w:t>36</w:t>
            </w:r>
          </w:p>
        </w:tc>
        <w:tc>
          <w:tcPr>
            <w:tcW w:w="742" w:type="dxa"/>
            <w:tcBorders>
              <w:top w:val="single" w:sz="4" w:space="0" w:color="auto"/>
              <w:bottom w:val="single" w:sz="12" w:space="0" w:color="auto"/>
            </w:tcBorders>
            <w:vAlign w:val="center"/>
          </w:tcPr>
          <w:p w14:paraId="0675EC64" w14:textId="4993D2D0" w:rsidR="00E163D8" w:rsidRDefault="009724D6" w:rsidP="00901DF7">
            <w:pPr>
              <w:jc w:val="center"/>
            </w:pPr>
            <w:r>
              <w:t>43200</w:t>
            </w:r>
          </w:p>
        </w:tc>
        <w:tc>
          <w:tcPr>
            <w:tcW w:w="788" w:type="dxa"/>
            <w:tcBorders>
              <w:top w:val="single" w:sz="4" w:space="0" w:color="auto"/>
              <w:bottom w:val="single" w:sz="12" w:space="0" w:color="auto"/>
            </w:tcBorders>
            <w:vAlign w:val="center"/>
          </w:tcPr>
          <w:p w14:paraId="74FA68A7" w14:textId="33EF2FCE" w:rsidR="00E163D8" w:rsidRDefault="009724D6" w:rsidP="00463574">
            <w:pPr>
              <w:jc w:val="center"/>
            </w:pPr>
            <w:r>
              <w:t>4800</w:t>
            </w:r>
          </w:p>
        </w:tc>
        <w:tc>
          <w:tcPr>
            <w:tcW w:w="6888" w:type="dxa"/>
            <w:tcBorders>
              <w:top w:val="single" w:sz="4" w:space="0" w:color="auto"/>
              <w:bottom w:val="single" w:sz="12" w:space="0" w:color="auto"/>
            </w:tcBorders>
            <w:vAlign w:val="center"/>
          </w:tcPr>
          <w:p w14:paraId="458DD4F0" w14:textId="7CE2B7C5" w:rsidR="00E163D8" w:rsidRDefault="009724D6" w:rsidP="00463574">
            <w:pPr>
              <w:ind w:left="432" w:hanging="432"/>
            </w:pPr>
            <w:r>
              <w:t>Base image for this system; ultimate backup.</w:t>
            </w:r>
          </w:p>
        </w:tc>
      </w:tr>
      <w:tr w:rsidR="00E163D8" w:rsidRPr="00221FCC" w14:paraId="573A0C3E" w14:textId="77777777" w:rsidTr="00463574">
        <w:trPr>
          <w:cantSplit/>
        </w:trPr>
        <w:tc>
          <w:tcPr>
            <w:tcW w:w="742" w:type="dxa"/>
            <w:tcBorders>
              <w:top w:val="single" w:sz="12" w:space="0" w:color="auto"/>
              <w:bottom w:val="single" w:sz="12" w:space="0" w:color="auto"/>
            </w:tcBorders>
            <w:vAlign w:val="center"/>
          </w:tcPr>
          <w:p w14:paraId="36CAED52" w14:textId="7B5E4EB5" w:rsidR="00E163D8" w:rsidRDefault="009724D6" w:rsidP="00384DC4">
            <w:pPr>
              <w:jc w:val="center"/>
            </w:pPr>
            <w:r>
              <w:t>40</w:t>
            </w:r>
          </w:p>
        </w:tc>
        <w:tc>
          <w:tcPr>
            <w:tcW w:w="742" w:type="dxa"/>
            <w:tcBorders>
              <w:top w:val="single" w:sz="12" w:space="0" w:color="auto"/>
              <w:bottom w:val="single" w:sz="12" w:space="0" w:color="auto"/>
            </w:tcBorders>
            <w:vAlign w:val="center"/>
          </w:tcPr>
          <w:p w14:paraId="416F1AB3" w14:textId="37B85CBF" w:rsidR="00E163D8" w:rsidRPr="00221FCC" w:rsidRDefault="00E163D8" w:rsidP="00901DF7">
            <w:pPr>
              <w:jc w:val="center"/>
            </w:pPr>
            <w:r>
              <w:t>48000</w:t>
            </w:r>
          </w:p>
        </w:tc>
        <w:tc>
          <w:tcPr>
            <w:tcW w:w="788" w:type="dxa"/>
            <w:tcBorders>
              <w:top w:val="single" w:sz="12" w:space="0" w:color="auto"/>
              <w:bottom w:val="single" w:sz="12" w:space="0" w:color="auto"/>
            </w:tcBorders>
            <w:vAlign w:val="center"/>
          </w:tcPr>
          <w:p w14:paraId="5E60265C" w14:textId="1E310BFD" w:rsidR="00E163D8" w:rsidRPr="00221FCC" w:rsidRDefault="009724D6" w:rsidP="00463574">
            <w:pPr>
              <w:jc w:val="center"/>
            </w:pPr>
            <w:r>
              <w:t>128</w:t>
            </w:r>
          </w:p>
        </w:tc>
        <w:tc>
          <w:tcPr>
            <w:tcW w:w="6888" w:type="dxa"/>
            <w:tcBorders>
              <w:top w:val="single" w:sz="12" w:space="0" w:color="auto"/>
              <w:bottom w:val="single" w:sz="12" w:space="0" w:color="auto"/>
            </w:tcBorders>
            <w:vAlign w:val="center"/>
          </w:tcPr>
          <w:p w14:paraId="29AC6F64" w14:textId="76D6C746" w:rsidR="00E163D8" w:rsidRPr="00221FCC" w:rsidRDefault="009724D6" w:rsidP="00463574">
            <w:pPr>
              <w:ind w:left="432" w:hanging="432"/>
            </w:pPr>
            <w:r>
              <w:t>Flash boot (absolute blocks [0..128</w:t>
            </w:r>
            <w:r w:rsidR="00BC7444">
              <w:t>[)</w:t>
            </w:r>
          </w:p>
        </w:tc>
      </w:tr>
    </w:tbl>
    <w:p w14:paraId="68F49A36" w14:textId="77777777" w:rsidR="00E163D8" w:rsidRDefault="00E163D8" w:rsidP="00E163D8">
      <w:pPr>
        <w:pStyle w:val="BodyText"/>
        <w:spacing w:after="0"/>
      </w:pPr>
    </w:p>
    <w:p w14:paraId="0ACCF4D8" w14:textId="7F01B687" w:rsidR="00E163D8" w:rsidRDefault="00E163D8" w:rsidP="00E163D8">
      <w:pPr>
        <w:pStyle w:val="BodyText"/>
      </w:pPr>
      <w:r>
        <w:t>DISKING is set by default to compare 0 with 24000 for a scope of 9540 blocks</w:t>
      </w:r>
      <w:r w:rsidR="00BC7444">
        <w:t>, optimized for use in flash.</w:t>
      </w:r>
      <w:r w:rsidR="002A2A25">
        <w:t xml:space="preserve">  As noted above, </w:t>
      </w:r>
      <w:r w:rsidR="007C2729">
        <w:t xml:space="preserve">serial disk at 20, 24 and 32 DRIVE is write enabled.  28 DRIVE may be enabled by 48 52 +WRT or use of COMMIT in </w:t>
      </w:r>
      <w:proofErr w:type="spellStart"/>
      <w:r w:rsidR="007C2729">
        <w:t>sF</w:t>
      </w:r>
      <w:proofErr w:type="spellEnd"/>
      <w:r w:rsidR="007C2729">
        <w:t xml:space="preserve">; </w:t>
      </w:r>
      <w:r w:rsidR="002A2A25">
        <w:t>.</w:t>
      </w:r>
      <w:r w:rsidR="007C2729">
        <w:t xml:space="preserve">36 DRIVE may be enabled by 56 60 +WRT in </w:t>
      </w:r>
      <w:proofErr w:type="spellStart"/>
      <w:r w:rsidR="007C2729">
        <w:t>sF.</w:t>
      </w:r>
      <w:proofErr w:type="spellEnd"/>
    </w:p>
    <w:p w14:paraId="5CBAFF35" w14:textId="72A0FBF2" w:rsidR="00BC7444" w:rsidRDefault="00BC7444" w:rsidP="00E163D8">
      <w:pPr>
        <w:pStyle w:val="BodyText"/>
      </w:pPr>
      <w:r>
        <w:t xml:space="preserve">You are of course free to reorganize the </w:t>
      </w:r>
      <w:proofErr w:type="spellStart"/>
      <w:r>
        <w:t>polyFORTH</w:t>
      </w:r>
      <w:proofErr w:type="spellEnd"/>
      <w:r>
        <w:t xml:space="preserve"> disk as your application </w:t>
      </w:r>
      <w:proofErr w:type="spellStart"/>
      <w:r>
        <w:t>requires.We</w:t>
      </w:r>
      <w:proofErr w:type="spellEnd"/>
      <w:r>
        <w:t xml:space="preserve"> will eventually reduce the mass storage allocation for object images, once everything brought over from the </w:t>
      </w:r>
      <w:proofErr w:type="spellStart"/>
      <w:r>
        <w:t>colorForth</w:t>
      </w:r>
      <w:proofErr w:type="spellEnd"/>
      <w:r>
        <w:t xml:space="preserve"> environment has been verified to reproduce object exactly.</w:t>
      </w:r>
    </w:p>
    <w:p w14:paraId="0348F68A" w14:textId="31F017C3" w:rsidR="00BC7444" w:rsidRDefault="00BC7444" w:rsidP="001B4612">
      <w:pPr>
        <w:pStyle w:val="BodyText"/>
      </w:pPr>
      <w:r>
        <w:br w:type="page"/>
      </w:r>
    </w:p>
    <w:p w14:paraId="4942283B" w14:textId="509524EE" w:rsidR="00933D0F" w:rsidRPr="00D40DA8" w:rsidRDefault="00933D0F" w:rsidP="00933D0F">
      <w:pPr>
        <w:pStyle w:val="Heading2"/>
      </w:pPr>
      <w:bookmarkStart w:id="100" w:name="_Toc30753868"/>
      <w:bookmarkStart w:id="101" w:name="_Toc30939368"/>
      <w:bookmarkStart w:id="102" w:name="_Toc119163438"/>
      <w:bookmarkEnd w:id="100"/>
      <w:bookmarkEnd w:id="101"/>
      <w:r>
        <w:lastRenderedPageBreak/>
        <w:t>Tools for Managing Disk</w:t>
      </w:r>
      <w:bookmarkEnd w:id="102"/>
    </w:p>
    <w:p w14:paraId="0A0E2E69" w14:textId="38260F0E" w:rsidR="00933D0F" w:rsidRPr="00D40DA8" w:rsidRDefault="00933D0F" w:rsidP="00933D0F">
      <w:pPr>
        <w:pStyle w:val="BodyText"/>
      </w:pPr>
      <w:r>
        <w:t xml:space="preserve">Source code is maintained using the standard </w:t>
      </w:r>
      <w:proofErr w:type="spellStart"/>
      <w:r>
        <w:t>polyFORTH</w:t>
      </w:r>
      <w:proofErr w:type="spellEnd"/>
      <w:r>
        <w:t xml:space="preserve"> character and line  </w:t>
      </w:r>
      <w:r w:rsidRPr="00D40DA8">
        <w:rPr>
          <w:rFonts w:ascii="Consolas" w:hAnsi="Consolas" w:cs="Consolas"/>
        </w:rPr>
        <w:t>EDITOR</w:t>
      </w:r>
      <w:r>
        <w:t xml:space="preserve"> .  Large scale examination is supported by the word set  </w:t>
      </w:r>
      <w:r w:rsidRPr="00D40DA8">
        <w:rPr>
          <w:rFonts w:ascii="Consolas" w:hAnsi="Consolas" w:cs="Consolas"/>
        </w:rPr>
        <w:t xml:space="preserve">ax </w:t>
      </w:r>
      <w:proofErr w:type="spellStart"/>
      <w:r w:rsidRPr="00D40DA8">
        <w:rPr>
          <w:rFonts w:ascii="Consolas" w:hAnsi="Consolas" w:cs="Consolas"/>
        </w:rPr>
        <w:t>nx</w:t>
      </w:r>
      <w:proofErr w:type="spellEnd"/>
      <w:r w:rsidRPr="00D40DA8">
        <w:rPr>
          <w:rFonts w:ascii="Consolas" w:hAnsi="Consolas" w:cs="Consolas"/>
        </w:rPr>
        <w:t xml:space="preserve"> bx </w:t>
      </w:r>
      <w:proofErr w:type="spellStart"/>
      <w:r w:rsidRPr="00D40DA8">
        <w:rPr>
          <w:rFonts w:ascii="Consolas" w:hAnsi="Consolas" w:cs="Consolas"/>
        </w:rPr>
        <w:t>qx</w:t>
      </w:r>
      <w:proofErr w:type="spellEnd"/>
      <w:r>
        <w:t xml:space="preserve">  .  Reconciliation and management of blocks is done with the standard </w:t>
      </w:r>
      <w:proofErr w:type="spellStart"/>
      <w:r>
        <w:t>polyFORTH</w:t>
      </w:r>
      <w:proofErr w:type="spellEnd"/>
      <w:r>
        <w:t xml:space="preserve">  </w:t>
      </w:r>
      <w:r w:rsidRPr="00D40DA8">
        <w:rPr>
          <w:rFonts w:ascii="Consolas" w:hAnsi="Consolas" w:cs="Consolas"/>
        </w:rPr>
        <w:t>DISKING</w:t>
      </w:r>
      <w:r>
        <w:t xml:space="preserve">  utility</w:t>
      </w:r>
      <w:r w:rsidR="00453A6D">
        <w:t xml:space="preserve"> set by default to cover two 4800-block source chunks</w:t>
      </w:r>
      <w:r>
        <w:t>, and the special BULK utility (</w:t>
      </w:r>
      <w:r w:rsidRPr="0049757F">
        <w:rPr>
          <w:b/>
          <w:color w:val="FF0000"/>
          <w:u w:val="single"/>
        </w:rPr>
        <w:t>pF/144 ONLY</w:t>
      </w:r>
      <w:r>
        <w:t>) for large scale writing to the flash.</w:t>
      </w:r>
    </w:p>
    <w:p w14:paraId="5D1736DA" w14:textId="77777777" w:rsidR="00933D0F" w:rsidRPr="006B0F16" w:rsidRDefault="00933D0F" w:rsidP="00933D0F">
      <w:pPr>
        <w:pStyle w:val="Heading3"/>
      </w:pPr>
      <w:bookmarkStart w:id="103" w:name="_Toc119163439"/>
      <w:r w:rsidRPr="006B0F16">
        <w:t>Concordance</w:t>
      </w:r>
      <w:r>
        <w:t xml:space="preserve"> (</w:t>
      </w:r>
      <w:proofErr w:type="spellStart"/>
      <w:r>
        <w:t>sF</w:t>
      </w:r>
      <w:proofErr w:type="spellEnd"/>
      <w:r>
        <w:t xml:space="preserve"> Only)</w:t>
      </w:r>
      <w:bookmarkEnd w:id="103"/>
    </w:p>
    <w:p w14:paraId="5EA038B0" w14:textId="77777777" w:rsidR="00933D0F" w:rsidRDefault="00933D0F" w:rsidP="00933D0F">
      <w:pPr>
        <w:pStyle w:val="BodyText"/>
      </w:pPr>
      <w:r>
        <w:t xml:space="preserve">The concordance utility scans the source in specified ranges of blocks, building a database containing a comprehensive source concordance of all words found in those blocks.  The utility ignores a short list of ubiquitous words such as colon and semicolon, but otherwise basically parses space delimited strings and sorts them.  When the librarian code is loaded, the following resident functions are added, and the  </w:t>
      </w:r>
      <w:r w:rsidRPr="006B0F16">
        <w:rPr>
          <w:rFonts w:ascii="Consolas" w:hAnsi="Consolas" w:cs="Consolas"/>
        </w:rPr>
        <w:t>EDITOR</w:t>
      </w:r>
      <w:r>
        <w:t xml:space="preserve">  block listing is enhanced to show the results of the current search.  Current search results are not instantiated per user; there is no restriction against concurrent use of the librarian by multiple terminals, but the result set in effect for </w:t>
      </w:r>
      <w:r>
        <w:rPr>
          <w:i/>
        </w:rPr>
        <w:t>all</w:t>
      </w:r>
      <w:r>
        <w:t xml:space="preserve"> terminals will always be the most recent produced by </w:t>
      </w:r>
      <w:r>
        <w:rPr>
          <w:i/>
        </w:rPr>
        <w:t>any</w:t>
      </w:r>
      <w:r>
        <w:t xml:space="preserve"> terminal.</w:t>
      </w:r>
    </w:p>
    <w:p w14:paraId="43AB9C91" w14:textId="77777777" w:rsidR="00933D0F" w:rsidRDefault="00933D0F" w:rsidP="00933D0F">
      <w:pPr>
        <w:pStyle w:val="List"/>
        <w:ind w:left="1080"/>
      </w:pPr>
      <w:r>
        <w:rPr>
          <w:rFonts w:ascii="Consolas" w:hAnsi="Consolas" w:cs="Consolas"/>
          <w:b/>
        </w:rPr>
        <w:t>CONC</w:t>
      </w:r>
      <w:r>
        <w:t xml:space="preserve">   Runs utility to re-parse source and rebuild the data base.  Takes a handful of seconds.</w:t>
      </w:r>
    </w:p>
    <w:p w14:paraId="29A23E58" w14:textId="77777777" w:rsidR="00933D0F" w:rsidRDefault="00933D0F" w:rsidP="00933D0F">
      <w:pPr>
        <w:pStyle w:val="List"/>
        <w:ind w:left="1080"/>
      </w:pPr>
      <w:r w:rsidRPr="006B0F16">
        <w:rPr>
          <w:rFonts w:ascii="Consolas" w:hAnsi="Consolas" w:cs="Consolas"/>
          <w:b/>
        </w:rPr>
        <w:t>LIB</w:t>
      </w:r>
      <w:r>
        <w:t xml:space="preserve">   Displays Librarian help screen.</w:t>
      </w:r>
    </w:p>
    <w:p w14:paraId="503E7D60" w14:textId="77777777" w:rsidR="00933D0F" w:rsidRDefault="00933D0F" w:rsidP="00933D0F">
      <w:pPr>
        <w:pStyle w:val="List"/>
        <w:ind w:left="1080"/>
      </w:pPr>
      <w:r w:rsidRPr="006B0F16">
        <w:rPr>
          <w:rFonts w:ascii="Consolas" w:hAnsi="Consolas" w:cs="Consolas"/>
          <w:b/>
        </w:rPr>
        <w:t>FIND (_)</w:t>
      </w:r>
      <w:r>
        <w:t xml:space="preserve">   Composes a result set of all references to the given word or string.</w:t>
      </w:r>
    </w:p>
    <w:p w14:paraId="085CA9B0" w14:textId="77777777" w:rsidR="00933D0F" w:rsidRDefault="00933D0F" w:rsidP="00933D0F">
      <w:pPr>
        <w:pStyle w:val="List"/>
        <w:ind w:left="1080"/>
      </w:pPr>
      <w:r w:rsidRPr="006B0F16">
        <w:rPr>
          <w:rFonts w:ascii="Consolas" w:hAnsi="Consolas" w:cs="Consolas"/>
          <w:b/>
        </w:rPr>
        <w:t>NEAR (_)</w:t>
      </w:r>
      <w:r>
        <w:t xml:space="preserve">   Composes result set of all words or strings beginning with the given string.</w:t>
      </w:r>
    </w:p>
    <w:p w14:paraId="65E6884C" w14:textId="77777777" w:rsidR="00933D0F" w:rsidRDefault="00933D0F" w:rsidP="00933D0F">
      <w:pPr>
        <w:pStyle w:val="List"/>
        <w:ind w:left="1080"/>
      </w:pPr>
      <w:r w:rsidRPr="006B0F16">
        <w:rPr>
          <w:rFonts w:ascii="Consolas" w:hAnsi="Consolas" w:cs="Consolas"/>
          <w:b/>
        </w:rPr>
        <w:t>HIT (_)</w:t>
      </w:r>
      <w:r>
        <w:t xml:space="preserve">   Composes result set of all words or strings that would collide with the given string in a 3 character plus length dictionary.</w:t>
      </w:r>
    </w:p>
    <w:p w14:paraId="5807B0C3" w14:textId="77777777" w:rsidR="00933D0F" w:rsidRDefault="00933D0F" w:rsidP="00933D0F">
      <w:pPr>
        <w:pStyle w:val="List"/>
        <w:ind w:left="1080"/>
      </w:pPr>
      <w:r w:rsidRPr="006B0F16">
        <w:rPr>
          <w:rFonts w:ascii="Consolas" w:hAnsi="Consolas" w:cs="Consolas"/>
          <w:b/>
        </w:rPr>
        <w:t>NN</w:t>
      </w:r>
      <w:r>
        <w:rPr>
          <w:b/>
        </w:rPr>
        <w:t xml:space="preserve">  </w:t>
      </w:r>
      <w:r>
        <w:t xml:space="preserve"> and   </w:t>
      </w:r>
      <w:r w:rsidRPr="006B0F16">
        <w:rPr>
          <w:rFonts w:ascii="Consolas" w:hAnsi="Consolas" w:cs="Consolas"/>
          <w:b/>
        </w:rPr>
        <w:t>BB</w:t>
      </w:r>
      <w:r>
        <w:rPr>
          <w:rFonts w:ascii="Courier New" w:hAnsi="Courier New"/>
        </w:rPr>
        <w:t xml:space="preserve"> </w:t>
      </w:r>
      <w:r>
        <w:t xml:space="preserve">  move forward and backward within the blocks containing the result set.  The current block number must be within  </w:t>
      </w:r>
      <w:r w:rsidRPr="006B0F16">
        <w:rPr>
          <w:rFonts w:ascii="Consolas" w:hAnsi="Consolas" w:cs="Consolas"/>
        </w:rPr>
        <w:t>[0..38400[</w:t>
      </w:r>
      <w:r>
        <w:t xml:space="preserve">  relative to  </w:t>
      </w:r>
      <w:r w:rsidRPr="006B0F16">
        <w:rPr>
          <w:rFonts w:ascii="Consolas" w:hAnsi="Consolas" w:cs="Consolas"/>
        </w:rPr>
        <w:t>OFFSET</w:t>
      </w:r>
      <w:r>
        <w:t xml:space="preserve"> .</w:t>
      </w:r>
    </w:p>
    <w:p w14:paraId="3A150AEC" w14:textId="68360444" w:rsidR="00933D0F" w:rsidRDefault="00933D0F" w:rsidP="00933D0F">
      <w:pPr>
        <w:pStyle w:val="BodyText"/>
        <w:rPr>
          <w:ins w:id="104" w:author="Greg Bailey" w:date="2021-06-16T14:28:00Z"/>
        </w:rPr>
      </w:pPr>
      <w:r>
        <w:t xml:space="preserve">This tool is invaluable when researching changes or corrections for large applications.  The data base is not updated automatically as a result of editing but only when you do so manually.  For definitive research the advantages of holographically accessing commented and conditionally compiled code, overlays, nonresident utilities, comments, and arbitrary strings such as block numbers in  </w:t>
      </w:r>
      <w:r w:rsidRPr="006B0F16">
        <w:rPr>
          <w:rFonts w:ascii="Consolas" w:hAnsi="Consolas" w:cs="Consolas"/>
        </w:rPr>
        <w:t>LOAD</w:t>
      </w:r>
      <w:r>
        <w:t xml:space="preserve">  statements, are of overriding importance; hence we use this method of parsing as contrasted with other possibilities.</w:t>
      </w:r>
    </w:p>
    <w:p w14:paraId="7B4E843C" w14:textId="777EF6D9" w:rsidR="0083378E" w:rsidRDefault="0083378E" w:rsidP="00933D0F">
      <w:pPr>
        <w:pStyle w:val="BodyText"/>
        <w:rPr>
          <w:ins w:id="105" w:author="Greg Bailey" w:date="2021-06-16T14:29:00Z"/>
        </w:rPr>
      </w:pPr>
      <w:ins w:id="106" w:author="Greg Bailey" w:date="2021-06-16T14:29:00Z">
        <w:r>
          <w:br w:type="page"/>
        </w:r>
      </w:ins>
    </w:p>
    <w:p w14:paraId="5CD0DB77" w14:textId="737CE213" w:rsidR="0083378E" w:rsidDel="0083378E" w:rsidRDefault="0083378E" w:rsidP="00933D0F">
      <w:pPr>
        <w:pStyle w:val="BodyText"/>
        <w:rPr>
          <w:del w:id="107" w:author="Greg Bailey" w:date="2021-06-16T14:29:00Z"/>
        </w:rPr>
      </w:pPr>
      <w:bookmarkStart w:id="108" w:name="_Toc106886787"/>
      <w:bookmarkStart w:id="109" w:name="_Toc119163440"/>
      <w:bookmarkEnd w:id="108"/>
      <w:bookmarkEnd w:id="109"/>
    </w:p>
    <w:p w14:paraId="5450D0A8" w14:textId="345E01C5" w:rsidR="00933D0F" w:rsidRDefault="00933D0F" w:rsidP="00933D0F">
      <w:pPr>
        <w:pStyle w:val="Heading3"/>
        <w:rPr>
          <w:ins w:id="110" w:author="Greg Bailey" w:date="2021-06-16T13:35:00Z"/>
        </w:rPr>
      </w:pPr>
      <w:bookmarkStart w:id="111" w:name="_Toc119163441"/>
      <w:r w:rsidRPr="00981A22">
        <w:rPr>
          <w:rPrChange w:id="112" w:author="Greg Bailey" w:date="2021-06-16T13:35:00Z">
            <w:rPr>
              <w:highlight w:val="yellow"/>
            </w:rPr>
          </w:rPrChange>
        </w:rPr>
        <w:t>Printing Listings</w:t>
      </w:r>
      <w:ins w:id="113" w:author="Greg Bailey" w:date="2021-06-16T13:35:00Z">
        <w:r w:rsidR="00981A22">
          <w:t xml:space="preserve"> (</w:t>
        </w:r>
        <w:proofErr w:type="spellStart"/>
        <w:r w:rsidR="00981A22">
          <w:t>sF</w:t>
        </w:r>
        <w:proofErr w:type="spellEnd"/>
        <w:r w:rsidR="00981A22">
          <w:t xml:space="preserve"> Only</w:t>
        </w:r>
      </w:ins>
      <w:ins w:id="114" w:author="Greg Bailey" w:date="2021-06-16T15:08:00Z">
        <w:r w:rsidR="006651BB">
          <w:t>)</w:t>
        </w:r>
      </w:ins>
      <w:bookmarkEnd w:id="111"/>
    </w:p>
    <w:p w14:paraId="1986025A" w14:textId="25ECA7A4" w:rsidR="00981A22" w:rsidRDefault="00981A22" w:rsidP="00981A22">
      <w:pPr>
        <w:pStyle w:val="BodyText"/>
        <w:rPr>
          <w:ins w:id="115" w:author="Greg Bailey" w:date="2021-06-16T13:38:00Z"/>
        </w:rPr>
      </w:pPr>
      <w:ins w:id="116" w:author="Greg Bailey" w:date="2021-06-16T13:36:00Z">
        <w:r>
          <w:t>saneFORTH provides a logical devic</w:t>
        </w:r>
      </w:ins>
      <w:ins w:id="117" w:author="Greg Bailey" w:date="2021-06-16T13:37:00Z">
        <w:r>
          <w:t>e serving as a printer that produces PDF files in the host machine's file system.  It's simple to use, supporting scalable courier font on letter, legal and ledger size p</w:t>
        </w:r>
      </w:ins>
      <w:ins w:id="118" w:author="Greg Bailey" w:date="2021-06-16T13:38:00Z">
        <w:r>
          <w:t>age images.  The syntax for its use is:</w:t>
        </w:r>
      </w:ins>
    </w:p>
    <w:p w14:paraId="02E7FA86" w14:textId="0C5B508C" w:rsidR="00981A22" w:rsidRPr="00981A22" w:rsidRDefault="00981A22">
      <w:pPr>
        <w:pStyle w:val="Coding"/>
        <w:rPr>
          <w:rPrChange w:id="119" w:author="Greg Bailey" w:date="2021-06-16T13:35:00Z">
            <w:rPr>
              <w:highlight w:val="yellow"/>
            </w:rPr>
          </w:rPrChange>
        </w:rPr>
        <w:pPrChange w:id="120" w:author="Greg Bailey" w:date="2021-06-16T13:38:00Z">
          <w:pPr>
            <w:pStyle w:val="Heading3"/>
          </w:pPr>
        </w:pPrChange>
      </w:pPr>
      <w:ins w:id="121" w:author="Greg Bailey" w:date="2021-06-16T13:38:00Z">
        <w:r>
          <w:t>PRINT  &lt;generate report&gt;  OK</w:t>
        </w:r>
      </w:ins>
    </w:p>
    <w:p w14:paraId="00735124" w14:textId="7EDEEF22" w:rsidR="00BC7444" w:rsidRDefault="00BC7444">
      <w:pPr>
        <w:pStyle w:val="BodyText"/>
        <w:spacing w:after="0"/>
        <w:rPr>
          <w:ins w:id="122" w:author="Greg Bailey" w:date="2021-06-16T14:20:00Z"/>
          <w:highlight w:val="yellow"/>
        </w:rPr>
        <w:pPrChange w:id="123" w:author="Greg Bailey" w:date="2021-06-16T15:07:00Z">
          <w:pPr>
            <w:pStyle w:val="BodyText"/>
          </w:pPr>
        </w:pPrChange>
      </w:pPr>
    </w:p>
    <w:p w14:paraId="09B87074" w14:textId="2F65945C" w:rsidR="0083378E" w:rsidRDefault="00DE6B33" w:rsidP="00BC7444">
      <w:pPr>
        <w:pStyle w:val="BodyText"/>
        <w:rPr>
          <w:ins w:id="124" w:author="Greg Bailey" w:date="2021-06-16T14:26:00Z"/>
        </w:rPr>
      </w:pPr>
      <w:ins w:id="125" w:author="Greg Bailey" w:date="2021-06-16T20:05:00Z">
        <w:r>
          <w:t>Each time it's used, PRINT will create a</w:t>
        </w:r>
      </w:ins>
      <w:ins w:id="126" w:author="Greg Bailey" w:date="2021-06-16T20:07:00Z">
        <w:r>
          <w:t>n unique</w:t>
        </w:r>
      </w:ins>
      <w:ins w:id="127" w:author="Greg Bailey" w:date="2021-06-16T20:05:00Z">
        <w:r>
          <w:t xml:space="preserve"> PDF file in </w:t>
        </w:r>
        <w:proofErr w:type="spellStart"/>
        <w:r w:rsidRPr="00DE6B33">
          <w:rPr>
            <w:b/>
            <w:bCs/>
            <w:rPrChange w:id="128" w:author="Greg Bailey" w:date="2021-06-16T20:06:00Z">
              <w:rPr/>
            </w:rPrChange>
          </w:rPr>
          <w:t>sF</w:t>
        </w:r>
        <w:proofErr w:type="spellEnd"/>
        <w:r w:rsidRPr="00DE6B33">
          <w:rPr>
            <w:b/>
            <w:bCs/>
            <w:rPrChange w:id="129" w:author="Greg Bailey" w:date="2021-06-16T20:06:00Z">
              <w:rPr/>
            </w:rPrChange>
          </w:rPr>
          <w:t>/rep</w:t>
        </w:r>
        <w:r>
          <w:t xml:space="preserve"> or, if there's a PROJECT in use, </w:t>
        </w:r>
      </w:ins>
      <w:ins w:id="130" w:author="Greg Bailey" w:date="2021-06-16T20:06:00Z">
        <w:r w:rsidRPr="00540B6D">
          <w:rPr>
            <w:b/>
            <w:bCs/>
            <w:rPrChange w:id="131" w:author="Greg Bailey" w:date="2022-06-23T13:14:00Z">
              <w:rPr/>
            </w:rPrChange>
          </w:rPr>
          <w:t>&lt;</w:t>
        </w:r>
      </w:ins>
      <w:proofErr w:type="spellStart"/>
      <w:ins w:id="132" w:author="Greg Bailey" w:date="2021-06-16T20:05:00Z">
        <w:r w:rsidRPr="00540B6D">
          <w:rPr>
            <w:b/>
            <w:bCs/>
            <w:rPrChange w:id="133" w:author="Greg Bailey" w:date="2022-06-23T13:14:00Z">
              <w:rPr/>
            </w:rPrChange>
          </w:rPr>
          <w:t>projdir</w:t>
        </w:r>
      </w:ins>
      <w:proofErr w:type="spellEnd"/>
      <w:ins w:id="134" w:author="Greg Bailey" w:date="2021-06-16T20:07:00Z">
        <w:r>
          <w:rPr>
            <w:b/>
            <w:bCs/>
          </w:rPr>
          <w:t>&gt;</w:t>
        </w:r>
      </w:ins>
      <w:ins w:id="135" w:author="Greg Bailey" w:date="2021-06-16T20:06:00Z">
        <w:r w:rsidRPr="00DE6B33">
          <w:rPr>
            <w:b/>
            <w:bCs/>
            <w:rPrChange w:id="136" w:author="Greg Bailey" w:date="2021-06-16T20:06:00Z">
              <w:rPr/>
            </w:rPrChange>
          </w:rPr>
          <w:t>/rep</w:t>
        </w:r>
        <w:r>
          <w:t xml:space="preserve">.  </w:t>
        </w:r>
      </w:ins>
      <w:ins w:id="137" w:author="Greg Bailey" w:date="2021-06-16T14:20:00Z">
        <w:r w:rsidR="0083378E" w:rsidRPr="0083378E">
          <w:rPr>
            <w:rPrChange w:id="138" w:author="Greg Bailey" w:date="2021-06-16T14:20:00Z">
              <w:rPr>
                <w:highlight w:val="yellow"/>
              </w:rPr>
            </w:rPrChange>
          </w:rPr>
          <w:t>If an</w:t>
        </w:r>
      </w:ins>
      <w:ins w:id="139" w:author="Greg Bailey" w:date="2021-06-16T14:21:00Z">
        <w:r w:rsidR="0083378E">
          <w:t xml:space="preserve">ything untoward happens while interpreting the report generation phrase such as an </w:t>
        </w:r>
        <w:r w:rsidR="0083378E" w:rsidRPr="00932DC6">
          <w:rPr>
            <w:b/>
            <w:bCs/>
            <w:rPrChange w:id="140" w:author="Greg Bailey" w:date="2021-06-17T06:28:00Z">
              <w:rPr/>
            </w:rPrChange>
          </w:rPr>
          <w:t>ABORT</w:t>
        </w:r>
        <w:r w:rsidR="0083378E">
          <w:t xml:space="preserve">, you will need to say  </w:t>
        </w:r>
        <w:r w:rsidR="0083378E" w:rsidRPr="00B66023">
          <w:rPr>
            <w:b/>
            <w:bCs/>
            <w:rPrChange w:id="141" w:author="Greg Bailey" w:date="2021-06-17T06:29:00Z">
              <w:rPr/>
            </w:rPrChange>
          </w:rPr>
          <w:t>OK</w:t>
        </w:r>
        <w:r w:rsidR="0083378E">
          <w:t xml:space="preserve">  to </w:t>
        </w:r>
      </w:ins>
      <w:ins w:id="142" w:author="Greg Bailey" w:date="2021-06-16T14:22:00Z">
        <w:r w:rsidR="0083378E">
          <w:t>close the PDF file and return to the console device</w:t>
        </w:r>
      </w:ins>
      <w:ins w:id="143" w:author="Greg Bailey" w:date="2021-06-16T15:08:00Z">
        <w:r w:rsidR="006651BB">
          <w:t>.</w:t>
        </w:r>
      </w:ins>
      <w:ins w:id="144" w:author="Greg Bailey" w:date="2021-06-16T15:17:00Z">
        <w:r w:rsidR="006C64CE">
          <w:t xml:space="preserve">  </w:t>
        </w:r>
      </w:ins>
      <w:ins w:id="145" w:author="Greg Bailey" w:date="2021-06-16T14:26:00Z">
        <w:r w:rsidR="0083378E">
          <w:t xml:space="preserve">Supported functions are  </w:t>
        </w:r>
        <w:r w:rsidR="0083378E" w:rsidRPr="00B66023">
          <w:rPr>
            <w:b/>
            <w:bCs/>
            <w:rPrChange w:id="146" w:author="Greg Bailey" w:date="2021-06-17T06:29:00Z">
              <w:rPr/>
            </w:rPrChange>
          </w:rPr>
          <w:t>TYPE</w:t>
        </w:r>
        <w:r w:rsidR="0083378E">
          <w:t xml:space="preserve">  </w:t>
        </w:r>
        <w:r w:rsidR="0083378E" w:rsidRPr="00B66023">
          <w:rPr>
            <w:b/>
            <w:bCs/>
            <w:rPrChange w:id="147" w:author="Greg Bailey" w:date="2021-06-17T06:29:00Z">
              <w:rPr/>
            </w:rPrChange>
          </w:rPr>
          <w:t>PAGE</w:t>
        </w:r>
        <w:r w:rsidR="0083378E">
          <w:t xml:space="preserve">  </w:t>
        </w:r>
        <w:r w:rsidR="0083378E" w:rsidRPr="00B66023">
          <w:rPr>
            <w:b/>
            <w:bCs/>
            <w:rPrChange w:id="148" w:author="Greg Bailey" w:date="2021-06-17T06:29:00Z">
              <w:rPr/>
            </w:rPrChange>
          </w:rPr>
          <w:t>CR</w:t>
        </w:r>
        <w:r w:rsidR="0083378E">
          <w:t xml:space="preserve">  </w:t>
        </w:r>
        <w:r w:rsidR="0083378E" w:rsidRPr="00B66023">
          <w:rPr>
            <w:b/>
            <w:bCs/>
            <w:rPrChange w:id="149" w:author="Greg Bailey" w:date="2021-06-17T06:29:00Z">
              <w:rPr/>
            </w:rPrChange>
          </w:rPr>
          <w:t>TAB</w:t>
        </w:r>
      </w:ins>
      <w:ins w:id="150" w:author="Greg Bailey" w:date="2021-06-16T14:42:00Z">
        <w:r w:rsidR="005670E0">
          <w:t xml:space="preserve">  with </w:t>
        </w:r>
        <w:r w:rsidR="005670E0" w:rsidRPr="00B66023">
          <w:rPr>
            <w:b/>
            <w:bCs/>
            <w:rPrChange w:id="151" w:author="Greg Bailey" w:date="2021-06-17T06:29:00Z">
              <w:rPr/>
            </w:rPrChange>
          </w:rPr>
          <w:t>CR</w:t>
        </w:r>
        <w:r w:rsidR="005670E0">
          <w:t xml:space="preserve"> and </w:t>
        </w:r>
        <w:r w:rsidR="005670E0" w:rsidRPr="00B66023">
          <w:rPr>
            <w:b/>
            <w:bCs/>
            <w:rPrChange w:id="152" w:author="Greg Bailey" w:date="2021-06-17T06:29:00Z">
              <w:rPr/>
            </w:rPrChange>
          </w:rPr>
          <w:t>TAB</w:t>
        </w:r>
        <w:r w:rsidR="005670E0">
          <w:t xml:space="preserve"> working in the current </w:t>
        </w:r>
      </w:ins>
      <w:ins w:id="153" w:author="Greg Bailey" w:date="2021-06-16T14:43:00Z">
        <w:r w:rsidR="005670E0">
          <w:t>pitch and points geometry.</w:t>
        </w:r>
      </w:ins>
    </w:p>
    <w:p w14:paraId="6DA7D53A" w14:textId="30A89139" w:rsidR="0083378E" w:rsidRDefault="0083378E" w:rsidP="00BC7444">
      <w:pPr>
        <w:pStyle w:val="BodyText"/>
        <w:rPr>
          <w:ins w:id="154" w:author="Greg Bailey" w:date="2021-06-16T14:29:00Z"/>
        </w:rPr>
      </w:pPr>
      <w:ins w:id="155" w:author="Greg Bailey" w:date="2021-06-16T14:27:00Z">
        <w:r>
          <w:t xml:space="preserve">At the </w:t>
        </w:r>
      </w:ins>
      <w:ins w:id="156" w:author="Greg Bailey" w:date="2021-06-16T15:16:00Z">
        <w:r w:rsidR="006C64CE">
          <w:t>start</w:t>
        </w:r>
      </w:ins>
      <w:ins w:id="157" w:author="Greg Bailey" w:date="2021-06-16T14:27:00Z">
        <w:r>
          <w:t xml:space="preserve"> of </w:t>
        </w:r>
      </w:ins>
      <w:ins w:id="158" w:author="Greg Bailey" w:date="2021-06-17T06:30:00Z">
        <w:r w:rsidR="00B66023">
          <w:t>each page</w:t>
        </w:r>
      </w:ins>
      <w:ins w:id="159" w:author="Greg Bailey" w:date="2021-06-16T14:27:00Z">
        <w:r>
          <w:t xml:space="preserve"> after  </w:t>
        </w:r>
        <w:r w:rsidRPr="0060191D">
          <w:rPr>
            <w:b/>
            <w:bCs/>
            <w:rPrChange w:id="160" w:author="Greg Bailey" w:date="2021-06-16T17:05:00Z">
              <w:rPr/>
            </w:rPrChange>
          </w:rPr>
          <w:t>PRINT</w:t>
        </w:r>
        <w:r>
          <w:t xml:space="preserve">  </w:t>
        </w:r>
      </w:ins>
      <w:ins w:id="161" w:author="Greg Bailey" w:date="2021-06-16T15:17:00Z">
        <w:r w:rsidR="006C64CE">
          <w:t>t</w:t>
        </w:r>
      </w:ins>
      <w:ins w:id="162" w:author="Greg Bailey" w:date="2021-06-16T14:31:00Z">
        <w:r w:rsidR="00242202">
          <w:t xml:space="preserve">he initial cursor position will be such that the </w:t>
        </w:r>
      </w:ins>
      <w:ins w:id="163" w:author="Greg Bailey" w:date="2021-06-16T14:32:00Z">
        <w:r w:rsidR="00242202">
          <w:t xml:space="preserve">character at this position will be the upper </w:t>
        </w:r>
        <w:proofErr w:type="spellStart"/>
        <w:r w:rsidR="00242202">
          <w:t>leftmost</w:t>
        </w:r>
        <w:proofErr w:type="spellEnd"/>
        <w:r w:rsidR="00242202">
          <w:t xml:space="preserve"> visible with typical laser printer rendering if printed at actual size.  Thus with the default format there are</w:t>
        </w:r>
      </w:ins>
      <w:ins w:id="164" w:author="Greg Bailey" w:date="2021-06-17T06:31:00Z">
        <w:r w:rsidR="00B66023">
          <w:t xml:space="preserve"> 66 lines per page,</w:t>
        </w:r>
      </w:ins>
      <w:ins w:id="165" w:author="Greg Bailey" w:date="2021-06-16T14:32:00Z">
        <w:r w:rsidR="00242202">
          <w:t xml:space="preserve"> 6</w:t>
        </w:r>
      </w:ins>
      <w:ins w:id="166" w:author="Greg Bailey" w:date="2021-06-16T14:33:00Z">
        <w:r w:rsidR="00242202">
          <w:t xml:space="preserve">4 visible </w:t>
        </w:r>
      </w:ins>
      <w:ins w:id="167" w:author="Greg Bailey" w:date="2021-06-17T06:31:00Z">
        <w:r w:rsidR="00B66023">
          <w:t>and</w:t>
        </w:r>
      </w:ins>
      <w:ins w:id="168" w:author="Greg Bailey" w:date="2021-06-16T14:33:00Z">
        <w:r w:rsidR="00242202">
          <w:t xml:space="preserve"> with blank lines at top and bottom where the printers typically will not display anything.  </w:t>
        </w:r>
        <w:r w:rsidR="00242202" w:rsidRPr="00B66023">
          <w:rPr>
            <w:b/>
            <w:bCs/>
            <w:rPrChange w:id="169" w:author="Greg Bailey" w:date="2021-06-17T06:31:00Z">
              <w:rPr/>
            </w:rPrChange>
          </w:rPr>
          <w:t>CR</w:t>
        </w:r>
        <w:r w:rsidR="00242202">
          <w:t xml:space="preserve"> is set to skip to the start of the next page, skipping over the blank line at the bottom.</w:t>
        </w:r>
      </w:ins>
      <w:ins w:id="170" w:author="Greg Bailey" w:date="2021-06-16T14:28:00Z">
        <w:r>
          <w:t xml:space="preserve">  </w:t>
        </w:r>
      </w:ins>
      <w:ins w:id="171" w:author="Greg Bailey" w:date="2021-06-16T15:18:00Z">
        <w:r w:rsidR="006C64CE">
          <w:t>T</w:t>
        </w:r>
      </w:ins>
      <w:ins w:id="172" w:author="Greg Bailey" w:date="2021-06-16T14:28:00Z">
        <w:r>
          <w:t xml:space="preserve">o use a different format, execute the words that effect it immediately after </w:t>
        </w:r>
        <w:r w:rsidRPr="00B66023">
          <w:rPr>
            <w:b/>
            <w:bCs/>
            <w:rPrChange w:id="173" w:author="Greg Bailey" w:date="2021-06-17T06:32:00Z">
              <w:rPr/>
            </w:rPrChange>
          </w:rPr>
          <w:t>PRINT</w:t>
        </w:r>
        <w:r>
          <w:t xml:space="preserve"> and before the first output.</w:t>
        </w:r>
      </w:ins>
    </w:p>
    <w:p w14:paraId="66D18AE7" w14:textId="111B5DF5" w:rsidR="00242202" w:rsidRPr="006C64CE" w:rsidRDefault="00242202">
      <w:pPr>
        <w:pStyle w:val="BodyText"/>
        <w:spacing w:after="120"/>
        <w:ind w:left="1440" w:hanging="720"/>
        <w:rPr>
          <w:ins w:id="174" w:author="Greg Bailey" w:date="2021-06-16T14:30:00Z"/>
          <w:i/>
          <w:iCs/>
          <w:rPrChange w:id="175" w:author="Greg Bailey" w:date="2021-06-16T15:15:00Z">
            <w:rPr>
              <w:ins w:id="176" w:author="Greg Bailey" w:date="2021-06-16T14:30:00Z"/>
            </w:rPr>
          </w:rPrChange>
        </w:rPr>
        <w:pPrChange w:id="177" w:author="Greg Bailey" w:date="2021-06-16T15:18:00Z">
          <w:pPr>
            <w:pStyle w:val="BodyText"/>
            <w:ind w:left="1440" w:hanging="720"/>
          </w:pPr>
        </w:pPrChange>
      </w:pPr>
      <w:ins w:id="178" w:author="Greg Bailey" w:date="2021-06-16T14:31:00Z">
        <w:r>
          <w:rPr>
            <w:rFonts w:ascii="Consolas" w:hAnsi="Consolas" w:cs="Consolas"/>
            <w:b/>
          </w:rPr>
          <w:t>Letter</w:t>
        </w:r>
      </w:ins>
      <w:ins w:id="179" w:author="Greg Bailey" w:date="2021-06-16T14:30:00Z">
        <w:r>
          <w:t xml:space="preserve">  </w:t>
        </w:r>
      </w:ins>
      <w:ins w:id="180" w:author="Greg Bailey" w:date="2021-06-16T14:33:00Z">
        <w:r>
          <w:t xml:space="preserve">sets </w:t>
        </w:r>
      </w:ins>
      <w:ins w:id="181" w:author="Greg Bailey" w:date="2021-06-16T14:34:00Z">
        <w:r>
          <w:t>the next page to be formatted as 8.5x11 inches</w:t>
        </w:r>
      </w:ins>
      <w:ins w:id="182" w:author="Greg Bailey" w:date="2021-06-16T14:30:00Z">
        <w:r>
          <w:t>.</w:t>
        </w:r>
      </w:ins>
      <w:ins w:id="183" w:author="Greg Bailey" w:date="2021-06-16T15:14:00Z">
        <w:r w:rsidR="006C64CE">
          <w:t xml:space="preserve">  </w:t>
        </w:r>
        <w:r w:rsidR="006C64CE" w:rsidRPr="006C64CE">
          <w:rPr>
            <w:i/>
            <w:iCs/>
            <w:rPrChange w:id="184" w:author="Greg Bailey" w:date="2021-06-16T15:15:00Z">
              <w:rPr/>
            </w:rPrChange>
          </w:rPr>
          <w:t>This is the default.</w:t>
        </w:r>
      </w:ins>
    </w:p>
    <w:p w14:paraId="0FCAAD3E" w14:textId="6A3CF66C" w:rsidR="00242202" w:rsidRDefault="00242202">
      <w:pPr>
        <w:pStyle w:val="BodyText"/>
        <w:spacing w:after="120"/>
        <w:ind w:left="1440" w:hanging="720"/>
        <w:rPr>
          <w:ins w:id="185" w:author="Greg Bailey" w:date="2021-06-16T14:30:00Z"/>
        </w:rPr>
        <w:pPrChange w:id="186" w:author="Greg Bailey" w:date="2021-06-16T15:18:00Z">
          <w:pPr>
            <w:pStyle w:val="BodyText"/>
            <w:ind w:left="1440" w:hanging="720"/>
          </w:pPr>
        </w:pPrChange>
      </w:pPr>
      <w:ins w:id="187" w:author="Greg Bailey" w:date="2021-06-16T14:34:00Z">
        <w:r>
          <w:rPr>
            <w:rFonts w:ascii="Consolas" w:hAnsi="Consolas" w:cs="Consolas"/>
            <w:b/>
          </w:rPr>
          <w:t>Legal</w:t>
        </w:r>
      </w:ins>
      <w:ins w:id="188" w:author="Greg Bailey" w:date="2021-06-16T14:30:00Z">
        <w:r>
          <w:t xml:space="preserve">  </w:t>
        </w:r>
      </w:ins>
      <w:ins w:id="189" w:author="Greg Bailey" w:date="2021-06-16T14:34:00Z">
        <w:r>
          <w:t>sets the next page to be formatted as 8.5x14 inches</w:t>
        </w:r>
      </w:ins>
      <w:ins w:id="190" w:author="Greg Bailey" w:date="2021-06-16T14:30:00Z">
        <w:r>
          <w:t>.</w:t>
        </w:r>
      </w:ins>
    </w:p>
    <w:p w14:paraId="6D64D785" w14:textId="3C40A8E1" w:rsidR="00242202" w:rsidRDefault="00242202">
      <w:pPr>
        <w:pStyle w:val="BodyText"/>
        <w:spacing w:after="120"/>
        <w:ind w:left="1440" w:hanging="720"/>
        <w:rPr>
          <w:ins w:id="191" w:author="Greg Bailey" w:date="2021-06-16T14:30:00Z"/>
        </w:rPr>
        <w:pPrChange w:id="192" w:author="Greg Bailey" w:date="2021-06-16T15:18:00Z">
          <w:pPr>
            <w:pStyle w:val="BodyText"/>
            <w:ind w:left="1440" w:hanging="720"/>
          </w:pPr>
        </w:pPrChange>
      </w:pPr>
      <w:ins w:id="193" w:author="Greg Bailey" w:date="2021-06-16T14:34:00Z">
        <w:r>
          <w:rPr>
            <w:rFonts w:ascii="Consolas" w:hAnsi="Consolas" w:cs="Consolas"/>
            <w:b/>
          </w:rPr>
          <w:t>Ledger</w:t>
        </w:r>
      </w:ins>
      <w:ins w:id="194" w:author="Greg Bailey" w:date="2021-06-16T14:30:00Z">
        <w:r>
          <w:t xml:space="preserve">  </w:t>
        </w:r>
      </w:ins>
      <w:ins w:id="195" w:author="Greg Bailey" w:date="2021-06-16T14:34:00Z">
        <w:r>
          <w:t>sets the next page to be f</w:t>
        </w:r>
      </w:ins>
      <w:ins w:id="196" w:author="Greg Bailey" w:date="2021-06-16T14:35:00Z">
        <w:r>
          <w:t>ormatted as 11x17 inches</w:t>
        </w:r>
      </w:ins>
      <w:ins w:id="197" w:author="Greg Bailey" w:date="2021-06-16T14:30:00Z">
        <w:r>
          <w:t>.</w:t>
        </w:r>
      </w:ins>
    </w:p>
    <w:p w14:paraId="45574BD8" w14:textId="4AC5C07A" w:rsidR="00242202" w:rsidRDefault="00242202">
      <w:pPr>
        <w:pStyle w:val="BodyText"/>
        <w:spacing w:after="120"/>
        <w:ind w:left="1440" w:hanging="720"/>
        <w:rPr>
          <w:ins w:id="198" w:author="Greg Bailey" w:date="2021-06-16T14:35:00Z"/>
        </w:rPr>
        <w:pPrChange w:id="199" w:author="Greg Bailey" w:date="2021-06-16T15:18:00Z">
          <w:pPr>
            <w:pStyle w:val="BodyText"/>
            <w:ind w:left="1440" w:hanging="720"/>
          </w:pPr>
        </w:pPrChange>
      </w:pPr>
      <w:ins w:id="200" w:author="Greg Bailey" w:date="2021-06-16T14:36:00Z">
        <w:r>
          <w:rPr>
            <w:rFonts w:ascii="Consolas" w:hAnsi="Consolas" w:cs="Consolas"/>
            <w:b/>
          </w:rPr>
          <w:t>BOLD</w:t>
        </w:r>
      </w:ins>
      <w:ins w:id="201" w:author="Greg Bailey" w:date="2021-06-16T14:35:00Z">
        <w:r>
          <w:t xml:space="preserve">  </w:t>
        </w:r>
      </w:ins>
      <w:ins w:id="202" w:author="Greg Bailey" w:date="2021-06-16T14:36:00Z">
        <w:r>
          <w:t xml:space="preserve">sets subsequent characters to be rendered </w:t>
        </w:r>
      </w:ins>
      <w:ins w:id="203" w:author="Greg Bailey" w:date="2021-06-16T14:37:00Z">
        <w:r>
          <w:t>in a bold font</w:t>
        </w:r>
      </w:ins>
      <w:ins w:id="204" w:author="Greg Bailey" w:date="2021-06-16T14:36:00Z">
        <w:r>
          <w:t>.</w:t>
        </w:r>
      </w:ins>
    </w:p>
    <w:p w14:paraId="410587DE" w14:textId="2832956E" w:rsidR="00242202" w:rsidRDefault="00242202">
      <w:pPr>
        <w:pStyle w:val="BodyText"/>
        <w:spacing w:after="120"/>
        <w:ind w:left="1440" w:hanging="720"/>
        <w:rPr>
          <w:ins w:id="205" w:author="Greg Bailey" w:date="2021-06-16T14:35:00Z"/>
        </w:rPr>
        <w:pPrChange w:id="206" w:author="Greg Bailey" w:date="2021-06-16T15:18:00Z">
          <w:pPr>
            <w:pStyle w:val="BodyText"/>
            <w:ind w:left="1440" w:hanging="720"/>
          </w:pPr>
        </w:pPrChange>
      </w:pPr>
      <w:ins w:id="207" w:author="Greg Bailey" w:date="2021-06-16T14:36:00Z">
        <w:r>
          <w:rPr>
            <w:rFonts w:ascii="Consolas" w:hAnsi="Consolas" w:cs="Consolas"/>
            <w:b/>
          </w:rPr>
          <w:t>ITALIC</w:t>
        </w:r>
      </w:ins>
      <w:ins w:id="208" w:author="Greg Bailey" w:date="2021-06-16T14:35:00Z">
        <w:r>
          <w:t xml:space="preserve">  </w:t>
        </w:r>
      </w:ins>
      <w:ins w:id="209" w:author="Greg Bailey" w:date="2021-06-16T14:36:00Z">
        <w:r>
          <w:t>sets subsequent characters to be rendered in an italic fon</w:t>
        </w:r>
      </w:ins>
      <w:ins w:id="210" w:author="Greg Bailey" w:date="2021-06-16T14:37:00Z">
        <w:r>
          <w:t>t</w:t>
        </w:r>
      </w:ins>
      <w:ins w:id="211" w:author="Greg Bailey" w:date="2021-06-16T14:35:00Z">
        <w:r>
          <w:t>.</w:t>
        </w:r>
      </w:ins>
    </w:p>
    <w:p w14:paraId="0C3A26CB" w14:textId="04549669" w:rsidR="00242202" w:rsidRDefault="00242202">
      <w:pPr>
        <w:pStyle w:val="BodyText"/>
        <w:spacing w:after="120"/>
        <w:ind w:left="1440" w:hanging="720"/>
        <w:rPr>
          <w:ins w:id="212" w:author="Greg Bailey" w:date="2021-06-16T14:35:00Z"/>
        </w:rPr>
        <w:pPrChange w:id="213" w:author="Greg Bailey" w:date="2021-06-16T15:18:00Z">
          <w:pPr>
            <w:pStyle w:val="BodyText"/>
            <w:ind w:left="1440" w:hanging="720"/>
          </w:pPr>
        </w:pPrChange>
      </w:pPr>
      <w:ins w:id="214" w:author="Greg Bailey" w:date="2021-06-16T14:37:00Z">
        <w:r>
          <w:rPr>
            <w:rFonts w:ascii="Consolas" w:hAnsi="Consolas" w:cs="Consolas"/>
            <w:b/>
          </w:rPr>
          <w:t>UPRIGHT</w:t>
        </w:r>
      </w:ins>
      <w:ins w:id="215" w:author="Greg Bailey" w:date="2021-06-16T14:35:00Z">
        <w:r>
          <w:t xml:space="preserve">  </w:t>
        </w:r>
      </w:ins>
      <w:ins w:id="216" w:author="Greg Bailey" w:date="2021-06-16T14:37:00Z">
        <w:r>
          <w:t>sets subsequent characters to be rendered in normal (non-italic) font</w:t>
        </w:r>
      </w:ins>
      <w:ins w:id="217" w:author="Greg Bailey" w:date="2021-06-16T14:35:00Z">
        <w:r>
          <w:t>.</w:t>
        </w:r>
      </w:ins>
    </w:p>
    <w:p w14:paraId="50AD0BC4" w14:textId="1EAF6DB2" w:rsidR="00242202" w:rsidRDefault="00242202">
      <w:pPr>
        <w:pStyle w:val="BodyText"/>
        <w:spacing w:after="120"/>
        <w:ind w:left="1440" w:hanging="720"/>
        <w:rPr>
          <w:ins w:id="218" w:author="Greg Bailey" w:date="2021-06-16T14:30:00Z"/>
        </w:rPr>
        <w:pPrChange w:id="219" w:author="Greg Bailey" w:date="2021-06-16T15:18:00Z">
          <w:pPr>
            <w:pStyle w:val="BodyText"/>
            <w:ind w:left="1440" w:hanging="720"/>
          </w:pPr>
        </w:pPrChange>
      </w:pPr>
      <w:ins w:id="220" w:author="Greg Bailey" w:date="2021-06-16T14:37:00Z">
        <w:r>
          <w:rPr>
            <w:rFonts w:ascii="Consolas" w:hAnsi="Consolas" w:cs="Consolas"/>
            <w:b/>
          </w:rPr>
          <w:t>LIGHT</w:t>
        </w:r>
      </w:ins>
      <w:ins w:id="221" w:author="Greg Bailey" w:date="2021-06-16T14:30:00Z">
        <w:r>
          <w:t xml:space="preserve">  </w:t>
        </w:r>
      </w:ins>
      <w:ins w:id="222" w:author="Greg Bailey" w:date="2021-06-16T14:37:00Z">
        <w:r>
          <w:t>sets subsequent characters to be rendered</w:t>
        </w:r>
      </w:ins>
      <w:ins w:id="223" w:author="Greg Bailey" w:date="2021-06-16T14:38:00Z">
        <w:r>
          <w:t xml:space="preserve"> in normal (non-bold) </w:t>
        </w:r>
        <w:proofErr w:type="spellStart"/>
        <w:r>
          <w:t>fontn</w:t>
        </w:r>
      </w:ins>
      <w:proofErr w:type="spellEnd"/>
      <w:ins w:id="224" w:author="Greg Bailey" w:date="2021-06-16T14:30:00Z">
        <w:r>
          <w:t>.</w:t>
        </w:r>
      </w:ins>
    </w:p>
    <w:p w14:paraId="19A94130" w14:textId="255F558B" w:rsidR="00242202" w:rsidRDefault="00242202">
      <w:pPr>
        <w:pStyle w:val="BodyText"/>
        <w:spacing w:after="120"/>
        <w:ind w:left="1440" w:hanging="720"/>
        <w:rPr>
          <w:ins w:id="225" w:author="Greg Bailey" w:date="2021-06-16T14:30:00Z"/>
        </w:rPr>
        <w:pPrChange w:id="226" w:author="Greg Bailey" w:date="2021-06-16T15:18:00Z">
          <w:pPr>
            <w:pStyle w:val="BodyText"/>
            <w:ind w:left="1440" w:hanging="720"/>
          </w:pPr>
        </w:pPrChange>
      </w:pPr>
      <w:ins w:id="227" w:author="Greg Bailey" w:date="2021-06-16T14:38:00Z">
        <w:r>
          <w:rPr>
            <w:rFonts w:ascii="Consolas" w:hAnsi="Consolas" w:cs="Consolas"/>
            <w:b/>
          </w:rPr>
          <w:t xml:space="preserve">/" (n </w:t>
        </w:r>
        <w:proofErr w:type="spellStart"/>
        <w:r>
          <w:rPr>
            <w:rFonts w:ascii="Consolas" w:hAnsi="Consolas" w:cs="Consolas"/>
            <w:b/>
          </w:rPr>
          <w:t>n</w:t>
        </w:r>
        <w:proofErr w:type="spellEnd"/>
        <w:r>
          <w:rPr>
            <w:rFonts w:ascii="Consolas" w:hAnsi="Consolas" w:cs="Consolas"/>
            <w:b/>
          </w:rPr>
          <w:t xml:space="preserve"> - </w:t>
        </w:r>
        <w:proofErr w:type="spellStart"/>
        <w:r>
          <w:rPr>
            <w:rFonts w:ascii="Consolas" w:hAnsi="Consolas" w:cs="Consolas"/>
            <w:b/>
          </w:rPr>
          <w:t>mp</w:t>
        </w:r>
        <w:proofErr w:type="spellEnd"/>
        <w:r>
          <w:rPr>
            <w:rFonts w:ascii="Consolas" w:hAnsi="Consolas" w:cs="Consolas"/>
            <w:b/>
          </w:rPr>
          <w:t>)</w:t>
        </w:r>
      </w:ins>
      <w:ins w:id="228" w:author="Greg Bailey" w:date="2021-06-16T14:30:00Z">
        <w:r>
          <w:t xml:space="preserve">  </w:t>
        </w:r>
      </w:ins>
      <w:ins w:id="229" w:author="Greg Bailey" w:date="2021-06-16T14:38:00Z">
        <w:r>
          <w:t>co</w:t>
        </w:r>
      </w:ins>
      <w:ins w:id="230" w:author="Greg Bailey" w:date="2021-06-16T14:39:00Z">
        <w:r>
          <w:t xml:space="preserve">nverts a ratio in inches to </w:t>
        </w:r>
        <w:proofErr w:type="spellStart"/>
        <w:r>
          <w:t>millipoints</w:t>
        </w:r>
        <w:proofErr w:type="spellEnd"/>
        <w:r>
          <w:t>.  For example,  1 2 /"  gives 36000.</w:t>
        </w:r>
      </w:ins>
    </w:p>
    <w:p w14:paraId="1F9284A0" w14:textId="6C2F8257" w:rsidR="00242202" w:rsidRDefault="00242202">
      <w:pPr>
        <w:pStyle w:val="BodyText"/>
        <w:spacing w:after="120"/>
        <w:ind w:left="1440" w:hanging="720"/>
        <w:rPr>
          <w:ins w:id="231" w:author="Greg Bailey" w:date="2021-06-16T14:35:00Z"/>
        </w:rPr>
        <w:pPrChange w:id="232" w:author="Greg Bailey" w:date="2021-06-16T15:18:00Z">
          <w:pPr>
            <w:pStyle w:val="BodyText"/>
            <w:ind w:left="1440" w:hanging="720"/>
          </w:pPr>
        </w:pPrChange>
      </w:pPr>
      <w:ins w:id="233" w:author="Greg Bailey" w:date="2021-06-16T14:40:00Z">
        <w:r>
          <w:rPr>
            <w:rFonts w:ascii="Consolas" w:hAnsi="Consolas" w:cs="Consolas"/>
            <w:b/>
          </w:rPr>
          <w:t>PITCH (</w:t>
        </w:r>
        <w:proofErr w:type="spellStart"/>
        <w:r>
          <w:rPr>
            <w:rFonts w:ascii="Consolas" w:hAnsi="Consolas" w:cs="Consolas"/>
            <w:b/>
          </w:rPr>
          <w:t>mp</w:t>
        </w:r>
        <w:proofErr w:type="spellEnd"/>
        <w:r>
          <w:rPr>
            <w:rFonts w:ascii="Consolas" w:hAnsi="Consolas" w:cs="Consolas"/>
            <w:b/>
          </w:rPr>
          <w:t>)</w:t>
        </w:r>
      </w:ins>
      <w:ins w:id="234" w:author="Greg Bailey" w:date="2021-06-16T14:35:00Z">
        <w:r>
          <w:t xml:space="preserve">  </w:t>
        </w:r>
      </w:ins>
      <w:ins w:id="235" w:author="Greg Bailey" w:date="2021-06-16T14:40:00Z">
        <w:r w:rsidR="005670E0">
          <w:t xml:space="preserve">sets subsequent characters to be spaced the given number of </w:t>
        </w:r>
        <w:proofErr w:type="spellStart"/>
        <w:r w:rsidR="005670E0">
          <w:t>millipoints</w:t>
        </w:r>
        <w:proofErr w:type="spellEnd"/>
        <w:r w:rsidR="005670E0">
          <w:t xml:space="preserve"> center to center.  For example,  1 10 /" PITCH</w:t>
        </w:r>
      </w:ins>
      <w:ins w:id="236" w:author="Greg Bailey" w:date="2021-06-16T14:41:00Z">
        <w:r w:rsidR="005670E0">
          <w:t xml:space="preserve">  gives 0.1 inch character spacing</w:t>
        </w:r>
      </w:ins>
      <w:ins w:id="237" w:author="Greg Bailey" w:date="2021-06-16T14:35:00Z">
        <w:r>
          <w:t>.</w:t>
        </w:r>
      </w:ins>
      <w:ins w:id="238" w:author="Greg Bailey" w:date="2021-06-16T14:41:00Z">
        <w:r w:rsidR="005670E0">
          <w:t xml:space="preserve">  P</w:t>
        </w:r>
      </w:ins>
      <w:ins w:id="239" w:author="Greg Bailey" w:date="2021-06-16T14:42:00Z">
        <w:r w:rsidR="005670E0">
          <w:t>DF fonts stretch or shrink in the horizontal axis to accommodate the desired pitch.</w:t>
        </w:r>
      </w:ins>
      <w:ins w:id="240" w:author="Greg Bailey" w:date="2021-06-16T15:15:00Z">
        <w:r w:rsidR="006C64CE">
          <w:t xml:space="preserve">  </w:t>
        </w:r>
        <w:r w:rsidR="006C64CE" w:rsidRPr="006C64CE">
          <w:rPr>
            <w:i/>
            <w:iCs/>
            <w:rPrChange w:id="241" w:author="Greg Bailey" w:date="2021-06-16T15:15:00Z">
              <w:rPr/>
            </w:rPrChange>
          </w:rPr>
          <w:t>Default is ten characters per inch.</w:t>
        </w:r>
      </w:ins>
    </w:p>
    <w:p w14:paraId="0D367FE5" w14:textId="692BC628" w:rsidR="00242202" w:rsidRPr="006C64CE" w:rsidRDefault="005670E0" w:rsidP="00242202">
      <w:pPr>
        <w:pStyle w:val="BodyText"/>
        <w:ind w:left="1440" w:hanging="720"/>
        <w:rPr>
          <w:ins w:id="242" w:author="Greg Bailey" w:date="2021-06-16T14:57:00Z"/>
          <w:i/>
          <w:iCs/>
          <w:rPrChange w:id="243" w:author="Greg Bailey" w:date="2021-06-16T15:15:00Z">
            <w:rPr>
              <w:ins w:id="244" w:author="Greg Bailey" w:date="2021-06-16T14:57:00Z"/>
            </w:rPr>
          </w:rPrChange>
        </w:rPr>
      </w:pPr>
      <w:ins w:id="245" w:author="Greg Bailey" w:date="2021-06-16T14:41:00Z">
        <w:r>
          <w:rPr>
            <w:rFonts w:ascii="Consolas" w:hAnsi="Consolas" w:cs="Consolas"/>
            <w:b/>
          </w:rPr>
          <w:t>POINTS (n)</w:t>
        </w:r>
      </w:ins>
      <w:ins w:id="246" w:author="Greg Bailey" w:date="2021-06-16T14:30:00Z">
        <w:r w:rsidR="00242202">
          <w:t xml:space="preserve">  </w:t>
        </w:r>
      </w:ins>
      <w:ins w:id="247" w:author="Greg Bailey" w:date="2021-06-16T14:41:00Z">
        <w:r>
          <w:t>Scales the font's vertical dimension to the given number of points</w:t>
        </w:r>
      </w:ins>
      <w:ins w:id="248" w:author="Greg Bailey" w:date="2021-06-16T14:30:00Z">
        <w:r w:rsidR="00242202">
          <w:t>.</w:t>
        </w:r>
      </w:ins>
      <w:ins w:id="249" w:author="Greg Bailey" w:date="2021-06-16T15:15:00Z">
        <w:r w:rsidR="006C64CE">
          <w:t xml:space="preserve">  </w:t>
        </w:r>
        <w:r w:rsidR="006C64CE" w:rsidRPr="006C64CE">
          <w:rPr>
            <w:i/>
            <w:iCs/>
            <w:rPrChange w:id="250" w:author="Greg Bailey" w:date="2021-06-16T15:15:00Z">
              <w:rPr/>
            </w:rPrChange>
          </w:rPr>
          <w:t>Default is 12 points.</w:t>
        </w:r>
      </w:ins>
    </w:p>
    <w:p w14:paraId="33A40F6B" w14:textId="514FEC3A" w:rsidR="0083378E" w:rsidRDefault="005670E0">
      <w:pPr>
        <w:pStyle w:val="Heading4"/>
        <w:rPr>
          <w:ins w:id="251" w:author="Greg Bailey" w:date="2021-06-16T14:29:00Z"/>
        </w:rPr>
        <w:pPrChange w:id="252" w:author="Greg Bailey" w:date="2021-06-16T14:44:00Z">
          <w:pPr>
            <w:pStyle w:val="BodyText"/>
          </w:pPr>
        </w:pPrChange>
      </w:pPr>
      <w:ins w:id="253" w:author="Greg Bailey" w:date="2021-06-16T14:44:00Z">
        <w:r>
          <w:t>The  PRINTING  Utility</w:t>
        </w:r>
      </w:ins>
      <w:ins w:id="254" w:author="Greg Bailey" w:date="2021-06-16T14:55:00Z">
        <w:r w:rsidR="00BB3747">
          <w:t xml:space="preserve">  (PRINTING LOAD)</w:t>
        </w:r>
      </w:ins>
    </w:p>
    <w:p w14:paraId="188E0A61" w14:textId="1A989E67" w:rsidR="0083378E" w:rsidRDefault="005670E0" w:rsidP="00BC7444">
      <w:pPr>
        <w:pStyle w:val="BodyText"/>
        <w:rPr>
          <w:ins w:id="255" w:author="Greg Bailey" w:date="2021-06-16T14:56:00Z"/>
        </w:rPr>
      </w:pPr>
      <w:ins w:id="256" w:author="Greg Bailey" w:date="2021-06-16T14:54:00Z">
        <w:r>
          <w:t>Listings are produced either three blocks per page</w:t>
        </w:r>
        <w:r w:rsidR="00BB3747">
          <w:t xml:space="preserve"> (triads) or three source with three shadows per page (sextets).  Footers of the pages are produced by the word  </w:t>
        </w:r>
        <w:r w:rsidR="00BB3747" w:rsidRPr="0060191D">
          <w:rPr>
            <w:b/>
            <w:bCs/>
            <w:rPrChange w:id="257" w:author="Greg Bailey" w:date="2021-06-16T17:05:00Z">
              <w:rPr/>
            </w:rPrChange>
          </w:rPr>
          <w:t>C</w:t>
        </w:r>
      </w:ins>
      <w:ins w:id="258" w:author="Greg Bailey" w:date="2021-06-16T14:55:00Z">
        <w:r w:rsidR="00BB3747">
          <w:t xml:space="preserve">  that identifies the system, shows date and time, and labels the listing with the text on the last lin</w:t>
        </w:r>
      </w:ins>
      <w:ins w:id="259" w:author="Greg Bailey" w:date="2021-06-16T14:56:00Z">
        <w:r w:rsidR="00BB3747">
          <w:t xml:space="preserve">e of the block named  PRINTING .  </w:t>
        </w:r>
      </w:ins>
      <w:ins w:id="260" w:author="Greg Bailey" w:date="2021-06-16T17:05:00Z">
        <w:r w:rsidR="0060191D">
          <w:t>Font geometry and page reg</w:t>
        </w:r>
      </w:ins>
      <w:ins w:id="261" w:author="Greg Bailey" w:date="2021-06-16T17:06:00Z">
        <w:r w:rsidR="0060191D">
          <w:t xml:space="preserve">istration are optimized for 3-hole punching and works fine for double sided printing at actual size.  </w:t>
        </w:r>
      </w:ins>
      <w:ins w:id="262" w:author="Greg Bailey" w:date="2021-06-16T14:56:00Z">
        <w:r w:rsidR="00BB3747">
          <w:t>The relevant vocabulary is as follows:</w:t>
        </w:r>
      </w:ins>
    </w:p>
    <w:p w14:paraId="0821293D" w14:textId="2513CB9A" w:rsidR="00BB3747" w:rsidRDefault="00BB3747">
      <w:pPr>
        <w:pStyle w:val="BodyText"/>
        <w:spacing w:after="120"/>
        <w:ind w:left="1440" w:hanging="720"/>
        <w:rPr>
          <w:ins w:id="263" w:author="Greg Bailey" w:date="2021-06-16T14:58:00Z"/>
        </w:rPr>
        <w:pPrChange w:id="264" w:author="Greg Bailey" w:date="2021-06-16T15:19:00Z">
          <w:pPr>
            <w:pStyle w:val="BodyText"/>
            <w:ind w:left="1440" w:hanging="720"/>
          </w:pPr>
        </w:pPrChange>
      </w:pPr>
      <w:ins w:id="265" w:author="Greg Bailey" w:date="2021-06-16T15:00:00Z">
        <w:r>
          <w:rPr>
            <w:rFonts w:ascii="Consolas" w:hAnsi="Consolas" w:cs="Consolas"/>
            <w:b/>
          </w:rPr>
          <w:t>INDEX (f l)</w:t>
        </w:r>
      </w:ins>
      <w:ins w:id="266" w:author="Greg Bailey" w:date="2021-06-16T14:58:00Z">
        <w:r>
          <w:t xml:space="preserve">  </w:t>
        </w:r>
      </w:ins>
      <w:ins w:id="267" w:author="Greg Bailey" w:date="2021-06-16T15:00:00Z">
        <w:r>
          <w:t>Disp</w:t>
        </w:r>
      </w:ins>
      <w:ins w:id="268" w:author="Greg Bailey" w:date="2021-06-16T15:01:00Z">
        <w:r>
          <w:t>lays an index of blocks  l  to  h  at 60 blocks per page.  Normally we start these at zero mod 60 block numbers</w:t>
        </w:r>
      </w:ins>
      <w:ins w:id="269" w:author="Greg Bailey" w:date="2021-06-16T14:58:00Z">
        <w:r>
          <w:t>.</w:t>
        </w:r>
      </w:ins>
    </w:p>
    <w:p w14:paraId="7B37BD28" w14:textId="694F9113" w:rsidR="00BB3747" w:rsidRDefault="00BB3747">
      <w:pPr>
        <w:pStyle w:val="BodyText"/>
        <w:spacing w:after="120"/>
        <w:ind w:left="1440" w:hanging="720"/>
        <w:rPr>
          <w:ins w:id="270" w:author="Greg Bailey" w:date="2021-06-16T14:58:00Z"/>
        </w:rPr>
        <w:pPrChange w:id="271" w:author="Greg Bailey" w:date="2021-06-16T15:19:00Z">
          <w:pPr>
            <w:pStyle w:val="BodyText"/>
            <w:ind w:left="1440" w:hanging="720"/>
          </w:pPr>
        </w:pPrChange>
      </w:pPr>
      <w:ins w:id="272" w:author="Greg Bailey" w:date="2021-06-16T15:02:00Z">
        <w:r>
          <w:rPr>
            <w:rFonts w:ascii="Consolas" w:hAnsi="Consolas" w:cs="Consolas"/>
            <w:b/>
          </w:rPr>
          <w:t>TRIAD (n)</w:t>
        </w:r>
      </w:ins>
      <w:ins w:id="273" w:author="Greg Bailey" w:date="2021-06-16T14:58:00Z">
        <w:r>
          <w:t xml:space="preserve">  </w:t>
        </w:r>
      </w:ins>
      <w:ins w:id="274" w:author="Greg Bailey" w:date="2021-06-16T15:02:00Z">
        <w:r>
          <w:t>Displays the triad (three blocks starting on a zero mod 3 boundary) containing the given block number</w:t>
        </w:r>
      </w:ins>
      <w:ins w:id="275" w:author="Greg Bailey" w:date="2021-06-16T14:58:00Z">
        <w:r>
          <w:t>.</w:t>
        </w:r>
      </w:ins>
    </w:p>
    <w:p w14:paraId="62C058F2" w14:textId="3F3A9A94" w:rsidR="00BB3747" w:rsidRDefault="00BB3747">
      <w:pPr>
        <w:pStyle w:val="BodyText"/>
        <w:spacing w:after="120"/>
        <w:ind w:left="1440" w:hanging="720"/>
        <w:rPr>
          <w:ins w:id="276" w:author="Greg Bailey" w:date="2021-06-16T14:58:00Z"/>
        </w:rPr>
        <w:pPrChange w:id="277" w:author="Greg Bailey" w:date="2021-06-16T15:19:00Z">
          <w:pPr>
            <w:pStyle w:val="BodyText"/>
            <w:ind w:left="1440" w:hanging="720"/>
          </w:pPr>
        </w:pPrChange>
      </w:pPr>
      <w:ins w:id="278" w:author="Greg Bailey" w:date="2021-06-16T15:03:00Z">
        <w:r>
          <w:rPr>
            <w:rFonts w:ascii="Consolas" w:hAnsi="Consolas" w:cs="Consolas"/>
            <w:b/>
          </w:rPr>
          <w:t>SHOW (f l)</w:t>
        </w:r>
      </w:ins>
      <w:ins w:id="279" w:author="Greg Bailey" w:date="2021-06-16T14:58:00Z">
        <w:r>
          <w:t xml:space="preserve">  </w:t>
        </w:r>
      </w:ins>
      <w:ins w:id="280" w:author="Greg Bailey" w:date="2021-06-16T15:03:00Z">
        <w:r>
          <w:t xml:space="preserve">Lists all triads containing  l  to  h </w:t>
        </w:r>
      </w:ins>
      <w:ins w:id="281" w:author="Greg Bailey" w:date="2021-06-16T14:58:00Z">
        <w:r>
          <w:t>.</w:t>
        </w:r>
      </w:ins>
    </w:p>
    <w:p w14:paraId="2460A9FC" w14:textId="25A206CC" w:rsidR="00BB3747" w:rsidRDefault="00BB3747">
      <w:pPr>
        <w:pStyle w:val="BodyText"/>
        <w:spacing w:after="120"/>
        <w:ind w:left="1440" w:hanging="720"/>
        <w:rPr>
          <w:ins w:id="282" w:author="Greg Bailey" w:date="2021-06-16T15:00:00Z"/>
        </w:rPr>
        <w:pPrChange w:id="283" w:author="Greg Bailey" w:date="2021-06-16T15:19:00Z">
          <w:pPr>
            <w:pStyle w:val="BodyText"/>
            <w:ind w:left="1440" w:hanging="720"/>
          </w:pPr>
        </w:pPrChange>
      </w:pPr>
      <w:ins w:id="284" w:author="Greg Bailey" w:date="2021-06-16T15:04:00Z">
        <w:r>
          <w:rPr>
            <w:rFonts w:ascii="Consolas" w:hAnsi="Consolas" w:cs="Consolas"/>
            <w:b/>
          </w:rPr>
          <w:t>SHADOW</w:t>
        </w:r>
      </w:ins>
      <w:ins w:id="285" w:author="Greg Bailey" w:date="2021-06-16T15:00:00Z">
        <w:r>
          <w:rPr>
            <w:rFonts w:ascii="Consolas" w:hAnsi="Consolas" w:cs="Consolas"/>
            <w:b/>
          </w:rPr>
          <w:t xml:space="preserve"> (</w:t>
        </w:r>
      </w:ins>
      <w:ins w:id="286" w:author="Greg Bailey" w:date="2021-06-16T15:04:00Z">
        <w:r>
          <w:rPr>
            <w:rFonts w:ascii="Consolas" w:hAnsi="Consolas" w:cs="Consolas"/>
            <w:b/>
          </w:rPr>
          <w:t>f l</w:t>
        </w:r>
      </w:ins>
      <w:ins w:id="287" w:author="Greg Bailey" w:date="2021-06-16T15:00:00Z">
        <w:r>
          <w:rPr>
            <w:rFonts w:ascii="Consolas" w:hAnsi="Consolas" w:cs="Consolas"/>
            <w:b/>
          </w:rPr>
          <w:t>)</w:t>
        </w:r>
        <w:r>
          <w:t xml:space="preserve">  </w:t>
        </w:r>
      </w:ins>
      <w:ins w:id="288" w:author="Greg Bailey" w:date="2021-06-16T15:04:00Z">
        <w:r w:rsidR="006651BB">
          <w:t>Lists all triads containing the shadows of  l  to  h .</w:t>
        </w:r>
      </w:ins>
    </w:p>
    <w:p w14:paraId="2B65E52A" w14:textId="50C06BAF" w:rsidR="00BB3747" w:rsidRDefault="006651BB">
      <w:pPr>
        <w:pStyle w:val="BodyText"/>
        <w:spacing w:after="120"/>
        <w:ind w:left="1440" w:hanging="720"/>
        <w:rPr>
          <w:ins w:id="289" w:author="Greg Bailey" w:date="2021-06-16T15:00:00Z"/>
        </w:rPr>
        <w:pPrChange w:id="290" w:author="Greg Bailey" w:date="2021-06-16T15:19:00Z">
          <w:pPr>
            <w:pStyle w:val="BodyText"/>
            <w:ind w:left="1440" w:hanging="720"/>
          </w:pPr>
        </w:pPrChange>
      </w:pPr>
      <w:ins w:id="291" w:author="Greg Bailey" w:date="2021-06-16T15:05:00Z">
        <w:r>
          <w:rPr>
            <w:rFonts w:ascii="Consolas" w:hAnsi="Consolas" w:cs="Consolas"/>
            <w:b/>
          </w:rPr>
          <w:t>SEXTET</w:t>
        </w:r>
      </w:ins>
      <w:ins w:id="292" w:author="Greg Bailey" w:date="2021-06-16T15:00:00Z">
        <w:r w:rsidR="00BB3747">
          <w:rPr>
            <w:rFonts w:ascii="Consolas" w:hAnsi="Consolas" w:cs="Consolas"/>
            <w:b/>
          </w:rPr>
          <w:t xml:space="preserve"> (n)</w:t>
        </w:r>
        <w:r w:rsidR="00BB3747">
          <w:t xml:space="preserve">  </w:t>
        </w:r>
      </w:ins>
      <w:ins w:id="293" w:author="Greg Bailey" w:date="2021-06-16T15:05:00Z">
        <w:r>
          <w:t>Lists on a single page the sextet of source and shadows containing the given block number</w:t>
        </w:r>
      </w:ins>
      <w:ins w:id="294" w:author="Greg Bailey" w:date="2021-06-16T15:00:00Z">
        <w:r w:rsidR="00BB3747">
          <w:t>.</w:t>
        </w:r>
      </w:ins>
    </w:p>
    <w:p w14:paraId="7F155412" w14:textId="4BD2B45A" w:rsidR="00BB3747" w:rsidRDefault="006651BB" w:rsidP="00BB3747">
      <w:pPr>
        <w:pStyle w:val="BodyText"/>
        <w:ind w:left="1440" w:hanging="720"/>
        <w:rPr>
          <w:ins w:id="295" w:author="Greg Bailey" w:date="2021-06-16T15:00:00Z"/>
        </w:rPr>
      </w:pPr>
      <w:ins w:id="296" w:author="Greg Bailey" w:date="2021-06-16T15:05:00Z">
        <w:r>
          <w:rPr>
            <w:rFonts w:ascii="Consolas" w:hAnsi="Consolas" w:cs="Consolas"/>
            <w:b/>
          </w:rPr>
          <w:t>PAIRS</w:t>
        </w:r>
      </w:ins>
      <w:ins w:id="297" w:author="Greg Bailey" w:date="2021-06-16T15:00:00Z">
        <w:r w:rsidR="00BB3747">
          <w:rPr>
            <w:rFonts w:ascii="Consolas" w:hAnsi="Consolas" w:cs="Consolas"/>
            <w:b/>
          </w:rPr>
          <w:t xml:space="preserve"> (</w:t>
        </w:r>
      </w:ins>
      <w:ins w:id="298" w:author="Greg Bailey" w:date="2021-06-16T15:06:00Z">
        <w:r>
          <w:rPr>
            <w:rFonts w:ascii="Consolas" w:hAnsi="Consolas" w:cs="Consolas"/>
            <w:b/>
          </w:rPr>
          <w:t>f l</w:t>
        </w:r>
      </w:ins>
      <w:ins w:id="299" w:author="Greg Bailey" w:date="2021-06-16T15:00:00Z">
        <w:r w:rsidR="00BB3747">
          <w:rPr>
            <w:rFonts w:ascii="Consolas" w:hAnsi="Consolas" w:cs="Consolas"/>
            <w:b/>
          </w:rPr>
          <w:t>)</w:t>
        </w:r>
        <w:r w:rsidR="00BB3747">
          <w:t xml:space="preserve">  </w:t>
        </w:r>
      </w:ins>
      <w:ins w:id="300" w:author="Greg Bailey" w:date="2021-06-16T15:06:00Z">
        <w:r>
          <w:t xml:space="preserve">Lists all sextets containing  l  to  h </w:t>
        </w:r>
      </w:ins>
      <w:ins w:id="301" w:author="Greg Bailey" w:date="2021-06-16T15:00:00Z">
        <w:r w:rsidR="00BB3747">
          <w:t>.</w:t>
        </w:r>
      </w:ins>
    </w:p>
    <w:p w14:paraId="0CB668F4" w14:textId="0F1FBD6D" w:rsidR="0083378E" w:rsidRPr="0083378E" w:rsidDel="002D383C" w:rsidRDefault="0083378E" w:rsidP="00BC7444">
      <w:pPr>
        <w:pStyle w:val="BodyText"/>
        <w:rPr>
          <w:del w:id="302" w:author="Greg Bailey" w:date="2021-06-16T17:41:00Z"/>
          <w:rPrChange w:id="303" w:author="Greg Bailey" w:date="2021-06-16T14:20:00Z">
            <w:rPr>
              <w:del w:id="304" w:author="Greg Bailey" w:date="2021-06-16T17:41:00Z"/>
              <w:highlight w:val="yellow"/>
            </w:rPr>
          </w:rPrChange>
        </w:rPr>
      </w:pPr>
    </w:p>
    <w:p w14:paraId="0A4C44E7" w14:textId="7E0DF9C2" w:rsidR="00BC7444" w:rsidRPr="0083378E" w:rsidRDefault="00BC7444" w:rsidP="00BC7444">
      <w:pPr>
        <w:pStyle w:val="BodyText"/>
        <w:rPr>
          <w:rPrChange w:id="305" w:author="Greg Bailey" w:date="2021-06-16T14:20:00Z">
            <w:rPr>
              <w:highlight w:val="yellow"/>
            </w:rPr>
          </w:rPrChange>
        </w:rPr>
      </w:pPr>
      <w:r w:rsidRPr="0083378E">
        <w:rPr>
          <w:rPrChange w:id="306" w:author="Greg Bailey" w:date="2021-06-16T14:20:00Z">
            <w:rPr>
              <w:highlight w:val="yellow"/>
            </w:rPr>
          </w:rPrChange>
        </w:rPr>
        <w:br w:type="page"/>
      </w:r>
    </w:p>
    <w:p w14:paraId="5093589D" w14:textId="1A7AF762" w:rsidR="00D40DA8" w:rsidRPr="004D37B8" w:rsidDel="008D62C8" w:rsidRDefault="00D40DA8" w:rsidP="00D40DA8">
      <w:pPr>
        <w:pStyle w:val="Heading2"/>
        <w:rPr>
          <w:del w:id="307" w:author="Greg Bailey" w:date="2022-06-23T13:22:00Z"/>
          <w:highlight w:val="yellow"/>
        </w:rPr>
      </w:pPr>
      <w:bookmarkStart w:id="308" w:name="_Toc30753872"/>
      <w:bookmarkStart w:id="309" w:name="_Toc30939372"/>
      <w:bookmarkEnd w:id="308"/>
      <w:bookmarkEnd w:id="309"/>
      <w:del w:id="310" w:author="Greg Bailey" w:date="2022-06-23T13:22:00Z">
        <w:r w:rsidDel="008D62C8">
          <w:rPr>
            <w:highlight w:val="yellow"/>
          </w:rPr>
          <w:lastRenderedPageBreak/>
          <w:delText>Configuration Blocks</w:delText>
        </w:r>
        <w:bookmarkStart w:id="311" w:name="_Toc106886789"/>
        <w:bookmarkStart w:id="312" w:name="_Toc119163442"/>
        <w:bookmarkEnd w:id="311"/>
        <w:bookmarkEnd w:id="312"/>
      </w:del>
    </w:p>
    <w:p w14:paraId="3FBB53C8" w14:textId="62AAA9B2" w:rsidR="00793AB6" w:rsidDel="008D62C8" w:rsidRDefault="00F65AAF" w:rsidP="00793AB6">
      <w:pPr>
        <w:pStyle w:val="BodyText"/>
        <w:rPr>
          <w:del w:id="313" w:author="Greg Bailey" w:date="2022-06-23T13:22:00Z"/>
        </w:rPr>
      </w:pPr>
      <w:del w:id="314" w:author="Greg Bailey" w:date="2022-06-23T13:22:00Z">
        <w:r w:rsidRPr="00D40DA8" w:rsidDel="008D62C8">
          <w:rPr>
            <w:highlight w:val="yellow"/>
          </w:rPr>
          <w:delText xml:space="preserve">We will now discuss several configuration blocks </w:delText>
        </w:r>
        <w:r w:rsidR="00577B6F" w:rsidRPr="00D40DA8" w:rsidDel="008D62C8">
          <w:rPr>
            <w:highlight w:val="yellow"/>
          </w:rPr>
          <w:delText>o</w:delText>
        </w:r>
        <w:r w:rsidRPr="00D40DA8" w:rsidDel="008D62C8">
          <w:rPr>
            <w:highlight w:val="yellow"/>
          </w:rPr>
          <w:delText>f particular interest.</w:delText>
        </w:r>
        <w:bookmarkStart w:id="315" w:name="_Toc106886790"/>
        <w:bookmarkStart w:id="316" w:name="_Toc119163443"/>
        <w:bookmarkEnd w:id="315"/>
        <w:bookmarkEnd w:id="316"/>
      </w:del>
    </w:p>
    <w:p w14:paraId="1089E3D8" w14:textId="2E29B181" w:rsidR="00F65AAF" w:rsidDel="008D62C8" w:rsidRDefault="00F65AAF" w:rsidP="004B490C">
      <w:pPr>
        <w:pStyle w:val="BodyText"/>
        <w:ind w:left="1440" w:hanging="720"/>
        <w:rPr>
          <w:del w:id="317" w:author="Greg Bailey" w:date="2022-06-23T13:22:00Z"/>
        </w:rPr>
      </w:pPr>
      <w:del w:id="318" w:author="Greg Bailey" w:date="2022-06-23T13:22:00Z">
        <w:r w:rsidDel="008D62C8">
          <w:rPr>
            <w:rFonts w:ascii="Consolas" w:hAnsi="Consolas" w:cs="Consolas"/>
            <w:b/>
          </w:rPr>
          <w:delText xml:space="preserve">Blocks </w:delText>
        </w:r>
        <w:r w:rsidR="00D51233" w:rsidDel="008D62C8">
          <w:rPr>
            <w:rFonts w:ascii="Consolas" w:hAnsi="Consolas" w:cs="Consolas"/>
            <w:b/>
          </w:rPr>
          <w:delText>[</w:delText>
        </w:r>
        <w:r w:rsidDel="008D62C8">
          <w:rPr>
            <w:rFonts w:ascii="Consolas" w:hAnsi="Consolas" w:cs="Consolas"/>
            <w:b/>
          </w:rPr>
          <w:delText>0..</w:delText>
        </w:r>
        <w:r w:rsidR="00D51233" w:rsidDel="008D62C8">
          <w:rPr>
            <w:rFonts w:ascii="Consolas" w:hAnsi="Consolas" w:cs="Consolas"/>
            <w:b/>
          </w:rPr>
          <w:delText>12[</w:delText>
        </w:r>
        <w:r w:rsidDel="008D62C8">
          <w:delText xml:space="preserve">  The first twelve blocks are reserved for the native system's colorForth kernel and boot.</w:delText>
        </w:r>
        <w:bookmarkStart w:id="319" w:name="_Toc106886791"/>
        <w:bookmarkStart w:id="320" w:name="_Toc119163444"/>
        <w:bookmarkEnd w:id="319"/>
        <w:bookmarkEnd w:id="320"/>
      </w:del>
    </w:p>
    <w:p w14:paraId="14F69430" w14:textId="08C3E016" w:rsidR="00F65AAF" w:rsidDel="008D62C8" w:rsidRDefault="00F65AAF" w:rsidP="00F65AAF">
      <w:pPr>
        <w:pStyle w:val="BodyText"/>
        <w:ind w:left="1440" w:hanging="720"/>
        <w:rPr>
          <w:del w:id="321" w:author="Greg Bailey" w:date="2022-06-23T13:22:00Z"/>
        </w:rPr>
      </w:pPr>
      <w:del w:id="322" w:author="Greg Bailey" w:date="2022-06-23T13:22:00Z">
        <w:r w:rsidDel="008D62C8">
          <w:rPr>
            <w:rFonts w:ascii="Consolas" w:hAnsi="Consolas" w:cs="Consolas"/>
            <w:b/>
          </w:rPr>
          <w:delText xml:space="preserve">Blocks </w:delText>
        </w:r>
        <w:r w:rsidR="00D51233" w:rsidDel="008D62C8">
          <w:rPr>
            <w:rFonts w:ascii="Consolas" w:hAnsi="Consolas" w:cs="Consolas"/>
            <w:b/>
          </w:rPr>
          <w:delText>[12</w:delText>
        </w:r>
        <w:r w:rsidDel="008D62C8">
          <w:rPr>
            <w:rFonts w:ascii="Consolas" w:hAnsi="Consolas" w:cs="Consolas"/>
            <w:b/>
          </w:rPr>
          <w:delText>..</w:delText>
        </w:r>
        <w:r w:rsidR="00D51233" w:rsidDel="008D62C8">
          <w:rPr>
            <w:rFonts w:ascii="Consolas" w:hAnsi="Consolas" w:cs="Consolas"/>
            <w:b/>
          </w:rPr>
          <w:delText>18[</w:delText>
        </w:r>
        <w:r w:rsidDel="008D62C8">
          <w:delText xml:space="preserve">  </w:delText>
        </w:r>
        <w:r w:rsidR="00D51233" w:rsidDel="008D62C8">
          <w:delText>These six blocks hold the binaries for the fonts used on the colorForth display</w:delText>
        </w:r>
        <w:r w:rsidDel="008D62C8">
          <w:delText>.</w:delText>
        </w:r>
        <w:bookmarkStart w:id="323" w:name="_Toc106886792"/>
        <w:bookmarkStart w:id="324" w:name="_Toc119163445"/>
        <w:bookmarkEnd w:id="323"/>
        <w:bookmarkEnd w:id="324"/>
      </w:del>
    </w:p>
    <w:p w14:paraId="529FAA30" w14:textId="72859677" w:rsidR="00F65AAF" w:rsidRPr="004B490C" w:rsidDel="008D62C8" w:rsidRDefault="00D51233" w:rsidP="00F65AAF">
      <w:pPr>
        <w:pStyle w:val="BodyText"/>
        <w:ind w:left="1440" w:hanging="720"/>
        <w:rPr>
          <w:del w:id="325" w:author="Greg Bailey" w:date="2022-06-23T13:22:00Z"/>
        </w:rPr>
      </w:pPr>
      <w:del w:id="326" w:author="Greg Bailey" w:date="2022-06-23T13:22:00Z">
        <w:r w:rsidDel="008D62C8">
          <w:rPr>
            <w:rFonts w:ascii="Consolas" w:hAnsi="Consolas" w:cs="Consolas"/>
            <w:b/>
          </w:rPr>
          <w:delText>Block 18</w:delText>
        </w:r>
        <w:r w:rsidR="00F65AAF" w:rsidDel="008D62C8">
          <w:delText xml:space="preserve">  </w:delText>
        </w:r>
        <w:r w:rsidDel="008D62C8">
          <w:delText xml:space="preserve">This load block defines the configuration of the colorForth system and application.  It is loaded on cold or  </w:delText>
        </w:r>
        <w:r w:rsidRPr="00FC20D0" w:rsidDel="008D62C8">
          <w:rPr>
            <w:rFonts w:ascii="Consolas" w:hAnsi="Consolas" w:cs="Consolas"/>
            <w:b/>
            <w:color w:val="DDAA00"/>
          </w:rPr>
          <w:delText>warm</w:delText>
        </w:r>
        <w:r w:rsidDel="008D62C8">
          <w:delText xml:space="preserve">  boot, compiling various extensions to colorForth, giving names to utilities, and loading blocks 144, 202 and 204 to complete the definition of the arrayForth environment</w:delText>
        </w:r>
        <w:r w:rsidR="00F65AAF" w:rsidDel="008D62C8">
          <w:delText>.</w:delText>
        </w:r>
        <w:r w:rsidDel="008D62C8">
          <w:delText xml:space="preserve">  </w:delText>
        </w:r>
        <w:r w:rsidRPr="00FC20D0" w:rsidDel="008D62C8">
          <w:rPr>
            <w:i/>
          </w:rPr>
          <w:delText>The three magenta variables at the start of this block (</w:delText>
        </w:r>
        <w:r w:rsidRPr="00FC20D0" w:rsidDel="008D62C8">
          <w:rPr>
            <w:rFonts w:ascii="Consolas" w:hAnsi="Consolas" w:cs="Consolas"/>
            <w:b/>
            <w:i/>
          </w:rPr>
          <w:delText>ns nblk nc</w:delText>
        </w:r>
        <w:r w:rsidRPr="00FC20D0" w:rsidDel="008D62C8">
          <w:rPr>
            <w:i/>
          </w:rPr>
          <w:delText>) must never be moved.</w:delText>
        </w:r>
        <w:r w:rsidDel="008D62C8">
          <w:delText xml:space="preserve">  </w:delText>
        </w:r>
        <w:r w:rsidRPr="00FC20D0" w:rsidDel="008D62C8">
          <w:rPr>
            <w:i/>
          </w:rPr>
          <w:delText>Use great caution if altering block 18 or anything it loads since if this sequence is aborted early enough the editor is not available to fix the problem.</w:delText>
        </w:r>
        <w:r w:rsidDel="008D62C8">
          <w:rPr>
            <w:i/>
          </w:rPr>
          <w:delText xml:space="preserve">  </w:delText>
        </w:r>
        <w:r w:rsidDel="008D62C8">
          <w:delText xml:space="preserve">The yellow word  </w:delText>
        </w:r>
        <w:r w:rsidRPr="00FC20D0" w:rsidDel="008D62C8">
          <w:rPr>
            <w:rFonts w:ascii="Consolas" w:hAnsi="Consolas" w:cs="Consolas"/>
            <w:b/>
            <w:color w:val="DDAA00"/>
          </w:rPr>
          <w:delText>qwerty</w:delText>
        </w:r>
        <w:r w:rsidDel="008D62C8">
          <w:delText xml:space="preserve">  in this block configures the system for standard keyboard layout and semantics; the yellow word  </w:delText>
        </w:r>
        <w:r w:rsidRPr="00FC20D0" w:rsidDel="008D62C8">
          <w:rPr>
            <w:rFonts w:ascii="Consolas" w:hAnsi="Consolas" w:cs="Consolas"/>
            <w:b/>
            <w:color w:val="DDAA00"/>
          </w:rPr>
          <w:delText>seeb</w:delText>
        </w:r>
        <w:r w:rsidDel="008D62C8">
          <w:delText xml:space="preserve">  immediately following  </w:delText>
        </w:r>
        <w:r w:rsidRPr="00FC20D0" w:rsidDel="008D62C8">
          <w:rPr>
            <w:rFonts w:ascii="Consolas" w:hAnsi="Consolas" w:cs="Consolas"/>
            <w:b/>
          </w:rPr>
          <w:delText>qwerty</w:delText>
        </w:r>
        <w:r w:rsidDel="008D62C8">
          <w:delText xml:space="preserve">  configures the system to display blue words.  These are the recommended settings.</w:delText>
        </w:r>
        <w:bookmarkStart w:id="327" w:name="_Toc106886793"/>
        <w:bookmarkStart w:id="328" w:name="_Toc119163446"/>
        <w:bookmarkEnd w:id="327"/>
        <w:bookmarkEnd w:id="328"/>
      </w:del>
    </w:p>
    <w:p w14:paraId="5250C87B" w14:textId="3C06E3B4" w:rsidR="00F65AAF" w:rsidDel="008D62C8" w:rsidRDefault="00D51233" w:rsidP="00F65AAF">
      <w:pPr>
        <w:pStyle w:val="BodyText"/>
        <w:ind w:left="1440" w:hanging="720"/>
        <w:rPr>
          <w:del w:id="329" w:author="Greg Bailey" w:date="2022-06-23T13:22:00Z"/>
        </w:rPr>
      </w:pPr>
      <w:del w:id="330" w:author="Greg Bailey" w:date="2022-06-23T13:22:00Z">
        <w:r w:rsidDel="008D62C8">
          <w:rPr>
            <w:rFonts w:ascii="Consolas" w:hAnsi="Consolas" w:cs="Consolas"/>
            <w:b/>
          </w:rPr>
          <w:delText>Block</w:delText>
        </w:r>
        <w:r w:rsidR="00F65AAF" w:rsidDel="008D62C8">
          <w:rPr>
            <w:rFonts w:ascii="Consolas" w:hAnsi="Consolas" w:cs="Consolas"/>
            <w:b/>
          </w:rPr>
          <w:delText xml:space="preserve"> </w:delText>
        </w:r>
        <w:r w:rsidDel="008D62C8">
          <w:rPr>
            <w:rFonts w:ascii="Consolas" w:hAnsi="Consolas" w:cs="Consolas"/>
            <w:b/>
          </w:rPr>
          <w:delText>144</w:delText>
        </w:r>
        <w:r w:rsidR="00F65AAF" w:rsidDel="008D62C8">
          <w:delText xml:space="preserve">  </w:delText>
        </w:r>
        <w:r w:rsidDel="008D62C8">
          <w:delText xml:space="preserve">This load block extends colorForth to support the </w:delText>
        </w:r>
        <w:r w:rsidR="007B5C84" w:rsidDel="008D62C8">
          <w:delText>arrayForth tools with global variables, extra functions, names of further utilities, resident capability to generate png files of screen graphics, and the principal chip configuration parameters from the three blocks 190, 192, and 194.</w:delText>
        </w:r>
        <w:bookmarkStart w:id="331" w:name="_Toc106886794"/>
        <w:bookmarkStart w:id="332" w:name="_Toc119163447"/>
        <w:bookmarkEnd w:id="331"/>
        <w:bookmarkEnd w:id="332"/>
      </w:del>
    </w:p>
    <w:p w14:paraId="0027F6BF" w14:textId="34921A8A" w:rsidR="00F65AAF" w:rsidDel="008D62C8" w:rsidRDefault="007B5C84" w:rsidP="00F65AAF">
      <w:pPr>
        <w:pStyle w:val="BodyText"/>
        <w:ind w:left="1440" w:hanging="720"/>
        <w:rPr>
          <w:del w:id="333" w:author="Greg Bailey" w:date="2022-06-23T13:22:00Z"/>
        </w:rPr>
      </w:pPr>
      <w:del w:id="334" w:author="Greg Bailey" w:date="2022-06-23T13:22:00Z">
        <w:r w:rsidDel="008D62C8">
          <w:rPr>
            <w:rFonts w:ascii="Consolas" w:hAnsi="Consolas" w:cs="Consolas"/>
            <w:b/>
          </w:rPr>
          <w:delText>Block 202</w:delText>
        </w:r>
        <w:r w:rsidDel="008D62C8">
          <w:delText xml:space="preserve">  This block defines application tools and is maintained by GreenArrays.  When you have identified the COM port numbers corresponding to the three USB ports on the Eval Board, you will need to edit the values for  </w:delText>
        </w:r>
        <w:r w:rsidRPr="00FC20D0" w:rsidDel="008D62C8">
          <w:rPr>
            <w:rFonts w:ascii="Consolas" w:hAnsi="Consolas" w:cs="Consolas"/>
            <w:b/>
          </w:rPr>
          <w:delText>a-com</w:delText>
        </w:r>
        <w:r w:rsidDel="008D62C8">
          <w:delText xml:space="preserve">  and  </w:delText>
        </w:r>
        <w:r w:rsidRPr="00FC20D0" w:rsidDel="008D62C8">
          <w:rPr>
            <w:rFonts w:ascii="Consolas" w:hAnsi="Consolas" w:cs="Consolas"/>
            <w:b/>
          </w:rPr>
          <w:delText>c-com</w:delText>
        </w:r>
        <w:r w:rsidDel="008D62C8">
          <w:delText xml:space="preserve">  to be the COM port numbers for USB ports A and C, respectively</w:delText>
        </w:r>
        <w:r w:rsidR="00F65AAF" w:rsidDel="008D62C8">
          <w:delText>.</w:delText>
        </w:r>
        <w:r w:rsidR="0040076C" w:rsidDel="008D62C8">
          <w:delText xml:space="preserve">  The baud rates for these ports are specified here as well.</w:delText>
        </w:r>
        <w:bookmarkStart w:id="335" w:name="_Toc106886795"/>
        <w:bookmarkStart w:id="336" w:name="_Toc119163448"/>
        <w:bookmarkEnd w:id="335"/>
        <w:bookmarkEnd w:id="336"/>
      </w:del>
    </w:p>
    <w:p w14:paraId="1831AB9F" w14:textId="62207381" w:rsidR="00F65AAF" w:rsidDel="008D62C8" w:rsidRDefault="007B5C84" w:rsidP="00F65AAF">
      <w:pPr>
        <w:pStyle w:val="BodyText"/>
        <w:ind w:left="1440" w:hanging="720"/>
        <w:rPr>
          <w:del w:id="337" w:author="Greg Bailey" w:date="2022-06-23T13:22:00Z"/>
        </w:rPr>
      </w:pPr>
      <w:del w:id="338" w:author="Greg Bailey" w:date="2022-06-23T13:22:00Z">
        <w:r w:rsidDel="008D62C8">
          <w:rPr>
            <w:rFonts w:ascii="Consolas" w:hAnsi="Consolas" w:cs="Consolas"/>
            <w:b/>
          </w:rPr>
          <w:delText>Block</w:delText>
        </w:r>
        <w:r w:rsidR="00F65AAF" w:rsidDel="008D62C8">
          <w:rPr>
            <w:rFonts w:ascii="Consolas" w:hAnsi="Consolas" w:cs="Consolas"/>
            <w:b/>
          </w:rPr>
          <w:delText xml:space="preserve"> </w:delText>
        </w:r>
        <w:r w:rsidDel="008D62C8">
          <w:rPr>
            <w:rFonts w:ascii="Consolas" w:hAnsi="Consolas" w:cs="Consolas"/>
            <w:b/>
          </w:rPr>
          <w:delText>204</w:delText>
        </w:r>
        <w:r w:rsidR="00F65AAF" w:rsidDel="008D62C8">
          <w:delText xml:space="preserve">  </w:delText>
        </w:r>
        <w:r w:rsidDel="008D62C8">
          <w:delText xml:space="preserve">This block is yours, for any definitions you wish to make global so that they survive  empty .  Before adding a word to this block, make sure it does not redefine anything else that lies under the empty!  Use  </w:delText>
        </w:r>
        <w:r w:rsidRPr="00FC20D0" w:rsidDel="008D62C8">
          <w:rPr>
            <w:rFonts w:ascii="Consolas" w:hAnsi="Consolas" w:cs="Consolas"/>
            <w:b/>
          </w:rPr>
          <w:delText>def</w:delText>
        </w:r>
        <w:r w:rsidDel="008D62C8">
          <w:delText xml:space="preserve">  and  </w:delText>
        </w:r>
        <w:r w:rsidRPr="00FC20D0" w:rsidDel="008D62C8">
          <w:rPr>
            <w:rFonts w:ascii="Consolas" w:hAnsi="Consolas" w:cs="Consolas"/>
            <w:b/>
          </w:rPr>
          <w:delText>' (tick)</w:delText>
        </w:r>
        <w:r w:rsidDel="008D62C8">
          <w:delText xml:space="preserve"> to verify no redefinitions.</w:delText>
        </w:r>
        <w:bookmarkStart w:id="339" w:name="_Toc106886796"/>
        <w:bookmarkStart w:id="340" w:name="_Toc119163449"/>
        <w:bookmarkEnd w:id="339"/>
        <w:bookmarkEnd w:id="340"/>
      </w:del>
    </w:p>
    <w:p w14:paraId="4491A903" w14:textId="3669F496" w:rsidR="00695114" w:rsidDel="008D62C8" w:rsidRDefault="00695114" w:rsidP="00695114">
      <w:pPr>
        <w:pStyle w:val="BodyText"/>
        <w:ind w:left="1440" w:hanging="720"/>
        <w:rPr>
          <w:del w:id="341" w:author="Greg Bailey" w:date="2022-06-23T13:22:00Z"/>
        </w:rPr>
      </w:pPr>
      <w:del w:id="342" w:author="Greg Bailey" w:date="2022-06-23T13:22:00Z">
        <w:r w:rsidDel="008D62C8">
          <w:rPr>
            <w:rFonts w:ascii="Consolas" w:hAnsi="Consolas" w:cs="Consolas"/>
            <w:b/>
          </w:rPr>
          <w:delText>Block 200</w:delText>
        </w:r>
        <w:r w:rsidDel="008D62C8">
          <w:delText xml:space="preserve">  This is also yours, for compiling F18 code as described in section</w:delText>
        </w:r>
        <w:r w:rsidR="0015442E" w:rsidDel="008D62C8">
          <w:delText xml:space="preserve"> </w:delText>
        </w:r>
        <w:r w:rsidR="0015442E" w:rsidDel="008D62C8">
          <w:fldChar w:fldCharType="begin"/>
        </w:r>
        <w:r w:rsidR="0015442E" w:rsidDel="008D62C8">
          <w:delInstrText xml:space="preserve"> REF _Ref305437722 \w \p \h </w:delInstrText>
        </w:r>
        <w:r w:rsidR="0015442E" w:rsidDel="008D62C8">
          <w:fldChar w:fldCharType="separate"/>
        </w:r>
        <w:r w:rsidR="003E505D" w:rsidDel="008D62C8">
          <w:rPr>
            <w:b/>
            <w:bCs/>
          </w:rPr>
          <w:delText>Error! Reference source not found.</w:delText>
        </w:r>
        <w:r w:rsidR="0015442E" w:rsidDel="008D62C8">
          <w:fldChar w:fldCharType="end"/>
        </w:r>
        <w:r w:rsidDel="008D62C8">
          <w:delText>.</w:delText>
        </w:r>
        <w:bookmarkStart w:id="343" w:name="_Toc106886797"/>
        <w:bookmarkStart w:id="344" w:name="_Toc119163450"/>
        <w:bookmarkEnd w:id="343"/>
        <w:bookmarkEnd w:id="344"/>
      </w:del>
    </w:p>
    <w:p w14:paraId="230DAD6B" w14:textId="6741ADF2" w:rsidR="00F65AAF" w:rsidDel="008D62C8" w:rsidRDefault="00F65AAF" w:rsidP="00F65AAF">
      <w:pPr>
        <w:pStyle w:val="BodyText"/>
        <w:ind w:left="1440" w:hanging="720"/>
        <w:rPr>
          <w:del w:id="345" w:author="Greg Bailey" w:date="2022-06-23T13:22:00Z"/>
        </w:rPr>
      </w:pPr>
      <w:del w:id="346" w:author="Greg Bailey" w:date="2022-06-23T13:22:00Z">
        <w:r w:rsidDel="008D62C8">
          <w:rPr>
            <w:rFonts w:ascii="Consolas" w:hAnsi="Consolas" w:cs="Consolas"/>
            <w:b/>
          </w:rPr>
          <w:delText xml:space="preserve">Block </w:delText>
        </w:r>
        <w:r w:rsidR="00695114" w:rsidDel="008D62C8">
          <w:rPr>
            <w:rFonts w:ascii="Consolas" w:hAnsi="Consolas" w:cs="Consolas"/>
            <w:b/>
          </w:rPr>
          <w:delText>148</w:delText>
        </w:r>
        <w:r w:rsidDel="008D62C8">
          <w:delText xml:space="preserve">  </w:delText>
        </w:r>
        <w:r w:rsidR="00695114" w:rsidDel="008D62C8">
          <w:delText>is the load block for softsim.  At present it's necessary to alter this block to control what code is loaded and executed in each node</w:delText>
        </w:r>
        <w:r w:rsidDel="008D62C8">
          <w:delText>.</w:delText>
        </w:r>
        <w:bookmarkStart w:id="347" w:name="_Toc106886798"/>
        <w:bookmarkStart w:id="348" w:name="_Toc119163451"/>
        <w:bookmarkEnd w:id="347"/>
        <w:bookmarkEnd w:id="348"/>
      </w:del>
    </w:p>
    <w:p w14:paraId="5EC298F1" w14:textId="4CB3C2BA" w:rsidR="00F65AAF" w:rsidDel="008D62C8" w:rsidRDefault="00695114" w:rsidP="00793AB6">
      <w:pPr>
        <w:pStyle w:val="BodyText"/>
        <w:rPr>
          <w:del w:id="349" w:author="Greg Bailey" w:date="2022-06-23T13:22:00Z"/>
        </w:rPr>
      </w:pPr>
      <w:del w:id="350" w:author="Greg Bailey" w:date="2022-06-23T13:22:00Z">
        <w:r w:rsidDel="008D62C8">
          <w:delText>By reading the system load blocks starting with 18 in load order you will be able to follow the process of booting arrayForth and become familiar with its components.</w:delText>
        </w:r>
        <w:bookmarkStart w:id="351" w:name="_Toc106886799"/>
        <w:bookmarkStart w:id="352" w:name="_Toc119163452"/>
        <w:bookmarkEnd w:id="351"/>
        <w:bookmarkEnd w:id="352"/>
      </w:del>
    </w:p>
    <w:p w14:paraId="6A7242CB" w14:textId="6C8F6402" w:rsidR="00793AB6" w:rsidDel="008D62C8" w:rsidRDefault="00695114" w:rsidP="00793AB6">
      <w:pPr>
        <w:pStyle w:val="BodyText"/>
        <w:rPr>
          <w:del w:id="353" w:author="Greg Bailey" w:date="2022-06-23T13:22:00Z"/>
        </w:rPr>
      </w:pPr>
      <w:del w:id="354" w:author="Greg Bailey" w:date="2022-06-23T13:22:00Z">
        <w:r w:rsidDel="008D62C8">
          <w:delText xml:space="preserve">To find the ROM code for SPI node 705 for example, type the phrase  </w:delText>
        </w:r>
        <w:r w:rsidRPr="00FC20D0" w:rsidDel="008D62C8">
          <w:rPr>
            <w:rFonts w:ascii="Consolas" w:hAnsi="Consolas" w:cs="Consolas"/>
            <w:b/>
            <w:color w:val="DDAA00"/>
          </w:rPr>
          <w:delText>705 @rom list</w:delText>
        </w:r>
        <w:r w:rsidDel="008D62C8">
          <w:delText xml:space="preserve"> .  </w:delText>
        </w:r>
        <w:r w:rsidRPr="00FC20D0" w:rsidDel="008D62C8">
          <w:rPr>
            <w:rFonts w:ascii="Consolas" w:hAnsi="Consolas" w:cs="Consolas"/>
            <w:b/>
          </w:rPr>
          <w:delText>@rom</w:delText>
        </w:r>
        <w:r w:rsidRPr="004B490C" w:rsidDel="008D62C8">
          <w:delText xml:space="preserve">  </w:delText>
        </w:r>
        <w:r w:rsidDel="008D62C8">
          <w:delText xml:space="preserve">takes a node's </w:delText>
        </w:r>
        <w:r w:rsidR="00047358" w:rsidDel="008D62C8">
          <w:delText xml:space="preserve"> c</w:delText>
        </w:r>
        <w:r w:rsidDel="008D62C8">
          <w:delText>yyxx coordinates and returns the number of its ROM load block.</w:delText>
        </w:r>
        <w:bookmarkStart w:id="355" w:name="_Toc106886800"/>
        <w:bookmarkStart w:id="356" w:name="_Toc119163453"/>
        <w:bookmarkEnd w:id="355"/>
        <w:bookmarkEnd w:id="356"/>
      </w:del>
    </w:p>
    <w:p w14:paraId="3C795F81" w14:textId="1B0D5AEF" w:rsidR="00D8189F" w:rsidDel="008D62C8" w:rsidRDefault="00D8189F" w:rsidP="00D40DA8">
      <w:pPr>
        <w:pStyle w:val="BodyText"/>
        <w:rPr>
          <w:del w:id="357" w:author="Greg Bailey" w:date="2022-06-23T13:22:00Z"/>
          <w:rFonts w:asciiTheme="minorHAnsi" w:hAnsiTheme="minorHAnsi" w:cstheme="minorHAnsi"/>
        </w:rPr>
      </w:pPr>
      <w:bookmarkStart w:id="358" w:name="_Toc303618801"/>
      <w:bookmarkStart w:id="359" w:name="_Toc303624372"/>
      <w:bookmarkStart w:id="360" w:name="_Toc303618804"/>
      <w:bookmarkStart w:id="361" w:name="_Toc303624375"/>
      <w:bookmarkStart w:id="362" w:name="_Toc303618805"/>
      <w:bookmarkStart w:id="363" w:name="_Toc303624376"/>
      <w:bookmarkEnd w:id="358"/>
      <w:bookmarkEnd w:id="359"/>
      <w:bookmarkEnd w:id="360"/>
      <w:bookmarkEnd w:id="361"/>
      <w:bookmarkEnd w:id="362"/>
      <w:bookmarkEnd w:id="363"/>
      <w:del w:id="364" w:author="Greg Bailey" w:date="2022-06-23T13:22:00Z">
        <w:r w:rsidDel="008D62C8">
          <w:rPr>
            <w:rFonts w:asciiTheme="minorHAnsi" w:hAnsiTheme="minorHAnsi" w:cstheme="minorHAnsi"/>
          </w:rPr>
          <w:br w:type="page"/>
        </w:r>
      </w:del>
    </w:p>
    <w:p w14:paraId="1751B813" w14:textId="69065ACB" w:rsidR="00D13E76" w:rsidRPr="004D37B8" w:rsidDel="003571C4" w:rsidRDefault="00D13E76" w:rsidP="00FC20D0">
      <w:pPr>
        <w:pStyle w:val="Heading2"/>
        <w:rPr>
          <w:del w:id="365" w:author="Greg Bailey" w:date="2022-06-23T13:21:00Z"/>
          <w:highlight w:val="yellow"/>
        </w:rPr>
      </w:pPr>
      <w:bookmarkStart w:id="366" w:name="_Toc303618807"/>
      <w:bookmarkStart w:id="367" w:name="_Toc303624378"/>
      <w:bookmarkStart w:id="368" w:name="_Toc303618808"/>
      <w:bookmarkStart w:id="369" w:name="_Toc303624379"/>
      <w:bookmarkEnd w:id="366"/>
      <w:bookmarkEnd w:id="367"/>
      <w:bookmarkEnd w:id="368"/>
      <w:bookmarkEnd w:id="369"/>
      <w:del w:id="370" w:author="Greg Bailey" w:date="2022-06-23T13:21:00Z">
        <w:r w:rsidRPr="004D37B8" w:rsidDel="003571C4">
          <w:rPr>
            <w:highlight w:val="yellow"/>
          </w:rPr>
          <w:lastRenderedPageBreak/>
          <w:delText>The Bonus Materials</w:delText>
        </w:r>
        <w:bookmarkStart w:id="371" w:name="_Toc106886801"/>
        <w:bookmarkStart w:id="372" w:name="_Toc119163454"/>
        <w:bookmarkEnd w:id="371"/>
        <w:bookmarkEnd w:id="372"/>
      </w:del>
    </w:p>
    <w:p w14:paraId="350F6D12" w14:textId="22FF38E1" w:rsidR="00D13E76" w:rsidDel="003571C4" w:rsidRDefault="00D13E76" w:rsidP="00FC20D0">
      <w:pPr>
        <w:pStyle w:val="BodyText"/>
        <w:rPr>
          <w:del w:id="373" w:author="Greg Bailey" w:date="2022-06-23T13:21:00Z"/>
        </w:rPr>
      </w:pPr>
      <w:del w:id="374" w:author="Greg Bailey" w:date="2022-06-23T13:21:00Z">
        <w:r w:rsidDel="003571C4">
          <w:delText xml:space="preserve">Some of the "study material" supplied on this disk image may </w:delText>
        </w:r>
        <w:r w:rsidR="00C24C39" w:rsidDel="003571C4">
          <w:delText>be executed to do useful things, as follow:</w:delText>
        </w:r>
        <w:bookmarkStart w:id="375" w:name="_Toc106886802"/>
        <w:bookmarkStart w:id="376" w:name="_Toc119163455"/>
        <w:bookmarkEnd w:id="375"/>
        <w:bookmarkEnd w:id="376"/>
      </w:del>
    </w:p>
    <w:p w14:paraId="2BD81FE9" w14:textId="4D934819" w:rsidR="00C24C39" w:rsidDel="003571C4" w:rsidRDefault="00714E49" w:rsidP="00C24C39">
      <w:pPr>
        <w:pStyle w:val="BodyText"/>
        <w:ind w:left="1440" w:hanging="720"/>
        <w:rPr>
          <w:del w:id="377" w:author="Greg Bailey" w:date="2022-06-23T13:21:00Z"/>
        </w:rPr>
      </w:pPr>
      <w:del w:id="378" w:author="Greg Bailey" w:date="2022-06-23T13:21:00Z">
        <w:r w:rsidDel="003571C4">
          <w:rPr>
            <w:rFonts w:ascii="Consolas" w:hAnsi="Consolas" w:cs="Consolas"/>
            <w:b/>
          </w:rPr>
          <w:delText xml:space="preserve">SELFTEST </w:delText>
        </w:r>
        <w:r w:rsidR="00C24C39" w:rsidDel="003571C4">
          <w:rPr>
            <w:rFonts w:ascii="Consolas" w:hAnsi="Consolas" w:cs="Consolas"/>
            <w:b/>
          </w:rPr>
          <w:delText>(n)</w:delText>
        </w:r>
        <w:r w:rsidR="00C24C39" w:rsidDel="003571C4">
          <w:delText xml:space="preserve">  this phrase will run all relevant ATS tests on the chip whose IDE COM port number is given.  Note that in order to test the Host chip in this way, its no-boot jumper J26 must be installed before running  </w:delText>
        </w:r>
        <w:r w:rsidR="00A25601" w:rsidDel="003571C4">
          <w:rPr>
            <w:rFonts w:ascii="Consolas" w:hAnsi="Consolas" w:cs="Consolas"/>
            <w:b/>
          </w:rPr>
          <w:delText>SELFTEST</w:delText>
        </w:r>
        <w:r w:rsidR="00A25601" w:rsidDel="003571C4">
          <w:delText xml:space="preserve">  </w:delText>
        </w:r>
        <w:r w:rsidR="00C24C39" w:rsidDel="003571C4">
          <w:delText>or the IDE will hang.</w:delText>
        </w:r>
        <w:bookmarkStart w:id="379" w:name="_Toc106886803"/>
        <w:bookmarkStart w:id="380" w:name="_Toc119163456"/>
        <w:bookmarkEnd w:id="379"/>
        <w:bookmarkEnd w:id="380"/>
      </w:del>
    </w:p>
    <w:p w14:paraId="1D4CF55A" w14:textId="4A29127B" w:rsidR="00C24C39" w:rsidDel="003571C4" w:rsidRDefault="00714E49" w:rsidP="00C24C39">
      <w:pPr>
        <w:pStyle w:val="BodyText"/>
        <w:ind w:left="1440" w:hanging="720"/>
        <w:rPr>
          <w:del w:id="381" w:author="Greg Bailey" w:date="2022-06-23T13:21:00Z"/>
        </w:rPr>
      </w:pPr>
      <w:del w:id="382" w:author="Greg Bailey" w:date="2022-06-23T13:21:00Z">
        <w:r w:rsidDel="003571C4">
          <w:rPr>
            <w:rFonts w:ascii="Consolas" w:hAnsi="Consolas" w:cs="Consolas"/>
            <w:b/>
          </w:rPr>
          <w:delText xml:space="preserve">AUTOTEST </w:delText>
        </w:r>
        <w:r w:rsidR="00C24C39" w:rsidDel="003571C4">
          <w:rPr>
            <w:rFonts w:ascii="Consolas" w:hAnsi="Consolas" w:cs="Consolas"/>
            <w:b/>
          </w:rPr>
          <w:delText>(n)</w:delText>
        </w:r>
        <w:r w:rsidR="00C24C39" w:rsidDel="003571C4">
          <w:delText xml:space="preserve">  this will cause the Host chip to run ATS tests on the Target chip using the same general procedure as does the factory chip tester, by running tests through the synchronous connection between each chip's node 300.  In addition, it runs SERDES test between Host node 701 and Target node </w:delText>
        </w:r>
        <w:r w:rsidR="00A25601" w:rsidDel="003571C4">
          <w:delText>10</w:delText>
        </w:r>
        <w:r w:rsidR="00C24C39" w:rsidDel="003571C4">
          <w:delText xml:space="preserve">001, transferring a quarter million words of known </w:delText>
        </w:r>
        <w:r w:rsidR="00A25601" w:rsidDel="003571C4">
          <w:delText xml:space="preserve">pseudorandom </w:delText>
        </w:r>
        <w:r w:rsidR="00C24C39" w:rsidDel="003571C4">
          <w:delText>values each way and verifying correct receipt with line turn-arounds.</w:delText>
        </w:r>
        <w:bookmarkStart w:id="383" w:name="_Toc106886804"/>
        <w:bookmarkStart w:id="384" w:name="_Toc119163457"/>
        <w:bookmarkEnd w:id="383"/>
        <w:bookmarkEnd w:id="384"/>
      </w:del>
    </w:p>
    <w:p w14:paraId="60A6353E" w14:textId="011DDD4A" w:rsidR="00A25601" w:rsidDel="003571C4" w:rsidRDefault="00A25601" w:rsidP="00A25601">
      <w:pPr>
        <w:pStyle w:val="BodyText"/>
        <w:ind w:left="1440" w:hanging="720"/>
        <w:rPr>
          <w:del w:id="385" w:author="Greg Bailey" w:date="2022-06-23T13:21:00Z"/>
        </w:rPr>
      </w:pPr>
      <w:del w:id="386" w:author="Greg Bailey" w:date="2022-06-23T13:21:00Z">
        <w:r w:rsidDel="003571C4">
          <w:rPr>
            <w:rFonts w:ascii="Consolas" w:hAnsi="Consolas" w:cs="Consolas"/>
            <w:b/>
          </w:rPr>
          <w:delText>RAMTEST (n)</w:delText>
        </w:r>
        <w:r w:rsidDel="003571C4">
          <w:delText xml:space="preserve">  this phrase runs tests to detect assembly problems with external SRAM on the host chip of an EVB001/2 compatible board using the IDE COM port number given.</w:delText>
        </w:r>
        <w:bookmarkStart w:id="387" w:name="_Toc106886805"/>
        <w:bookmarkStart w:id="388" w:name="_Toc119163458"/>
        <w:bookmarkEnd w:id="387"/>
        <w:bookmarkEnd w:id="388"/>
      </w:del>
    </w:p>
    <w:p w14:paraId="2C6D5104" w14:textId="56F0C8B2" w:rsidR="00C24C39" w:rsidDel="003571C4" w:rsidRDefault="00C57512" w:rsidP="00C24C39">
      <w:pPr>
        <w:pStyle w:val="BodyText"/>
        <w:ind w:left="1440" w:hanging="720"/>
        <w:rPr>
          <w:del w:id="389" w:author="Greg Bailey" w:date="2022-06-23T13:21:00Z"/>
        </w:rPr>
      </w:pPr>
      <w:del w:id="390" w:author="Greg Bailey" w:date="2022-06-23T13:21:00Z">
        <w:r w:rsidDel="003571C4">
          <w:rPr>
            <w:rFonts w:ascii="Consolas" w:hAnsi="Consolas" w:cs="Consolas"/>
            <w:b/>
          </w:rPr>
          <w:delText>450</w:delText>
        </w:r>
        <w:r w:rsidR="00C24C39" w:rsidDel="003571C4">
          <w:rPr>
            <w:rFonts w:ascii="Consolas" w:hAnsi="Consolas" w:cs="Consolas"/>
            <w:b/>
          </w:rPr>
          <w:delText xml:space="preserve"> load</w:delText>
        </w:r>
        <w:r w:rsidR="00C24C39" w:rsidDel="003571C4">
          <w:delText xml:space="preserve">  Host polyFORTH IDE boot procedure.</w:delText>
        </w:r>
        <w:r w:rsidDel="003571C4">
          <w:delText xml:space="preserve">  Install no boot jumper before loading this.</w:delText>
        </w:r>
        <w:bookmarkStart w:id="391" w:name="_Toc106886806"/>
        <w:bookmarkStart w:id="392" w:name="_Toc119163459"/>
        <w:bookmarkEnd w:id="391"/>
        <w:bookmarkEnd w:id="392"/>
      </w:del>
    </w:p>
    <w:p w14:paraId="78C9DFB1" w14:textId="0AE21420" w:rsidR="00C24C39" w:rsidDel="003571C4" w:rsidRDefault="00C57512" w:rsidP="00C24C39">
      <w:pPr>
        <w:pStyle w:val="BodyText"/>
        <w:ind w:left="1440" w:hanging="720"/>
        <w:rPr>
          <w:del w:id="393" w:author="Greg Bailey" w:date="2022-06-23T13:21:00Z"/>
        </w:rPr>
      </w:pPr>
      <w:del w:id="394" w:author="Greg Bailey" w:date="2022-06-23T13:21:00Z">
        <w:r w:rsidDel="003571C4">
          <w:rPr>
            <w:rFonts w:ascii="Consolas" w:hAnsi="Consolas" w:cs="Consolas"/>
            <w:b/>
          </w:rPr>
          <w:delText>460</w:delText>
        </w:r>
        <w:r w:rsidR="00C24C39" w:rsidDel="003571C4">
          <w:rPr>
            <w:rFonts w:ascii="Consolas" w:hAnsi="Consolas" w:cs="Consolas"/>
            <w:b/>
          </w:rPr>
          <w:delText xml:space="preserve"> load</w:delText>
        </w:r>
        <w:r w:rsidR="00C24C39" w:rsidDel="003571C4">
          <w:delText xml:space="preserve">  Burns polyFORTH into flash.</w:delText>
        </w:r>
        <w:bookmarkStart w:id="395" w:name="_Toc106886807"/>
        <w:bookmarkStart w:id="396" w:name="_Toc119163460"/>
        <w:bookmarkEnd w:id="395"/>
        <w:bookmarkEnd w:id="396"/>
      </w:del>
    </w:p>
    <w:p w14:paraId="73976FF3" w14:textId="3B0D71BF" w:rsidR="00C24C39" w:rsidDel="003571C4" w:rsidRDefault="00C24C39" w:rsidP="00C24C39">
      <w:pPr>
        <w:pStyle w:val="BodyText"/>
        <w:ind w:left="1440" w:hanging="720"/>
        <w:rPr>
          <w:del w:id="397" w:author="Greg Bailey" w:date="2022-06-23T13:21:00Z"/>
        </w:rPr>
      </w:pPr>
      <w:del w:id="398" w:author="Greg Bailey" w:date="2022-06-23T13:21:00Z">
        <w:r w:rsidDel="003571C4">
          <w:rPr>
            <w:rFonts w:ascii="Consolas" w:hAnsi="Consolas" w:cs="Consolas"/>
            <w:b/>
          </w:rPr>
          <w:delText>1140 load</w:delText>
        </w:r>
        <w:r w:rsidDel="003571C4">
          <w:delText xml:space="preserve">  Host eForth IDE boot procedure.  Install no-boot jumper before loading this.</w:delText>
        </w:r>
        <w:bookmarkStart w:id="399" w:name="_Toc106886808"/>
        <w:bookmarkStart w:id="400" w:name="_Toc119163461"/>
        <w:bookmarkEnd w:id="399"/>
        <w:bookmarkEnd w:id="400"/>
      </w:del>
    </w:p>
    <w:p w14:paraId="13AEB7CA" w14:textId="5C7E1646" w:rsidR="00C24C39" w:rsidDel="003571C4" w:rsidRDefault="00C24C39" w:rsidP="00C24C39">
      <w:pPr>
        <w:pStyle w:val="BodyText"/>
        <w:ind w:left="1440" w:hanging="720"/>
        <w:rPr>
          <w:del w:id="401" w:author="Greg Bailey" w:date="2022-06-23T13:21:00Z"/>
        </w:rPr>
      </w:pPr>
      <w:del w:id="402" w:author="Greg Bailey" w:date="2022-06-23T13:21:00Z">
        <w:r w:rsidDel="003571C4">
          <w:rPr>
            <w:rFonts w:ascii="Consolas" w:hAnsi="Consolas" w:cs="Consolas"/>
            <w:b/>
          </w:rPr>
          <w:delText>1190 load</w:delText>
        </w:r>
        <w:r w:rsidDel="003571C4">
          <w:delText xml:space="preserve">  Burns eForth into flash, for example when updating eForth.</w:delText>
        </w:r>
        <w:bookmarkStart w:id="403" w:name="_Toc106886809"/>
        <w:bookmarkStart w:id="404" w:name="_Toc119163462"/>
        <w:bookmarkEnd w:id="403"/>
        <w:bookmarkEnd w:id="404"/>
      </w:del>
    </w:p>
    <w:p w14:paraId="30CD7343" w14:textId="6C296839" w:rsidR="00D13E76" w:rsidDel="003571C4" w:rsidRDefault="00D13E76" w:rsidP="00793AB6">
      <w:pPr>
        <w:pStyle w:val="BodyText"/>
        <w:rPr>
          <w:del w:id="405" w:author="Greg Bailey" w:date="2022-06-23T13:21:00Z"/>
        </w:rPr>
      </w:pPr>
      <w:bookmarkStart w:id="406" w:name="_Toc106886810"/>
      <w:bookmarkStart w:id="407" w:name="_Toc119163463"/>
      <w:bookmarkEnd w:id="406"/>
      <w:bookmarkEnd w:id="407"/>
    </w:p>
    <w:p w14:paraId="54CB91A1" w14:textId="4C1E8CD1" w:rsidR="00D13E76" w:rsidDel="003571C4" w:rsidRDefault="00D13E76" w:rsidP="00793AB6">
      <w:pPr>
        <w:pStyle w:val="BodyText"/>
        <w:rPr>
          <w:del w:id="408" w:author="Greg Bailey" w:date="2022-06-23T13:21:00Z"/>
        </w:rPr>
        <w:sectPr w:rsidR="00D13E76" w:rsidDel="003571C4" w:rsidSect="00CF38DF">
          <w:pgSz w:w="12240" w:h="15840" w:code="1"/>
          <w:pgMar w:top="1440" w:right="1080" w:bottom="1440" w:left="1440" w:header="720" w:footer="720" w:gutter="0"/>
          <w:cols w:space="720"/>
          <w:docGrid w:linePitch="272"/>
        </w:sectPr>
      </w:pPr>
    </w:p>
    <w:p w14:paraId="209EA17C" w14:textId="77777777" w:rsidR="00654AC8" w:rsidRPr="009D75A0" w:rsidRDefault="00654AC8" w:rsidP="00654AC8">
      <w:pPr>
        <w:pStyle w:val="Heading1"/>
      </w:pPr>
      <w:bookmarkStart w:id="409" w:name="_Toc303614527"/>
      <w:bookmarkStart w:id="410" w:name="_Toc303614618"/>
      <w:bookmarkStart w:id="411" w:name="_Toc303618814"/>
      <w:bookmarkStart w:id="412" w:name="_Toc303624385"/>
      <w:bookmarkStart w:id="413" w:name="_Toc119163464"/>
      <w:bookmarkEnd w:id="409"/>
      <w:bookmarkEnd w:id="410"/>
      <w:bookmarkEnd w:id="411"/>
      <w:bookmarkEnd w:id="412"/>
      <w:r w:rsidRPr="009D75A0">
        <w:lastRenderedPageBreak/>
        <w:t>Programming the F18</w:t>
      </w:r>
      <w:bookmarkEnd w:id="413"/>
    </w:p>
    <w:p w14:paraId="00A5DD47" w14:textId="77777777" w:rsidR="00302621" w:rsidRDefault="00302621" w:rsidP="00654AC8">
      <w:pPr>
        <w:pStyle w:val="BodyText"/>
      </w:pPr>
      <w:r w:rsidRPr="00451BE9">
        <w:rPr>
          <w:i/>
        </w:rPr>
        <w:t>If you have not read DB001, the F18A Technology Reference, please</w:t>
      </w:r>
      <w:r>
        <w:rPr>
          <w:i/>
        </w:rPr>
        <w:t xml:space="preserve"> do so to</w:t>
      </w:r>
      <w:r w:rsidRPr="00451BE9">
        <w:rPr>
          <w:i/>
        </w:rPr>
        <w:t xml:space="preserve"> familiarize yourself with the computers and their instruction sets before reading this section.</w:t>
      </w:r>
    </w:p>
    <w:p w14:paraId="7626AE5A" w14:textId="77777777" w:rsidR="009D75A0" w:rsidRDefault="009D75A0" w:rsidP="00654AC8">
      <w:pPr>
        <w:pStyle w:val="BodyText"/>
      </w:pPr>
      <w:r>
        <w:t xml:space="preserve">Both environments include a resident </w:t>
      </w:r>
      <w:r w:rsidR="00A93751">
        <w:t>Assembler</w:t>
      </w:r>
      <w:r>
        <w:t xml:space="preserve"> for the F18 instruction set.</w:t>
      </w:r>
      <w:r w:rsidR="00DC2847">
        <w:t xml:space="preserve">  As usual, the F18 </w:t>
      </w:r>
      <w:r w:rsidR="00A93751">
        <w:t>assembler</w:t>
      </w:r>
      <w:r w:rsidR="00DC2847">
        <w:t xml:space="preserve"> is a "vocabulary engine" meaning that when the appropriate vocabulary is selected the F18 opcodes, directives, and user defined symbols are available.  On the Win32 saneFORTH system this is </w:t>
      </w:r>
      <w:r w:rsidR="008D06EF">
        <w:t xml:space="preserve">vocabulary number 9 while on </w:t>
      </w:r>
      <w:r w:rsidR="00B67E8F">
        <w:t>pF/144</w:t>
      </w:r>
      <w:r w:rsidR="00DC2847">
        <w:t xml:space="preserve"> it is number 5.</w:t>
      </w:r>
      <w:r w:rsidR="009B27BF">
        <w:t xml:space="preserve">  The full Assembler environment also uses a special Interpreter to access user defined labels </w:t>
      </w:r>
      <w:r w:rsidR="007E6F7F">
        <w:t>which</w:t>
      </w:r>
      <w:r w:rsidR="009B27BF">
        <w:t xml:space="preserve"> are stored with the object code rather than in the local dictionary.</w:t>
      </w:r>
    </w:p>
    <w:p w14:paraId="44FBB06D" w14:textId="77777777" w:rsidR="00DA2498" w:rsidRDefault="00DC2847" w:rsidP="00654AC8">
      <w:pPr>
        <w:pStyle w:val="BodyText"/>
      </w:pPr>
      <w:r>
        <w:t xml:space="preserve">The </w:t>
      </w:r>
      <w:r w:rsidR="00AB0FA8">
        <w:t>assembler</w:t>
      </w:r>
      <w:r>
        <w:t xml:space="preserve"> may be </w:t>
      </w:r>
      <w:r w:rsidR="00DA2498">
        <w:t>used in two distinct ways.  The most common is to generate code to reside in and execute from a node's RAM or ROM.  In this case code is laid down at consecutive addresses based on a location counter, and is assumed to execute at the addressing for which it was compiled</w:t>
      </w:r>
      <w:r w:rsidR="009B27BF">
        <w:t>, and in the node stated for things like the "warm" multiport execution address and for ROM content.</w:t>
      </w:r>
    </w:p>
    <w:p w14:paraId="06AC2309" w14:textId="77777777" w:rsidR="00DA2498" w:rsidRDefault="00DA2498" w:rsidP="00654AC8">
      <w:pPr>
        <w:pStyle w:val="BodyText"/>
      </w:pPr>
      <w:r>
        <w:t xml:space="preserve">The second way is to generate an instruction word as a data item.  The </w:t>
      </w:r>
      <w:r w:rsidR="009B27BF">
        <w:t>usual</w:t>
      </w:r>
      <w:r>
        <w:t xml:space="preserve"> reason for doing this is to make an instruction word that will be used in port execution.  In the past, it was often necessary to hand code such instructions and write them in hex; on the other hand, when it </w:t>
      </w:r>
      <w:r w:rsidRPr="00DA2498">
        <w:rPr>
          <w:i/>
        </w:rPr>
        <w:t>was</w:t>
      </w:r>
      <w:r>
        <w:t xml:space="preserve"> possible to generate the instructions symbolically, the destination address checking</w:t>
      </w:r>
      <w:r w:rsidR="009B27BF">
        <w:t xml:space="preserve"> for jumps and calls</w:t>
      </w:r>
      <w:r>
        <w:t xml:space="preserve"> was based on memory location counter</w:t>
      </w:r>
      <w:r w:rsidR="009B27BF">
        <w:t xml:space="preserve"> for the instruction stream in which the literal instruction was being stored, not on the port in which it would actually be executed.  This could generate instructions that would not work as expected when executed in the port.  </w:t>
      </w:r>
      <w:r>
        <w:t xml:space="preserve">This new method solves both problems.  By default, no location counter is assumed and the </w:t>
      </w:r>
      <w:r w:rsidR="00AB0FA8">
        <w:t>assembler</w:t>
      </w:r>
      <w:r>
        <w:t xml:space="preserve"> will generate jumps and calls </w:t>
      </w:r>
      <w:r w:rsidR="00AB0FA8">
        <w:t>that don't depend on</w:t>
      </w:r>
      <w:r>
        <w:t xml:space="preserve"> the execution address of</w:t>
      </w:r>
      <w:r w:rsidR="00AB0FA8">
        <w:t xml:space="preserve"> the instruction word</w:t>
      </w:r>
      <w:r>
        <w:t>.  Directives may be used to specify an execution address (normally a port) for greater range of possible destinations at the expense of tailoring the instruction word for a particular port.</w:t>
      </w:r>
    </w:p>
    <w:p w14:paraId="14C8D728" w14:textId="77777777" w:rsidR="00AB420E" w:rsidRDefault="00AB420E" w:rsidP="00654AC8">
      <w:pPr>
        <w:pStyle w:val="BodyText"/>
      </w:pPr>
      <w:r>
        <w:t>Other than the common essentials of Forth compilation technology, this environment includes the mechanism to compile code for hundreds of nodes, each of which has ROM that m</w:t>
      </w:r>
      <w:r w:rsidR="00D40DA8">
        <w:t>ay be used by the application.</w:t>
      </w:r>
    </w:p>
    <w:p w14:paraId="77F2C68F" w14:textId="77777777" w:rsidR="00666C54" w:rsidRPr="007E6F7F" w:rsidRDefault="00666C54" w:rsidP="00666C54">
      <w:pPr>
        <w:pStyle w:val="Heading2"/>
      </w:pPr>
      <w:bookmarkStart w:id="414" w:name="_Toc119163465"/>
      <w:r w:rsidRPr="007E6F7F">
        <w:t>Object Code</w:t>
      </w:r>
      <w:bookmarkEnd w:id="414"/>
    </w:p>
    <w:p w14:paraId="37B86285" w14:textId="77777777" w:rsidR="00AB0FA8" w:rsidRDefault="00AB0FA8" w:rsidP="00AB0FA8">
      <w:pPr>
        <w:pStyle w:val="BodyText"/>
      </w:pPr>
      <w:r>
        <w:t xml:space="preserve">The assembly process was monolithic in earlier versions of </w:t>
      </w:r>
      <w:proofErr w:type="spellStart"/>
      <w:r>
        <w:t>arrayForth</w:t>
      </w:r>
      <w:proofErr w:type="spellEnd"/>
      <w:r>
        <w:t xml:space="preserve">.  As of aF-3 we return to incremental </w:t>
      </w:r>
      <w:r w:rsidR="001F5AB9">
        <w:t>assembly</w:t>
      </w:r>
      <w:r>
        <w:t>, with object code stored in a binary file area from which it may be accessed to load nodes or chips.</w:t>
      </w:r>
      <w:r w:rsidR="001F5AB9">
        <w:t xml:space="preserve">  This file area survives reboots so it is no longer necessary to reassemble all of the source code every time one needs any part of it.</w:t>
      </w:r>
    </w:p>
    <w:p w14:paraId="37A86AD9" w14:textId="265D3D37" w:rsidR="00A27372" w:rsidRDefault="00AB0FA8" w:rsidP="00FC20D0">
      <w:pPr>
        <w:pStyle w:val="BodyText"/>
      </w:pPr>
      <w:r>
        <w:t xml:space="preserve">A set of binary images, called  </w:t>
      </w:r>
      <w:r w:rsidRPr="00AB0FA8">
        <w:rPr>
          <w:b/>
          <w:i/>
        </w:rPr>
        <w:t>bins</w:t>
      </w:r>
      <w:r>
        <w:t xml:space="preserve"> , reside on</w:t>
      </w:r>
      <w:r w:rsidR="005C068F">
        <w:t xml:space="preserve"> pF/144</w:t>
      </w:r>
      <w:r>
        <w:t xml:space="preserve"> mass storage</w:t>
      </w:r>
      <w:r w:rsidR="005C068F">
        <w:t xml:space="preserve"> (serial disk or flash in pF)</w:t>
      </w:r>
      <w:r>
        <w:t xml:space="preserve"> starting at block  </w:t>
      </w:r>
      <w:r w:rsidRPr="00AB0FA8">
        <w:rPr>
          <w:b/>
          <w:i/>
        </w:rPr>
        <w:t>0bin</w:t>
      </w:r>
      <w:r>
        <w:t xml:space="preserve"> </w:t>
      </w:r>
      <w:r w:rsidR="001F5AB9">
        <w:t xml:space="preserve"> (4800*3 or 14400 by default).  Each bin is one BLOCK (</w:t>
      </w:r>
      <w:r>
        <w:t>1024 bytes long</w:t>
      </w:r>
      <w:r w:rsidR="001F5AB9">
        <w:t>)</w:t>
      </w:r>
      <w:r>
        <w:t xml:space="preserve"> and contains 256 bytes of RAM image</w:t>
      </w:r>
      <w:r w:rsidR="007E6F7F">
        <w:t xml:space="preserve"> (stored as 32-bit numbers)</w:t>
      </w:r>
      <w:r>
        <w:t xml:space="preserve">, 256 of ROM, and </w:t>
      </w:r>
      <w:r w:rsidR="008D06EF">
        <w:t>a table of up to 50 labels for RAM and ROM code</w:t>
      </w:r>
      <w:r>
        <w:t>.  One bin exists for each physical node, and there are</w:t>
      </w:r>
      <w:r w:rsidR="008D06EF">
        <w:t xml:space="preserve"> </w:t>
      </w:r>
      <w:r>
        <w:t>additional virtual bins for code that may be used by utilities or placed in different nodes for different applications.</w:t>
      </w:r>
      <w:r w:rsidR="00666C54">
        <w:t xml:space="preserve">  The constant  </w:t>
      </w:r>
      <w:proofErr w:type="spellStart"/>
      <w:r w:rsidR="00666C54" w:rsidRPr="00FC20D0">
        <w:rPr>
          <w:rFonts w:ascii="Consolas" w:hAnsi="Consolas" w:cs="Consolas"/>
          <w:b/>
        </w:rPr>
        <w:t>nnc</w:t>
      </w:r>
      <w:proofErr w:type="spellEnd"/>
      <w:r w:rsidR="00666C54">
        <w:t xml:space="preserve">  gives the number of </w:t>
      </w:r>
      <w:r w:rsidR="00012920">
        <w:t>bins</w:t>
      </w:r>
      <w:r w:rsidR="00666C54">
        <w:t xml:space="preserve"> for which space is allocated.  By typing  </w:t>
      </w:r>
      <w:proofErr w:type="spellStart"/>
      <w:r w:rsidR="00666C54" w:rsidRPr="00FC20D0">
        <w:rPr>
          <w:rFonts w:ascii="Consolas" w:hAnsi="Consolas" w:cs="Consolas"/>
          <w:b/>
        </w:rPr>
        <w:t>nnc</w:t>
      </w:r>
      <w:proofErr w:type="spellEnd"/>
      <w:r w:rsidR="00666C54">
        <w:t xml:space="preserve">  you will see on the stack the value</w:t>
      </w:r>
      <w:r>
        <w:t xml:space="preserve">  </w:t>
      </w:r>
      <w:r w:rsidR="005C068F">
        <w:t xml:space="preserve">576  </w:t>
      </w:r>
      <w:r w:rsidR="00666C54">
        <w:t>which is 144*</w:t>
      </w:r>
      <w:r w:rsidR="005C068F">
        <w:t>4</w:t>
      </w:r>
      <w:r w:rsidR="00666C54">
        <w:t>; the area is sized for programs</w:t>
      </w:r>
      <w:r w:rsidR="00012920">
        <w:t xml:space="preserve"> using up to two chips</w:t>
      </w:r>
      <w:r w:rsidR="00666C54">
        <w:t xml:space="preserve">, with an extra </w:t>
      </w:r>
      <w:r w:rsidR="005C068F">
        <w:t xml:space="preserve">288 </w:t>
      </w:r>
      <w:r w:rsidR="00666C54">
        <w:t>nodes' worth of</w:t>
      </w:r>
      <w:r w:rsidR="00012920">
        <w:t xml:space="preserve"> virtual</w:t>
      </w:r>
      <w:r w:rsidR="00666C54">
        <w:t xml:space="preserve"> bins into which object</w:t>
      </w:r>
      <w:r w:rsidR="000728B0">
        <w:t xml:space="preserve"> (for library code distributed by GreenArrays)</w:t>
      </w:r>
      <w:r w:rsidR="00666C54">
        <w:t xml:space="preserve"> may be stashed as noted later</w:t>
      </w:r>
      <w:ins w:id="415" w:author="Greg Bailey" w:date="2022-11-12T12:07:00Z">
        <w:r w:rsidR="00DE0B71">
          <w:t xml:space="preserve">; see </w:t>
        </w:r>
        <w:r w:rsidR="00DE0B71">
          <w:fldChar w:fldCharType="begin"/>
        </w:r>
        <w:r w:rsidR="00DE0B71">
          <w:instrText xml:space="preserve"> REF _Ref119147278 \r \h </w:instrText>
        </w:r>
      </w:ins>
      <w:r w:rsidR="00DE0B71">
        <w:fldChar w:fldCharType="separate"/>
      </w:r>
      <w:r w:rsidR="00DA6B1C">
        <w:t>10.2</w:t>
      </w:r>
      <w:ins w:id="416" w:author="Greg Bailey" w:date="2022-11-12T12:07:00Z">
        <w:r w:rsidR="00DE0B71">
          <w:fldChar w:fldCharType="end"/>
        </w:r>
      </w:ins>
      <w:ins w:id="417" w:author="Greg Bailey" w:date="2022-11-12T12:08:00Z">
        <w:r w:rsidR="00DE0B71">
          <w:t xml:space="preserve"> </w:t>
        </w:r>
        <w:r w:rsidR="00DE0B71">
          <w:fldChar w:fldCharType="begin"/>
        </w:r>
        <w:r w:rsidR="00DE0B71">
          <w:instrText xml:space="preserve"> REF _Ref119147278 \h </w:instrText>
        </w:r>
      </w:ins>
      <w:r w:rsidR="00DE0B71">
        <w:fldChar w:fldCharType="separate"/>
      </w:r>
      <w:r w:rsidR="00DA6B1C">
        <w:t>Bin Assignments</w:t>
      </w:r>
      <w:ins w:id="418" w:author="Greg Bailey" w:date="2022-11-12T12:08:00Z">
        <w:r w:rsidR="00DE0B71">
          <w:fldChar w:fldCharType="end"/>
        </w:r>
        <w:r w:rsidR="00DE0B71">
          <w:t xml:space="preserve"> below.</w:t>
        </w:r>
      </w:ins>
      <w:del w:id="419" w:author="Greg Bailey" w:date="2022-11-12T12:07:00Z">
        <w:r w:rsidR="00666C54" w:rsidDel="00DE0B71">
          <w:delText>.</w:delText>
        </w:r>
      </w:del>
    </w:p>
    <w:p w14:paraId="309D81AF" w14:textId="4869AA5A" w:rsidR="00EC70DB" w:rsidRDefault="00793197" w:rsidP="00FC20D0">
      <w:pPr>
        <w:pStyle w:val="BodyText"/>
      </w:pPr>
      <w:r>
        <w:t>At present</w:t>
      </w:r>
      <w:r w:rsidR="00EC70DB">
        <w:t xml:space="preserve">, </w:t>
      </w:r>
      <w:proofErr w:type="spellStart"/>
      <w:r w:rsidR="00EC70DB">
        <w:t>sF</w:t>
      </w:r>
      <w:r>
        <w:t>'s</w:t>
      </w:r>
      <w:proofErr w:type="spellEnd"/>
      <w:r>
        <w:t xml:space="preserve"> 0bin is at pF's 0bin+2400 on the serial disk image.  This is done to facilitate comparison of results between the two platforms.  When</w:t>
      </w:r>
      <w:ins w:id="420" w:author="Greg Bailey" w:date="2022-11-12T12:17:00Z">
        <w:r w:rsidR="00B51497">
          <w:t xml:space="preserve"> we decide</w:t>
        </w:r>
      </w:ins>
      <w:r>
        <w:t xml:space="preserve"> </w:t>
      </w:r>
      <w:del w:id="421" w:author="Greg Bailey" w:date="2022-11-12T12:09:00Z">
        <w:r w:rsidDel="00DE0B71">
          <w:delText>arrayForth 3 is released for public use</w:delText>
        </w:r>
      </w:del>
      <w:ins w:id="422" w:author="Greg Bailey" w:date="2022-11-12T12:09:00Z">
        <w:r w:rsidR="00DE0B71">
          <w:t>that is no longer necessary</w:t>
        </w:r>
      </w:ins>
      <w:r>
        <w:t>, this will cease and both systems will use a single set of object bins.</w:t>
      </w:r>
    </w:p>
    <w:p w14:paraId="5317DB33" w14:textId="77777777" w:rsidR="006A7006" w:rsidRDefault="006A7006" w:rsidP="00FC20D0">
      <w:pPr>
        <w:pStyle w:val="BodyText"/>
      </w:pPr>
      <w:r>
        <w:t>Because the label tables are persistent in object bins, a programmer with a twisted mind can create much confusion by defining primary Assembler directives or FORTH words as labels, giving the appearance of a broken system.  If t</w:t>
      </w:r>
      <w:r w:rsidR="00052398">
        <w:t xml:space="preserve">his has happened to you, either reassemble ROM for this node or fix it with the tools in the  </w:t>
      </w:r>
      <w:r w:rsidR="00052398" w:rsidRPr="00052398">
        <w:rPr>
          <w:rFonts w:ascii="Consolas" w:hAnsi="Consolas" w:cs="Consolas"/>
        </w:rPr>
        <w:t>EXAMINE</w:t>
      </w:r>
      <w:r w:rsidR="00052398">
        <w:t xml:space="preserve">  utility.</w:t>
      </w:r>
    </w:p>
    <w:p w14:paraId="55412199" w14:textId="77777777" w:rsidR="00052398" w:rsidRPr="00196671" w:rsidRDefault="00196671" w:rsidP="00052398">
      <w:pPr>
        <w:pStyle w:val="Heading3"/>
      </w:pPr>
      <w:bookmarkStart w:id="423" w:name="_Toc119163466"/>
      <w:r w:rsidRPr="00196671">
        <w:lastRenderedPageBreak/>
        <w:t>EXAMINE - Object Code Auditing</w:t>
      </w:r>
      <w:bookmarkEnd w:id="423"/>
    </w:p>
    <w:p w14:paraId="3EB2BDE7" w14:textId="77777777" w:rsidR="00052398" w:rsidRDefault="00052398" w:rsidP="00052398">
      <w:pPr>
        <w:pStyle w:val="BodyText"/>
      </w:pPr>
      <w:r>
        <w:t>This minor utility for working with object code is useful during development.</w:t>
      </w:r>
      <w:r w:rsidR="00C50558">
        <w:t xml:space="preserve">  It can examine bin label tables and bin content in binary or dis-assembled, including comparison with reference binaries.  Utilities are provided for initializing a set of bins and for moving quantities of bins.</w:t>
      </w:r>
    </w:p>
    <w:p w14:paraId="6A2C2028" w14:textId="07246FFE" w:rsidR="00196671" w:rsidRDefault="005322C7" w:rsidP="00052398">
      <w:pPr>
        <w:pStyle w:val="BodyText"/>
      </w:pPr>
      <w:r>
        <w:t xml:space="preserve">Two sets of  </w:t>
      </w:r>
      <w:proofErr w:type="spellStart"/>
      <w:r>
        <w:t>nnc</w:t>
      </w:r>
      <w:proofErr w:type="spellEnd"/>
      <w:r>
        <w:t xml:space="preserve">  bins are available to this utility.  The first, starting at block  0bin , is the object code produced by this machine's Assembler.  The second, starting at  CFORG , is a reference set produced by this or another system (such as </w:t>
      </w:r>
      <w:proofErr w:type="spellStart"/>
      <w:r>
        <w:t>colorForth</w:t>
      </w:r>
      <w:proofErr w:type="spellEnd"/>
      <w:r>
        <w:t>).  Facilities are provided for comparing these and for displaying differences.</w:t>
      </w:r>
    </w:p>
    <w:p w14:paraId="39DA852F" w14:textId="156A60C8" w:rsidR="00196671" w:rsidRDefault="00C815FA" w:rsidP="00196671">
      <w:pPr>
        <w:pStyle w:val="BodyText"/>
        <w:ind w:left="1440" w:hanging="720"/>
        <w:rPr>
          <w:rFonts w:asciiTheme="minorHAnsi" w:hAnsiTheme="minorHAnsi" w:cstheme="minorHAnsi"/>
        </w:rPr>
      </w:pPr>
      <w:r>
        <w:rPr>
          <w:rFonts w:ascii="Consolas" w:hAnsi="Consolas" w:cs="Consolas"/>
          <w:b/>
        </w:rPr>
        <w:t>-ALL</w:t>
      </w:r>
      <w:r w:rsidR="00196671">
        <w:rPr>
          <w:rFonts w:ascii="Consolas" w:hAnsi="Consolas" w:cs="Consolas"/>
          <w:b/>
        </w:rPr>
        <w:t xml:space="preserve"> </w:t>
      </w:r>
      <w:r w:rsidR="00196671" w:rsidRPr="009624A1">
        <w:rPr>
          <w:rFonts w:ascii="Consolas" w:hAnsi="Consolas" w:cs="Consolas"/>
        </w:rPr>
        <w:t xml:space="preserve">  </w:t>
      </w:r>
      <w:r>
        <w:rPr>
          <w:rFonts w:asciiTheme="minorHAnsi" w:hAnsiTheme="minorHAnsi" w:cstheme="minorHAnsi"/>
        </w:rPr>
        <w:t xml:space="preserve">erases all RAM and ROM object code for all  </w:t>
      </w:r>
      <w:proofErr w:type="spellStart"/>
      <w:r>
        <w:rPr>
          <w:rFonts w:asciiTheme="minorHAnsi" w:hAnsiTheme="minorHAnsi" w:cstheme="minorHAnsi"/>
        </w:rPr>
        <w:t>nnc</w:t>
      </w:r>
      <w:proofErr w:type="spellEnd"/>
      <w:r>
        <w:rPr>
          <w:rFonts w:asciiTheme="minorHAnsi" w:hAnsiTheme="minorHAnsi" w:cstheme="minorHAnsi"/>
        </w:rPr>
        <w:t xml:space="preserve">  bins</w:t>
      </w:r>
      <w:r w:rsidR="00196671">
        <w:rPr>
          <w:rFonts w:asciiTheme="minorHAnsi" w:hAnsiTheme="minorHAnsi" w:cstheme="minorHAnsi"/>
        </w:rPr>
        <w:t>.</w:t>
      </w:r>
      <w:r w:rsidR="00020C97">
        <w:rPr>
          <w:rFonts w:asciiTheme="minorHAnsi" w:hAnsiTheme="minorHAnsi" w:cstheme="minorHAnsi"/>
        </w:rPr>
        <w:t xml:space="preserve">  Additional words  -CH0  -CH1  -XTR</w:t>
      </w:r>
      <w:r w:rsidR="00A7663E">
        <w:rPr>
          <w:rFonts w:asciiTheme="minorHAnsi" w:hAnsiTheme="minorHAnsi" w:cstheme="minorHAnsi"/>
        </w:rPr>
        <w:t xml:space="preserve">  -XTR2</w:t>
      </w:r>
      <w:r w:rsidR="00020C97">
        <w:rPr>
          <w:rFonts w:asciiTheme="minorHAnsi" w:hAnsiTheme="minorHAnsi" w:cstheme="minorHAnsi"/>
        </w:rPr>
        <w:t xml:space="preserve">  erase the </w:t>
      </w:r>
      <w:r w:rsidR="00A7663E">
        <w:rPr>
          <w:rFonts w:asciiTheme="minorHAnsi" w:hAnsiTheme="minorHAnsi" w:cstheme="minorHAnsi"/>
        </w:rPr>
        <w:t>four</w:t>
      </w:r>
      <w:r w:rsidR="00020C97">
        <w:rPr>
          <w:rFonts w:asciiTheme="minorHAnsi" w:hAnsiTheme="minorHAnsi" w:cstheme="minorHAnsi"/>
        </w:rPr>
        <w:t xml:space="preserve"> chip-size sections of the bin array.</w:t>
      </w:r>
    </w:p>
    <w:p w14:paraId="0F343012" w14:textId="0AB9343A" w:rsidR="00196671" w:rsidRDefault="00C815FA" w:rsidP="00F57EC8">
      <w:pPr>
        <w:pStyle w:val="BodyText"/>
        <w:spacing w:after="0"/>
        <w:ind w:left="1440" w:hanging="720"/>
        <w:rPr>
          <w:rFonts w:asciiTheme="minorHAnsi" w:hAnsiTheme="minorHAnsi" w:cstheme="minorHAnsi"/>
        </w:rPr>
      </w:pPr>
      <w:r>
        <w:rPr>
          <w:rFonts w:ascii="Consolas" w:hAnsi="Consolas" w:cs="Consolas"/>
          <w:b/>
        </w:rPr>
        <w:t>?ROMS</w:t>
      </w:r>
      <w:r w:rsidR="00196671">
        <w:rPr>
          <w:rFonts w:ascii="Consolas" w:hAnsi="Consolas" w:cs="Consolas"/>
          <w:b/>
        </w:rPr>
        <w:t xml:space="preserve"> </w:t>
      </w:r>
      <w:r w:rsidR="00196671" w:rsidRPr="009624A1">
        <w:rPr>
          <w:rFonts w:ascii="Consolas" w:hAnsi="Consolas" w:cs="Consolas"/>
        </w:rPr>
        <w:t xml:space="preserve">  </w:t>
      </w:r>
      <w:r>
        <w:rPr>
          <w:rFonts w:asciiTheme="minorHAnsi" w:hAnsiTheme="minorHAnsi" w:cstheme="minorHAnsi"/>
        </w:rPr>
        <w:t xml:space="preserve">compares ROM for chips 1 and 0 with reference and displays an array of status indicators for all nodes with </w:t>
      </w:r>
      <w:r w:rsidR="001C05D5">
        <w:rPr>
          <w:rFonts w:asciiTheme="minorHAnsi" w:hAnsiTheme="minorHAnsi" w:cstheme="minorHAnsi"/>
        </w:rPr>
        <w:t>with "." indicating empty node in both images, "=" indicating identical ROM content and a highlighted "?" indicating disagreement.</w:t>
      </w:r>
    </w:p>
    <w:p w14:paraId="6024EDC4" w14:textId="77777777" w:rsidR="00196671" w:rsidRDefault="00C815FA" w:rsidP="00196671">
      <w:pPr>
        <w:pStyle w:val="BodyText"/>
        <w:ind w:left="1440" w:hanging="720"/>
        <w:rPr>
          <w:rFonts w:asciiTheme="minorHAnsi" w:hAnsiTheme="minorHAnsi" w:cstheme="minorHAnsi"/>
        </w:rPr>
      </w:pPr>
      <w:r>
        <w:rPr>
          <w:rFonts w:ascii="Consolas" w:hAnsi="Consolas" w:cs="Consolas"/>
          <w:b/>
        </w:rPr>
        <w:t>?RAMS</w:t>
      </w:r>
      <w:r w:rsidR="00196671">
        <w:rPr>
          <w:rFonts w:ascii="Consolas" w:hAnsi="Consolas" w:cs="Consolas"/>
          <w:b/>
        </w:rPr>
        <w:t xml:space="preserve"> </w:t>
      </w:r>
      <w:r w:rsidR="00196671" w:rsidRPr="009624A1">
        <w:rPr>
          <w:rFonts w:ascii="Consolas" w:hAnsi="Consolas" w:cs="Consolas"/>
        </w:rPr>
        <w:t xml:space="preserve">  </w:t>
      </w:r>
      <w:r>
        <w:rPr>
          <w:rFonts w:asciiTheme="minorHAnsi" w:hAnsiTheme="minorHAnsi" w:cstheme="minorHAnsi"/>
        </w:rPr>
        <w:t>does the same for RAM object for pseudo-nodes 1600 thru 2317, chip 1 and chip 0.</w:t>
      </w:r>
    </w:p>
    <w:p w14:paraId="03C26022" w14:textId="77777777" w:rsidR="00C815FA" w:rsidRDefault="00C815FA" w:rsidP="00C815FA">
      <w:pPr>
        <w:pStyle w:val="BodyText"/>
        <w:ind w:left="1440" w:hanging="720"/>
        <w:rPr>
          <w:rFonts w:asciiTheme="minorHAnsi" w:hAnsiTheme="minorHAnsi" w:cstheme="minorHAnsi"/>
        </w:rPr>
      </w:pPr>
      <w:r>
        <w:rPr>
          <w:rFonts w:ascii="Consolas" w:hAnsi="Consolas" w:cs="Consolas"/>
          <w:b/>
        </w:rPr>
        <w:t xml:space="preserve">USING </w:t>
      </w:r>
      <w:r>
        <w:rPr>
          <w:rFonts w:ascii="Consolas" w:hAnsi="Consolas" w:cs="Consolas"/>
        </w:rPr>
        <w:t>(</w:t>
      </w:r>
      <w:proofErr w:type="spellStart"/>
      <w:r>
        <w:rPr>
          <w:rFonts w:ascii="Consolas" w:hAnsi="Consolas" w:cs="Consolas"/>
        </w:rPr>
        <w:t>nn</w:t>
      </w:r>
      <w:proofErr w:type="spellEnd"/>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selects a particular bin for examination.</w:t>
      </w:r>
    </w:p>
    <w:p w14:paraId="52EEA95B" w14:textId="77777777" w:rsidR="00C815FA" w:rsidRDefault="00C815FA" w:rsidP="00F57EC8">
      <w:pPr>
        <w:pStyle w:val="BodyText"/>
        <w:spacing w:after="0"/>
        <w:ind w:left="1440" w:hanging="720"/>
        <w:rPr>
          <w:rFonts w:asciiTheme="minorHAnsi" w:hAnsiTheme="minorHAnsi" w:cstheme="minorHAnsi"/>
        </w:rPr>
      </w:pPr>
      <w:r>
        <w:rPr>
          <w:rFonts w:ascii="Consolas" w:hAnsi="Consolas" w:cs="Consolas"/>
          <w:b/>
        </w:rPr>
        <w:t xml:space="preserve">.RAM </w:t>
      </w:r>
      <w:r w:rsidRPr="009624A1">
        <w:rPr>
          <w:rFonts w:ascii="Consolas" w:hAnsi="Consolas" w:cs="Consolas"/>
        </w:rPr>
        <w:t xml:space="preserve">  </w:t>
      </w:r>
      <w:r>
        <w:rPr>
          <w:rFonts w:asciiTheme="minorHAnsi" w:hAnsiTheme="minorHAnsi" w:cstheme="minorHAnsi"/>
        </w:rPr>
        <w:t>dumps current RAM for selected bin, highlighting each word that differs from reference.</w:t>
      </w:r>
    </w:p>
    <w:p w14:paraId="28E3D9F5" w14:textId="77777777" w:rsidR="00C815FA" w:rsidRDefault="00C815FA" w:rsidP="00C815FA">
      <w:pPr>
        <w:pStyle w:val="BodyText"/>
        <w:ind w:left="1440" w:hanging="720"/>
        <w:rPr>
          <w:rFonts w:asciiTheme="minorHAnsi" w:hAnsiTheme="minorHAnsi" w:cstheme="minorHAnsi"/>
        </w:rPr>
      </w:pPr>
      <w:r>
        <w:rPr>
          <w:rFonts w:ascii="Consolas" w:hAnsi="Consolas" w:cs="Consolas"/>
          <w:b/>
        </w:rPr>
        <w:t xml:space="preserve">.CRAM </w:t>
      </w:r>
      <w:r w:rsidRPr="009624A1">
        <w:rPr>
          <w:rFonts w:ascii="Consolas" w:hAnsi="Consolas" w:cs="Consolas"/>
        </w:rPr>
        <w:t xml:space="preserve">  </w:t>
      </w:r>
      <w:r>
        <w:rPr>
          <w:rFonts w:asciiTheme="minorHAnsi" w:hAnsiTheme="minorHAnsi" w:cstheme="minorHAnsi"/>
        </w:rPr>
        <w:t>dumps reference RAM for selected bin, highlighting each word that differs from current.</w:t>
      </w:r>
    </w:p>
    <w:p w14:paraId="482D53EF" w14:textId="77777777" w:rsidR="00C815FA" w:rsidRDefault="00C815FA" w:rsidP="00F57EC8">
      <w:pPr>
        <w:pStyle w:val="BodyText"/>
        <w:spacing w:after="0"/>
        <w:ind w:left="1440" w:hanging="720"/>
        <w:rPr>
          <w:rFonts w:asciiTheme="minorHAnsi" w:hAnsiTheme="minorHAnsi" w:cstheme="minorHAnsi"/>
        </w:rPr>
      </w:pPr>
      <w:r>
        <w:rPr>
          <w:rFonts w:ascii="Consolas" w:hAnsi="Consolas" w:cs="Consolas"/>
          <w:b/>
        </w:rPr>
        <w:t xml:space="preserve">.ROM </w:t>
      </w:r>
      <w:r w:rsidRPr="009624A1">
        <w:rPr>
          <w:rFonts w:ascii="Consolas" w:hAnsi="Consolas" w:cs="Consolas"/>
        </w:rPr>
        <w:t xml:space="preserve">  </w:t>
      </w:r>
      <w:r>
        <w:rPr>
          <w:rFonts w:asciiTheme="minorHAnsi" w:hAnsiTheme="minorHAnsi" w:cstheme="minorHAnsi"/>
        </w:rPr>
        <w:t>dumps current ROM for selected bin, highlighting each word that differs from reference.</w:t>
      </w:r>
    </w:p>
    <w:p w14:paraId="0DF9E00E" w14:textId="77777777" w:rsidR="00C815FA" w:rsidRDefault="00C815FA" w:rsidP="00C815FA">
      <w:pPr>
        <w:pStyle w:val="BodyText"/>
        <w:ind w:left="1440" w:hanging="720"/>
        <w:rPr>
          <w:rFonts w:asciiTheme="minorHAnsi" w:hAnsiTheme="minorHAnsi" w:cstheme="minorHAnsi"/>
        </w:rPr>
      </w:pPr>
      <w:r>
        <w:rPr>
          <w:rFonts w:ascii="Consolas" w:hAnsi="Consolas" w:cs="Consolas"/>
          <w:b/>
        </w:rPr>
        <w:t xml:space="preserve">.CROM </w:t>
      </w:r>
      <w:r w:rsidRPr="009624A1">
        <w:rPr>
          <w:rFonts w:ascii="Consolas" w:hAnsi="Consolas" w:cs="Consolas"/>
        </w:rPr>
        <w:t xml:space="preserve">  </w:t>
      </w:r>
      <w:r>
        <w:rPr>
          <w:rFonts w:asciiTheme="minorHAnsi" w:hAnsiTheme="minorHAnsi" w:cstheme="minorHAnsi"/>
        </w:rPr>
        <w:t>dumps reference ROM for selected bin, highlighting each word that differs from current.</w:t>
      </w:r>
    </w:p>
    <w:p w14:paraId="46151F99" w14:textId="77777777" w:rsidR="00C815FA" w:rsidRDefault="00C815FA" w:rsidP="00C815FA">
      <w:pPr>
        <w:pStyle w:val="BodyText"/>
        <w:ind w:left="1440" w:hanging="720"/>
        <w:rPr>
          <w:rFonts w:asciiTheme="minorHAnsi" w:hAnsiTheme="minorHAnsi" w:cstheme="minorHAnsi"/>
        </w:rPr>
      </w:pPr>
      <w:r>
        <w:rPr>
          <w:rFonts w:ascii="Consolas" w:hAnsi="Consolas" w:cs="Consolas"/>
          <w:b/>
        </w:rPr>
        <w:t xml:space="preserve">-ASM </w:t>
      </w:r>
      <w:r>
        <w:rPr>
          <w:rFonts w:ascii="Consolas" w:hAnsi="Consolas" w:cs="Consolas"/>
        </w:rPr>
        <w:t>(a n</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displays disass</w:t>
      </w:r>
      <w:r w:rsidR="00020C97">
        <w:rPr>
          <w:rFonts w:asciiTheme="minorHAnsi" w:hAnsiTheme="minorHAnsi" w:cstheme="minorHAnsi"/>
        </w:rPr>
        <w:t>embly of the given address range (covering RAM and ROM) in the selected bin and annotating instruction words with labels.  Differences from the reference are highlighted and the corresponding reference disassembly is shown in a second column</w:t>
      </w:r>
      <w:r>
        <w:rPr>
          <w:rFonts w:asciiTheme="minorHAnsi" w:hAnsiTheme="minorHAnsi" w:cstheme="minorHAnsi"/>
        </w:rPr>
        <w:t>.</w:t>
      </w:r>
    </w:p>
    <w:p w14:paraId="336A185C" w14:textId="3EED6DA6" w:rsidR="00C815FA" w:rsidRDefault="00020C97" w:rsidP="00C815FA">
      <w:pPr>
        <w:pStyle w:val="BodyText"/>
        <w:ind w:left="1440" w:hanging="720"/>
        <w:rPr>
          <w:rFonts w:asciiTheme="minorHAnsi" w:hAnsiTheme="minorHAnsi" w:cstheme="minorHAnsi"/>
        </w:rPr>
      </w:pPr>
      <w:r>
        <w:rPr>
          <w:rFonts w:ascii="Consolas" w:hAnsi="Consolas" w:cs="Consolas"/>
          <w:b/>
        </w:rPr>
        <w:t>.SYM</w:t>
      </w:r>
      <w:r w:rsidR="00C815FA">
        <w:rPr>
          <w:rFonts w:ascii="Consolas" w:hAnsi="Consolas" w:cs="Consolas"/>
          <w:b/>
        </w:rPr>
        <w:t xml:space="preserve"> </w:t>
      </w:r>
      <w:r w:rsidR="00C815FA" w:rsidRPr="009624A1">
        <w:rPr>
          <w:rFonts w:ascii="Consolas" w:hAnsi="Consolas" w:cs="Consolas"/>
        </w:rPr>
        <w:t xml:space="preserve">  </w:t>
      </w:r>
      <w:r>
        <w:rPr>
          <w:rFonts w:asciiTheme="minorHAnsi" w:hAnsiTheme="minorHAnsi" w:cstheme="minorHAnsi"/>
        </w:rPr>
        <w:t>displays the label table for the current bin</w:t>
      </w:r>
      <w:r w:rsidR="00C815FA">
        <w:rPr>
          <w:rFonts w:asciiTheme="minorHAnsi" w:hAnsiTheme="minorHAnsi" w:cstheme="minorHAnsi"/>
        </w:rPr>
        <w:t>.</w:t>
      </w:r>
    </w:p>
    <w:p w14:paraId="35944A9A" w14:textId="7E1549BE" w:rsidR="00C30B96" w:rsidRPr="00C30B96" w:rsidRDefault="00C30B96" w:rsidP="00C815FA">
      <w:pPr>
        <w:pStyle w:val="BodyText"/>
        <w:ind w:left="1440" w:hanging="720"/>
        <w:rPr>
          <w:rFonts w:asciiTheme="minorHAnsi" w:hAnsiTheme="minorHAnsi" w:cstheme="minorHAnsi"/>
        </w:rPr>
      </w:pPr>
      <w:r>
        <w:rPr>
          <w:rFonts w:ascii="Consolas" w:hAnsi="Consolas" w:cs="Consolas"/>
          <w:b/>
        </w:rPr>
        <w:t xml:space="preserve">COMMIT </w:t>
      </w:r>
      <w:r>
        <w:rPr>
          <w:rFonts w:asciiTheme="minorHAnsi" w:hAnsiTheme="minorHAnsi" w:cstheme="minorHAnsi"/>
          <w:b/>
        </w:rPr>
        <w:t xml:space="preserve">  </w:t>
      </w:r>
      <w:r w:rsidRPr="00A878A9">
        <w:rPr>
          <w:rFonts w:asciiTheme="minorHAnsi" w:hAnsiTheme="minorHAnsi" w:cstheme="minorHAnsi"/>
        </w:rPr>
        <w:t xml:space="preserve">burns current </w:t>
      </w:r>
      <w:r w:rsidR="00793197">
        <w:rPr>
          <w:rFonts w:asciiTheme="minorHAnsi" w:hAnsiTheme="minorHAnsi" w:cstheme="minorHAnsi"/>
        </w:rPr>
        <w:t>RAM</w:t>
      </w:r>
      <w:r w:rsidR="00793197" w:rsidRPr="00A878A9">
        <w:rPr>
          <w:rFonts w:asciiTheme="minorHAnsi" w:hAnsiTheme="minorHAnsi" w:cstheme="minorHAnsi"/>
        </w:rPr>
        <w:t xml:space="preserve"> </w:t>
      </w:r>
      <w:r w:rsidRPr="00A878A9">
        <w:rPr>
          <w:rFonts w:asciiTheme="minorHAnsi" w:hAnsiTheme="minorHAnsi" w:cstheme="minorHAnsi"/>
        </w:rPr>
        <w:t>for the selected bin into the corresponding reference image.</w:t>
      </w:r>
      <w:r>
        <w:rPr>
          <w:rFonts w:asciiTheme="minorHAnsi" w:hAnsiTheme="minorHAnsi" w:cstheme="minorHAnsi"/>
          <w:b/>
        </w:rPr>
        <w:t xml:space="preserve">  Use carefully!</w:t>
      </w:r>
    </w:p>
    <w:p w14:paraId="08354ADB" w14:textId="77777777" w:rsidR="007D66D9" w:rsidRPr="007D66D9" w:rsidRDefault="007D66D9" w:rsidP="007D66D9">
      <w:pPr>
        <w:pStyle w:val="BodyText"/>
      </w:pPr>
      <w:r>
        <w:t xml:space="preserve">In a normal development cycle where accumulated source changes are reconciled in the process of updating the backup, object can be audited in the same way.  To set the current object as reference, use  DISKING  to copy  </w:t>
      </w:r>
      <w:proofErr w:type="spellStart"/>
      <w:r>
        <w:t>nnc</w:t>
      </w:r>
      <w:proofErr w:type="spellEnd"/>
      <w:r>
        <w:t xml:space="preserve">  blocks from  0bin  to  CFORG .</w:t>
      </w:r>
    </w:p>
    <w:p w14:paraId="7F856755" w14:textId="77777777" w:rsidR="00196671" w:rsidRDefault="00020C97" w:rsidP="00020C97">
      <w:pPr>
        <w:pStyle w:val="Heading3"/>
      </w:pPr>
      <w:bookmarkStart w:id="424" w:name="_Toc119163467"/>
      <w:r>
        <w:t xml:space="preserve">Getting Object Bins from </w:t>
      </w:r>
      <w:proofErr w:type="spellStart"/>
      <w:r>
        <w:t>colorForth</w:t>
      </w:r>
      <w:bookmarkEnd w:id="424"/>
      <w:proofErr w:type="spellEnd"/>
    </w:p>
    <w:p w14:paraId="3BDA156D" w14:textId="77777777" w:rsidR="00020C97" w:rsidRDefault="007D66D9" w:rsidP="00020C97">
      <w:pPr>
        <w:pStyle w:val="BodyText"/>
      </w:pPr>
      <w:r>
        <w:t xml:space="preserve">When converting an existing body of </w:t>
      </w:r>
      <w:proofErr w:type="spellStart"/>
      <w:r>
        <w:t>colorForth</w:t>
      </w:r>
      <w:proofErr w:type="spellEnd"/>
      <w:r>
        <w:t xml:space="preserve"> based code to aF-3, it is prudent to use the </w:t>
      </w:r>
      <w:proofErr w:type="spellStart"/>
      <w:r>
        <w:t>colorForth</w:t>
      </w:r>
      <w:proofErr w:type="spellEnd"/>
      <w:r>
        <w:t xml:space="preserve"> object as a reference.  The following steps accomplish this:</w:t>
      </w:r>
    </w:p>
    <w:p w14:paraId="3874BFA7" w14:textId="77777777" w:rsidR="007D66D9" w:rsidRDefault="007D66D9" w:rsidP="00531A04">
      <w:pPr>
        <w:pStyle w:val="BodyText"/>
        <w:numPr>
          <w:ilvl w:val="0"/>
          <w:numId w:val="17"/>
        </w:numPr>
      </w:pPr>
      <w:r>
        <w:t xml:space="preserve">In </w:t>
      </w:r>
      <w:proofErr w:type="spellStart"/>
      <w:r>
        <w:t>colorForth</w:t>
      </w:r>
      <w:proofErr w:type="spellEnd"/>
      <w:r>
        <w:t xml:space="preserve">,   </w:t>
      </w:r>
      <w:r w:rsidRPr="00DE41D3">
        <w:rPr>
          <w:rFonts w:ascii="Consolas" w:hAnsi="Consolas" w:cs="Consolas"/>
          <w:b/>
        </w:rPr>
        <w:t>compile</w:t>
      </w:r>
      <w:r>
        <w:t xml:space="preserve">   all of the code of interest.</w:t>
      </w:r>
    </w:p>
    <w:p w14:paraId="71E94753" w14:textId="77777777" w:rsidR="007D66D9" w:rsidRDefault="007D66D9" w:rsidP="00531A04">
      <w:pPr>
        <w:pStyle w:val="BodyText"/>
        <w:numPr>
          <w:ilvl w:val="0"/>
          <w:numId w:val="17"/>
        </w:numPr>
      </w:pPr>
      <w:r>
        <w:t xml:space="preserve">Say  </w:t>
      </w:r>
      <w:proofErr w:type="spellStart"/>
      <w:r w:rsidRPr="00DE41D3">
        <w:rPr>
          <w:rFonts w:ascii="Consolas" w:hAnsi="Consolas" w:cs="Consolas"/>
          <w:b/>
        </w:rPr>
        <w:t>bnamed</w:t>
      </w:r>
      <w:proofErr w:type="spellEnd"/>
      <w:r w:rsidRPr="00DE41D3">
        <w:rPr>
          <w:rFonts w:ascii="Consolas" w:hAnsi="Consolas" w:cs="Consolas"/>
          <w:b/>
        </w:rPr>
        <w:t xml:space="preserve"> obj-</w:t>
      </w:r>
      <w:proofErr w:type="spellStart"/>
      <w:r w:rsidR="000C3D5B" w:rsidRPr="00DE41D3">
        <w:rPr>
          <w:rFonts w:ascii="Consolas" w:hAnsi="Consolas" w:cs="Consolas"/>
          <w:b/>
        </w:rPr>
        <w:t>cf</w:t>
      </w:r>
      <w:proofErr w:type="spellEnd"/>
      <w:r>
        <w:t xml:space="preserve">  </w:t>
      </w:r>
      <w:r w:rsidR="000C3D5B">
        <w:t xml:space="preserve">(or other name of your choice) </w:t>
      </w:r>
      <w:r>
        <w:t xml:space="preserve">to </w:t>
      </w:r>
      <w:r w:rsidR="000C3D5B">
        <w:t>output file name.</w:t>
      </w:r>
    </w:p>
    <w:p w14:paraId="1D623D4E" w14:textId="77777777" w:rsidR="007D66D9" w:rsidRDefault="007D66D9" w:rsidP="00531A04">
      <w:pPr>
        <w:pStyle w:val="BodyText"/>
        <w:numPr>
          <w:ilvl w:val="0"/>
          <w:numId w:val="17"/>
        </w:numPr>
      </w:pPr>
      <w:r>
        <w:t xml:space="preserve">Say  </w:t>
      </w:r>
      <w:r w:rsidRPr="00DE41D3">
        <w:rPr>
          <w:rFonts w:ascii="Consolas" w:hAnsi="Consolas" w:cs="Consolas"/>
          <w:b/>
        </w:rPr>
        <w:t xml:space="preserve">32768 4800 </w:t>
      </w:r>
      <w:proofErr w:type="spellStart"/>
      <w:r w:rsidRPr="00DE41D3">
        <w:rPr>
          <w:rFonts w:ascii="Consolas" w:hAnsi="Consolas" w:cs="Consolas"/>
          <w:b/>
        </w:rPr>
        <w:t>wback</w:t>
      </w:r>
      <w:proofErr w:type="spellEnd"/>
      <w:r>
        <w:t xml:space="preserve">  to write all the bins to a 4800-block file of the above name.  Only the first 864 blocks are relevant, but this simplifies file mapping into the </w:t>
      </w:r>
      <w:proofErr w:type="spellStart"/>
      <w:r>
        <w:t>sF</w:t>
      </w:r>
      <w:proofErr w:type="spellEnd"/>
      <w:r>
        <w:t xml:space="preserve"> system.</w:t>
      </w:r>
    </w:p>
    <w:p w14:paraId="5CD6A071" w14:textId="77777777" w:rsidR="000C3D5B" w:rsidRDefault="000C3D5B" w:rsidP="00531A04">
      <w:pPr>
        <w:pStyle w:val="BodyText"/>
        <w:numPr>
          <w:ilvl w:val="0"/>
          <w:numId w:val="17"/>
        </w:numPr>
      </w:pPr>
      <w:r>
        <w:t>Move this file into the  pf  directory</w:t>
      </w:r>
    </w:p>
    <w:p w14:paraId="30D5F75A" w14:textId="77777777" w:rsidR="007D66D9" w:rsidRDefault="000C3D5B" w:rsidP="00531A04">
      <w:pPr>
        <w:pStyle w:val="BodyText"/>
        <w:numPr>
          <w:ilvl w:val="0"/>
          <w:numId w:val="17"/>
        </w:numPr>
      </w:pPr>
      <w:r>
        <w:t xml:space="preserve">On the </w:t>
      </w:r>
      <w:proofErr w:type="spellStart"/>
      <w:r>
        <w:t>sF</w:t>
      </w:r>
      <w:proofErr w:type="spellEnd"/>
      <w:r>
        <w:t xml:space="preserve"> system, in block 149 temporarily replace  </w:t>
      </w:r>
      <w:r w:rsidRPr="00DE41D3">
        <w:rPr>
          <w:rFonts w:ascii="Consolas" w:hAnsi="Consolas" w:cs="Consolas"/>
          <w:b/>
        </w:rPr>
        <w:t>OBJ-AF3</w:t>
      </w:r>
      <w:r>
        <w:t xml:space="preserve">  with your file's name,  </w:t>
      </w:r>
      <w:r w:rsidRPr="00DE41D3">
        <w:rPr>
          <w:rFonts w:ascii="Consolas" w:hAnsi="Consolas" w:cs="Consolas"/>
          <w:b/>
        </w:rPr>
        <w:t>FLUSH</w:t>
      </w:r>
      <w:r>
        <w:t xml:space="preserve">  and  </w:t>
      </w:r>
      <w:r w:rsidRPr="00DE41D3">
        <w:rPr>
          <w:rFonts w:ascii="Consolas" w:hAnsi="Consolas" w:cs="Consolas"/>
          <w:b/>
        </w:rPr>
        <w:t>RELOAD</w:t>
      </w:r>
      <w:r>
        <w:t xml:space="preserve"> .</w:t>
      </w:r>
    </w:p>
    <w:p w14:paraId="1B7F0B8B" w14:textId="77777777" w:rsidR="000C3D5B" w:rsidRDefault="000C3D5B" w:rsidP="00531A04">
      <w:pPr>
        <w:pStyle w:val="BodyText"/>
        <w:numPr>
          <w:ilvl w:val="0"/>
          <w:numId w:val="17"/>
        </w:numPr>
      </w:pPr>
      <w:r>
        <w:t xml:space="preserve">See block 98.  This is a utility for converting your incoming </w:t>
      </w:r>
      <w:r w:rsidR="002665E8">
        <w:t xml:space="preserve">file, mapped as  11 UNIT , into the aF-3 bin format as one of the sections of  </w:t>
      </w:r>
      <w:r w:rsidR="002665E8" w:rsidRPr="00DE41D3">
        <w:rPr>
          <w:rFonts w:ascii="Consolas" w:hAnsi="Consolas" w:cs="Consolas"/>
          <w:b/>
        </w:rPr>
        <w:t>OBJ-REF</w:t>
      </w:r>
      <w:r w:rsidR="002665E8">
        <w:t xml:space="preserve">  which is mapped as  10 UNIT .</w:t>
      </w:r>
      <w:r w:rsidR="00D16621">
        <w:t xml:space="preserve">  To see a text directory of these sections, list block  </w:t>
      </w:r>
      <w:r w:rsidR="00D16621" w:rsidRPr="00DE41D3">
        <w:rPr>
          <w:rFonts w:ascii="Consolas" w:hAnsi="Consolas" w:cs="Consolas"/>
          <w:b/>
        </w:rPr>
        <w:t>10 UNIT 60 -</w:t>
      </w:r>
      <w:r w:rsidR="00D16621">
        <w:t xml:space="preserve">  Note that loading block 98 write enables 10 UNIT</w:t>
      </w:r>
    </w:p>
    <w:p w14:paraId="73EA90C9" w14:textId="77777777" w:rsidR="002665E8" w:rsidRDefault="00D16621" w:rsidP="00531A04">
      <w:pPr>
        <w:pStyle w:val="BodyText"/>
        <w:numPr>
          <w:ilvl w:val="0"/>
          <w:numId w:val="17"/>
        </w:numPr>
      </w:pPr>
      <w:r>
        <w:t>Select one of the 600-block reference slots for your object and maintain the directory accordingly.</w:t>
      </w:r>
    </w:p>
    <w:p w14:paraId="08C15F31" w14:textId="77777777" w:rsidR="00D16621" w:rsidRDefault="00D16621" w:rsidP="00531A04">
      <w:pPr>
        <w:pStyle w:val="BodyText"/>
        <w:numPr>
          <w:ilvl w:val="0"/>
          <w:numId w:val="17"/>
        </w:numPr>
      </w:pPr>
      <w:r>
        <w:lastRenderedPageBreak/>
        <w:t xml:space="preserve">Load block 98 and say  </w:t>
      </w:r>
      <w:r w:rsidRPr="00DE41D3">
        <w:rPr>
          <w:rFonts w:ascii="Consolas" w:hAnsi="Consolas" w:cs="Consolas"/>
          <w:b/>
        </w:rPr>
        <w:t>n WAM</w:t>
      </w:r>
      <w:r>
        <w:t xml:space="preserve">  where  </w:t>
      </w:r>
      <w:r w:rsidRPr="00DE41D3">
        <w:rPr>
          <w:rFonts w:ascii="Consolas" w:hAnsi="Consolas" w:cs="Consolas"/>
          <w:b/>
        </w:rPr>
        <w:t>n</w:t>
      </w:r>
      <w:r>
        <w:t xml:space="preserve">  is the starting relative block (multiple of 600) for your data in the  </w:t>
      </w:r>
      <w:r w:rsidRPr="00DE41D3">
        <w:rPr>
          <w:rFonts w:ascii="Consolas" w:hAnsi="Consolas" w:cs="Consolas"/>
          <w:b/>
        </w:rPr>
        <w:t>OBJ-REF</w:t>
      </w:r>
      <w:r>
        <w:t xml:space="preserve">  file at  10 UNIT .</w:t>
      </w:r>
    </w:p>
    <w:p w14:paraId="7D6D8B20" w14:textId="77777777" w:rsidR="00D16621" w:rsidRDefault="00D16621" w:rsidP="00531A04">
      <w:pPr>
        <w:pStyle w:val="BodyText"/>
        <w:numPr>
          <w:ilvl w:val="0"/>
          <w:numId w:val="17"/>
        </w:numPr>
      </w:pPr>
      <w:r>
        <w:t xml:space="preserve">In block 149, restore the </w:t>
      </w:r>
      <w:r w:rsidRPr="00DE41D3">
        <w:rPr>
          <w:rFonts w:ascii="Consolas" w:hAnsi="Consolas" w:cs="Consolas"/>
          <w:b/>
        </w:rPr>
        <w:t>OBJ-AF3</w:t>
      </w:r>
      <w:r>
        <w:t xml:space="preserve"> file name,  </w:t>
      </w:r>
      <w:r w:rsidRPr="00DE41D3">
        <w:rPr>
          <w:rFonts w:ascii="Consolas" w:hAnsi="Consolas" w:cs="Consolas"/>
          <w:b/>
        </w:rPr>
        <w:t>FLUSH</w:t>
      </w:r>
      <w:r>
        <w:t xml:space="preserve">  and  </w:t>
      </w:r>
      <w:r w:rsidRPr="00DE41D3">
        <w:rPr>
          <w:rFonts w:ascii="Consolas" w:hAnsi="Consolas" w:cs="Consolas"/>
          <w:b/>
        </w:rPr>
        <w:t>RELOAD</w:t>
      </w:r>
      <w:r>
        <w:t xml:space="preserve"> .</w:t>
      </w:r>
    </w:p>
    <w:p w14:paraId="6E7F50E5" w14:textId="77777777" w:rsidR="00DE41D3" w:rsidRDefault="00DE41D3" w:rsidP="00531A04">
      <w:pPr>
        <w:pStyle w:val="BodyText"/>
        <w:numPr>
          <w:ilvl w:val="0"/>
          <w:numId w:val="17"/>
        </w:numPr>
      </w:pPr>
      <w:r>
        <w:t xml:space="preserve">in aF-3, find the definition of  CFORG  and aim it at your new reference image.  </w:t>
      </w:r>
      <w:r w:rsidRPr="00DE41D3">
        <w:rPr>
          <w:rFonts w:ascii="Consolas" w:hAnsi="Consolas" w:cs="Consolas"/>
          <w:b/>
        </w:rPr>
        <w:t>FLUSH</w:t>
      </w:r>
      <w:r>
        <w:t xml:space="preserve"> , </w:t>
      </w:r>
      <w:r w:rsidRPr="00DE41D3">
        <w:rPr>
          <w:rFonts w:ascii="Consolas" w:hAnsi="Consolas" w:cs="Consolas"/>
          <w:b/>
        </w:rPr>
        <w:t>RELOAD</w:t>
      </w:r>
      <w:r>
        <w:t xml:space="preserve"> and proceed.</w:t>
      </w:r>
    </w:p>
    <w:p w14:paraId="254F4E37" w14:textId="77777777" w:rsidR="007D66D9" w:rsidRDefault="00783908" w:rsidP="00783908">
      <w:pPr>
        <w:pStyle w:val="Heading3"/>
      </w:pPr>
      <w:bookmarkStart w:id="425" w:name="_Toc119163468"/>
      <w:bookmarkStart w:id="426" w:name="_Hlk509674902"/>
      <w:r>
        <w:t>Assembling Stock Code</w:t>
      </w:r>
      <w:bookmarkEnd w:id="425"/>
    </w:p>
    <w:p w14:paraId="6E78528B" w14:textId="77777777" w:rsidR="00783908" w:rsidRDefault="00783908" w:rsidP="00783908">
      <w:pPr>
        <w:pStyle w:val="BodyText"/>
      </w:pPr>
      <w:r>
        <w:t>While incremental assembly is generally a good thing, it does make object code persistent and as a result a lapse in attention or a simple mistake in numbering can deposit garbage in a bin with lasting effects.</w:t>
      </w:r>
    </w:p>
    <w:p w14:paraId="1903920A" w14:textId="6AD2D7B4" w:rsidR="00783908" w:rsidRDefault="00783908" w:rsidP="00783908">
      <w:pPr>
        <w:pStyle w:val="BodyText"/>
      </w:pPr>
      <w:r>
        <w:t>Any time the integrity of the object bin array is in doubt you may re-populate it with known good content</w:t>
      </w:r>
      <w:r w:rsidR="00793197">
        <w:t xml:space="preserve"> on either platform</w:t>
      </w:r>
      <w:r>
        <w:t xml:space="preserve"> as follows:</w:t>
      </w:r>
    </w:p>
    <w:p w14:paraId="390640B5" w14:textId="77777777" w:rsidR="00783908" w:rsidRDefault="00783908" w:rsidP="00531A04">
      <w:pPr>
        <w:pStyle w:val="BodyText"/>
        <w:numPr>
          <w:ilvl w:val="0"/>
          <w:numId w:val="17"/>
        </w:numPr>
      </w:pPr>
      <w:r>
        <w:t xml:space="preserve">Using the  </w:t>
      </w:r>
      <w:r w:rsidRPr="00783908">
        <w:rPr>
          <w:rFonts w:ascii="Consolas" w:hAnsi="Consolas" w:cs="Consolas"/>
          <w:b/>
        </w:rPr>
        <w:t>DISKING</w:t>
      </w:r>
      <w:r>
        <w:t xml:space="preserve">  utility, verify the integrity of the aF-3 source code for tools and for all stock F18 code.</w:t>
      </w:r>
    </w:p>
    <w:p w14:paraId="3FED26A3" w14:textId="77777777" w:rsidR="00783908" w:rsidRDefault="00783908" w:rsidP="00531A04">
      <w:pPr>
        <w:pStyle w:val="BodyText"/>
        <w:numPr>
          <w:ilvl w:val="0"/>
          <w:numId w:val="18"/>
        </w:numPr>
      </w:pPr>
      <w:r>
        <w:t xml:space="preserve">Erase all bins by saying  </w:t>
      </w:r>
      <w:r w:rsidRPr="00783908">
        <w:rPr>
          <w:rFonts w:ascii="Consolas" w:hAnsi="Consolas" w:cs="Consolas"/>
          <w:b/>
        </w:rPr>
        <w:t>EXAMINE LOAD  -ALL</w:t>
      </w:r>
      <w:r>
        <w:t xml:space="preserve">  .</w:t>
      </w:r>
    </w:p>
    <w:p w14:paraId="07F00E9D" w14:textId="77777777" w:rsidR="00783908" w:rsidRDefault="00783908" w:rsidP="00531A04">
      <w:pPr>
        <w:pStyle w:val="BodyText"/>
        <w:numPr>
          <w:ilvl w:val="0"/>
          <w:numId w:val="18"/>
        </w:numPr>
      </w:pPr>
      <w:r>
        <w:t xml:space="preserve">Reassemble all GreenArrays code by saying  </w:t>
      </w:r>
      <w:r w:rsidRPr="00783908">
        <w:rPr>
          <w:rFonts w:ascii="Consolas" w:hAnsi="Consolas" w:cs="Consolas"/>
          <w:b/>
        </w:rPr>
        <w:t>STOCK LOAD</w:t>
      </w:r>
    </w:p>
    <w:p w14:paraId="1F6D56E2" w14:textId="77777777" w:rsidR="00783908" w:rsidRDefault="00783908" w:rsidP="00531A04">
      <w:pPr>
        <w:pStyle w:val="BodyText"/>
        <w:numPr>
          <w:ilvl w:val="0"/>
          <w:numId w:val="18"/>
        </w:numPr>
      </w:pPr>
      <w:r>
        <w:t>Assemble any application code you have added.</w:t>
      </w:r>
    </w:p>
    <w:p w14:paraId="40AAD845" w14:textId="77777777" w:rsidR="00783908" w:rsidRDefault="00783908" w:rsidP="00531A04">
      <w:pPr>
        <w:pStyle w:val="BodyText"/>
        <w:numPr>
          <w:ilvl w:val="0"/>
          <w:numId w:val="18"/>
        </w:numPr>
      </w:pPr>
      <w:r>
        <w:t xml:space="preserve">Verify object integrity with  </w:t>
      </w:r>
      <w:r w:rsidRPr="00783908">
        <w:rPr>
          <w:rFonts w:ascii="Consolas" w:hAnsi="Consolas" w:cs="Consolas"/>
          <w:b/>
        </w:rPr>
        <w:t>EXAMINE LOAD  ?RAMS ?ROMS</w:t>
      </w:r>
    </w:p>
    <w:bookmarkEnd w:id="426"/>
    <w:p w14:paraId="7537A36F" w14:textId="77777777" w:rsidR="00783908" w:rsidRPr="00783908" w:rsidRDefault="00783908" w:rsidP="00783908">
      <w:pPr>
        <w:pStyle w:val="BodyText"/>
      </w:pPr>
    </w:p>
    <w:p w14:paraId="7285C764" w14:textId="77777777" w:rsidR="006A7006" w:rsidRDefault="006A7006" w:rsidP="00FC20D0">
      <w:pPr>
        <w:pStyle w:val="BodyText"/>
      </w:pPr>
    </w:p>
    <w:p w14:paraId="113F4117" w14:textId="77777777" w:rsidR="008D06EF" w:rsidRDefault="008D06EF" w:rsidP="00FC20D0">
      <w:pPr>
        <w:pStyle w:val="BodyText"/>
        <w:sectPr w:rsidR="008D06EF" w:rsidSect="00CF38DF">
          <w:pgSz w:w="12240" w:h="15840" w:code="1"/>
          <w:pgMar w:top="1440" w:right="1080" w:bottom="1440" w:left="1440" w:header="720" w:footer="720" w:gutter="0"/>
          <w:cols w:space="720"/>
          <w:docGrid w:linePitch="272"/>
        </w:sectPr>
      </w:pPr>
    </w:p>
    <w:p w14:paraId="42B0C946" w14:textId="77777777" w:rsidR="00EC4C82" w:rsidRPr="007E6F7F" w:rsidRDefault="001F5AB9" w:rsidP="00EC4C82">
      <w:pPr>
        <w:pStyle w:val="Heading2"/>
      </w:pPr>
      <w:bookmarkStart w:id="427" w:name="_Ref304064474"/>
      <w:bookmarkStart w:id="428" w:name="_Toc119163469"/>
      <w:r w:rsidRPr="007E6F7F">
        <w:lastRenderedPageBreak/>
        <w:t>Assembler</w:t>
      </w:r>
      <w:r w:rsidR="00EC4C82" w:rsidRPr="007E6F7F">
        <w:t xml:space="preserve"> Syntax and Semantics</w:t>
      </w:r>
      <w:bookmarkEnd w:id="427"/>
      <w:bookmarkEnd w:id="428"/>
    </w:p>
    <w:p w14:paraId="13266BEF" w14:textId="77777777" w:rsidR="00EA2D56" w:rsidRDefault="00EA2D56" w:rsidP="001F5AB9">
      <w:pPr>
        <w:pStyle w:val="BodyText"/>
      </w:pPr>
      <w:r>
        <w:t xml:space="preserve">F18 coding may be interspersed with high level </w:t>
      </w:r>
      <w:proofErr w:type="spellStart"/>
      <w:r>
        <w:t>polyFORTH</w:t>
      </w:r>
      <w:proofErr w:type="spellEnd"/>
      <w:r>
        <w:t xml:space="preserve"> coding; indeed, it may even be used to generate instruction words as literals within high level FORTH definitions.  This requires clear and explicit bounding between F18 coding and </w:t>
      </w:r>
      <w:r w:rsidR="00753B1B">
        <w:t>host</w:t>
      </w:r>
      <w:r>
        <w:t xml:space="preserve"> system compilation / interpretation regimes.</w:t>
      </w:r>
      <w:r w:rsidR="00B560A8">
        <w:t xml:space="preserve">  In this section, words shown in red are deprecated from </w:t>
      </w:r>
      <w:proofErr w:type="spellStart"/>
      <w:r w:rsidR="00B560A8">
        <w:t>colorForth</w:t>
      </w:r>
      <w:proofErr w:type="spellEnd"/>
      <w:r w:rsidR="00B560A8">
        <w:t xml:space="preserve"> while those shown in green are new in aF-3.</w:t>
      </w:r>
    </w:p>
    <w:p w14:paraId="440759B6" w14:textId="77777777" w:rsidR="00052398" w:rsidRDefault="00052398" w:rsidP="001F5AB9">
      <w:pPr>
        <w:pStyle w:val="BodyText"/>
      </w:pPr>
      <w:r>
        <w:t>To assemble F18 code simply interpret Forth that includes one of the code bounding words  ASM[  or  A[  when necessary.  The F18 assembler is resident in pF/144 and loaded as needed in saneFORTH.</w:t>
      </w:r>
    </w:p>
    <w:p w14:paraId="69096332" w14:textId="77777777" w:rsidR="00302621" w:rsidRDefault="00302621" w:rsidP="00302621">
      <w:pPr>
        <w:pStyle w:val="Heading3"/>
      </w:pPr>
      <w:bookmarkStart w:id="429" w:name="_Toc119163470"/>
      <w:r>
        <w:t>Assembler State Variables</w:t>
      </w:r>
      <w:bookmarkEnd w:id="429"/>
    </w:p>
    <w:p w14:paraId="282F6B54" w14:textId="77777777" w:rsidR="00302621" w:rsidRDefault="00302621" w:rsidP="00302621">
      <w:pPr>
        <w:pStyle w:val="BodyText"/>
      </w:pPr>
      <w:r>
        <w:t>The Assembler's state is represented by five VARIABLEs:</w:t>
      </w:r>
    </w:p>
    <w:p w14:paraId="3E353A26" w14:textId="77777777" w:rsidR="00302621" w:rsidRDefault="00302621" w:rsidP="00302621">
      <w:pPr>
        <w:pStyle w:val="BodyText"/>
        <w:ind w:left="1440" w:hanging="720"/>
        <w:rPr>
          <w:rFonts w:asciiTheme="minorHAnsi" w:hAnsiTheme="minorHAnsi" w:cstheme="minorHAnsi"/>
        </w:rPr>
      </w:pPr>
      <w:r w:rsidRPr="00B560A8">
        <w:rPr>
          <w:rFonts w:ascii="Consolas" w:hAnsi="Consolas" w:cs="Consolas"/>
          <w:b/>
          <w:color w:val="34B32A" w:themeColor="background2" w:themeShade="80"/>
        </w:rPr>
        <w:t>IWD</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18-bit instruction word being built.</w:t>
      </w:r>
    </w:p>
    <w:p w14:paraId="1B04AC55" w14:textId="77777777" w:rsidR="00302621" w:rsidRDefault="00302621" w:rsidP="00302621">
      <w:pPr>
        <w:pStyle w:val="BodyText"/>
        <w:ind w:left="1440" w:hanging="720"/>
        <w:rPr>
          <w:rFonts w:asciiTheme="minorHAnsi" w:hAnsiTheme="minorHAnsi" w:cstheme="minorHAnsi"/>
        </w:rPr>
      </w:pPr>
      <w:r w:rsidRPr="00B560A8">
        <w:rPr>
          <w:rFonts w:ascii="Consolas" w:hAnsi="Consolas" w:cs="Consolas"/>
          <w:b/>
          <w:color w:val="34B32A" w:themeColor="background2" w:themeShade="80"/>
        </w:rPr>
        <w:t>'SLOT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The next unused slot [0..3] of the instruction in  </w:t>
      </w:r>
      <w:r>
        <w:rPr>
          <w:rFonts w:ascii="Consolas" w:hAnsi="Consolas" w:cs="Consolas"/>
        </w:rPr>
        <w:t>IWD</w:t>
      </w:r>
      <w:r>
        <w:rPr>
          <w:rFonts w:asciiTheme="minorHAnsi" w:hAnsiTheme="minorHAnsi" w:cstheme="minorHAnsi"/>
        </w:rPr>
        <w:t xml:space="preserve"> .  If 4, further ops are forbidden (inline).</w:t>
      </w:r>
    </w:p>
    <w:p w14:paraId="1D53FB45" w14:textId="77777777" w:rsidR="00302621" w:rsidRDefault="00302621" w:rsidP="00302621">
      <w:pPr>
        <w:pStyle w:val="BodyText"/>
        <w:ind w:left="1440" w:hanging="720"/>
        <w:rPr>
          <w:rFonts w:asciiTheme="minorHAnsi" w:hAnsiTheme="minorHAnsi" w:cstheme="minorHAnsi"/>
        </w:rPr>
      </w:pPr>
      <w:r w:rsidRPr="00B560A8">
        <w:rPr>
          <w:rFonts w:ascii="Consolas" w:hAnsi="Consolas" w:cs="Consolas"/>
          <w:b/>
          <w:color w:val="34B32A" w:themeColor="background2" w:themeShade="80"/>
        </w:rPr>
        <w:t>'IW</w:t>
      </w:r>
      <w:r>
        <w:rPr>
          <w:rFonts w:ascii="Consolas" w:hAnsi="Consolas" w:cs="Consolas"/>
          <w:b/>
        </w:rPr>
        <w:t xml:space="preserve"> </w:t>
      </w:r>
      <w:r>
        <w:rPr>
          <w:rFonts w:ascii="Consolas" w:hAnsi="Consolas" w:cs="Consolas"/>
        </w:rPr>
        <w:t xml:space="preserve">  </w:t>
      </w:r>
      <w:r>
        <w:rPr>
          <w:rFonts w:asciiTheme="minorHAnsi" w:hAnsiTheme="minorHAnsi" w:cstheme="minorHAnsi"/>
        </w:rPr>
        <w:t xml:space="preserve">holds the F18 address at which the instruction in  </w:t>
      </w:r>
      <w:r w:rsidRPr="00E13E0A">
        <w:rPr>
          <w:rFonts w:ascii="Consolas" w:hAnsi="Consolas" w:cs="Consolas"/>
        </w:rPr>
        <w:t>IWD</w:t>
      </w:r>
      <w:r>
        <w:rPr>
          <w:rFonts w:asciiTheme="minorHAnsi" w:hAnsiTheme="minorHAnsi" w:cstheme="minorHAnsi"/>
        </w:rPr>
        <w:t xml:space="preserve">  will be stored.  If negative,</w:t>
      </w:r>
      <w:r w:rsidR="00D40DA8">
        <w:rPr>
          <w:rFonts w:asciiTheme="minorHAnsi" w:hAnsiTheme="minorHAnsi" w:cstheme="minorHAnsi"/>
        </w:rPr>
        <w:t xml:space="preserve"> bits 10 and up are set, the low order bits [0..9] are the same as they are in  </w:t>
      </w:r>
      <w:r w:rsidR="00D40DA8" w:rsidRPr="00D40DA8">
        <w:rPr>
          <w:rFonts w:ascii="Consolas" w:hAnsi="Consolas" w:cs="Consolas"/>
        </w:rPr>
        <w:t>'IP</w:t>
      </w:r>
      <w:r w:rsidR="00D40DA8">
        <w:rPr>
          <w:rFonts w:asciiTheme="minorHAnsi" w:hAnsiTheme="minorHAnsi" w:cstheme="minorHAnsi"/>
        </w:rPr>
        <w:t xml:space="preserve"> .  In this case t</w:t>
      </w:r>
      <w:r>
        <w:rPr>
          <w:rFonts w:asciiTheme="minorHAnsi" w:hAnsiTheme="minorHAnsi" w:cstheme="minorHAnsi"/>
        </w:rPr>
        <w:t>he instruction is being generated inline and will not be stored into a bin directly by the Assembler.</w:t>
      </w:r>
    </w:p>
    <w:p w14:paraId="39DB36FF" w14:textId="77777777" w:rsidR="00302621" w:rsidRDefault="00302621" w:rsidP="00302621">
      <w:pPr>
        <w:pStyle w:val="BodyText"/>
        <w:ind w:left="1440" w:hanging="720"/>
      </w:pPr>
      <w:r w:rsidRPr="00B560A8">
        <w:rPr>
          <w:rFonts w:ascii="Consolas" w:hAnsi="Consolas" w:cs="Consolas"/>
          <w:b/>
          <w:color w:val="34B32A" w:themeColor="background2" w:themeShade="80"/>
        </w:rPr>
        <w:t>'IP</w:t>
      </w:r>
      <w:r>
        <w:rPr>
          <w:rFonts w:ascii="Consolas" w:hAnsi="Consolas" w:cs="Consolas"/>
          <w:b/>
        </w:rPr>
        <w:t xml:space="preserve"> </w:t>
      </w:r>
      <w:r w:rsidRPr="009624A1">
        <w:rPr>
          <w:rFonts w:ascii="Consolas" w:hAnsi="Consolas" w:cs="Consolas"/>
        </w:rPr>
        <w:t xml:space="preserve">  </w:t>
      </w:r>
      <w:r>
        <w:t xml:space="preserve">holds the address of the next word to store into target memory, corresponding with  </w:t>
      </w:r>
      <w:r w:rsidRPr="00362E09">
        <w:rPr>
          <w:b/>
        </w:rPr>
        <w:t>p</w:t>
      </w:r>
      <w:r>
        <w:t xml:space="preserve">  register during execution.  If negative, </w:t>
      </w:r>
      <w:r w:rsidR="00D40DA8">
        <w:t xml:space="preserve">bits 10 and up are set, and </w:t>
      </w:r>
      <w:r>
        <w:t xml:space="preserve">the value of  </w:t>
      </w:r>
      <w:r w:rsidRPr="00362E09">
        <w:rPr>
          <w:b/>
        </w:rPr>
        <w:t>p</w:t>
      </w:r>
      <w:r w:rsidR="00D40DA8">
        <w:t xml:space="preserve">  is unknown for inline assembly.  When an address is specified for inline assembly, the address is stored into the low order 10 bits of both  </w:t>
      </w:r>
      <w:r w:rsidR="00D40DA8" w:rsidRPr="00D40DA8">
        <w:rPr>
          <w:rFonts w:ascii="Consolas" w:hAnsi="Consolas" w:cs="Consolas"/>
        </w:rPr>
        <w:t>'IP</w:t>
      </w:r>
      <w:r w:rsidR="00D40DA8">
        <w:t xml:space="preserve">  and  </w:t>
      </w:r>
      <w:r w:rsidR="00D40DA8" w:rsidRPr="00D40DA8">
        <w:rPr>
          <w:rFonts w:ascii="Consolas" w:hAnsi="Consolas" w:cs="Consolas"/>
        </w:rPr>
        <w:t>'IW</w:t>
      </w:r>
      <w:r w:rsidR="00D40DA8">
        <w:t xml:space="preserve"> , and bits 10 and up of  </w:t>
      </w:r>
      <w:r w:rsidR="00D40DA8" w:rsidRPr="00D40DA8">
        <w:rPr>
          <w:rFonts w:ascii="Consolas" w:hAnsi="Consolas" w:cs="Consolas"/>
        </w:rPr>
        <w:t>'IP</w:t>
      </w:r>
      <w:r w:rsidR="00D40DA8">
        <w:t xml:space="preserve">  are zero.</w:t>
      </w:r>
    </w:p>
    <w:p w14:paraId="29D99F91" w14:textId="77777777" w:rsidR="00302621" w:rsidRDefault="00302621" w:rsidP="00302621">
      <w:pPr>
        <w:pStyle w:val="BodyText"/>
        <w:ind w:left="1440" w:hanging="720"/>
      </w:pPr>
      <w:r w:rsidRPr="00B560A8">
        <w:rPr>
          <w:rFonts w:ascii="Consolas" w:hAnsi="Consolas" w:cs="Consolas"/>
          <w:b/>
          <w:color w:val="34B32A" w:themeColor="background2" w:themeShade="80"/>
        </w:rPr>
        <w:t>'CL</w:t>
      </w:r>
      <w:r>
        <w:rPr>
          <w:rFonts w:ascii="Consolas" w:hAnsi="Consolas" w:cs="Consolas"/>
          <w:b/>
        </w:rPr>
        <w:t xml:space="preserve"> </w:t>
      </w:r>
      <w:r w:rsidRPr="009624A1">
        <w:rPr>
          <w:rFonts w:ascii="Consolas" w:hAnsi="Consolas" w:cs="Consolas"/>
        </w:rPr>
        <w:t xml:space="preserve">  </w:t>
      </w:r>
      <w:r>
        <w:t>holds the slot number of call opcode in preceding word.  Negative if there isn't one.  Used in tail optimization.</w:t>
      </w:r>
      <w:r w:rsidR="003A50E4">
        <w:t xml:space="preserve">  Second volatile cell is slot of last opcode stored.</w:t>
      </w:r>
    </w:p>
    <w:p w14:paraId="1CCB49BB" w14:textId="77777777" w:rsidR="003A50E4" w:rsidRDefault="003A50E4" w:rsidP="003A50E4">
      <w:pPr>
        <w:pStyle w:val="BodyText"/>
        <w:ind w:left="1440" w:hanging="720"/>
      </w:pPr>
      <w:r w:rsidRPr="00B560A8">
        <w:rPr>
          <w:rFonts w:ascii="Consolas" w:hAnsi="Consolas" w:cs="Consolas"/>
          <w:b/>
          <w:color w:val="34B32A" w:themeColor="background2" w:themeShade="80"/>
        </w:rPr>
        <w:t>'</w:t>
      </w:r>
      <w:r>
        <w:rPr>
          <w:rFonts w:ascii="Consolas" w:hAnsi="Consolas" w:cs="Consolas"/>
          <w:b/>
          <w:color w:val="34B32A" w:themeColor="background2" w:themeShade="80"/>
        </w:rPr>
        <w:t>##</w:t>
      </w:r>
      <w:r>
        <w:rPr>
          <w:rFonts w:ascii="Consolas" w:hAnsi="Consolas" w:cs="Consolas"/>
          <w:b/>
        </w:rPr>
        <w:t xml:space="preserve"> </w:t>
      </w:r>
      <w:r w:rsidRPr="009624A1">
        <w:rPr>
          <w:rFonts w:ascii="Consolas" w:hAnsi="Consolas" w:cs="Consolas"/>
        </w:rPr>
        <w:t xml:space="preserve">  </w:t>
      </w:r>
      <w:r>
        <w:t>Volatile flag set</w:t>
      </w:r>
      <w:r w:rsidR="000B5099">
        <w:t xml:space="preserve"> zero</w:t>
      </w:r>
      <w:r>
        <w:t xml:space="preserve"> by # and </w:t>
      </w:r>
      <w:r w:rsidR="000B5099">
        <w:t>true</w:t>
      </w:r>
      <w:r>
        <w:t xml:space="preserve"> after parsing a number, a named literal, or a named call</w:t>
      </w:r>
      <w:r w:rsidR="000B5099">
        <w:t>.  When true these things perform their normal behaviors of generating literals or calls.  When false, each of them leaves a number on the Assembler's stack.</w:t>
      </w:r>
    </w:p>
    <w:p w14:paraId="3DD84C6C" w14:textId="77777777" w:rsidR="00873092" w:rsidRPr="00B560A8" w:rsidRDefault="00FE3C73" w:rsidP="004D70E8">
      <w:pPr>
        <w:pStyle w:val="Heading3"/>
      </w:pPr>
      <w:bookmarkStart w:id="430" w:name="_Ref475272455"/>
      <w:bookmarkStart w:id="431" w:name="_Ref475272606"/>
      <w:bookmarkStart w:id="432" w:name="_Toc119163471"/>
      <w:r w:rsidRPr="00B560A8">
        <w:t>Assembler Directives for Code Bounding</w:t>
      </w:r>
      <w:bookmarkEnd w:id="430"/>
      <w:bookmarkEnd w:id="431"/>
      <w:bookmarkEnd w:id="432"/>
    </w:p>
    <w:p w14:paraId="2DF89BA2" w14:textId="77777777" w:rsidR="00233B19" w:rsidRDefault="00233B19" w:rsidP="00FE3C73">
      <w:pPr>
        <w:pStyle w:val="BodyText"/>
      </w:pPr>
      <w:r>
        <w:t>Source code compatibility between 32-bit (Win32) and 16-bit (</w:t>
      </w:r>
      <w:r w:rsidR="00B67E8F">
        <w:t>pF/144</w:t>
      </w:r>
      <w:r>
        <w:t>) host platforms when generating code for an 18-bit computer is, fortunately, simple to assure.  On both platforms anything being prepared to store into memory must be double precision.  All other values are single precision on both platforms.</w:t>
      </w:r>
    </w:p>
    <w:p w14:paraId="35776BDF" w14:textId="77777777" w:rsidR="00FE3C73" w:rsidRDefault="00FE3C73" w:rsidP="00FE3C73">
      <w:pPr>
        <w:pStyle w:val="BodyText"/>
      </w:pPr>
      <w:r>
        <w:t xml:space="preserve">A special Forth interpreter provides </w:t>
      </w:r>
      <w:r w:rsidR="00233B19">
        <w:t>the</w:t>
      </w:r>
      <w:r>
        <w:t xml:space="preserve"> dictionary searching mechanism to allow access to </w:t>
      </w:r>
      <w:r w:rsidRPr="00676439">
        <w:rPr>
          <w:b/>
          <w:i/>
        </w:rPr>
        <w:t>labels</w:t>
      </w:r>
      <w:r>
        <w:t xml:space="preserve"> defined in the current or in other nodes' </w:t>
      </w:r>
      <w:r w:rsidRPr="00676439">
        <w:rPr>
          <w:b/>
          <w:i/>
        </w:rPr>
        <w:t>bins</w:t>
      </w:r>
      <w:r>
        <w:t xml:space="preserve"> in both Win32 and </w:t>
      </w:r>
      <w:r w:rsidR="00B67E8F">
        <w:t>pF/144</w:t>
      </w:r>
      <w:r>
        <w:t xml:space="preserve"> implementations.</w:t>
      </w:r>
      <w:r w:rsidR="00BF3F67">
        <w:t xml:space="preserve">  In addition, this interpreter generates F18 literal references when naked numbers are encountered.</w:t>
      </w:r>
    </w:p>
    <w:p w14:paraId="41721192" w14:textId="77777777" w:rsidR="00BF3F67" w:rsidRDefault="00BF3F67" w:rsidP="00BF3F67">
      <w:pPr>
        <w:pStyle w:val="BodyText"/>
        <w:ind w:left="1440" w:hanging="720"/>
        <w:rPr>
          <w:rFonts w:asciiTheme="minorHAnsi" w:hAnsiTheme="minorHAnsi" w:cstheme="minorHAnsi"/>
        </w:rPr>
      </w:pPr>
      <w:r w:rsidRPr="00B560A8">
        <w:rPr>
          <w:rFonts w:ascii="Consolas" w:hAnsi="Consolas" w:cs="Consolas"/>
          <w:b/>
          <w:color w:val="34B32A" w:themeColor="background2" w:themeShade="80"/>
        </w:rPr>
        <w:t>ASM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Selects the Assembler's vocabulary without invoking the full environment, used when necessary in tool building.</w:t>
      </w:r>
    </w:p>
    <w:p w14:paraId="5018D36C" w14:textId="77777777" w:rsidR="00FE3C73" w:rsidRDefault="00BF3F67" w:rsidP="00FE3C73">
      <w:pPr>
        <w:pStyle w:val="BodyText"/>
        <w:ind w:left="1440" w:hanging="720"/>
        <w:rPr>
          <w:rFonts w:asciiTheme="minorHAnsi" w:hAnsiTheme="minorHAnsi" w:cstheme="minorHAnsi"/>
        </w:rPr>
      </w:pPr>
      <w:r>
        <w:rPr>
          <w:rFonts w:ascii="Consolas" w:hAnsi="Consolas" w:cs="Consolas"/>
          <w:b/>
          <w:color w:val="34B32A" w:themeColor="background2" w:themeShade="80"/>
        </w:rPr>
        <w:t>#</w:t>
      </w:r>
      <w:r w:rsidR="00FE3C73">
        <w:rPr>
          <w:rFonts w:ascii="Consolas" w:hAnsi="Consolas" w:cs="Consolas"/>
          <w:b/>
        </w:rPr>
        <w:t xml:space="preserve"> </w:t>
      </w:r>
      <w:r w:rsidRPr="00BF3F67">
        <w:rPr>
          <w:rFonts w:ascii="Consolas" w:hAnsi="Consolas" w:cs="Consolas"/>
        </w:rPr>
        <w:t>(_ - n)</w:t>
      </w:r>
      <w:r w:rsidR="00FE3C73" w:rsidRPr="009624A1">
        <w:rPr>
          <w:rFonts w:ascii="Consolas" w:hAnsi="Consolas" w:cs="Consolas"/>
        </w:rPr>
        <w:t xml:space="preserve">  </w:t>
      </w:r>
      <w:r>
        <w:rPr>
          <w:rFonts w:asciiTheme="minorHAnsi" w:hAnsiTheme="minorHAnsi" w:cstheme="minorHAnsi"/>
        </w:rPr>
        <w:t>When running in the Assembler environment, as described below, most numbers occurring in the source code are intended to generate literals for the F18.  When it is necessary to provide a number as an argument to one of the Assembler directives, preceding it by  #  will leave the number on the stack rather than generating a literal.  # also conditions named values, such as the port names</w:t>
      </w:r>
      <w:r w:rsidR="003A50E4">
        <w:rPr>
          <w:rFonts w:asciiTheme="minorHAnsi" w:hAnsiTheme="minorHAnsi" w:cstheme="minorHAnsi"/>
        </w:rPr>
        <w:t>, to push values on the stack, and the same is true for named calls.  This usage is shown</w:t>
      </w:r>
      <w:r w:rsidR="000B5099">
        <w:rPr>
          <w:rFonts w:asciiTheme="minorHAnsi" w:hAnsiTheme="minorHAnsi" w:cstheme="minorHAnsi"/>
        </w:rPr>
        <w:t xml:space="preserve"> where appropriate</w:t>
      </w:r>
      <w:r w:rsidR="003A50E4">
        <w:rPr>
          <w:rFonts w:asciiTheme="minorHAnsi" w:hAnsiTheme="minorHAnsi" w:cstheme="minorHAnsi"/>
        </w:rPr>
        <w:t xml:space="preserve"> in the following examples.</w:t>
      </w:r>
    </w:p>
    <w:p w14:paraId="6373B7B7" w14:textId="77777777" w:rsidR="00873092" w:rsidRDefault="00302621" w:rsidP="001F5AB9">
      <w:pPr>
        <w:pStyle w:val="BodyText"/>
      </w:pPr>
      <w:r>
        <w:t>Directives are used to control the Assembler</w:t>
      </w:r>
      <w:r w:rsidR="00294CF7">
        <w:t>'s assumptions and behavior in generating inline instructions or bins for code.  This section shows appropriate usage for each type of assembly.  In the examples, curly brackets  {  }  surround optional words or phrases, and the vertical bar  |  should be read as "or but not both".</w:t>
      </w:r>
    </w:p>
    <w:p w14:paraId="695BCD61" w14:textId="77777777" w:rsidR="00294CF7" w:rsidRDefault="00294CF7" w:rsidP="00294CF7">
      <w:pPr>
        <w:pStyle w:val="Heading4"/>
      </w:pPr>
      <w:r>
        <w:lastRenderedPageBreak/>
        <w:t>Inline Instructions</w:t>
      </w:r>
    </w:p>
    <w:p w14:paraId="01E303A5" w14:textId="77777777" w:rsidR="00294CF7" w:rsidRDefault="00294CF7" w:rsidP="001F5AB9">
      <w:pPr>
        <w:pStyle w:val="BodyText"/>
      </w:pPr>
      <w:r>
        <w:t xml:space="preserve">To build an F18 instruction and leave it on the stack, the following </w:t>
      </w:r>
      <w:r w:rsidR="00327596">
        <w:t>pattern is</w:t>
      </w:r>
      <w:r>
        <w:t xml:space="preserve"> used:</w:t>
      </w:r>
    </w:p>
    <w:p w14:paraId="7D0F78A6" w14:textId="77777777" w:rsidR="00294CF7" w:rsidRPr="00294CF7" w:rsidRDefault="0087071A" w:rsidP="00294CF7">
      <w:pPr>
        <w:pStyle w:val="Coding"/>
        <w:rPr>
          <w:rFonts w:cs="Consolas"/>
        </w:rPr>
      </w:pPr>
      <w:r>
        <w:rPr>
          <w:rFonts w:cs="Consolas"/>
        </w:rPr>
        <w:t>A[  {</w:t>
      </w:r>
      <w:r w:rsidR="00BF3F67">
        <w:rPr>
          <w:rFonts w:cs="Consolas"/>
        </w:rPr>
        <w:t xml:space="preserve"># </w:t>
      </w:r>
      <w:r>
        <w:rPr>
          <w:rFonts w:cs="Consolas"/>
        </w:rPr>
        <w:t>&lt;port&gt; =P}  &lt;opcodes&gt;</w:t>
      </w:r>
      <w:r w:rsidR="00B560A8">
        <w:rPr>
          <w:rFonts w:cs="Consolas"/>
        </w:rPr>
        <w:t xml:space="preserve"> </w:t>
      </w:r>
      <w:r>
        <w:rPr>
          <w:rFonts w:cs="Consolas"/>
        </w:rPr>
        <w:t xml:space="preserve"> </w:t>
      </w:r>
      <w:r w:rsidR="0055324F">
        <w:rPr>
          <w:rFonts w:cs="Consolas"/>
        </w:rPr>
        <w:t>]]</w:t>
      </w:r>
    </w:p>
    <w:p w14:paraId="559482D9" w14:textId="77777777" w:rsidR="0087071A" w:rsidRDefault="0087071A" w:rsidP="0087071A">
      <w:pPr>
        <w:pStyle w:val="BodyText"/>
        <w:spacing w:after="0"/>
      </w:pPr>
    </w:p>
    <w:p w14:paraId="3D6CAA0E" w14:textId="77777777" w:rsidR="00294CF7" w:rsidRDefault="0087071A" w:rsidP="001F5AB9">
      <w:pPr>
        <w:pStyle w:val="BodyText"/>
      </w:pPr>
      <w:r>
        <w:t xml:space="preserve">By default, the instruction will be generated with no foreknowledge of the value in  </w:t>
      </w:r>
      <w:r w:rsidRPr="00B61651">
        <w:rPr>
          <w:b/>
        </w:rPr>
        <w:t>P</w:t>
      </w:r>
      <w:r>
        <w:t xml:space="preserve">  during execution.  A port (or other) address may be specified using the  </w:t>
      </w:r>
      <w:r w:rsidRPr="00B61651">
        <w:rPr>
          <w:rFonts w:ascii="Consolas" w:hAnsi="Consolas" w:cs="Consolas"/>
        </w:rPr>
        <w:t>=P</w:t>
      </w:r>
      <w:r>
        <w:t xml:space="preserve">  directive.  The stack</w:t>
      </w:r>
      <w:r w:rsidR="00FE3C73">
        <w:t xml:space="preserve"> value</w:t>
      </w:r>
      <w:r w:rsidR="00233B19">
        <w:t xml:space="preserve"> produced</w:t>
      </w:r>
      <w:r w:rsidR="00FE3C73">
        <w:t xml:space="preserve"> will be double precision.  When used within F18 code the value may be laid down in the memory image being built using  </w:t>
      </w:r>
      <w:r w:rsidR="00FE3C73" w:rsidRPr="00B61651">
        <w:rPr>
          <w:rFonts w:ascii="Consolas" w:hAnsi="Consolas" w:cs="Consolas"/>
        </w:rPr>
        <w:t>,</w:t>
      </w:r>
      <w:r w:rsidR="00FE3C73">
        <w:t xml:space="preserve">  while when used in high level Forth code the value may be laid down in host memory using  </w:t>
      </w:r>
      <w:r w:rsidR="00233B19">
        <w:rPr>
          <w:rFonts w:ascii="Consolas" w:hAnsi="Consolas" w:cs="Consolas"/>
        </w:rPr>
        <w:t>I</w:t>
      </w:r>
      <w:r w:rsidR="00FE3C73" w:rsidRPr="00B61651">
        <w:rPr>
          <w:rFonts w:ascii="Consolas" w:hAnsi="Consolas" w:cs="Consolas"/>
        </w:rPr>
        <w:t>,</w:t>
      </w:r>
      <w:r w:rsidR="00FE3C73">
        <w:t xml:space="preserve"> .  Each of these words is defined appropriately in each version of the Assembler to compensate for host cell size.  The formal vocabulary is as follows:</w:t>
      </w:r>
    </w:p>
    <w:p w14:paraId="0CC4B228" w14:textId="77777777" w:rsidR="00327596" w:rsidRDefault="00327596" w:rsidP="00327596">
      <w:pPr>
        <w:pStyle w:val="BodyText"/>
        <w:ind w:left="1440" w:hanging="720"/>
        <w:rPr>
          <w:rFonts w:asciiTheme="minorHAnsi" w:hAnsiTheme="minorHAnsi" w:cstheme="minorHAnsi"/>
        </w:rPr>
      </w:pPr>
      <w:r w:rsidRPr="00B560A8">
        <w:rPr>
          <w:rFonts w:ascii="Consolas" w:hAnsi="Consolas" w:cs="Consolas"/>
          <w:b/>
          <w:color w:val="34B32A" w:themeColor="background2" w:themeShade="80"/>
        </w:rPr>
        <w:t>A[</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Enters the Assembler environment, saving its state and setting up for generation of a single instruction word.  Both interpretable and </w:t>
      </w:r>
      <w:r w:rsidRPr="00753B1B">
        <w:rPr>
          <w:rFonts w:ascii="Consolas" w:hAnsi="Consolas" w:cs="Consolas"/>
        </w:rPr>
        <w:t>IMMEDIATE</w:t>
      </w:r>
      <w:r>
        <w:rPr>
          <w:rFonts w:asciiTheme="minorHAnsi" w:hAnsiTheme="minorHAnsi" w:cstheme="minorHAnsi"/>
        </w:rPr>
        <w:t xml:space="preserve">, usable in both  </w:t>
      </w:r>
      <w:r w:rsidRPr="00753B1B">
        <w:rPr>
          <w:rFonts w:ascii="Consolas" w:hAnsi="Consolas" w:cs="Consolas"/>
        </w:rPr>
        <w:t>FORTH</w:t>
      </w:r>
      <w:r>
        <w:rPr>
          <w:rFonts w:asciiTheme="minorHAnsi" w:hAnsiTheme="minorHAnsi" w:cstheme="minorHAnsi"/>
        </w:rPr>
        <w:t xml:space="preserve">  and  Assembler environments to generate instruction words in-line for use as literals or in building tables.</w:t>
      </w:r>
    </w:p>
    <w:p w14:paraId="70F35E8D" w14:textId="29CE25F7" w:rsidR="00327596" w:rsidRDefault="0055324F" w:rsidP="00327596">
      <w:pPr>
        <w:pStyle w:val="BodyText"/>
        <w:ind w:left="1440" w:hanging="720"/>
        <w:rPr>
          <w:rFonts w:asciiTheme="minorHAnsi" w:hAnsiTheme="minorHAnsi" w:cstheme="minorHAnsi"/>
        </w:rPr>
      </w:pPr>
      <w:r>
        <w:rPr>
          <w:rFonts w:ascii="Consolas" w:hAnsi="Consolas" w:cs="Consolas"/>
          <w:b/>
          <w:color w:val="34B32A" w:themeColor="background2" w:themeShade="80"/>
        </w:rPr>
        <w:t>]]</w:t>
      </w:r>
      <w:r w:rsidR="00327596">
        <w:rPr>
          <w:rFonts w:ascii="Consolas" w:hAnsi="Consolas" w:cs="Consolas"/>
          <w:b/>
        </w:rPr>
        <w:t xml:space="preserve"> </w:t>
      </w:r>
      <w:r w:rsidR="00274943">
        <w:rPr>
          <w:rFonts w:ascii="Consolas" w:hAnsi="Consolas" w:cs="Consolas"/>
        </w:rPr>
        <w:t>(-</w:t>
      </w:r>
      <w:r w:rsidR="00D56A30">
        <w:rPr>
          <w:rFonts w:ascii="Consolas" w:hAnsi="Consolas" w:cs="Consolas"/>
        </w:rPr>
        <w:t>d</w:t>
      </w:r>
      <w:r w:rsidR="00327596" w:rsidRPr="0073697B">
        <w:rPr>
          <w:rFonts w:ascii="Consolas" w:hAnsi="Consolas" w:cs="Consolas"/>
        </w:rPr>
        <w:t>)</w:t>
      </w:r>
      <w:r w:rsidR="00327596">
        <w:rPr>
          <w:rFonts w:ascii="Consolas" w:hAnsi="Consolas" w:cs="Consolas"/>
          <w:b/>
        </w:rPr>
        <w:t xml:space="preserve"> </w:t>
      </w:r>
      <w:r w:rsidR="00327596" w:rsidRPr="009624A1">
        <w:rPr>
          <w:rFonts w:ascii="Consolas" w:hAnsi="Consolas" w:cs="Consolas"/>
        </w:rPr>
        <w:t xml:space="preserve">  </w:t>
      </w:r>
      <w:r w:rsidR="00327596">
        <w:rPr>
          <w:rFonts w:asciiTheme="minorHAnsi" w:hAnsiTheme="minorHAnsi" w:cstheme="minorHAnsi"/>
        </w:rPr>
        <w:t>Exits that environment, returning a single instruction word</w:t>
      </w:r>
      <w:r w:rsidR="00233B19">
        <w:rPr>
          <w:rFonts w:asciiTheme="minorHAnsi" w:hAnsiTheme="minorHAnsi" w:cstheme="minorHAnsi"/>
        </w:rPr>
        <w:t xml:space="preserve"> (double precision)</w:t>
      </w:r>
      <w:r w:rsidR="00327596">
        <w:rPr>
          <w:rFonts w:asciiTheme="minorHAnsi" w:hAnsiTheme="minorHAnsi" w:cstheme="minorHAnsi"/>
        </w:rPr>
        <w:t xml:space="preserve"> and restoring the Assembler's state as it was before  </w:t>
      </w:r>
      <w:r w:rsidR="00327596" w:rsidRPr="0087071A">
        <w:rPr>
          <w:rFonts w:ascii="Consolas" w:hAnsi="Consolas" w:cs="Consolas"/>
        </w:rPr>
        <w:t>A[</w:t>
      </w:r>
      <w:r w:rsidR="00327596">
        <w:rPr>
          <w:rFonts w:asciiTheme="minorHAnsi" w:hAnsiTheme="minorHAnsi" w:cstheme="minorHAnsi"/>
        </w:rPr>
        <w:t xml:space="preserve">  was encountered.</w:t>
      </w:r>
      <w:r w:rsidR="008E3CBF">
        <w:rPr>
          <w:rFonts w:asciiTheme="minorHAnsi" w:hAnsiTheme="minorHAnsi" w:cstheme="minorHAnsi"/>
        </w:rPr>
        <w:t xml:space="preserve">  </w:t>
      </w:r>
      <w:r w:rsidR="008E3CBF" w:rsidRPr="00933D0F">
        <w:rPr>
          <w:rFonts w:asciiTheme="minorHAnsi" w:hAnsiTheme="minorHAnsi" w:cstheme="minorHAnsi"/>
          <w:i/>
        </w:rPr>
        <w:t>When used in a high level FORTH definition, generates a 2LITERAL with the value of the instruction word.</w:t>
      </w:r>
    </w:p>
    <w:p w14:paraId="437F4600" w14:textId="77777777" w:rsidR="00327596" w:rsidRDefault="00327596" w:rsidP="00327596">
      <w:pPr>
        <w:pStyle w:val="BodyText"/>
        <w:ind w:left="1440" w:hanging="720"/>
        <w:rPr>
          <w:rFonts w:asciiTheme="minorHAnsi" w:hAnsiTheme="minorHAnsi" w:cstheme="minorHAnsi"/>
        </w:rPr>
      </w:pPr>
      <w:r w:rsidRPr="00B560A8">
        <w:rPr>
          <w:rFonts w:ascii="Consolas" w:hAnsi="Consolas" w:cs="Consolas"/>
          <w:b/>
          <w:color w:val="34B32A" w:themeColor="background2" w:themeShade="80"/>
        </w:rPr>
        <w:t>=P</w:t>
      </w:r>
      <w:r>
        <w:rPr>
          <w:rFonts w:ascii="Consolas" w:hAnsi="Consolas" w:cs="Consolas"/>
          <w:b/>
        </w:rPr>
        <w:t xml:space="preserve"> </w:t>
      </w:r>
      <w:r w:rsidR="00274943">
        <w:rPr>
          <w:rFonts w:ascii="Consolas" w:hAnsi="Consolas" w:cs="Consolas"/>
        </w:rPr>
        <w:t>(</w:t>
      </w:r>
      <w:r w:rsidRPr="0073697B">
        <w:rPr>
          <w:rFonts w:ascii="Consolas" w:hAnsi="Consolas" w:cs="Consolas"/>
        </w:rPr>
        <w:t>a)</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Sets the assumed address in register  </w:t>
      </w:r>
      <w:r w:rsidRPr="00B61651">
        <w:rPr>
          <w:rFonts w:asciiTheme="minorHAnsi" w:hAnsiTheme="minorHAnsi" w:cstheme="minorHAnsi"/>
          <w:b/>
        </w:rPr>
        <w:t>P</w:t>
      </w:r>
      <w:r>
        <w:rPr>
          <w:rFonts w:asciiTheme="minorHAnsi" w:hAnsiTheme="minorHAnsi" w:cstheme="minorHAnsi"/>
        </w:rPr>
        <w:t xml:space="preserve">  when</w:t>
      </w:r>
      <w:r w:rsidR="00D56A30">
        <w:rPr>
          <w:rFonts w:asciiTheme="minorHAnsi" w:hAnsiTheme="minorHAnsi" w:cstheme="minorHAnsi"/>
        </w:rPr>
        <w:t xml:space="preserve"> this instruction is executed.</w:t>
      </w:r>
      <w:r w:rsidR="00DA2504">
        <w:rPr>
          <w:rFonts w:asciiTheme="minorHAnsi" w:hAnsiTheme="minorHAnsi" w:cstheme="minorHAnsi"/>
        </w:rPr>
        <w:t xml:space="preserve">  May only be used within an inline instruction definition.</w:t>
      </w:r>
    </w:p>
    <w:p w14:paraId="04AD54BB" w14:textId="77777777" w:rsidR="00327596" w:rsidRDefault="00327596" w:rsidP="00327596">
      <w:pPr>
        <w:pStyle w:val="BodyText"/>
        <w:ind w:left="1440" w:hanging="720"/>
        <w:rPr>
          <w:rFonts w:asciiTheme="minorHAnsi" w:hAnsiTheme="minorHAnsi" w:cstheme="minorHAnsi"/>
        </w:rPr>
      </w:pPr>
      <w:r w:rsidRPr="00B560A8">
        <w:rPr>
          <w:rFonts w:ascii="Consolas" w:hAnsi="Consolas" w:cs="Consolas"/>
          <w:b/>
          <w:color w:val="34B32A" w:themeColor="background2" w:themeShade="80"/>
        </w:rPr>
        <w:t>,</w:t>
      </w:r>
      <w:r>
        <w:rPr>
          <w:rFonts w:ascii="Consolas" w:hAnsi="Consolas" w:cs="Consolas"/>
          <w:b/>
        </w:rPr>
        <w:t xml:space="preserve"> </w:t>
      </w:r>
      <w:r w:rsidR="00274943">
        <w:rPr>
          <w:rFonts w:ascii="Consolas" w:hAnsi="Consolas" w:cs="Consolas"/>
        </w:rPr>
        <w:t>(</w:t>
      </w:r>
      <w:r w:rsidR="00D56A30">
        <w:rPr>
          <w:rFonts w:ascii="Consolas" w:hAnsi="Consolas" w:cs="Consolas"/>
        </w:rPr>
        <w:t>d</w:t>
      </w:r>
      <w:r w:rsidRPr="0073697B">
        <w:rPr>
          <w:rFonts w:ascii="Consolas" w:hAnsi="Consolas" w:cs="Consolas"/>
        </w:rPr>
        <w:t>)</w:t>
      </w:r>
      <w:r w:rsidRPr="009624A1">
        <w:rPr>
          <w:rFonts w:ascii="Consolas" w:hAnsi="Consolas" w:cs="Consolas"/>
        </w:rPr>
        <w:t xml:space="preserve">  </w:t>
      </w:r>
      <w:r>
        <w:rPr>
          <w:rFonts w:asciiTheme="minorHAnsi" w:hAnsiTheme="minorHAnsi" w:cstheme="minorHAnsi"/>
        </w:rPr>
        <w:t>lays the double instruction</w:t>
      </w:r>
      <w:r w:rsidR="00D56A30">
        <w:rPr>
          <w:rFonts w:asciiTheme="minorHAnsi" w:hAnsiTheme="minorHAnsi" w:cstheme="minorHAnsi"/>
        </w:rPr>
        <w:t xml:space="preserve"> or other value</w:t>
      </w:r>
      <w:r>
        <w:rPr>
          <w:rFonts w:asciiTheme="minorHAnsi" w:hAnsiTheme="minorHAnsi" w:cstheme="minorHAnsi"/>
        </w:rPr>
        <w:t xml:space="preserve"> down at the next available address in F18 memory, used when </w:t>
      </w:r>
      <w:r w:rsidR="00B61651">
        <w:rPr>
          <w:rFonts w:asciiTheme="minorHAnsi" w:hAnsiTheme="minorHAnsi" w:cstheme="minorHAnsi"/>
        </w:rPr>
        <w:t xml:space="preserve">the phrase  </w:t>
      </w:r>
      <w:r w:rsidR="00B61651" w:rsidRPr="00B61651">
        <w:rPr>
          <w:rFonts w:ascii="Consolas" w:hAnsi="Consolas" w:cs="Consolas"/>
        </w:rPr>
        <w:t xml:space="preserve">A[  ...  </w:t>
      </w:r>
      <w:r w:rsidR="0055324F">
        <w:rPr>
          <w:rFonts w:ascii="Consolas" w:hAnsi="Consolas" w:cs="Consolas"/>
        </w:rPr>
        <w:t>]]</w:t>
      </w:r>
      <w:r w:rsidR="00B61651">
        <w:rPr>
          <w:rFonts w:asciiTheme="minorHAnsi" w:hAnsiTheme="minorHAnsi" w:cstheme="minorHAnsi"/>
        </w:rPr>
        <w:t xml:space="preserve">  is nested within F18 code (see below).</w:t>
      </w:r>
    </w:p>
    <w:p w14:paraId="08983E89" w14:textId="77777777" w:rsidR="00327596" w:rsidRDefault="00B61651" w:rsidP="00327596">
      <w:pPr>
        <w:pStyle w:val="BodyText"/>
        <w:ind w:left="1440" w:hanging="720"/>
        <w:rPr>
          <w:rFonts w:asciiTheme="minorHAnsi" w:hAnsiTheme="minorHAnsi" w:cstheme="minorHAnsi"/>
        </w:rPr>
      </w:pPr>
      <w:r w:rsidRPr="00B560A8">
        <w:rPr>
          <w:rFonts w:ascii="Consolas" w:hAnsi="Consolas" w:cs="Consolas"/>
          <w:b/>
          <w:color w:val="34B32A" w:themeColor="background2" w:themeShade="80"/>
        </w:rPr>
        <w:t>I,</w:t>
      </w:r>
      <w:r>
        <w:rPr>
          <w:rFonts w:ascii="Consolas" w:hAnsi="Consolas" w:cs="Consolas"/>
          <w:b/>
        </w:rPr>
        <w:t xml:space="preserve"> </w:t>
      </w:r>
      <w:r w:rsidR="00274943">
        <w:rPr>
          <w:rFonts w:ascii="Consolas" w:hAnsi="Consolas" w:cs="Consolas"/>
        </w:rPr>
        <w:t>(</w:t>
      </w:r>
      <w:r w:rsidR="00D56A30">
        <w:rPr>
          <w:rFonts w:ascii="Consolas" w:hAnsi="Consolas" w:cs="Consolas"/>
        </w:rPr>
        <w:t>d</w:t>
      </w:r>
      <w:r w:rsidRPr="0073697B">
        <w:rPr>
          <w:rFonts w:ascii="Consolas" w:hAnsi="Consolas" w:cs="Consolas"/>
        </w:rPr>
        <w:t>)</w:t>
      </w:r>
      <w:r w:rsidR="00327596">
        <w:rPr>
          <w:rFonts w:ascii="Consolas" w:hAnsi="Consolas" w:cs="Consolas"/>
          <w:b/>
        </w:rPr>
        <w:t xml:space="preserve"> </w:t>
      </w:r>
      <w:r w:rsidR="00327596" w:rsidRPr="009624A1">
        <w:rPr>
          <w:rFonts w:ascii="Consolas" w:hAnsi="Consolas" w:cs="Consolas"/>
        </w:rPr>
        <w:t xml:space="preserve">  </w:t>
      </w:r>
      <w:r>
        <w:rPr>
          <w:rFonts w:asciiTheme="minorHAnsi" w:hAnsiTheme="minorHAnsi" w:cstheme="minorHAnsi"/>
        </w:rPr>
        <w:t>lays the double instruction</w:t>
      </w:r>
      <w:r w:rsidR="00D56A30">
        <w:rPr>
          <w:rFonts w:asciiTheme="minorHAnsi" w:hAnsiTheme="minorHAnsi" w:cstheme="minorHAnsi"/>
        </w:rPr>
        <w:t xml:space="preserve"> or other value</w:t>
      </w:r>
      <w:r>
        <w:rPr>
          <w:rFonts w:asciiTheme="minorHAnsi" w:hAnsiTheme="minorHAnsi" w:cstheme="minorHAnsi"/>
        </w:rPr>
        <w:t xml:space="preserve"> down in host memory</w:t>
      </w:r>
      <w:r w:rsidR="00D56A30">
        <w:rPr>
          <w:rFonts w:asciiTheme="minorHAnsi" w:hAnsiTheme="minorHAnsi" w:cstheme="minorHAnsi"/>
        </w:rPr>
        <w:t xml:space="preserve"> as a four-byte number</w:t>
      </w:r>
      <w:r>
        <w:rPr>
          <w:rFonts w:asciiTheme="minorHAnsi" w:hAnsiTheme="minorHAnsi" w:cstheme="minorHAnsi"/>
        </w:rPr>
        <w:t xml:space="preserve">, used when the phrase  </w:t>
      </w:r>
      <w:r w:rsidRPr="00B61651">
        <w:rPr>
          <w:rFonts w:ascii="Consolas" w:hAnsi="Consolas" w:cs="Consolas"/>
        </w:rPr>
        <w:t xml:space="preserve">A[  ...  </w:t>
      </w:r>
      <w:r w:rsidR="0055324F">
        <w:rPr>
          <w:rFonts w:ascii="Consolas" w:hAnsi="Consolas" w:cs="Consolas"/>
        </w:rPr>
        <w:t>]]</w:t>
      </w:r>
      <w:r>
        <w:rPr>
          <w:rFonts w:asciiTheme="minorHAnsi" w:hAnsiTheme="minorHAnsi" w:cstheme="minorHAnsi"/>
        </w:rPr>
        <w:t xml:space="preserve">  occurs in high level FORTH code or data construction.</w:t>
      </w:r>
    </w:p>
    <w:p w14:paraId="53A3D4E0" w14:textId="77777777" w:rsidR="00294CF7" w:rsidRDefault="00294CF7" w:rsidP="001F5AB9">
      <w:pPr>
        <w:pStyle w:val="BodyText"/>
      </w:pPr>
    </w:p>
    <w:p w14:paraId="4F2A7DAD" w14:textId="77777777" w:rsidR="00294CF7" w:rsidRDefault="00294CF7" w:rsidP="00294CF7">
      <w:pPr>
        <w:pStyle w:val="Heading4"/>
      </w:pPr>
      <w:r>
        <w:t>Building a bin</w:t>
      </w:r>
    </w:p>
    <w:p w14:paraId="2C2429B2" w14:textId="77777777" w:rsidR="00D30604" w:rsidRDefault="00D30604" w:rsidP="001F5AB9">
      <w:pPr>
        <w:pStyle w:val="BodyText"/>
      </w:pPr>
      <w:r>
        <w:t xml:space="preserve">The bin mechanism allows ROM and RAM source code to be maintained and assembled separately.  Unlike the </w:t>
      </w:r>
      <w:proofErr w:type="spellStart"/>
      <w:r>
        <w:t>colorForth</w:t>
      </w:r>
      <w:proofErr w:type="spellEnd"/>
      <w:r>
        <w:t xml:space="preserve"> environment, aF-3 does not reassemble everything whenever a changes is made; instead we ideally assemble the ROM code only once, and incrementally assemble application RAM code as needed.  To build a bin of F18 code, the following general pattern is used:</w:t>
      </w:r>
    </w:p>
    <w:p w14:paraId="02604EF6" w14:textId="77777777" w:rsidR="00327596" w:rsidRDefault="00D30604" w:rsidP="00D30604">
      <w:pPr>
        <w:pStyle w:val="Coding"/>
        <w:rPr>
          <w:rFonts w:cs="Consolas"/>
        </w:rPr>
      </w:pPr>
      <w:r>
        <w:rPr>
          <w:rFonts w:cs="Consolas"/>
        </w:rPr>
        <w:t xml:space="preserve">ASM[  </w:t>
      </w:r>
      <w:r w:rsidR="002E0149">
        <w:rPr>
          <w:rFonts w:cs="Consolas"/>
        </w:rPr>
        <w:t xml:space="preserve"># </w:t>
      </w:r>
      <w:proofErr w:type="spellStart"/>
      <w:r>
        <w:rPr>
          <w:rFonts w:cs="Consolas"/>
        </w:rPr>
        <w:t>ccyyxx</w:t>
      </w:r>
      <w:proofErr w:type="spellEnd"/>
      <w:r>
        <w:rPr>
          <w:rFonts w:cs="Consolas"/>
        </w:rPr>
        <w:t xml:space="preserve"> NODE  {</w:t>
      </w:r>
      <w:r w:rsidR="002E0149">
        <w:rPr>
          <w:rFonts w:cs="Consolas"/>
        </w:rPr>
        <w:t xml:space="preserve"># </w:t>
      </w:r>
      <w:proofErr w:type="spellStart"/>
      <w:r>
        <w:rPr>
          <w:rFonts w:cs="Consolas"/>
        </w:rPr>
        <w:t>ccyyxx</w:t>
      </w:r>
      <w:proofErr w:type="spellEnd"/>
      <w:r>
        <w:rPr>
          <w:rFonts w:cs="Consolas"/>
        </w:rPr>
        <w:t xml:space="preserve"> BIN}  </w:t>
      </w:r>
      <w:r w:rsidR="007968A5">
        <w:rPr>
          <w:rFonts w:cs="Consolas"/>
        </w:rPr>
        <w:t xml:space="preserve">{ </w:t>
      </w:r>
      <w:r>
        <w:rPr>
          <w:rFonts w:cs="Consolas"/>
        </w:rPr>
        <w:t>{</w:t>
      </w:r>
      <w:r w:rsidR="007968A5">
        <w:rPr>
          <w:rFonts w:cs="Consolas"/>
        </w:rPr>
        <w:t>{-SYM}</w:t>
      </w:r>
      <w:r>
        <w:rPr>
          <w:rFonts w:cs="Consolas"/>
        </w:rPr>
        <w:t>ERS</w:t>
      </w:r>
      <w:r w:rsidR="007968A5">
        <w:rPr>
          <w:rFonts w:cs="Consolas"/>
        </w:rPr>
        <w:t>}</w:t>
      </w:r>
      <w:r>
        <w:rPr>
          <w:rFonts w:cs="Consolas"/>
        </w:rPr>
        <w:t>|</w:t>
      </w:r>
      <w:r w:rsidR="007968A5">
        <w:rPr>
          <w:rFonts w:cs="Consolas"/>
        </w:rPr>
        <w:t>{</w:t>
      </w:r>
      <w:r>
        <w:rPr>
          <w:rFonts w:cs="Consolas"/>
        </w:rPr>
        <w:t>-ROM}</w:t>
      </w:r>
      <w:r w:rsidR="007968A5">
        <w:rPr>
          <w:rFonts w:cs="Consolas"/>
        </w:rPr>
        <w:t xml:space="preserve"> }</w:t>
      </w:r>
    </w:p>
    <w:p w14:paraId="43C1D6CF" w14:textId="77777777" w:rsidR="00D30604" w:rsidRDefault="00D30604" w:rsidP="00D30604">
      <w:pPr>
        <w:pStyle w:val="Coding"/>
        <w:rPr>
          <w:rFonts w:cs="Consolas"/>
        </w:rPr>
      </w:pPr>
      <w:r>
        <w:rPr>
          <w:rFonts w:cs="Consolas"/>
        </w:rPr>
        <w:t xml:space="preserve">   </w:t>
      </w:r>
      <w:r w:rsidR="00783908">
        <w:rPr>
          <w:rFonts w:cs="Consolas"/>
        </w:rPr>
        <w:t xml:space="preserve"># </w:t>
      </w:r>
      <w:r>
        <w:rPr>
          <w:rFonts w:cs="Consolas"/>
        </w:rPr>
        <w:t>&lt;</w:t>
      </w:r>
      <w:proofErr w:type="spellStart"/>
      <w:r>
        <w:rPr>
          <w:rFonts w:cs="Consolas"/>
        </w:rPr>
        <w:t>addr</w:t>
      </w:r>
      <w:proofErr w:type="spellEnd"/>
      <w:r>
        <w:rPr>
          <w:rFonts w:cs="Consolas"/>
        </w:rPr>
        <w:t xml:space="preserve">&gt; </w:t>
      </w:r>
      <w:r w:rsidR="002E0149">
        <w:rPr>
          <w:rFonts w:cs="Consolas"/>
        </w:rPr>
        <w:t>org</w:t>
      </w:r>
      <w:r w:rsidR="0073697B">
        <w:rPr>
          <w:rFonts w:cs="Consolas"/>
        </w:rPr>
        <w:t xml:space="preserve">  </w:t>
      </w:r>
      <w:r w:rsidR="0073697B">
        <w:rPr>
          <w:rFonts w:cs="Consolas"/>
        </w:rPr>
        <w:tab/>
      </w:r>
      <w:r w:rsidR="0073697B">
        <w:rPr>
          <w:rFonts w:cs="Consolas"/>
        </w:rPr>
        <w:tab/>
      </w:r>
      <w:r w:rsidR="0073697B">
        <w:rPr>
          <w:rFonts w:cs="Consolas"/>
        </w:rPr>
        <w:tab/>
      </w:r>
      <w:r w:rsidR="0073697B" w:rsidRPr="00C14F80">
        <w:rPr>
          <w:rFonts w:cs="Consolas"/>
          <w:i/>
        </w:rPr>
        <w:t>always necessary</w:t>
      </w:r>
    </w:p>
    <w:p w14:paraId="7E5A99D1" w14:textId="77777777" w:rsidR="00D30604" w:rsidRDefault="00D30604" w:rsidP="00D30604">
      <w:pPr>
        <w:pStyle w:val="Coding"/>
        <w:rPr>
          <w:rFonts w:cs="Consolas"/>
        </w:rPr>
      </w:pPr>
      <w:r>
        <w:rPr>
          <w:rFonts w:cs="Consolas"/>
        </w:rPr>
        <w:t xml:space="preserve">   &lt;coding&gt;</w:t>
      </w:r>
    </w:p>
    <w:p w14:paraId="74CBD6DE" w14:textId="77777777" w:rsidR="00D30604" w:rsidRDefault="00D30604" w:rsidP="00D30604">
      <w:pPr>
        <w:pStyle w:val="Coding"/>
        <w:rPr>
          <w:rFonts w:cs="Consolas"/>
        </w:rPr>
      </w:pPr>
      <w:r>
        <w:rPr>
          <w:rFonts w:cs="Consolas"/>
        </w:rPr>
        <w:t xml:space="preserve">   FORTH ... ASM</w:t>
      </w:r>
      <w:r w:rsidR="0073697B">
        <w:rPr>
          <w:rFonts w:cs="Consolas"/>
        </w:rPr>
        <w:tab/>
      </w:r>
      <w:r w:rsidR="0073697B">
        <w:rPr>
          <w:rFonts w:cs="Consolas"/>
        </w:rPr>
        <w:tab/>
      </w:r>
      <w:r w:rsidR="0073697B">
        <w:rPr>
          <w:rFonts w:cs="Consolas"/>
        </w:rPr>
        <w:tab/>
      </w:r>
      <w:r w:rsidR="0073697B" w:rsidRPr="00C14F80">
        <w:rPr>
          <w:rFonts w:cs="Consolas"/>
          <w:i/>
        </w:rPr>
        <w:t>simple vocabulary switch</w:t>
      </w:r>
    </w:p>
    <w:p w14:paraId="4AFEEAE0" w14:textId="77777777" w:rsidR="00D30604" w:rsidRDefault="00D30604" w:rsidP="00D30604">
      <w:pPr>
        <w:pStyle w:val="Coding"/>
        <w:rPr>
          <w:rFonts w:cs="Consolas"/>
        </w:rPr>
      </w:pPr>
      <w:r>
        <w:rPr>
          <w:rFonts w:cs="Consolas"/>
        </w:rPr>
        <w:t xml:space="preserve">   ]ASM   &lt;host code&gt;   ASM[</w:t>
      </w:r>
      <w:r w:rsidR="0073697B">
        <w:rPr>
          <w:rFonts w:cs="Consolas"/>
        </w:rPr>
        <w:tab/>
      </w:r>
      <w:r w:rsidR="0073697B" w:rsidRPr="00C14F80">
        <w:rPr>
          <w:rFonts w:cs="Consolas"/>
          <w:i/>
        </w:rPr>
        <w:t>complete environment switch</w:t>
      </w:r>
    </w:p>
    <w:p w14:paraId="30856054" w14:textId="77777777" w:rsidR="00D30604" w:rsidRDefault="00D30604" w:rsidP="00D30604">
      <w:pPr>
        <w:pStyle w:val="Coding"/>
        <w:rPr>
          <w:rFonts w:cs="Consolas"/>
        </w:rPr>
      </w:pPr>
      <w:r>
        <w:rPr>
          <w:rFonts w:cs="Consolas"/>
        </w:rPr>
        <w:t xml:space="preserve">   A[ ... </w:t>
      </w:r>
      <w:r w:rsidR="0055324F">
        <w:rPr>
          <w:rFonts w:cs="Consolas"/>
        </w:rPr>
        <w:t>]]</w:t>
      </w:r>
      <w:r>
        <w:rPr>
          <w:rFonts w:cs="Consolas"/>
        </w:rPr>
        <w:t xml:space="preserve"> </w:t>
      </w:r>
      <w:r w:rsidR="00783908">
        <w:rPr>
          <w:rFonts w:cs="Consolas"/>
        </w:rPr>
        <w:t>{</w:t>
      </w:r>
      <w:r>
        <w:rPr>
          <w:rFonts w:cs="Consolas"/>
        </w:rPr>
        <w:t>,</w:t>
      </w:r>
      <w:r w:rsidR="00783908">
        <w:rPr>
          <w:rFonts w:cs="Consolas"/>
        </w:rPr>
        <w:t>|lit}</w:t>
      </w:r>
      <w:r w:rsidR="0055324F">
        <w:rPr>
          <w:rFonts w:cs="Consolas"/>
        </w:rPr>
        <w:tab/>
      </w:r>
      <w:r w:rsidR="0073697B">
        <w:rPr>
          <w:rFonts w:cs="Consolas"/>
        </w:rPr>
        <w:tab/>
      </w:r>
      <w:r w:rsidR="0073697B" w:rsidRPr="00C14F80">
        <w:rPr>
          <w:rFonts w:cs="Consolas"/>
          <w:i/>
        </w:rPr>
        <w:t>Generate instruction for table/lit</w:t>
      </w:r>
    </w:p>
    <w:p w14:paraId="07CD3EE6" w14:textId="77777777" w:rsidR="00D30604" w:rsidRPr="00D30604" w:rsidRDefault="00D30604" w:rsidP="00D30604">
      <w:pPr>
        <w:pStyle w:val="Coding"/>
        <w:rPr>
          <w:rFonts w:cs="Consolas"/>
        </w:rPr>
      </w:pPr>
      <w:r>
        <w:rPr>
          <w:rFonts w:cs="Consolas"/>
        </w:rPr>
        <w:t xml:space="preserve">   </w:t>
      </w:r>
      <w:r w:rsidR="004B3ADB">
        <w:rPr>
          <w:rFonts w:cs="Consolas"/>
        </w:rPr>
        <w:t xml:space="preserve">{&gt;ROM}  </w:t>
      </w:r>
      <w:r>
        <w:rPr>
          <w:rFonts w:cs="Consolas"/>
        </w:rPr>
        <w:t>&gt;BIN  ]ASM</w:t>
      </w:r>
    </w:p>
    <w:p w14:paraId="67F2C2DC" w14:textId="77777777" w:rsidR="00327596" w:rsidRDefault="00327596" w:rsidP="001F5AB9">
      <w:pPr>
        <w:pStyle w:val="BodyText"/>
      </w:pPr>
    </w:p>
    <w:p w14:paraId="672A72CC" w14:textId="77777777" w:rsidR="00327596" w:rsidRDefault="00327596" w:rsidP="00327596">
      <w:pPr>
        <w:pStyle w:val="BodyText"/>
        <w:ind w:left="1440" w:hanging="720"/>
        <w:rPr>
          <w:rFonts w:asciiTheme="minorHAnsi" w:hAnsiTheme="minorHAnsi" w:cstheme="minorHAnsi"/>
        </w:rPr>
      </w:pPr>
      <w:r w:rsidRPr="00B560A8">
        <w:rPr>
          <w:rFonts w:ascii="Consolas" w:hAnsi="Consolas" w:cs="Consolas"/>
          <w:b/>
          <w:color w:val="34B32A" w:themeColor="background2" w:themeShade="80"/>
        </w:rPr>
        <w:t>ASM[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Enters the full Assembler environment for F18A </w:t>
      </w:r>
      <w:r w:rsidRPr="00753B1B">
        <w:rPr>
          <w:rFonts w:asciiTheme="minorHAnsi" w:hAnsiTheme="minorHAnsi" w:cstheme="minorHAnsi"/>
          <w:i/>
        </w:rPr>
        <w:t>without initializing any of its state</w:t>
      </w:r>
      <w:r>
        <w:rPr>
          <w:rFonts w:asciiTheme="minorHAnsi" w:hAnsiTheme="minorHAnsi" w:cstheme="minorHAnsi"/>
        </w:rPr>
        <w:t xml:space="preserve">.  Visible in  </w:t>
      </w:r>
      <w:r w:rsidRPr="00EA2D56">
        <w:rPr>
          <w:rFonts w:ascii="Consolas" w:hAnsi="Consolas" w:cs="Consolas"/>
        </w:rPr>
        <w:t>FORTH</w:t>
      </w:r>
      <w:r>
        <w:rPr>
          <w:rFonts w:asciiTheme="minorHAnsi" w:hAnsiTheme="minorHAnsi" w:cstheme="minorHAnsi"/>
        </w:rPr>
        <w:t>.</w:t>
      </w:r>
    </w:p>
    <w:p w14:paraId="6282E622" w14:textId="77777777" w:rsidR="00A26C13" w:rsidRDefault="0073697B" w:rsidP="0073697B">
      <w:pPr>
        <w:pStyle w:val="BodyText"/>
        <w:ind w:left="1440" w:hanging="720"/>
        <w:rPr>
          <w:rFonts w:asciiTheme="minorHAnsi" w:hAnsiTheme="minorHAnsi" w:cstheme="minorHAnsi"/>
        </w:rPr>
      </w:pPr>
      <w:r w:rsidRPr="00B560A8">
        <w:rPr>
          <w:rFonts w:ascii="Consolas" w:hAnsi="Consolas" w:cs="Consolas"/>
          <w:b/>
          <w:color w:val="34B32A" w:themeColor="background2" w:themeShade="80"/>
        </w:rPr>
        <w:t>]ASM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Exits that environment.</w:t>
      </w:r>
    </w:p>
    <w:p w14:paraId="52C38104" w14:textId="0A5B3707" w:rsidR="0073697B" w:rsidRPr="00A26C13" w:rsidRDefault="00A26C13" w:rsidP="00A26C13">
      <w:pPr>
        <w:pStyle w:val="BodyText"/>
        <w:ind w:left="1440"/>
        <w:rPr>
          <w:rFonts w:asciiTheme="minorHAnsi" w:hAnsiTheme="minorHAnsi" w:cstheme="minorHAnsi"/>
          <w:i/>
        </w:rPr>
      </w:pPr>
      <w:r w:rsidRPr="00A26C13">
        <w:rPr>
          <w:rFonts w:asciiTheme="minorHAnsi" w:hAnsiTheme="minorHAnsi" w:cstheme="minorHAnsi"/>
          <w:i/>
        </w:rPr>
        <w:t xml:space="preserve">Within  </w:t>
      </w:r>
      <w:r w:rsidRPr="00A26C13">
        <w:rPr>
          <w:rFonts w:ascii="Consolas" w:hAnsi="Consolas" w:cs="Consolas"/>
          <w:i/>
        </w:rPr>
        <w:t>ASM[</w:t>
      </w:r>
      <w:r w:rsidRPr="00A26C13">
        <w:rPr>
          <w:rFonts w:asciiTheme="minorHAnsi" w:hAnsiTheme="minorHAnsi" w:cstheme="minorHAnsi"/>
          <w:i/>
        </w:rPr>
        <w:t xml:space="preserve">  </w:t>
      </w:r>
      <w:r w:rsidRPr="00A26C13">
        <w:rPr>
          <w:rFonts w:ascii="Consolas" w:hAnsi="Consolas" w:cs="Consolas"/>
          <w:i/>
        </w:rPr>
        <w:t>]ASM</w:t>
      </w:r>
      <w:r w:rsidRPr="00A26C13">
        <w:rPr>
          <w:rFonts w:asciiTheme="minorHAnsi" w:hAnsiTheme="minorHAnsi" w:cstheme="minorHAnsi"/>
          <w:i/>
        </w:rPr>
        <w:t xml:space="preserve">  the  </w:t>
      </w:r>
      <w:r w:rsidRPr="00A26C13">
        <w:rPr>
          <w:rFonts w:ascii="Consolas" w:hAnsi="Consolas" w:cs="Consolas"/>
          <w:i/>
        </w:rPr>
        <w:t>ASM</w:t>
      </w:r>
      <w:r w:rsidRPr="00A26C13">
        <w:rPr>
          <w:rFonts w:asciiTheme="minorHAnsi" w:hAnsiTheme="minorHAnsi" w:cstheme="minorHAnsi"/>
          <w:i/>
        </w:rPr>
        <w:t xml:space="preserve">  vocabulary is selected and a special interpreter runs.  </w:t>
      </w:r>
      <w:r w:rsidR="00783908">
        <w:rPr>
          <w:rFonts w:asciiTheme="minorHAnsi" w:hAnsiTheme="minorHAnsi" w:cstheme="minorHAnsi"/>
          <w:i/>
        </w:rPr>
        <w:t xml:space="preserve">As noted above in </w:t>
      </w:r>
      <w:r w:rsidR="00783908">
        <w:rPr>
          <w:rFonts w:asciiTheme="minorHAnsi" w:hAnsiTheme="minorHAnsi" w:cstheme="minorHAnsi"/>
          <w:i/>
        </w:rPr>
        <w:fldChar w:fldCharType="begin"/>
      </w:r>
      <w:r w:rsidR="00783908">
        <w:rPr>
          <w:rFonts w:asciiTheme="minorHAnsi" w:hAnsiTheme="minorHAnsi" w:cstheme="minorHAnsi"/>
          <w:i/>
        </w:rPr>
        <w:instrText xml:space="preserve"> REF _Ref475272455 \w \h </w:instrText>
      </w:r>
      <w:r w:rsidR="00783908">
        <w:rPr>
          <w:rFonts w:asciiTheme="minorHAnsi" w:hAnsiTheme="minorHAnsi" w:cstheme="minorHAnsi"/>
          <w:i/>
        </w:rPr>
      </w:r>
      <w:r w:rsidR="00783908">
        <w:rPr>
          <w:rFonts w:asciiTheme="minorHAnsi" w:hAnsiTheme="minorHAnsi" w:cstheme="minorHAnsi"/>
          <w:i/>
        </w:rPr>
        <w:fldChar w:fldCharType="separate"/>
      </w:r>
      <w:r w:rsidR="00DA6B1C">
        <w:rPr>
          <w:rFonts w:asciiTheme="minorHAnsi" w:hAnsiTheme="minorHAnsi" w:cstheme="minorHAnsi"/>
          <w:i/>
        </w:rPr>
        <w:t>4.2.2</w:t>
      </w:r>
      <w:r w:rsidR="00783908">
        <w:rPr>
          <w:rFonts w:asciiTheme="minorHAnsi" w:hAnsiTheme="minorHAnsi" w:cstheme="minorHAnsi"/>
          <w:i/>
        </w:rPr>
        <w:fldChar w:fldCharType="end"/>
      </w:r>
      <w:r w:rsidR="00783908">
        <w:rPr>
          <w:rFonts w:asciiTheme="minorHAnsi" w:hAnsiTheme="minorHAnsi" w:cstheme="minorHAnsi"/>
          <w:i/>
        </w:rPr>
        <w:t>, t</w:t>
      </w:r>
      <w:r w:rsidRPr="00A26C13">
        <w:rPr>
          <w:rFonts w:asciiTheme="minorHAnsi" w:hAnsiTheme="minorHAnsi" w:cstheme="minorHAnsi"/>
          <w:i/>
        </w:rPr>
        <w:t xml:space="preserve">his special interpreter recognizes the words in this section and by default generates opcodes in instruction words, literals and so on.  To put numbers on the Assembler's stack it is necessary to use  </w:t>
      </w:r>
      <w:r w:rsidRPr="00A26C13">
        <w:rPr>
          <w:rFonts w:ascii="Consolas" w:hAnsi="Consolas" w:cs="Consolas"/>
          <w:i/>
        </w:rPr>
        <w:t>#</w:t>
      </w:r>
      <w:r w:rsidRPr="00A26C13">
        <w:rPr>
          <w:rFonts w:asciiTheme="minorHAnsi" w:hAnsiTheme="minorHAnsi" w:cstheme="minorHAnsi"/>
          <w:i/>
        </w:rPr>
        <w:t xml:space="preserve">  because if you simply write numbers down they will be assembled as literals</w:t>
      </w:r>
      <w:r>
        <w:rPr>
          <w:rFonts w:asciiTheme="minorHAnsi" w:hAnsiTheme="minorHAnsi" w:cstheme="minorHAnsi"/>
          <w:i/>
        </w:rPr>
        <w:t>, and if you write a label it will be called</w:t>
      </w:r>
      <w:r w:rsidRPr="00A26C13">
        <w:rPr>
          <w:rFonts w:asciiTheme="minorHAnsi" w:hAnsiTheme="minorHAnsi" w:cstheme="minorHAnsi"/>
          <w:i/>
        </w:rPr>
        <w:t xml:space="preserve">.  All numbers used with Assembler directives are of the width documented herein.  Numbers to be assembled as literals </w:t>
      </w:r>
      <w:r w:rsidRPr="00A26C13">
        <w:rPr>
          <w:rFonts w:asciiTheme="minorHAnsi" w:hAnsiTheme="minorHAnsi" w:cstheme="minorHAnsi"/>
          <w:b/>
          <w:i/>
        </w:rPr>
        <w:t>must</w:t>
      </w:r>
      <w:r w:rsidRPr="00A26C13">
        <w:rPr>
          <w:rFonts w:asciiTheme="minorHAnsi" w:hAnsiTheme="minorHAnsi" w:cstheme="minorHAnsi"/>
          <w:i/>
        </w:rPr>
        <w:t xml:space="preserve"> be written in double precision form.</w:t>
      </w:r>
    </w:p>
    <w:p w14:paraId="3139480D" w14:textId="77777777" w:rsidR="0073697B" w:rsidRDefault="0073697B" w:rsidP="0073697B">
      <w:pPr>
        <w:pStyle w:val="BodyText"/>
        <w:ind w:left="1440" w:hanging="720"/>
        <w:rPr>
          <w:rFonts w:asciiTheme="minorHAnsi" w:hAnsiTheme="minorHAnsi" w:cstheme="minorHAnsi"/>
        </w:rPr>
      </w:pPr>
      <w:r w:rsidRPr="00B560A8">
        <w:rPr>
          <w:rFonts w:ascii="Consolas" w:hAnsi="Consolas" w:cs="Consolas"/>
          <w:b/>
          <w:color w:val="34B32A" w:themeColor="background2" w:themeShade="80"/>
        </w:rPr>
        <w:lastRenderedPageBreak/>
        <w:t>NODE</w:t>
      </w:r>
      <w:r>
        <w:rPr>
          <w:rFonts w:ascii="Consolas" w:hAnsi="Consolas" w:cs="Consolas"/>
          <w:b/>
        </w:rPr>
        <w:t xml:space="preserve"> </w:t>
      </w:r>
      <w:r w:rsidR="00274943">
        <w:rPr>
          <w:rFonts w:ascii="Consolas" w:hAnsi="Consolas" w:cs="Consolas"/>
        </w:rPr>
        <w:t>(</w:t>
      </w:r>
      <w:proofErr w:type="spellStart"/>
      <w:r w:rsidRPr="0073697B">
        <w:rPr>
          <w:rFonts w:ascii="Consolas" w:hAnsi="Consolas" w:cs="Consolas"/>
        </w:rPr>
        <w:t>nn</w:t>
      </w:r>
      <w:proofErr w:type="spellEnd"/>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Specifies which node's position, ROM and RAM to assume, and by default set the </w:t>
      </w:r>
      <w:r w:rsidR="00D56A30">
        <w:rPr>
          <w:rFonts w:asciiTheme="minorHAnsi" w:hAnsiTheme="minorHAnsi" w:cstheme="minorHAnsi"/>
        </w:rPr>
        <w:t>target</w:t>
      </w:r>
      <w:r>
        <w:rPr>
          <w:rFonts w:asciiTheme="minorHAnsi" w:hAnsiTheme="minorHAnsi" w:cstheme="minorHAnsi"/>
        </w:rPr>
        <w:t xml:space="preserve"> bin to the same.  Reads that node's bin into the local working image.  Required.</w:t>
      </w:r>
    </w:p>
    <w:p w14:paraId="7D8DED24" w14:textId="77777777" w:rsidR="0073697B" w:rsidRDefault="0073697B" w:rsidP="0073697B">
      <w:pPr>
        <w:pStyle w:val="BodyText"/>
        <w:ind w:left="1440" w:hanging="720"/>
        <w:rPr>
          <w:rFonts w:asciiTheme="minorHAnsi" w:hAnsiTheme="minorHAnsi" w:cstheme="minorHAnsi"/>
        </w:rPr>
      </w:pPr>
      <w:r w:rsidRPr="00B560A8">
        <w:rPr>
          <w:rFonts w:ascii="Consolas" w:hAnsi="Consolas" w:cs="Consolas"/>
          <w:b/>
          <w:color w:val="34B32A" w:themeColor="background2" w:themeShade="80"/>
        </w:rPr>
        <w:t>BIN</w:t>
      </w:r>
      <w:r>
        <w:rPr>
          <w:rFonts w:ascii="Consolas" w:hAnsi="Consolas" w:cs="Consolas"/>
          <w:b/>
        </w:rPr>
        <w:t xml:space="preserve"> </w:t>
      </w:r>
      <w:r w:rsidR="00274943">
        <w:rPr>
          <w:rFonts w:ascii="Consolas" w:hAnsi="Consolas" w:cs="Consolas"/>
        </w:rPr>
        <w:t>(</w:t>
      </w:r>
      <w:proofErr w:type="spellStart"/>
      <w:r w:rsidRPr="0073697B">
        <w:rPr>
          <w:rFonts w:ascii="Consolas" w:hAnsi="Consolas" w:cs="Consolas"/>
        </w:rPr>
        <w:t>nn</w:t>
      </w:r>
      <w:proofErr w:type="spellEnd"/>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Overrides the target bin.  Optional.</w:t>
      </w:r>
      <w:r w:rsidR="00D7317F">
        <w:rPr>
          <w:rFonts w:asciiTheme="minorHAnsi" w:hAnsiTheme="minorHAnsi" w:cstheme="minorHAnsi"/>
        </w:rPr>
        <w:t xml:space="preserve">  </w:t>
      </w:r>
      <w:r w:rsidR="00D7317F" w:rsidRPr="00D56A30">
        <w:rPr>
          <w:rFonts w:asciiTheme="minorHAnsi" w:hAnsiTheme="minorHAnsi" w:cstheme="minorHAnsi"/>
          <w:i/>
        </w:rPr>
        <w:t xml:space="preserve">Bin assignments are currently controlled by GreenArrays; at this time we recommend you compile directly for the intended nodes and not use  </w:t>
      </w:r>
      <w:r w:rsidR="00D7317F" w:rsidRPr="00D56A30">
        <w:rPr>
          <w:rFonts w:ascii="Consolas" w:hAnsi="Consolas" w:cs="Consolas"/>
          <w:i/>
        </w:rPr>
        <w:t>bin</w:t>
      </w:r>
      <w:r w:rsidR="00D7317F" w:rsidRPr="00D56A30">
        <w:rPr>
          <w:rFonts w:asciiTheme="minorHAnsi" w:hAnsiTheme="minorHAnsi" w:cstheme="minorHAnsi"/>
          <w:i/>
        </w:rPr>
        <w:t xml:space="preserve">  yourself.</w:t>
      </w:r>
    </w:p>
    <w:p w14:paraId="48CF76CA" w14:textId="77777777" w:rsidR="007968A5" w:rsidRDefault="007968A5" w:rsidP="007968A5">
      <w:pPr>
        <w:pStyle w:val="BodyText"/>
        <w:ind w:left="1440" w:hanging="720"/>
        <w:rPr>
          <w:rFonts w:asciiTheme="minorHAnsi" w:hAnsiTheme="minorHAnsi" w:cstheme="minorHAnsi"/>
        </w:rPr>
      </w:pPr>
      <w:r w:rsidRPr="00B560A8">
        <w:rPr>
          <w:rFonts w:ascii="Consolas" w:hAnsi="Consolas" w:cs="Consolas"/>
          <w:b/>
          <w:color w:val="34B32A" w:themeColor="background2" w:themeShade="80"/>
        </w:rPr>
        <w:t>-</w:t>
      </w:r>
      <w:r>
        <w:rPr>
          <w:rFonts w:ascii="Consolas" w:hAnsi="Consolas" w:cs="Consolas"/>
          <w:b/>
          <w:color w:val="34B32A" w:themeColor="background2" w:themeShade="80"/>
        </w:rPr>
        <w:t>SYM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Wipes ROM label table, used before  </w:t>
      </w:r>
      <w:r w:rsidRPr="007968A5">
        <w:rPr>
          <w:rFonts w:ascii="Consolas" w:hAnsi="Consolas" w:cs="Consolas"/>
        </w:rPr>
        <w:t>ERS</w:t>
      </w:r>
      <w:r>
        <w:rPr>
          <w:rFonts w:asciiTheme="minorHAnsi" w:hAnsiTheme="minorHAnsi" w:cstheme="minorHAnsi"/>
        </w:rPr>
        <w:t xml:space="preserve">  in nodes with many unnecessary ROM labels</w:t>
      </w:r>
      <w:r w:rsidR="00DE41D3">
        <w:rPr>
          <w:rFonts w:asciiTheme="minorHAnsi" w:hAnsiTheme="minorHAnsi" w:cstheme="minorHAnsi"/>
        </w:rPr>
        <w:t xml:space="preserve"> to recover space for application labels</w:t>
      </w:r>
      <w:r>
        <w:rPr>
          <w:rFonts w:asciiTheme="minorHAnsi" w:hAnsiTheme="minorHAnsi" w:cstheme="minorHAnsi"/>
        </w:rPr>
        <w:t>.</w:t>
      </w:r>
    </w:p>
    <w:p w14:paraId="5A0CEED6" w14:textId="77777777" w:rsidR="0073697B" w:rsidRDefault="0073697B" w:rsidP="0073697B">
      <w:pPr>
        <w:pStyle w:val="BodyText"/>
        <w:ind w:left="1440" w:hanging="720"/>
        <w:rPr>
          <w:rFonts w:asciiTheme="minorHAnsi" w:hAnsiTheme="minorHAnsi" w:cstheme="minorHAnsi"/>
        </w:rPr>
      </w:pPr>
      <w:r w:rsidRPr="00B560A8">
        <w:rPr>
          <w:rFonts w:ascii="Consolas" w:hAnsi="Consolas" w:cs="Consolas"/>
          <w:b/>
          <w:color w:val="34B32A" w:themeColor="background2" w:themeShade="80"/>
        </w:rPr>
        <w:t>ERS</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Wipes the object memory and label table for the RAM portion of the working image.</w:t>
      </w:r>
      <w:r w:rsidR="00D7317F">
        <w:rPr>
          <w:rFonts w:asciiTheme="minorHAnsi" w:hAnsiTheme="minorHAnsi" w:cstheme="minorHAnsi"/>
        </w:rPr>
        <w:t xml:space="preserve">  Does not touch ROM.</w:t>
      </w:r>
    </w:p>
    <w:p w14:paraId="3D335E36" w14:textId="77777777" w:rsidR="0073697B" w:rsidRDefault="00D7317F" w:rsidP="0073697B">
      <w:pPr>
        <w:pStyle w:val="BodyText"/>
        <w:ind w:left="1440" w:hanging="720"/>
        <w:rPr>
          <w:rFonts w:asciiTheme="minorHAnsi" w:hAnsiTheme="minorHAnsi" w:cstheme="minorHAnsi"/>
        </w:rPr>
      </w:pPr>
      <w:r w:rsidRPr="00B560A8">
        <w:rPr>
          <w:rFonts w:ascii="Consolas" w:hAnsi="Consolas" w:cs="Consolas"/>
          <w:b/>
          <w:color w:val="34B32A" w:themeColor="background2" w:themeShade="80"/>
        </w:rPr>
        <w:t>-ROM</w:t>
      </w:r>
      <w:r w:rsidR="0073697B">
        <w:rPr>
          <w:rFonts w:ascii="Consolas" w:hAnsi="Consolas" w:cs="Consolas"/>
          <w:b/>
        </w:rPr>
        <w:t xml:space="preserve"> </w:t>
      </w:r>
      <w:r w:rsidR="0073697B" w:rsidRPr="009624A1">
        <w:rPr>
          <w:rFonts w:ascii="Consolas" w:hAnsi="Consolas" w:cs="Consolas"/>
        </w:rPr>
        <w:t xml:space="preserve">  </w:t>
      </w:r>
      <w:r>
        <w:rPr>
          <w:rFonts w:asciiTheme="minorHAnsi" w:hAnsiTheme="minorHAnsi" w:cstheme="minorHAnsi"/>
        </w:rPr>
        <w:t>Wipes the entire object memory and label tables in the working image</w:t>
      </w:r>
      <w:r w:rsidR="0073697B">
        <w:rPr>
          <w:rFonts w:asciiTheme="minorHAnsi" w:hAnsiTheme="minorHAnsi" w:cstheme="minorHAnsi"/>
        </w:rPr>
        <w:t>.</w:t>
      </w:r>
    </w:p>
    <w:p w14:paraId="76B2089E" w14:textId="77777777" w:rsidR="004B3ADB" w:rsidRDefault="004B3ADB" w:rsidP="004B3ADB">
      <w:pPr>
        <w:pStyle w:val="BodyText"/>
        <w:ind w:left="1440" w:hanging="720"/>
        <w:rPr>
          <w:rFonts w:asciiTheme="minorHAnsi" w:hAnsiTheme="minorHAnsi" w:cstheme="minorHAnsi"/>
        </w:rPr>
      </w:pPr>
      <w:r>
        <w:rPr>
          <w:rFonts w:ascii="Consolas" w:hAnsi="Consolas" w:cs="Consolas"/>
          <w:b/>
          <w:color w:val="34B32A" w:themeColor="background2" w:themeShade="80"/>
        </w:rPr>
        <w:t>&gt;</w:t>
      </w:r>
      <w:r w:rsidRPr="00B560A8">
        <w:rPr>
          <w:rFonts w:ascii="Consolas" w:hAnsi="Consolas" w:cs="Consolas"/>
          <w:b/>
          <w:color w:val="34B32A" w:themeColor="background2" w:themeShade="80"/>
        </w:rPr>
        <w:t>ROM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Secures the current label table as ROM labels in the working image.</w:t>
      </w:r>
    </w:p>
    <w:p w14:paraId="27018EC9" w14:textId="77777777" w:rsidR="0073697B" w:rsidRDefault="00D7317F" w:rsidP="0073697B">
      <w:pPr>
        <w:pStyle w:val="BodyText"/>
        <w:ind w:left="1440" w:hanging="720"/>
        <w:rPr>
          <w:rFonts w:asciiTheme="minorHAnsi" w:hAnsiTheme="minorHAnsi" w:cstheme="minorHAnsi"/>
        </w:rPr>
      </w:pPr>
      <w:r w:rsidRPr="00B560A8">
        <w:rPr>
          <w:rFonts w:ascii="Consolas" w:hAnsi="Consolas" w:cs="Consolas"/>
          <w:b/>
          <w:color w:val="34B32A" w:themeColor="background2" w:themeShade="80"/>
        </w:rPr>
        <w:t>&gt;BIN</w:t>
      </w:r>
      <w:r w:rsidR="0073697B">
        <w:rPr>
          <w:rFonts w:ascii="Consolas" w:hAnsi="Consolas" w:cs="Consolas"/>
          <w:b/>
        </w:rPr>
        <w:t xml:space="preserve"> </w:t>
      </w:r>
      <w:r w:rsidR="0073697B" w:rsidRPr="009624A1">
        <w:rPr>
          <w:rFonts w:ascii="Consolas" w:hAnsi="Consolas" w:cs="Consolas"/>
        </w:rPr>
        <w:t xml:space="preserve">  </w:t>
      </w:r>
      <w:r>
        <w:rPr>
          <w:rFonts w:asciiTheme="minorHAnsi" w:hAnsiTheme="minorHAnsi" w:cstheme="minorHAnsi"/>
        </w:rPr>
        <w:t xml:space="preserve">Writes the working image to the current </w:t>
      </w:r>
      <w:r w:rsidR="00D56A30">
        <w:rPr>
          <w:rFonts w:asciiTheme="minorHAnsi" w:hAnsiTheme="minorHAnsi" w:cstheme="minorHAnsi"/>
        </w:rPr>
        <w:t>target</w:t>
      </w:r>
      <w:r>
        <w:rPr>
          <w:rFonts w:asciiTheme="minorHAnsi" w:hAnsiTheme="minorHAnsi" w:cstheme="minorHAnsi"/>
        </w:rPr>
        <w:t xml:space="preserve"> bin on mass storage.  To write identical content to multiple bins, use  </w:t>
      </w:r>
      <w:r w:rsidRPr="00D7317F">
        <w:rPr>
          <w:rFonts w:ascii="Consolas" w:hAnsi="Consolas" w:cs="Consolas"/>
        </w:rPr>
        <w:t>BIN  &gt;BIN</w:t>
      </w:r>
      <w:r>
        <w:rPr>
          <w:rFonts w:asciiTheme="minorHAnsi" w:hAnsiTheme="minorHAnsi" w:cstheme="minorHAnsi"/>
        </w:rPr>
        <w:t xml:space="preserve">  phrases repeatedly</w:t>
      </w:r>
      <w:r w:rsidR="00D56A30">
        <w:rPr>
          <w:rFonts w:asciiTheme="minorHAnsi" w:hAnsiTheme="minorHAnsi" w:cstheme="minorHAnsi"/>
        </w:rPr>
        <w:t xml:space="preserve"> before  </w:t>
      </w:r>
      <w:r w:rsidR="00D56A30" w:rsidRPr="00D56A30">
        <w:rPr>
          <w:rFonts w:ascii="Consolas" w:hAnsi="Consolas" w:cs="Consolas"/>
        </w:rPr>
        <w:t>]ASM</w:t>
      </w:r>
      <w:r w:rsidR="00D56A30">
        <w:rPr>
          <w:rFonts w:asciiTheme="minorHAnsi" w:hAnsiTheme="minorHAnsi" w:cstheme="minorHAnsi"/>
        </w:rPr>
        <w:t xml:space="preserve"> </w:t>
      </w:r>
      <w:r>
        <w:rPr>
          <w:rFonts w:asciiTheme="minorHAnsi" w:hAnsiTheme="minorHAnsi" w:cstheme="minorHAnsi"/>
        </w:rPr>
        <w:t>.</w:t>
      </w:r>
    </w:p>
    <w:p w14:paraId="01CF7264" w14:textId="77777777" w:rsidR="00C14F80" w:rsidRDefault="00C14F80" w:rsidP="00C14F80">
      <w:pPr>
        <w:pStyle w:val="BodyText"/>
        <w:ind w:left="1440" w:hanging="720"/>
        <w:rPr>
          <w:rFonts w:asciiTheme="minorHAnsi" w:hAnsiTheme="minorHAnsi" w:cstheme="minorHAnsi"/>
        </w:rPr>
      </w:pPr>
      <w:r w:rsidRPr="00C14F80">
        <w:rPr>
          <w:rFonts w:ascii="Consolas" w:hAnsi="Consolas" w:cs="Consolas"/>
          <w:b/>
          <w:color w:val="FF0000"/>
        </w:rPr>
        <w:t>reclaim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This deprecated word was used in most </w:t>
      </w:r>
      <w:proofErr w:type="spellStart"/>
      <w:r>
        <w:rPr>
          <w:rFonts w:asciiTheme="minorHAnsi" w:hAnsiTheme="minorHAnsi" w:cstheme="minorHAnsi"/>
        </w:rPr>
        <w:t>colorForth</w:t>
      </w:r>
      <w:proofErr w:type="spellEnd"/>
      <w:r>
        <w:rPr>
          <w:rFonts w:asciiTheme="minorHAnsi" w:hAnsiTheme="minorHAnsi" w:cstheme="minorHAnsi"/>
        </w:rPr>
        <w:t xml:space="preserve"> code to prevent crashes due to filling the </w:t>
      </w:r>
      <w:proofErr w:type="spellStart"/>
      <w:r>
        <w:rPr>
          <w:rFonts w:asciiTheme="minorHAnsi" w:hAnsiTheme="minorHAnsi" w:cstheme="minorHAnsi"/>
        </w:rPr>
        <w:t>colorForth</w:t>
      </w:r>
      <w:proofErr w:type="spellEnd"/>
      <w:r>
        <w:rPr>
          <w:rFonts w:asciiTheme="minorHAnsi" w:hAnsiTheme="minorHAnsi" w:cstheme="minorHAnsi"/>
        </w:rPr>
        <w:t xml:space="preserve"> dictionary.  Dictionary management in aF-3 uses conventional </w:t>
      </w:r>
      <w:proofErr w:type="spellStart"/>
      <w:r>
        <w:rPr>
          <w:rFonts w:asciiTheme="minorHAnsi" w:hAnsiTheme="minorHAnsi" w:cstheme="minorHAnsi"/>
        </w:rPr>
        <w:t>polyFORTH</w:t>
      </w:r>
      <w:proofErr w:type="spellEnd"/>
      <w:r>
        <w:rPr>
          <w:rFonts w:asciiTheme="minorHAnsi" w:hAnsiTheme="minorHAnsi" w:cstheme="minorHAnsi"/>
        </w:rPr>
        <w:t xml:space="preserve"> methods, applicable to any host code or data structures you might build.  The host dictionary is not used for F18 labels in this system.</w:t>
      </w:r>
    </w:p>
    <w:p w14:paraId="0E6410BE" w14:textId="77777777" w:rsidR="00424915" w:rsidRDefault="00012920" w:rsidP="00654AC8">
      <w:pPr>
        <w:pStyle w:val="BodyText"/>
      </w:pPr>
      <w:r>
        <w:t xml:space="preserve">Later on, when loading code into nodes with the IDE "by hand" or when specifying boot conditions for tools such as the automated IDE loader or the stream generator, object code is identified by its </w:t>
      </w:r>
      <w:r w:rsidRPr="00FC20D0">
        <w:rPr>
          <w:i/>
        </w:rPr>
        <w:t>bin number</w:t>
      </w:r>
      <w:r>
        <w:t>.</w:t>
      </w:r>
      <w:r w:rsidR="00946B02">
        <w:t xml:space="preserve">  By default that is simply the node number unless you have used  </w:t>
      </w:r>
      <w:r w:rsidR="00C14F80">
        <w:rPr>
          <w:rFonts w:ascii="Consolas" w:hAnsi="Consolas" w:cs="Consolas"/>
          <w:b/>
        </w:rPr>
        <w:t>BIN</w:t>
      </w:r>
      <w:r w:rsidR="00946B02">
        <w:t xml:space="preserve">  to stash the code elsewhere.</w:t>
      </w:r>
    </w:p>
    <w:p w14:paraId="2FE2F529" w14:textId="77777777" w:rsidR="00BE73C4" w:rsidRDefault="00014870" w:rsidP="00BE73C4">
      <w:pPr>
        <w:pStyle w:val="Heading4"/>
      </w:pPr>
      <w:r>
        <w:t>Special Interpreter Considerations</w:t>
      </w:r>
    </w:p>
    <w:p w14:paraId="30E3EFDA" w14:textId="77777777" w:rsidR="00BE73C4" w:rsidRDefault="00BE73C4" w:rsidP="00BE73C4">
      <w:pPr>
        <w:pStyle w:val="BodyText"/>
      </w:pPr>
      <w:r>
        <w:t xml:space="preserve">There is no problem with encapsulating multiple bins in a single source block, and in fact the source code distributed with aF-3 includes examples of doing this.  However, the special interpreter activated by  </w:t>
      </w:r>
      <w:r w:rsidRPr="00783908">
        <w:rPr>
          <w:rFonts w:ascii="Consolas" w:hAnsi="Consolas" w:cs="Consolas"/>
        </w:rPr>
        <w:t>ASM[</w:t>
      </w:r>
      <w:r>
        <w:t xml:space="preserve">  requires slight changes in common </w:t>
      </w:r>
      <w:proofErr w:type="spellStart"/>
      <w:r>
        <w:t>sF</w:t>
      </w:r>
      <w:proofErr w:type="spellEnd"/>
      <w:r>
        <w:t>/pF practices.</w:t>
      </w:r>
    </w:p>
    <w:p w14:paraId="33753C63" w14:textId="77777777" w:rsidR="00BE73C4" w:rsidRDefault="00BE73C4" w:rsidP="00BE73C4">
      <w:pPr>
        <w:pStyle w:val="Heading5"/>
      </w:pPr>
      <w:r>
        <w:t>Use of EXIT</w:t>
      </w:r>
    </w:p>
    <w:p w14:paraId="339A72AA" w14:textId="77777777" w:rsidR="00BE73C4" w:rsidRDefault="00BE73C4" w:rsidP="00BE73C4">
      <w:pPr>
        <w:pStyle w:val="BodyText"/>
      </w:pPr>
      <w:r>
        <w:t xml:space="preserve">If  </w:t>
      </w:r>
      <w:r w:rsidRPr="00783908">
        <w:rPr>
          <w:rFonts w:ascii="Consolas" w:hAnsi="Consolas" w:cs="Consolas"/>
        </w:rPr>
        <w:t>ASM[</w:t>
      </w:r>
      <w:r>
        <w:t xml:space="preserve">  interprets an  </w:t>
      </w:r>
      <w:r w:rsidRPr="00783908">
        <w:rPr>
          <w:rFonts w:ascii="Consolas" w:hAnsi="Consolas" w:cs="Consolas"/>
        </w:rPr>
        <w:t>EXIT</w:t>
      </w:r>
      <w:r>
        <w:t xml:space="preserve">  the block continues being processed by the normal FORTH interpreter.  To achieve the usual effect of  </w:t>
      </w:r>
      <w:r w:rsidRPr="00783908">
        <w:rPr>
          <w:rFonts w:ascii="Consolas" w:hAnsi="Consolas" w:cs="Consolas"/>
        </w:rPr>
        <w:t>EXIT</w:t>
      </w:r>
      <w:r>
        <w:t xml:space="preserve">  you must write it twice, as in  </w:t>
      </w:r>
      <w:r w:rsidRPr="00783908">
        <w:rPr>
          <w:rFonts w:ascii="Consolas" w:hAnsi="Consolas" w:cs="Consolas"/>
        </w:rPr>
        <w:t>EXIT EXIT</w:t>
      </w:r>
      <w:r>
        <w:t xml:space="preserve"> .</w:t>
      </w:r>
    </w:p>
    <w:p w14:paraId="472DAF49" w14:textId="77777777" w:rsidR="00014870" w:rsidRDefault="00014870" w:rsidP="00014870">
      <w:pPr>
        <w:pStyle w:val="Heading5"/>
      </w:pPr>
      <w:r>
        <w:t>Bins Needing more than 1 Block</w:t>
      </w:r>
    </w:p>
    <w:p w14:paraId="3EAA60F5" w14:textId="77777777" w:rsidR="00014870" w:rsidRDefault="00014870" w:rsidP="00014870">
      <w:pPr>
        <w:pStyle w:val="BodyText"/>
      </w:pPr>
      <w:r>
        <w:t>This can be done in two ways, and the code distributed with aF-3 includes examples.</w:t>
      </w:r>
    </w:p>
    <w:p w14:paraId="29565DE3" w14:textId="77777777" w:rsidR="00014870" w:rsidRDefault="00014870" w:rsidP="00014870">
      <w:pPr>
        <w:pStyle w:val="BodyText"/>
      </w:pPr>
      <w:r>
        <w:t xml:space="preserve">For the first method, see the code for Async Boot ROM.  The first block loads the second within  </w:t>
      </w:r>
      <w:r w:rsidRPr="00783908">
        <w:rPr>
          <w:rFonts w:ascii="Consolas" w:hAnsi="Consolas" w:cs="Consolas"/>
        </w:rPr>
        <w:t>ASM[</w:t>
      </w:r>
      <w:r>
        <w:t xml:space="preserve">  </w:t>
      </w:r>
      <w:r w:rsidRPr="00783908">
        <w:rPr>
          <w:rFonts w:ascii="Consolas" w:hAnsi="Consolas" w:cs="Consolas"/>
        </w:rPr>
        <w:t>]ASM</w:t>
      </w:r>
      <w:r>
        <w:t xml:space="preserve">  and the second block must begin with  </w:t>
      </w:r>
      <w:r w:rsidRPr="00783908">
        <w:rPr>
          <w:rFonts w:ascii="Consolas" w:hAnsi="Consolas" w:cs="Consolas"/>
        </w:rPr>
        <w:t>ASM[</w:t>
      </w:r>
      <w:r>
        <w:t xml:space="preserve">  to activate the special interpreter.  Note that the second block does not require any closing bracketing other than an explicit or implicit pair of  </w:t>
      </w:r>
      <w:r w:rsidRPr="00783908">
        <w:rPr>
          <w:rFonts w:ascii="Consolas" w:hAnsi="Consolas" w:cs="Consolas"/>
        </w:rPr>
        <w:t>EXIT</w:t>
      </w:r>
      <w:r>
        <w:t xml:space="preserve"> .</w:t>
      </w:r>
    </w:p>
    <w:p w14:paraId="715CA0DB" w14:textId="77777777" w:rsidR="00014870" w:rsidRPr="00014870" w:rsidRDefault="00014870" w:rsidP="00014870">
      <w:pPr>
        <w:pStyle w:val="BodyText"/>
      </w:pPr>
      <w:r>
        <w:t xml:space="preserve">For the second, see the Master DMA Nexus (bin 110) of the Ethernet NIC.  The first block begins with all of the normal boilerplate to start a capsule's source, but has no closing bracketing.  The second block begins with  </w:t>
      </w:r>
      <w:r w:rsidRPr="00783908">
        <w:rPr>
          <w:rFonts w:ascii="Consolas" w:hAnsi="Consolas" w:cs="Consolas"/>
        </w:rPr>
        <w:t>ASM[</w:t>
      </w:r>
      <w:r>
        <w:t xml:space="preserve">  to resume using the special interpreter, and ends with the normal closing bracketing.</w:t>
      </w:r>
    </w:p>
    <w:p w14:paraId="0993F822" w14:textId="77777777" w:rsidR="006C69FC" w:rsidRPr="00274943" w:rsidRDefault="006C69FC" w:rsidP="006C69FC">
      <w:pPr>
        <w:pStyle w:val="Heading3"/>
      </w:pPr>
      <w:bookmarkStart w:id="433" w:name="_Toc119163472"/>
      <w:r w:rsidRPr="00274943">
        <w:t>Location Counter</w:t>
      </w:r>
      <w:bookmarkEnd w:id="433"/>
    </w:p>
    <w:p w14:paraId="0CA2EC86" w14:textId="77777777" w:rsidR="006C69FC" w:rsidRDefault="001A558F" w:rsidP="006C69FC">
      <w:pPr>
        <w:pStyle w:val="BodyText"/>
      </w:pPr>
      <w:r>
        <w:t xml:space="preserve">This is an incremental </w:t>
      </w:r>
      <w:r w:rsidR="004718A1">
        <w:t>Assembler</w:t>
      </w:r>
      <w:r>
        <w:t>.  Opcodes and literals are written into an image of target node memory as they are encountered; the only retroactive action it performs is to store into the destination fields of words containing forward referencing jumps</w:t>
      </w:r>
      <w:r w:rsidR="009D4EE3">
        <w:t xml:space="preserve"> (such as  </w:t>
      </w:r>
      <w:r w:rsidR="009D4EE3" w:rsidRPr="00AE756A">
        <w:rPr>
          <w:rFonts w:ascii="Consolas" w:hAnsi="Consolas" w:cs="Consolas"/>
        </w:rPr>
        <w:t>if</w:t>
      </w:r>
      <w:r w:rsidR="009D4EE3">
        <w:t xml:space="preserve"> )</w:t>
      </w:r>
      <w:r>
        <w:t xml:space="preserve"> or calls</w:t>
      </w:r>
      <w:r w:rsidR="009D4EE3">
        <w:t xml:space="preserve"> ( </w:t>
      </w:r>
      <w:r w:rsidR="009D4EE3" w:rsidRPr="00AE756A">
        <w:rPr>
          <w:rFonts w:ascii="Consolas" w:hAnsi="Consolas" w:cs="Consolas"/>
        </w:rPr>
        <w:t>leap</w:t>
      </w:r>
      <w:r w:rsidR="009D4EE3">
        <w:t xml:space="preserve"> )</w:t>
      </w:r>
      <w:r>
        <w:t xml:space="preserve"> when those forward references are resolved</w:t>
      </w:r>
      <w:r w:rsidR="004718A1">
        <w:t>, or to change a call opcode to a jump when a call is followed by semicolon (tail optimization)</w:t>
      </w:r>
      <w:r>
        <w:t xml:space="preserve">.  </w:t>
      </w:r>
      <w:r w:rsidR="00252900">
        <w:t xml:space="preserve">The </w:t>
      </w:r>
      <w:r w:rsidR="004718A1">
        <w:t>Assembler</w:t>
      </w:r>
      <w:r w:rsidR="00252900">
        <w:t xml:space="preserve"> keeps track of the current position in target F18 memory with three variables</w:t>
      </w:r>
      <w:r w:rsidR="004718A1">
        <w:t xml:space="preserve"> documented earlier:  </w:t>
      </w:r>
      <w:r w:rsidR="004718A1" w:rsidRPr="004718A1">
        <w:rPr>
          <w:rFonts w:ascii="Consolas" w:hAnsi="Consolas" w:cs="Consolas"/>
        </w:rPr>
        <w:t xml:space="preserve">'IW  </w:t>
      </w:r>
      <w:r w:rsidR="00D56A30">
        <w:rPr>
          <w:rFonts w:ascii="Consolas" w:hAnsi="Consolas" w:cs="Consolas"/>
        </w:rPr>
        <w:t>'</w:t>
      </w:r>
      <w:r w:rsidR="004718A1" w:rsidRPr="004718A1">
        <w:rPr>
          <w:rFonts w:ascii="Consolas" w:hAnsi="Consolas" w:cs="Consolas"/>
        </w:rPr>
        <w:t>SLOT</w:t>
      </w:r>
      <w:r w:rsidR="004718A1">
        <w:t xml:space="preserve">  and  </w:t>
      </w:r>
      <w:r w:rsidR="004718A1" w:rsidRPr="004718A1">
        <w:rPr>
          <w:rFonts w:ascii="Consolas" w:hAnsi="Consolas" w:cs="Consolas"/>
        </w:rPr>
        <w:t>'IP</w:t>
      </w:r>
      <w:r w:rsidR="004718A1">
        <w:t xml:space="preserve"> .</w:t>
      </w:r>
    </w:p>
    <w:p w14:paraId="61587EAF" w14:textId="77777777" w:rsidR="00252900" w:rsidRDefault="00B57A1E" w:rsidP="006C69FC">
      <w:pPr>
        <w:pStyle w:val="BodyText"/>
      </w:pPr>
      <w:r>
        <w:lastRenderedPageBreak/>
        <w:t xml:space="preserve">As opcodes are </w:t>
      </w:r>
      <w:r w:rsidR="004718A1">
        <w:t>assembled</w:t>
      </w:r>
      <w:r>
        <w:t>, they are added to the instruction word being built</w:t>
      </w:r>
      <w:r w:rsidR="00D56A30">
        <w:t xml:space="preserve"> at the address in  </w:t>
      </w:r>
      <w:r w:rsidR="00D56A30" w:rsidRPr="00D56A30">
        <w:rPr>
          <w:rFonts w:ascii="Consolas" w:hAnsi="Consolas" w:cs="Consolas"/>
        </w:rPr>
        <w:t>'IW</w:t>
      </w:r>
      <w:r w:rsidR="00D56A30">
        <w:t xml:space="preserve"> </w:t>
      </w:r>
      <w:r>
        <w:t xml:space="preserve"> and  </w:t>
      </w:r>
      <w:r w:rsidR="00D56A30">
        <w:rPr>
          <w:rFonts w:ascii="Consolas" w:hAnsi="Consolas" w:cs="Consolas"/>
        </w:rPr>
        <w:t>'SLOT</w:t>
      </w:r>
      <w:r>
        <w:t xml:space="preserve">  is maintained until the word is full or until </w:t>
      </w:r>
      <w:r w:rsidR="00D56A30">
        <w:t>the next</w:t>
      </w:r>
      <w:r>
        <w:t xml:space="preserve"> opcode will not fit into the word.  At that time</w:t>
      </w:r>
      <w:r w:rsidR="006300FF">
        <w:t xml:space="preserve"> the word being built is padded with  </w:t>
      </w:r>
      <w:r w:rsidR="006300FF" w:rsidRPr="00451BE9">
        <w:rPr>
          <w:rFonts w:ascii="Consolas" w:hAnsi="Consolas" w:cs="Consolas"/>
        </w:rPr>
        <w:t>.</w:t>
      </w:r>
      <w:r w:rsidR="006300FF">
        <w:t xml:space="preserve">  (</w:t>
      </w:r>
      <w:proofErr w:type="spellStart"/>
      <w:r w:rsidR="006300FF" w:rsidRPr="001F0C37">
        <w:rPr>
          <w:rFonts w:ascii="Consolas" w:hAnsi="Consolas" w:cs="Consolas"/>
        </w:rPr>
        <w:t>nop</w:t>
      </w:r>
      <w:proofErr w:type="spellEnd"/>
      <w:r w:rsidR="006300FF">
        <w:t>) opcodes if necessary, and</w:t>
      </w:r>
      <w:r>
        <w:t xml:space="preserve"> a new instruction word is started at the address in  </w:t>
      </w:r>
      <w:r w:rsidR="004718A1">
        <w:rPr>
          <w:rFonts w:ascii="Consolas" w:hAnsi="Consolas" w:cs="Consolas"/>
        </w:rPr>
        <w:t>'IP</w:t>
      </w:r>
      <w:r>
        <w:t xml:space="preserve"> .  This leaves  </w:t>
      </w:r>
      <w:r w:rsidR="004718A1">
        <w:rPr>
          <w:rFonts w:ascii="Consolas" w:hAnsi="Consolas" w:cs="Consolas"/>
        </w:rPr>
        <w:t>'IW</w:t>
      </w:r>
      <w:r>
        <w:t xml:space="preserve">  pointing at the new instruction word and  </w:t>
      </w:r>
      <w:r w:rsidR="004718A1">
        <w:rPr>
          <w:rFonts w:ascii="Consolas" w:hAnsi="Consolas" w:cs="Consolas"/>
        </w:rPr>
        <w:t>'IP</w:t>
      </w:r>
      <w:r>
        <w:t xml:space="preserve">  pointing at the </w:t>
      </w:r>
      <w:r w:rsidR="00D56A30">
        <w:t>following</w:t>
      </w:r>
      <w:r>
        <w:t xml:space="preserve"> location in memory.  The duality of  </w:t>
      </w:r>
      <w:r w:rsidR="004718A1">
        <w:rPr>
          <w:rFonts w:ascii="Consolas" w:hAnsi="Consolas" w:cs="Consolas"/>
        </w:rPr>
        <w:t>'IW</w:t>
      </w:r>
      <w:r>
        <w:t xml:space="preserve">  and  </w:t>
      </w:r>
      <w:r w:rsidR="004718A1">
        <w:t>'SLOT</w:t>
      </w:r>
      <w:r>
        <w:t xml:space="preserve">  is necessary to support multiple instructions per word; the duality of  </w:t>
      </w:r>
      <w:r w:rsidR="004718A1">
        <w:rPr>
          <w:rFonts w:ascii="Consolas" w:hAnsi="Consolas" w:cs="Consolas"/>
        </w:rPr>
        <w:t>'IW</w:t>
      </w:r>
      <w:r>
        <w:t xml:space="preserve">  and  </w:t>
      </w:r>
      <w:r w:rsidR="004718A1">
        <w:rPr>
          <w:rFonts w:ascii="Consolas" w:hAnsi="Consolas" w:cs="Consolas"/>
        </w:rPr>
        <w:t>'IP</w:t>
      </w:r>
      <w:r>
        <w:t xml:space="preserve">  is necessary to support literals.</w:t>
      </w:r>
    </w:p>
    <w:p w14:paraId="1B00EDA5" w14:textId="77777777" w:rsidR="00B57A1E" w:rsidRDefault="00B57A1E" w:rsidP="006C69FC">
      <w:pPr>
        <w:pStyle w:val="BodyText"/>
      </w:pPr>
      <w:r>
        <w:t xml:space="preserve">When literals are </w:t>
      </w:r>
      <w:r w:rsidR="004718A1">
        <w:t>assembled</w:t>
      </w:r>
      <w:r>
        <w:t xml:space="preserve">, a  </w:t>
      </w:r>
      <w:r w:rsidRPr="00451BE9">
        <w:rPr>
          <w:rFonts w:ascii="Consolas" w:hAnsi="Consolas" w:cs="Consolas"/>
        </w:rPr>
        <w:t>@p</w:t>
      </w:r>
      <w:r>
        <w:t xml:space="preserve">  opcode is </w:t>
      </w:r>
      <w:r w:rsidR="004718A1">
        <w:t>generated</w:t>
      </w:r>
      <w:r>
        <w:t xml:space="preserve"> and then the literal value is stored at  </w:t>
      </w:r>
      <w:r w:rsidR="004718A1">
        <w:rPr>
          <w:rFonts w:ascii="Consolas" w:hAnsi="Consolas" w:cs="Consolas"/>
        </w:rPr>
        <w:t>'IP</w:t>
      </w:r>
      <w:r>
        <w:t xml:space="preserve"> , advancing  </w:t>
      </w:r>
      <w:r w:rsidR="004718A1">
        <w:rPr>
          <w:rFonts w:ascii="Consolas" w:hAnsi="Consolas" w:cs="Consolas"/>
        </w:rPr>
        <w:t>'IP</w:t>
      </w:r>
      <w:r>
        <w:t xml:space="preserve"> .  Alternatively you may write  </w:t>
      </w:r>
      <w:r w:rsidRPr="00451BE9">
        <w:rPr>
          <w:rFonts w:ascii="Consolas" w:hAnsi="Consolas" w:cs="Consolas"/>
        </w:rPr>
        <w:t>@p</w:t>
      </w:r>
      <w:r>
        <w:t xml:space="preserve">  yourself and lay the following words down using </w:t>
      </w:r>
      <w:r w:rsidRPr="00451BE9">
        <w:rPr>
          <w:rFonts w:ascii="Consolas" w:hAnsi="Consolas" w:cs="Consolas"/>
        </w:rPr>
        <w:t>,</w:t>
      </w:r>
      <w:r>
        <w:t xml:space="preserve"> (comma)</w:t>
      </w:r>
      <w:r w:rsidR="00D56A30">
        <w:t>, such as values calculated interpretively</w:t>
      </w:r>
      <w:r>
        <w:t xml:space="preserve"> or</w:t>
      </w:r>
      <w:r w:rsidR="00D56A30">
        <w:t xml:space="preserve"> instruction words generated by</w:t>
      </w:r>
      <w:r>
        <w:t xml:space="preserve"> the </w:t>
      </w:r>
      <w:r w:rsidR="004718A1">
        <w:t>assembler's inline nesting feature</w:t>
      </w:r>
      <w:r>
        <w:t>.</w:t>
      </w:r>
    </w:p>
    <w:p w14:paraId="0DA9A644" w14:textId="77777777" w:rsidR="006300FF" w:rsidRDefault="006300FF" w:rsidP="006C69FC">
      <w:pPr>
        <w:pStyle w:val="BodyText"/>
      </w:pPr>
      <w:r>
        <w:t xml:space="preserve">Jumping, calling, and memory operations address a word, not an opcode.  When encountering a </w:t>
      </w:r>
      <w:r w:rsidR="00862453">
        <w:t>colon label</w:t>
      </w:r>
      <w:r>
        <w:t xml:space="preserve">, or any other </w:t>
      </w:r>
      <w:r w:rsidR="00862453">
        <w:t>assembler</w:t>
      </w:r>
      <w:r>
        <w:t xml:space="preserve"> directive defining a place that may be addressed in memory, any code under construction is padded with  </w:t>
      </w:r>
      <w:r w:rsidRPr="00451BE9">
        <w:rPr>
          <w:rFonts w:ascii="Consolas" w:hAnsi="Consolas" w:cs="Consolas"/>
        </w:rPr>
        <w:t>.</w:t>
      </w:r>
      <w:r>
        <w:t xml:space="preserve">  (</w:t>
      </w:r>
      <w:proofErr w:type="spellStart"/>
      <w:r>
        <w:t>nop</w:t>
      </w:r>
      <w:proofErr w:type="spellEnd"/>
      <w:r>
        <w:t xml:space="preserve">) opcodes if necessary to align the location counter on a word boundary.  </w:t>
      </w:r>
      <w:r w:rsidR="001A558F">
        <w:t xml:space="preserve">This means that in absence of explicit control transfer opcodes, execution continues across alignment boundaries including the start of a </w:t>
      </w:r>
      <w:r w:rsidR="00862453">
        <w:t>colon labeled</w:t>
      </w:r>
      <w:r w:rsidR="001A558F">
        <w:t xml:space="preserve"> definition, a technique we have learned to use often.</w:t>
      </w:r>
    </w:p>
    <w:p w14:paraId="405C3194" w14:textId="77777777" w:rsidR="001A558F" w:rsidRDefault="00025038" w:rsidP="006C69FC">
      <w:pPr>
        <w:pStyle w:val="BodyText"/>
      </w:pPr>
      <w:r w:rsidRPr="00025038">
        <w:t>The l</w:t>
      </w:r>
      <w:r w:rsidR="001A558F" w:rsidRPr="00025038">
        <w:t>ocation counter</w:t>
      </w:r>
      <w:r>
        <w:t xml:space="preserve">  </w:t>
      </w:r>
      <w:r w:rsidRPr="00025038">
        <w:rPr>
          <w:rFonts w:ascii="Consolas" w:hAnsi="Consolas" w:cs="Consolas"/>
        </w:rPr>
        <w:t>'IP</w:t>
      </w:r>
      <w:r w:rsidR="009D1835">
        <w:t xml:space="preserve"> </w:t>
      </w:r>
      <w:r>
        <w:t xml:space="preserve"> is</w:t>
      </w:r>
      <w:r w:rsidR="009D1835">
        <w:t xml:space="preserve"> incremented in the same way the hardware increments </w:t>
      </w:r>
      <w:r>
        <w:t xml:space="preserve"> </w:t>
      </w:r>
      <w:r w:rsidRPr="00025038">
        <w:rPr>
          <w:b/>
        </w:rPr>
        <w:t>P</w:t>
      </w:r>
      <w:r>
        <w:t xml:space="preserve"> </w:t>
      </w:r>
      <w:r w:rsidR="009D1835">
        <w:t xml:space="preserve">:  The low order seven bits increment without changing the remaining bits of  </w:t>
      </w:r>
      <w:r w:rsidR="009D1835" w:rsidRPr="00451BE9">
        <w:rPr>
          <w:b/>
        </w:rPr>
        <w:t>P</w:t>
      </w:r>
      <w:r w:rsidR="009D1835">
        <w:t xml:space="preserve"> .  If you are generating code in RAM you will stay in RAM, wrapping its address space at x80 in terms of the value of  </w:t>
      </w:r>
      <w:r w:rsidR="009D1835" w:rsidRPr="00025038">
        <w:rPr>
          <w:b/>
        </w:rPr>
        <w:t>P</w:t>
      </w:r>
      <w:r w:rsidR="009D1835">
        <w:t xml:space="preserve">  and also at x40</w:t>
      </w:r>
      <w:r>
        <w:t xml:space="preserve"> for actually addressing the memory image</w:t>
      </w:r>
      <w:r w:rsidR="009D1835">
        <w:t xml:space="preserve"> in the sense that the hardware ignores </w:t>
      </w:r>
      <w:r w:rsidR="009D4EE3">
        <w:t xml:space="preserve">bit 6 </w:t>
      </w:r>
      <w:r w:rsidR="009D1835">
        <w:t>of the address.  The compiler will also generate code for ROM, in which case the wrapping points are at x100 and xC0.  The P9 bit (x200) may be set as you wish to specify addressable destinations which will run in Extended Arithmetic Mode.</w:t>
      </w:r>
    </w:p>
    <w:p w14:paraId="2BE6E16B" w14:textId="77777777" w:rsidR="009D1835" w:rsidRDefault="009D1835" w:rsidP="006C69FC">
      <w:pPr>
        <w:pStyle w:val="BodyText"/>
      </w:pPr>
      <w:r w:rsidRPr="0048296E">
        <w:t>The location counter</w:t>
      </w:r>
      <w:r>
        <w:t xml:space="preserve"> is managed using these words:</w:t>
      </w:r>
    </w:p>
    <w:p w14:paraId="536299DD" w14:textId="77777777" w:rsidR="008667DD" w:rsidRDefault="008667DD" w:rsidP="008667DD">
      <w:pPr>
        <w:pStyle w:val="BodyText"/>
        <w:ind w:left="1440" w:hanging="720"/>
        <w:rPr>
          <w:rFonts w:asciiTheme="minorHAnsi" w:hAnsiTheme="minorHAnsi" w:cstheme="minorHAnsi"/>
        </w:rPr>
      </w:pP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forces word alignment; if an instruction word has been started, fills the rest of the word with </w:t>
      </w:r>
      <w:proofErr w:type="spellStart"/>
      <w:r>
        <w:rPr>
          <w:rFonts w:asciiTheme="minorHAnsi" w:hAnsiTheme="minorHAnsi" w:cstheme="minorHAnsi"/>
        </w:rPr>
        <w:t>nops</w:t>
      </w:r>
      <w:proofErr w:type="spellEnd"/>
      <w:r>
        <w:rPr>
          <w:rFonts w:asciiTheme="minorHAnsi" w:hAnsiTheme="minorHAnsi" w:cstheme="minorHAnsi"/>
        </w:rPr>
        <w:t>.</w:t>
      </w:r>
      <w:r w:rsidR="003E4041">
        <w:rPr>
          <w:rFonts w:asciiTheme="minorHAnsi" w:hAnsiTheme="minorHAnsi" w:cstheme="minorHAnsi"/>
        </w:rPr>
        <w:t xml:space="preserve">  Equivalent to  </w:t>
      </w:r>
      <w:r w:rsidR="003E4041" w:rsidRPr="003E4041">
        <w:rPr>
          <w:rFonts w:ascii="Consolas" w:hAnsi="Consolas" w:cs="Consolas"/>
        </w:rPr>
        <w:t>1 &lt;</w:t>
      </w:r>
      <w:proofErr w:type="spellStart"/>
      <w:r w:rsidR="003E4041" w:rsidRPr="003E4041">
        <w:rPr>
          <w:rFonts w:ascii="Consolas" w:hAnsi="Consolas" w:cs="Consolas"/>
        </w:rPr>
        <w:t>sl</w:t>
      </w:r>
      <w:proofErr w:type="spellEnd"/>
      <w:r w:rsidR="003E4041">
        <w:rPr>
          <w:rFonts w:asciiTheme="minorHAnsi" w:hAnsiTheme="minorHAnsi" w:cstheme="minorHAnsi"/>
        </w:rPr>
        <w:t xml:space="preserve"> .</w:t>
      </w:r>
    </w:p>
    <w:p w14:paraId="08B5A4E1" w14:textId="77777777" w:rsidR="00C63E18" w:rsidRDefault="00C63E18" w:rsidP="00C63E18">
      <w:pPr>
        <w:pStyle w:val="BodyText"/>
        <w:ind w:left="1440" w:hanging="720"/>
        <w:rPr>
          <w:rFonts w:asciiTheme="minorHAnsi" w:hAnsiTheme="minorHAnsi" w:cstheme="minorHAnsi"/>
        </w:rPr>
      </w:pPr>
      <w:r>
        <w:rPr>
          <w:rFonts w:ascii="Consolas" w:hAnsi="Consolas" w:cs="Consolas"/>
          <w:b/>
        </w:rPr>
        <w:t xml:space="preserve">org </w:t>
      </w:r>
      <w:r>
        <w:rPr>
          <w:rFonts w:ascii="Consolas" w:hAnsi="Consolas" w:cs="Consolas"/>
        </w:rPr>
        <w:t>(a</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forces word alignment then sets the compiler's location counter to a given address at which following code will be compiled into the current node's bin.  </w:t>
      </w:r>
      <w:r>
        <w:rPr>
          <w:rFonts w:ascii="Consolas" w:hAnsi="Consolas" w:cs="Consolas"/>
        </w:rPr>
        <w:t>'IW</w:t>
      </w:r>
      <w:r>
        <w:rPr>
          <w:rFonts w:asciiTheme="minorHAnsi" w:hAnsiTheme="minorHAnsi" w:cstheme="minorHAnsi"/>
        </w:rPr>
        <w:t xml:space="preserve">  and  </w:t>
      </w:r>
      <w:r>
        <w:rPr>
          <w:rFonts w:ascii="Consolas" w:hAnsi="Consolas" w:cs="Consolas"/>
        </w:rPr>
        <w:t>'IP</w:t>
      </w:r>
      <w:r>
        <w:rPr>
          <w:rFonts w:asciiTheme="minorHAnsi" w:hAnsiTheme="minorHAnsi" w:cstheme="minorHAnsi"/>
        </w:rPr>
        <w:t xml:space="preserve">  are initially equal but will separate after the first opcode has been compiled.</w:t>
      </w:r>
    </w:p>
    <w:p w14:paraId="3B830D4D" w14:textId="7AD6EB38" w:rsidR="002E0149" w:rsidRDefault="002E0149" w:rsidP="002E0149">
      <w:pPr>
        <w:pStyle w:val="BodyText"/>
        <w:ind w:left="1440" w:hanging="720"/>
        <w:rPr>
          <w:rFonts w:asciiTheme="minorHAnsi" w:hAnsiTheme="minorHAnsi" w:cstheme="minorHAnsi"/>
        </w:rPr>
      </w:pPr>
      <w:r>
        <w:rPr>
          <w:rFonts w:ascii="Consolas" w:hAnsi="Consolas" w:cs="Consolas"/>
          <w:b/>
        </w:rPr>
        <w:t xml:space="preserve">#  </w:t>
      </w:r>
      <w:r>
        <w:rPr>
          <w:rFonts w:asciiTheme="minorHAnsi" w:hAnsiTheme="minorHAnsi" w:cstheme="minorHAnsi"/>
        </w:rPr>
        <w:t xml:space="preserve">Instructs the Assembler that the following number (or label, named literal, named call, or </w:t>
      </w:r>
      <w:r w:rsidR="00941E20">
        <w:rPr>
          <w:rFonts w:asciiTheme="minorHAnsi" w:hAnsiTheme="minorHAnsi" w:cstheme="minorHAnsi"/>
        </w:rPr>
        <w:t xml:space="preserve">use if  </w:t>
      </w:r>
      <w:r w:rsidR="00941E20" w:rsidRPr="00941E20">
        <w:rPr>
          <w:rFonts w:ascii="Consolas" w:hAnsi="Consolas" w:cs="Consolas"/>
        </w:rPr>
        <w:t>its</w:t>
      </w:r>
      <w:r w:rsidR="00941E20">
        <w:rPr>
          <w:rFonts w:asciiTheme="minorHAnsi" w:hAnsiTheme="minorHAnsi" w:cstheme="minorHAnsi"/>
        </w:rPr>
        <w:t xml:space="preserve">  [reference </w:t>
      </w:r>
      <w:r>
        <w:rPr>
          <w:rFonts w:asciiTheme="minorHAnsi" w:hAnsiTheme="minorHAnsi" w:cstheme="minorHAnsi"/>
        </w:rPr>
        <w:t>to a label in another bin</w:t>
      </w:r>
      <w:r w:rsidR="00941E20">
        <w:rPr>
          <w:rFonts w:asciiTheme="minorHAnsi" w:hAnsiTheme="minorHAnsi" w:cstheme="minorHAnsi"/>
        </w:rPr>
        <w:t>]</w:t>
      </w:r>
      <w:r>
        <w:rPr>
          <w:rFonts w:asciiTheme="minorHAnsi" w:hAnsiTheme="minorHAnsi" w:cstheme="minorHAnsi"/>
        </w:rPr>
        <w:t xml:space="preserve">) </w:t>
      </w:r>
      <w:r w:rsidR="00A26C13">
        <w:rPr>
          <w:rFonts w:asciiTheme="minorHAnsi" w:hAnsiTheme="minorHAnsi" w:cstheme="minorHAnsi"/>
        </w:rPr>
        <w:t xml:space="preserve">should leave a number on the stack instead of assembling a literal or call as appropriate.  For all but named literals the number will be single precision.  If you wish, for example, to  org  to a given address you need to write a phrase like  </w:t>
      </w:r>
      <w:r w:rsidR="00A26C13" w:rsidRPr="00A26C13">
        <w:rPr>
          <w:rFonts w:ascii="Consolas" w:hAnsi="Consolas" w:cs="Consolas"/>
        </w:rPr>
        <w:t># x20 org</w:t>
      </w:r>
      <w:r w:rsidR="00A26C13">
        <w:rPr>
          <w:rFonts w:asciiTheme="minorHAnsi" w:hAnsiTheme="minorHAnsi" w:cstheme="minorHAnsi"/>
        </w:rPr>
        <w:t xml:space="preserve">  or  </w:t>
      </w:r>
      <w:r w:rsidR="00A26C13" w:rsidRPr="00A26C13">
        <w:rPr>
          <w:rFonts w:ascii="Consolas" w:hAnsi="Consolas" w:cs="Consolas"/>
        </w:rPr>
        <w:t># joe org</w:t>
      </w:r>
      <w:r>
        <w:rPr>
          <w:rFonts w:asciiTheme="minorHAnsi" w:hAnsiTheme="minorHAnsi" w:cstheme="minorHAnsi"/>
        </w:rPr>
        <w:t xml:space="preserve"> .</w:t>
      </w:r>
      <w:r w:rsidR="00783908">
        <w:rPr>
          <w:rFonts w:asciiTheme="minorHAnsi" w:hAnsiTheme="minorHAnsi" w:cstheme="minorHAnsi"/>
        </w:rPr>
        <w:t xml:space="preserve">  See also </w:t>
      </w:r>
      <w:r w:rsidR="00783908">
        <w:rPr>
          <w:rFonts w:asciiTheme="minorHAnsi" w:hAnsiTheme="minorHAnsi" w:cstheme="minorHAnsi"/>
        </w:rPr>
        <w:fldChar w:fldCharType="begin"/>
      </w:r>
      <w:r w:rsidR="00783908">
        <w:rPr>
          <w:rFonts w:asciiTheme="minorHAnsi" w:hAnsiTheme="minorHAnsi" w:cstheme="minorHAnsi"/>
        </w:rPr>
        <w:instrText xml:space="preserve"> REF _Ref475272606 \w \h </w:instrText>
      </w:r>
      <w:r w:rsidR="00783908">
        <w:rPr>
          <w:rFonts w:asciiTheme="minorHAnsi" w:hAnsiTheme="minorHAnsi" w:cstheme="minorHAnsi"/>
        </w:rPr>
      </w:r>
      <w:r w:rsidR="00783908">
        <w:rPr>
          <w:rFonts w:asciiTheme="minorHAnsi" w:hAnsiTheme="minorHAnsi" w:cstheme="minorHAnsi"/>
        </w:rPr>
        <w:fldChar w:fldCharType="separate"/>
      </w:r>
      <w:r w:rsidR="00DA6B1C">
        <w:rPr>
          <w:rFonts w:asciiTheme="minorHAnsi" w:hAnsiTheme="minorHAnsi" w:cstheme="minorHAnsi"/>
        </w:rPr>
        <w:t>4.2.2</w:t>
      </w:r>
      <w:r w:rsidR="00783908">
        <w:rPr>
          <w:rFonts w:asciiTheme="minorHAnsi" w:hAnsiTheme="minorHAnsi" w:cstheme="minorHAnsi"/>
        </w:rPr>
        <w:fldChar w:fldCharType="end"/>
      </w:r>
      <w:r w:rsidR="00783908">
        <w:rPr>
          <w:rFonts w:asciiTheme="minorHAnsi" w:hAnsiTheme="minorHAnsi" w:cstheme="minorHAnsi"/>
        </w:rPr>
        <w:t xml:space="preserve"> above.</w:t>
      </w:r>
    </w:p>
    <w:p w14:paraId="2DA21A57" w14:textId="77777777" w:rsidR="008667DD" w:rsidRDefault="008667DD" w:rsidP="008667DD">
      <w:pPr>
        <w:pStyle w:val="BodyText"/>
        <w:ind w:left="1440" w:hanging="720"/>
        <w:rPr>
          <w:rFonts w:asciiTheme="minorHAnsi" w:hAnsiTheme="minorHAnsi" w:cstheme="minorHAnsi"/>
        </w:rPr>
      </w:pPr>
      <w:r>
        <w:rPr>
          <w:rFonts w:ascii="Consolas" w:hAnsi="Consolas" w:cs="Consolas"/>
          <w:b/>
        </w:rPr>
        <w:t xml:space="preserve">here </w:t>
      </w:r>
      <w:r w:rsidR="00274943">
        <w:rPr>
          <w:rFonts w:ascii="Consolas" w:hAnsi="Consolas" w:cs="Consolas"/>
        </w:rPr>
        <w:t>(</w:t>
      </w:r>
      <w:r>
        <w:rPr>
          <w:rFonts w:ascii="Consolas" w:hAnsi="Consolas" w:cs="Consolas"/>
        </w:rPr>
        <w:t>-a</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forces word alignment and returns the current aligned location.</w:t>
      </w:r>
    </w:p>
    <w:p w14:paraId="3ED94D81" w14:textId="77777777" w:rsidR="00DA2504" w:rsidRDefault="00DA2504" w:rsidP="00DA2504">
      <w:pPr>
        <w:pStyle w:val="BodyText"/>
        <w:ind w:left="1440" w:hanging="720"/>
        <w:rPr>
          <w:rFonts w:asciiTheme="minorHAnsi" w:hAnsiTheme="minorHAnsi" w:cstheme="minorHAnsi"/>
        </w:rPr>
      </w:pPr>
      <w:r>
        <w:rPr>
          <w:rFonts w:ascii="Consolas" w:hAnsi="Consolas" w:cs="Consolas"/>
          <w:b/>
        </w:rPr>
        <w:t xml:space="preserve">, </w:t>
      </w:r>
      <w:r w:rsidR="00274943">
        <w:rPr>
          <w:rFonts w:ascii="Consolas" w:hAnsi="Consolas" w:cs="Consolas"/>
        </w:rPr>
        <w:t>(</w:t>
      </w:r>
      <w:r>
        <w:rPr>
          <w:rFonts w:ascii="Consolas" w:hAnsi="Consolas" w:cs="Consolas"/>
        </w:rPr>
        <w:t>d</w:t>
      </w:r>
      <w:r w:rsidRPr="0073697B">
        <w:rPr>
          <w:rFonts w:ascii="Consolas" w:hAnsi="Consolas" w:cs="Consolas"/>
        </w:rPr>
        <w:t>)</w:t>
      </w:r>
      <w:r w:rsidRPr="009624A1">
        <w:rPr>
          <w:rFonts w:ascii="Consolas" w:hAnsi="Consolas" w:cs="Consolas"/>
        </w:rPr>
        <w:t xml:space="preserve">  </w:t>
      </w:r>
      <w:r>
        <w:rPr>
          <w:rFonts w:asciiTheme="minorHAnsi" w:hAnsiTheme="minorHAnsi" w:cstheme="minorHAnsi"/>
        </w:rPr>
        <w:t>forces word alignment and lays the double instruction or other value down at the next available address in F18 memory, advancing location counter.</w:t>
      </w:r>
    </w:p>
    <w:p w14:paraId="317F15CC" w14:textId="77777777" w:rsidR="00DA2504" w:rsidRDefault="00D40DA8" w:rsidP="00DA2504">
      <w:pPr>
        <w:pStyle w:val="BodyText"/>
        <w:ind w:left="1440" w:hanging="720"/>
        <w:rPr>
          <w:rFonts w:asciiTheme="minorHAnsi" w:hAnsiTheme="minorHAnsi" w:cstheme="minorHAnsi"/>
        </w:rPr>
      </w:pPr>
      <w:r>
        <w:rPr>
          <w:rFonts w:ascii="Consolas" w:hAnsi="Consolas" w:cs="Consolas"/>
          <w:b/>
        </w:rPr>
        <w:t>+cy</w:t>
      </w:r>
      <w:r w:rsidR="00DA2504">
        <w:rPr>
          <w:rFonts w:ascii="Consolas" w:hAnsi="Consolas" w:cs="Consolas"/>
          <w:b/>
        </w:rPr>
        <w:t xml:space="preserve"> </w:t>
      </w:r>
      <w:r w:rsidR="00DA2504" w:rsidRPr="009624A1">
        <w:rPr>
          <w:rFonts w:ascii="Consolas" w:hAnsi="Consolas" w:cs="Consolas"/>
        </w:rPr>
        <w:t xml:space="preserve">  </w:t>
      </w:r>
      <w:r w:rsidR="005061BB">
        <w:rPr>
          <w:rFonts w:asciiTheme="minorHAnsi" w:hAnsiTheme="minorHAnsi" w:cstheme="minorHAnsi"/>
        </w:rPr>
        <w:t>forces word alignment then turns P9 on in the location counter.  Places in memory subsequently defined will be run in Extended Arithmetic Mode if reached by jump, call, execute or return to those places.</w:t>
      </w:r>
    </w:p>
    <w:p w14:paraId="7373F4F8" w14:textId="77777777" w:rsidR="00DA2504" w:rsidRDefault="005061BB" w:rsidP="00DA2504">
      <w:pPr>
        <w:pStyle w:val="BodyText"/>
        <w:ind w:left="1440" w:hanging="720"/>
        <w:rPr>
          <w:rFonts w:asciiTheme="minorHAnsi" w:hAnsiTheme="minorHAnsi" w:cstheme="minorHAnsi"/>
        </w:rPr>
      </w:pPr>
      <w:r>
        <w:rPr>
          <w:rFonts w:ascii="Consolas" w:hAnsi="Consolas" w:cs="Consolas"/>
          <w:b/>
        </w:rPr>
        <w:t>-cy</w:t>
      </w:r>
      <w:r w:rsidR="00DA2504">
        <w:rPr>
          <w:rFonts w:ascii="Consolas" w:hAnsi="Consolas" w:cs="Consolas"/>
          <w:b/>
        </w:rPr>
        <w:t xml:space="preserve"> </w:t>
      </w:r>
      <w:r w:rsidR="00DA2504" w:rsidRPr="009624A1">
        <w:rPr>
          <w:rFonts w:ascii="Consolas" w:hAnsi="Consolas" w:cs="Consolas"/>
        </w:rPr>
        <w:t xml:space="preserve">  </w:t>
      </w:r>
      <w:r>
        <w:rPr>
          <w:rFonts w:asciiTheme="minorHAnsi" w:hAnsiTheme="minorHAnsi" w:cstheme="minorHAnsi"/>
        </w:rPr>
        <w:t>forces word alignment then turns P9 off in the location counter.</w:t>
      </w:r>
    </w:p>
    <w:p w14:paraId="4289C155" w14:textId="77777777" w:rsidR="00DA2504" w:rsidRDefault="005061BB" w:rsidP="00DA2504">
      <w:pPr>
        <w:pStyle w:val="BodyText"/>
        <w:ind w:left="1440" w:hanging="720"/>
        <w:rPr>
          <w:rFonts w:asciiTheme="minorHAnsi" w:hAnsiTheme="minorHAnsi" w:cstheme="minorHAnsi"/>
        </w:rPr>
      </w:pPr>
      <w:r w:rsidRPr="00B560A8">
        <w:rPr>
          <w:rFonts w:ascii="Consolas" w:hAnsi="Consolas" w:cs="Consolas"/>
          <w:b/>
          <w:color w:val="34B32A" w:themeColor="background2" w:themeShade="80"/>
        </w:rPr>
        <w:t>&lt;</w:t>
      </w:r>
      <w:proofErr w:type="spellStart"/>
      <w:r w:rsidRPr="00B560A8">
        <w:rPr>
          <w:rFonts w:ascii="Consolas" w:hAnsi="Consolas" w:cs="Consolas"/>
          <w:b/>
          <w:color w:val="34B32A" w:themeColor="background2" w:themeShade="80"/>
        </w:rPr>
        <w:t>sl</w:t>
      </w:r>
      <w:proofErr w:type="spellEnd"/>
      <w:r w:rsidR="00DA2504">
        <w:rPr>
          <w:rFonts w:ascii="Consolas" w:hAnsi="Consolas" w:cs="Consolas"/>
          <w:b/>
        </w:rPr>
        <w:t xml:space="preserve"> </w:t>
      </w:r>
      <w:r w:rsidR="00274943">
        <w:rPr>
          <w:rFonts w:ascii="Consolas" w:hAnsi="Consolas" w:cs="Consolas"/>
        </w:rPr>
        <w:t>(</w:t>
      </w:r>
      <w:r>
        <w:rPr>
          <w:rFonts w:ascii="Consolas" w:hAnsi="Consolas" w:cs="Consolas"/>
        </w:rPr>
        <w:t>n</w:t>
      </w:r>
      <w:r w:rsidR="00DA2504" w:rsidRPr="0073697B">
        <w:rPr>
          <w:rFonts w:ascii="Consolas" w:hAnsi="Consolas" w:cs="Consolas"/>
        </w:rPr>
        <w:t>)</w:t>
      </w:r>
      <w:r w:rsidR="00DA2504">
        <w:rPr>
          <w:rFonts w:ascii="Consolas" w:hAnsi="Consolas" w:cs="Consolas"/>
          <w:b/>
        </w:rPr>
        <w:t xml:space="preserve"> </w:t>
      </w:r>
      <w:r w:rsidR="00DA2504" w:rsidRPr="009624A1">
        <w:rPr>
          <w:rFonts w:ascii="Consolas" w:hAnsi="Consolas" w:cs="Consolas"/>
        </w:rPr>
        <w:t xml:space="preserve">  </w:t>
      </w:r>
      <w:r>
        <w:rPr>
          <w:rFonts w:asciiTheme="minorHAnsi" w:hAnsiTheme="minorHAnsi" w:cstheme="minorHAnsi"/>
        </w:rPr>
        <w:t>Ensures that the next slot to be assembled will be</w:t>
      </w:r>
      <w:r w:rsidR="003E4041">
        <w:rPr>
          <w:rFonts w:asciiTheme="minorHAnsi" w:hAnsiTheme="minorHAnsi" w:cstheme="minorHAnsi"/>
        </w:rPr>
        <w:t xml:space="preserve"> </w:t>
      </w:r>
      <w:r w:rsidR="003E4041" w:rsidRPr="003E4041">
        <w:rPr>
          <w:rFonts w:asciiTheme="minorHAnsi" w:hAnsiTheme="minorHAnsi" w:cstheme="minorHAnsi"/>
          <w:b/>
          <w:i/>
        </w:rPr>
        <w:t>less than</w:t>
      </w:r>
      <w:r>
        <w:rPr>
          <w:rFonts w:asciiTheme="minorHAnsi" w:hAnsiTheme="minorHAnsi" w:cstheme="minorHAnsi"/>
        </w:rPr>
        <w:t xml:space="preserve"> the given number, forcing alignment in a new word if that is not the case.  </w:t>
      </w:r>
      <w:r w:rsidR="003E4041">
        <w:rPr>
          <w:rFonts w:asciiTheme="minorHAnsi" w:hAnsiTheme="minorHAnsi" w:cstheme="minorHAnsi"/>
        </w:rPr>
        <w:t>U</w:t>
      </w:r>
      <w:r>
        <w:rPr>
          <w:rFonts w:asciiTheme="minorHAnsi" w:hAnsiTheme="minorHAnsi" w:cstheme="minorHAnsi"/>
        </w:rPr>
        <w:t>sed to solve problems with forward jumps or calls.</w:t>
      </w:r>
    </w:p>
    <w:p w14:paraId="39CAC1CE" w14:textId="77777777" w:rsidR="00C208F9" w:rsidRDefault="00C208F9" w:rsidP="00451BE9">
      <w:pPr>
        <w:pStyle w:val="BodyText"/>
      </w:pPr>
      <w:r>
        <w:t xml:space="preserve">Slot assignment is a microscopic aspect of location counter management but is important to an F18 programmer for reasons such as optimizing forward references, aligning code on word boundaries for generation of literal instruction words to send another node through a com port, and the like.  </w:t>
      </w:r>
      <w:r w:rsidR="0048296E">
        <w:t xml:space="preserve">The words  { </w:t>
      </w:r>
      <w:r w:rsidR="0048296E" w:rsidRPr="0048296E">
        <w:rPr>
          <w:rFonts w:ascii="Consolas" w:hAnsi="Consolas" w:cs="Consolas"/>
        </w:rPr>
        <w:t>.  ..  &lt;</w:t>
      </w:r>
      <w:proofErr w:type="spellStart"/>
      <w:r w:rsidR="0048296E" w:rsidRPr="0048296E">
        <w:rPr>
          <w:rFonts w:ascii="Consolas" w:hAnsi="Consolas" w:cs="Consolas"/>
        </w:rPr>
        <w:t>sl</w:t>
      </w:r>
      <w:proofErr w:type="spellEnd"/>
      <w:r w:rsidR="0048296E">
        <w:t xml:space="preserve"> } are your main tools for managing slot allocation.</w:t>
      </w:r>
    </w:p>
    <w:p w14:paraId="3279D334" w14:textId="77777777" w:rsidR="009D1835" w:rsidRPr="001110D6" w:rsidRDefault="007348D3" w:rsidP="00451BE9">
      <w:pPr>
        <w:pStyle w:val="Heading3"/>
      </w:pPr>
      <w:bookmarkStart w:id="434" w:name="_Toc304060839"/>
      <w:bookmarkStart w:id="435" w:name="_Toc304060944"/>
      <w:bookmarkStart w:id="436" w:name="_Toc304061049"/>
      <w:bookmarkStart w:id="437" w:name="_Toc304061154"/>
      <w:bookmarkStart w:id="438" w:name="_Toc304061257"/>
      <w:bookmarkStart w:id="439" w:name="_Toc119163473"/>
      <w:bookmarkEnd w:id="434"/>
      <w:bookmarkEnd w:id="435"/>
      <w:bookmarkEnd w:id="436"/>
      <w:bookmarkEnd w:id="437"/>
      <w:bookmarkEnd w:id="438"/>
      <w:r w:rsidRPr="001110D6">
        <w:lastRenderedPageBreak/>
        <w:t>Control Structure Directives</w:t>
      </w:r>
      <w:bookmarkEnd w:id="439"/>
    </w:p>
    <w:p w14:paraId="06A843CB" w14:textId="77777777" w:rsidR="00093EB2" w:rsidRDefault="007348D3" w:rsidP="006C69FC">
      <w:pPr>
        <w:pStyle w:val="BodyText"/>
      </w:pPr>
      <w:r>
        <w:t>These are used like those in classical Forth.</w:t>
      </w:r>
      <w:r w:rsidR="00093EB2">
        <w:t xml:space="preserve">  The stack effects shown </w:t>
      </w:r>
      <w:r w:rsidR="001110D6">
        <w:t xml:space="preserve">in square brackets </w:t>
      </w:r>
      <w:r w:rsidR="00093EB2">
        <w:t xml:space="preserve">reflect the host </w:t>
      </w:r>
      <w:r w:rsidR="001110D6">
        <w:t>Assembler</w:t>
      </w:r>
      <w:r w:rsidR="00093EB2">
        <w:t xml:space="preserve">'s stack; those shown in </w:t>
      </w:r>
      <w:r w:rsidR="001110D6">
        <w:t xml:space="preserve">regular </w:t>
      </w:r>
      <w:proofErr w:type="spellStart"/>
      <w:r w:rsidR="001110D6">
        <w:t>parens</w:t>
      </w:r>
      <w:proofErr w:type="spellEnd"/>
      <w:r w:rsidR="009E2B54">
        <w:t xml:space="preserve"> </w:t>
      </w:r>
      <w:r w:rsidR="00093EB2">
        <w:t>reflect the F18 stack</w:t>
      </w:r>
      <w:r w:rsidR="001110D6">
        <w:t xml:space="preserve"> at execution time</w:t>
      </w:r>
      <w:r w:rsidR="00093EB2">
        <w:t>.</w:t>
      </w:r>
    </w:p>
    <w:p w14:paraId="003D6451" w14:textId="77777777" w:rsidR="009D1835" w:rsidRPr="001110D6" w:rsidRDefault="00093EB2" w:rsidP="00451BE9">
      <w:pPr>
        <w:pStyle w:val="Heading4"/>
      </w:pPr>
      <w:r w:rsidRPr="001110D6">
        <w:t>Simple Forward Transfers</w:t>
      </w:r>
    </w:p>
    <w:p w14:paraId="4E3E394A" w14:textId="77777777" w:rsidR="00D528A4" w:rsidRDefault="00D528A4" w:rsidP="00D528A4">
      <w:pPr>
        <w:pStyle w:val="BodyText"/>
      </w:pPr>
      <w:r>
        <w:t xml:space="preserve">Forward transfer opcodes are </w:t>
      </w:r>
      <w:r w:rsidR="001110D6">
        <w:t>assembl</w:t>
      </w:r>
      <w:r>
        <w:t xml:space="preserve">ed into the next available slot and may, unless you are controlling slot allocation yourself, be </w:t>
      </w:r>
      <w:r w:rsidR="001110D6">
        <w:t>placed</w:t>
      </w:r>
      <w:r>
        <w:t xml:space="preserve"> into slots 0, 1 or 2 with 10, 8 or 3-bit destination fields.  The stack "handle"</w:t>
      </w:r>
      <w:r w:rsidR="00274943">
        <w:t xml:space="preserve"> shown as  </w:t>
      </w:r>
      <w:proofErr w:type="spellStart"/>
      <w:r w:rsidR="00274943" w:rsidRPr="00274943">
        <w:rPr>
          <w:b/>
        </w:rPr>
        <w:t>sa</w:t>
      </w:r>
      <w:proofErr w:type="spellEnd"/>
      <w:r w:rsidR="00274943">
        <w:t xml:space="preserve"> </w:t>
      </w:r>
      <w:r>
        <w:t xml:space="preserve"> for the unresolved forward transfer identifies both the location and the slot of the transfer opcode</w:t>
      </w:r>
      <w:r w:rsidR="00274943">
        <w:t xml:space="preserve"> as well as the adjustment for  </w:t>
      </w:r>
      <w:r w:rsidR="00274943" w:rsidRPr="00274943">
        <w:rPr>
          <w:b/>
        </w:rPr>
        <w:t>P</w:t>
      </w:r>
      <w:r w:rsidR="00274943">
        <w:t xml:space="preserve">  due to any preceding  </w:t>
      </w:r>
      <w:r w:rsidR="00274943" w:rsidRPr="00274943">
        <w:rPr>
          <w:rFonts w:ascii="Consolas" w:hAnsi="Consolas" w:cs="Consolas"/>
        </w:rPr>
        <w:t>@p</w:t>
      </w:r>
      <w:r w:rsidR="00274943">
        <w:t xml:space="preserve">  or  </w:t>
      </w:r>
      <w:r w:rsidR="00274943" w:rsidRPr="00274943">
        <w:rPr>
          <w:rFonts w:ascii="Consolas" w:hAnsi="Consolas" w:cs="Consolas"/>
        </w:rPr>
        <w:t>!p</w:t>
      </w:r>
      <w:r w:rsidR="00274943">
        <w:t xml:space="preserve">  opcodes in the same word</w:t>
      </w:r>
      <w:r>
        <w:t xml:space="preserve">.  When  </w:t>
      </w:r>
      <w:r w:rsidRPr="005727F1">
        <w:rPr>
          <w:rFonts w:ascii="Consolas" w:hAnsi="Consolas" w:cs="Consolas"/>
        </w:rPr>
        <w:t>then</w:t>
      </w:r>
      <w:r>
        <w:t xml:space="preserve">  resolves a forward transfer, it will abort</w:t>
      </w:r>
      <w:r w:rsidR="009E2B54">
        <w:t xml:space="preserve"> with error message</w:t>
      </w:r>
      <w:r w:rsidR="00DB2A01">
        <w:t xml:space="preserve"> "</w:t>
      </w:r>
      <w:r w:rsidR="001110D6">
        <w:t>Range!</w:t>
      </w:r>
      <w:r w:rsidR="00DB2A01">
        <w:t>"</w:t>
      </w:r>
      <w:r>
        <w:t xml:space="preserve"> if the transfer is unable to reach the position at which  </w:t>
      </w:r>
      <w:r w:rsidRPr="005727F1">
        <w:rPr>
          <w:rFonts w:ascii="Consolas" w:hAnsi="Consolas" w:cs="Consolas"/>
        </w:rPr>
        <w:t>then</w:t>
      </w:r>
      <w:r>
        <w:t xml:space="preserve">  occurs without a larger destination field; when this occurs you must alter the code to resolve the problem.</w:t>
      </w:r>
    </w:p>
    <w:p w14:paraId="442898C3" w14:textId="77777777" w:rsidR="00F7022B" w:rsidRDefault="00F7022B">
      <w:pPr>
        <w:pStyle w:val="BodyText"/>
        <w:spacing w:after="120"/>
        <w:ind w:left="1440" w:hanging="720"/>
        <w:rPr>
          <w:rFonts w:asciiTheme="minorHAnsi" w:hAnsiTheme="minorHAnsi" w:cstheme="minorHAnsi"/>
        </w:rPr>
      </w:pPr>
      <w:r w:rsidRPr="00274943">
        <w:rPr>
          <w:rFonts w:ascii="Consolas" w:hAnsi="Consolas" w:cs="Consolas"/>
          <w:b/>
        </w:rPr>
        <w:t xml:space="preserve">if </w:t>
      </w:r>
      <w:r w:rsidR="001110D6">
        <w:rPr>
          <w:rFonts w:ascii="Consolas" w:hAnsi="Consolas" w:cs="Consolas"/>
        </w:rPr>
        <w:t>[</w:t>
      </w:r>
      <w:r w:rsidRPr="00274943">
        <w:rPr>
          <w:rFonts w:ascii="Consolas" w:hAnsi="Consolas" w:cs="Consolas"/>
        </w:rPr>
        <w:t>-</w:t>
      </w:r>
      <w:proofErr w:type="spellStart"/>
      <w:r w:rsidR="001110D6">
        <w:rPr>
          <w:rFonts w:ascii="Consolas" w:hAnsi="Consolas" w:cs="Consolas"/>
        </w:rPr>
        <w:t>sa</w:t>
      </w:r>
      <w:proofErr w:type="spellEnd"/>
      <w:r w:rsidR="001110D6">
        <w:rPr>
          <w:rFonts w:ascii="Consolas" w:hAnsi="Consolas" w:cs="Consolas"/>
        </w:rPr>
        <w:t>]</w:t>
      </w:r>
      <w:r w:rsidRPr="00274943">
        <w:rPr>
          <w:rFonts w:asciiTheme="minorHAnsi" w:hAnsiTheme="minorHAnsi" w:cstheme="minorHAnsi"/>
        </w:rPr>
        <w:t xml:space="preserve">  </w:t>
      </w:r>
      <w:r w:rsidR="0099698B">
        <w:rPr>
          <w:rFonts w:asciiTheme="minorHAnsi" w:hAnsiTheme="minorHAnsi" w:cstheme="minorHAnsi"/>
        </w:rPr>
        <w:t>I</w:t>
      </w:r>
      <w:r>
        <w:rPr>
          <w:rFonts w:asciiTheme="minorHAnsi" w:hAnsiTheme="minorHAnsi" w:cstheme="minorHAnsi"/>
        </w:rPr>
        <w:t xml:space="preserve">f  </w:t>
      </w:r>
      <w:r w:rsidRPr="00451BE9">
        <w:rPr>
          <w:rFonts w:asciiTheme="minorHAnsi" w:hAnsiTheme="minorHAnsi" w:cstheme="minorHAnsi"/>
          <w:b/>
        </w:rPr>
        <w:t>T</w:t>
      </w:r>
      <w:r>
        <w:rPr>
          <w:rFonts w:asciiTheme="minorHAnsi" w:hAnsiTheme="minorHAnsi" w:cstheme="minorHAnsi"/>
        </w:rPr>
        <w:t xml:space="preserve">  is nonzero</w:t>
      </w:r>
      <w:r w:rsidR="0099698B">
        <w:rPr>
          <w:rFonts w:asciiTheme="minorHAnsi" w:hAnsiTheme="minorHAnsi" w:cstheme="minorHAnsi"/>
        </w:rPr>
        <w:t>, program flow continues</w:t>
      </w:r>
      <w:r>
        <w:rPr>
          <w:rFonts w:asciiTheme="minorHAnsi" w:hAnsiTheme="minorHAnsi" w:cstheme="minorHAnsi"/>
        </w:rPr>
        <w:t xml:space="preserve">; otherwise jumps to </w:t>
      </w:r>
      <w:r w:rsidR="0099698B">
        <w:rPr>
          <w:rFonts w:asciiTheme="minorHAnsi" w:hAnsiTheme="minorHAnsi" w:cstheme="minorHAnsi"/>
        </w:rPr>
        <w:t xml:space="preserve">matching  </w:t>
      </w:r>
      <w:r w:rsidR="0099698B" w:rsidRPr="00451BE9">
        <w:rPr>
          <w:rFonts w:ascii="Consolas" w:hAnsi="Consolas" w:cs="Consolas"/>
        </w:rPr>
        <w:t>then</w:t>
      </w:r>
      <w:r w:rsidR="0099698B">
        <w:rPr>
          <w:rFonts w:asciiTheme="minorHAnsi" w:hAnsiTheme="minorHAnsi" w:cstheme="minorHAnsi"/>
        </w:rPr>
        <w:t xml:space="preserve"> </w:t>
      </w:r>
      <w:r>
        <w:rPr>
          <w:rFonts w:asciiTheme="minorHAnsi" w:hAnsiTheme="minorHAnsi" w:cstheme="minorHAnsi"/>
        </w:rPr>
        <w:t>.</w:t>
      </w:r>
    </w:p>
    <w:p w14:paraId="647940A3" w14:textId="77777777" w:rsidR="00F7022B" w:rsidRDefault="00F7022B">
      <w:pPr>
        <w:pStyle w:val="BodyText"/>
        <w:spacing w:after="120"/>
        <w:ind w:left="1440" w:hanging="720"/>
        <w:rPr>
          <w:rFonts w:asciiTheme="minorHAnsi" w:hAnsiTheme="minorHAnsi" w:cstheme="minorHAnsi"/>
        </w:rPr>
      </w:pPr>
      <w:r w:rsidRPr="00274943">
        <w:rPr>
          <w:rFonts w:ascii="Consolas" w:hAnsi="Consolas" w:cs="Consolas"/>
          <w:b/>
        </w:rPr>
        <w:t xml:space="preserve">-if </w:t>
      </w:r>
      <w:r w:rsidR="001110D6">
        <w:rPr>
          <w:rFonts w:ascii="Consolas" w:hAnsi="Consolas" w:cs="Consolas"/>
        </w:rPr>
        <w:t>[</w:t>
      </w:r>
      <w:r w:rsidRPr="00274943">
        <w:rPr>
          <w:rFonts w:ascii="Consolas" w:hAnsi="Consolas" w:cs="Consolas"/>
        </w:rPr>
        <w:t>-</w:t>
      </w:r>
      <w:proofErr w:type="spellStart"/>
      <w:r w:rsidR="001110D6">
        <w:rPr>
          <w:rFonts w:ascii="Consolas" w:hAnsi="Consolas" w:cs="Consolas"/>
        </w:rPr>
        <w:t>sa</w:t>
      </w:r>
      <w:proofErr w:type="spellEnd"/>
      <w:r w:rsidR="001110D6">
        <w:rPr>
          <w:rFonts w:ascii="Consolas" w:hAnsi="Consolas" w:cs="Consolas"/>
        </w:rPr>
        <w:t>]</w:t>
      </w:r>
      <w:r w:rsidRPr="00274943">
        <w:rPr>
          <w:rFonts w:asciiTheme="minorHAnsi" w:hAnsiTheme="minorHAnsi" w:cstheme="minorHAnsi"/>
        </w:rPr>
        <w:t xml:space="preserve">  </w:t>
      </w:r>
      <w:r w:rsidR="0099698B">
        <w:rPr>
          <w:rFonts w:asciiTheme="minorHAnsi" w:hAnsiTheme="minorHAnsi" w:cstheme="minorHAnsi"/>
        </w:rPr>
        <w:t xml:space="preserve">If  </w:t>
      </w:r>
      <w:r w:rsidR="0099698B" w:rsidRPr="00A7444E">
        <w:rPr>
          <w:rFonts w:asciiTheme="minorHAnsi" w:hAnsiTheme="minorHAnsi" w:cstheme="minorHAnsi"/>
          <w:b/>
        </w:rPr>
        <w:t>T</w:t>
      </w:r>
      <w:r w:rsidR="0099698B">
        <w:rPr>
          <w:rFonts w:asciiTheme="minorHAnsi" w:hAnsiTheme="minorHAnsi" w:cstheme="minorHAnsi"/>
        </w:rPr>
        <w:t xml:space="preserve">  is negative, program flow continues; otherwise jumps to matching  </w:t>
      </w:r>
      <w:r w:rsidR="0099698B" w:rsidRPr="00A7444E">
        <w:rPr>
          <w:rFonts w:ascii="Consolas" w:hAnsi="Consolas" w:cs="Consolas"/>
        </w:rPr>
        <w:t>then</w:t>
      </w:r>
      <w:r w:rsidR="0099698B">
        <w:rPr>
          <w:rFonts w:asciiTheme="minorHAnsi" w:hAnsiTheme="minorHAnsi" w:cstheme="minorHAnsi"/>
        </w:rPr>
        <w:t xml:space="preserve"> .</w:t>
      </w:r>
    </w:p>
    <w:p w14:paraId="1AB19837" w14:textId="77777777" w:rsidR="00F7022B" w:rsidRDefault="00F7022B">
      <w:pPr>
        <w:pStyle w:val="BodyText"/>
        <w:spacing w:after="120"/>
        <w:ind w:left="1440" w:hanging="720"/>
        <w:rPr>
          <w:rFonts w:asciiTheme="minorHAnsi" w:hAnsiTheme="minorHAnsi" w:cstheme="minorHAnsi"/>
        </w:rPr>
      </w:pPr>
      <w:proofErr w:type="spellStart"/>
      <w:r w:rsidRPr="00274943">
        <w:rPr>
          <w:rFonts w:ascii="Consolas" w:hAnsi="Consolas" w:cs="Consolas"/>
          <w:b/>
        </w:rPr>
        <w:t>zif</w:t>
      </w:r>
      <w:proofErr w:type="spellEnd"/>
      <w:r w:rsidRPr="00274943">
        <w:rPr>
          <w:rFonts w:ascii="Consolas" w:hAnsi="Consolas" w:cs="Consolas"/>
          <w:b/>
        </w:rPr>
        <w:t xml:space="preserve"> </w:t>
      </w:r>
      <w:r w:rsidR="001110D6">
        <w:rPr>
          <w:rFonts w:ascii="Consolas" w:hAnsi="Consolas" w:cs="Consolas"/>
        </w:rPr>
        <w:t>[</w:t>
      </w:r>
      <w:r w:rsidRPr="00274943">
        <w:rPr>
          <w:rFonts w:ascii="Consolas" w:hAnsi="Consolas" w:cs="Consolas"/>
        </w:rPr>
        <w:t>-</w:t>
      </w:r>
      <w:proofErr w:type="spellStart"/>
      <w:r w:rsidR="001110D6">
        <w:rPr>
          <w:rFonts w:ascii="Consolas" w:hAnsi="Consolas" w:cs="Consolas"/>
        </w:rPr>
        <w:t>sa</w:t>
      </w:r>
      <w:proofErr w:type="spellEnd"/>
      <w:r w:rsidR="001110D6">
        <w:rPr>
          <w:rFonts w:ascii="Consolas" w:hAnsi="Consolas" w:cs="Consolas"/>
        </w:rPr>
        <w:t>]</w:t>
      </w:r>
      <w:r w:rsidRPr="00274943">
        <w:rPr>
          <w:rFonts w:asciiTheme="minorHAnsi" w:hAnsiTheme="minorHAnsi" w:cstheme="minorHAnsi"/>
        </w:rPr>
        <w:t xml:space="preserve">  </w:t>
      </w:r>
      <w:r w:rsidR="0099698B">
        <w:rPr>
          <w:rFonts w:asciiTheme="minorHAnsi" w:hAnsiTheme="minorHAnsi" w:cstheme="minorHAnsi"/>
        </w:rPr>
        <w:t xml:space="preserve">If  </w:t>
      </w:r>
      <w:r w:rsidR="0099698B">
        <w:rPr>
          <w:rFonts w:asciiTheme="minorHAnsi" w:hAnsiTheme="minorHAnsi" w:cstheme="minorHAnsi"/>
          <w:b/>
        </w:rPr>
        <w:t>R</w:t>
      </w:r>
      <w:r w:rsidR="0099698B">
        <w:rPr>
          <w:rFonts w:asciiTheme="minorHAnsi" w:hAnsiTheme="minorHAnsi" w:cstheme="minorHAnsi"/>
        </w:rPr>
        <w:t xml:space="preserve">  is zero, pops the return stack and program flow continues; otherwise decrements  </w:t>
      </w:r>
      <w:r w:rsidR="0099698B" w:rsidRPr="00451BE9">
        <w:rPr>
          <w:rFonts w:asciiTheme="minorHAnsi" w:hAnsiTheme="minorHAnsi" w:cstheme="minorHAnsi"/>
          <w:b/>
        </w:rPr>
        <w:t>R</w:t>
      </w:r>
      <w:r w:rsidR="0099698B">
        <w:rPr>
          <w:rFonts w:asciiTheme="minorHAnsi" w:hAnsiTheme="minorHAnsi" w:cstheme="minorHAnsi"/>
        </w:rPr>
        <w:t xml:space="preserve">  and jumps to matching  </w:t>
      </w:r>
      <w:r w:rsidR="0099698B" w:rsidRPr="00A7444E">
        <w:rPr>
          <w:rFonts w:ascii="Consolas" w:hAnsi="Consolas" w:cs="Consolas"/>
        </w:rPr>
        <w:t>then</w:t>
      </w:r>
      <w:r w:rsidR="0099698B">
        <w:rPr>
          <w:rFonts w:asciiTheme="minorHAnsi" w:hAnsiTheme="minorHAnsi" w:cstheme="minorHAnsi"/>
        </w:rPr>
        <w:t xml:space="preserve"> .</w:t>
      </w:r>
    </w:p>
    <w:p w14:paraId="2A293825" w14:textId="77777777" w:rsidR="0099698B" w:rsidRDefault="0099698B">
      <w:pPr>
        <w:pStyle w:val="BodyText"/>
        <w:spacing w:after="120"/>
        <w:ind w:left="1440" w:hanging="720"/>
        <w:rPr>
          <w:rFonts w:asciiTheme="minorHAnsi" w:hAnsiTheme="minorHAnsi" w:cstheme="minorHAnsi"/>
        </w:rPr>
      </w:pPr>
      <w:r w:rsidRPr="00274943">
        <w:rPr>
          <w:rFonts w:ascii="Consolas" w:hAnsi="Consolas" w:cs="Consolas"/>
          <w:b/>
        </w:rPr>
        <w:t xml:space="preserve">ahead </w:t>
      </w:r>
      <w:r w:rsidR="001110D6">
        <w:rPr>
          <w:rFonts w:ascii="Consolas" w:hAnsi="Consolas" w:cs="Consolas"/>
        </w:rPr>
        <w:t>[</w:t>
      </w:r>
      <w:r w:rsidRPr="00274943">
        <w:rPr>
          <w:rFonts w:ascii="Consolas" w:hAnsi="Consolas" w:cs="Consolas"/>
        </w:rPr>
        <w:t>-</w:t>
      </w:r>
      <w:proofErr w:type="spellStart"/>
      <w:r w:rsidR="001110D6">
        <w:rPr>
          <w:rFonts w:ascii="Consolas" w:hAnsi="Consolas" w:cs="Consolas"/>
        </w:rPr>
        <w:t>sa</w:t>
      </w:r>
      <w:proofErr w:type="spellEnd"/>
      <w:r w:rsidR="001110D6">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jumps to matching  </w:t>
      </w:r>
      <w:r w:rsidRPr="00451BE9">
        <w:rPr>
          <w:rFonts w:ascii="Consolas" w:hAnsi="Consolas" w:cs="Consolas"/>
        </w:rPr>
        <w:t>then</w:t>
      </w:r>
      <w:r>
        <w:rPr>
          <w:rFonts w:asciiTheme="minorHAnsi" w:hAnsiTheme="minorHAnsi" w:cstheme="minorHAnsi"/>
        </w:rPr>
        <w:t xml:space="preserve"> .</w:t>
      </w:r>
    </w:p>
    <w:p w14:paraId="0A5BA5D5" w14:textId="77777777" w:rsidR="0099698B" w:rsidRDefault="0099698B">
      <w:pPr>
        <w:pStyle w:val="BodyText"/>
        <w:spacing w:after="120"/>
        <w:ind w:left="1440" w:hanging="720"/>
        <w:rPr>
          <w:rFonts w:asciiTheme="minorHAnsi" w:hAnsiTheme="minorHAnsi" w:cstheme="minorHAnsi"/>
        </w:rPr>
      </w:pPr>
      <w:r w:rsidRPr="00274943">
        <w:rPr>
          <w:rFonts w:ascii="Consolas" w:hAnsi="Consolas" w:cs="Consolas"/>
          <w:b/>
        </w:rPr>
        <w:t xml:space="preserve">leap </w:t>
      </w:r>
      <w:r w:rsidR="001110D6">
        <w:rPr>
          <w:rFonts w:ascii="Consolas" w:hAnsi="Consolas" w:cs="Consolas"/>
        </w:rPr>
        <w:t>[</w:t>
      </w:r>
      <w:r w:rsidRPr="00274943">
        <w:rPr>
          <w:rFonts w:ascii="Consolas" w:hAnsi="Consolas" w:cs="Consolas"/>
        </w:rPr>
        <w:t>-</w:t>
      </w:r>
      <w:proofErr w:type="spellStart"/>
      <w:r w:rsidR="001110D6">
        <w:rPr>
          <w:rFonts w:ascii="Consolas" w:hAnsi="Consolas" w:cs="Consolas"/>
        </w:rPr>
        <w:t>sa</w:t>
      </w:r>
      <w:proofErr w:type="spellEnd"/>
      <w:r w:rsidR="001110D6">
        <w:rPr>
          <w:rFonts w:ascii="Consolas" w:hAnsi="Consolas" w:cs="Consolas"/>
        </w:rPr>
        <w:t>]</w:t>
      </w:r>
      <w:r w:rsidRPr="00274943">
        <w:rPr>
          <w:rFonts w:asciiTheme="minorHAnsi" w:hAnsiTheme="minorHAnsi" w:cstheme="minorHAnsi"/>
        </w:rPr>
        <w:t xml:space="preserve">  </w:t>
      </w:r>
      <w:r w:rsidR="00B97966">
        <w:rPr>
          <w:rFonts w:asciiTheme="minorHAnsi" w:hAnsiTheme="minorHAnsi" w:cstheme="minorHAnsi"/>
        </w:rPr>
        <w:t>assembles</w:t>
      </w:r>
      <w:r>
        <w:rPr>
          <w:rFonts w:asciiTheme="minorHAnsi" w:hAnsiTheme="minorHAnsi" w:cstheme="minorHAnsi"/>
        </w:rPr>
        <w:t xml:space="preserve"> a call to matching  </w:t>
      </w:r>
      <w:r w:rsidRPr="00451BE9">
        <w:rPr>
          <w:rFonts w:ascii="Consolas" w:hAnsi="Consolas" w:cs="Consolas"/>
        </w:rPr>
        <w:t>then</w:t>
      </w:r>
      <w:r>
        <w:rPr>
          <w:rFonts w:asciiTheme="minorHAnsi" w:hAnsiTheme="minorHAnsi" w:cstheme="minorHAnsi"/>
        </w:rPr>
        <w:t xml:space="preserve"> .</w:t>
      </w:r>
    </w:p>
    <w:p w14:paraId="78F58D4E" w14:textId="77777777" w:rsidR="00C208F9" w:rsidRDefault="00F7022B" w:rsidP="00451BE9">
      <w:pPr>
        <w:pStyle w:val="BodyText"/>
        <w:ind w:left="1440" w:hanging="720"/>
        <w:rPr>
          <w:rFonts w:asciiTheme="minorHAnsi" w:hAnsiTheme="minorHAnsi" w:cstheme="minorHAnsi"/>
        </w:rPr>
      </w:pPr>
      <w:r w:rsidRPr="00274943">
        <w:rPr>
          <w:rFonts w:ascii="Consolas" w:hAnsi="Consolas" w:cs="Consolas"/>
          <w:b/>
        </w:rPr>
        <w:t xml:space="preserve">then </w:t>
      </w:r>
      <w:r w:rsidR="001110D6">
        <w:rPr>
          <w:rFonts w:ascii="Consolas" w:hAnsi="Consolas" w:cs="Consolas"/>
        </w:rPr>
        <w:t>[</w:t>
      </w:r>
      <w:proofErr w:type="spellStart"/>
      <w:r w:rsidR="001110D6">
        <w:rPr>
          <w:rFonts w:ascii="Consolas" w:hAnsi="Consolas" w:cs="Consolas"/>
        </w:rPr>
        <w:t>sa</w:t>
      </w:r>
      <w:proofErr w:type="spellEnd"/>
      <w:r w:rsidR="001110D6">
        <w:rPr>
          <w:rFonts w:ascii="Consolas" w:hAnsi="Consolas" w:cs="Consolas"/>
        </w:rPr>
        <w:t>]</w:t>
      </w:r>
      <w:r w:rsidRPr="00274943">
        <w:rPr>
          <w:rFonts w:asciiTheme="minorHAnsi" w:hAnsiTheme="minorHAnsi" w:cstheme="minorHAnsi"/>
        </w:rPr>
        <w:t xml:space="preserve">  </w:t>
      </w:r>
      <w:r w:rsidR="0099698B">
        <w:rPr>
          <w:rFonts w:asciiTheme="minorHAnsi" w:hAnsiTheme="minorHAnsi" w:cstheme="minorHAnsi"/>
        </w:rPr>
        <w:t xml:space="preserve">forces word alignment and resolves a forward </w:t>
      </w:r>
      <w:r w:rsidR="00093EB2">
        <w:rPr>
          <w:rFonts w:asciiTheme="minorHAnsi" w:hAnsiTheme="minorHAnsi" w:cstheme="minorHAnsi"/>
        </w:rPr>
        <w:t>transfer</w:t>
      </w:r>
      <w:r>
        <w:rPr>
          <w:rFonts w:asciiTheme="minorHAnsi" w:hAnsiTheme="minorHAnsi" w:cstheme="minorHAnsi"/>
        </w:rPr>
        <w:t>.</w:t>
      </w:r>
    </w:p>
    <w:p w14:paraId="7F3ADAA0" w14:textId="77777777" w:rsidR="0099698B" w:rsidRPr="00B97966" w:rsidRDefault="00093EB2" w:rsidP="00451BE9">
      <w:pPr>
        <w:pStyle w:val="Heading4"/>
      </w:pPr>
      <w:r w:rsidRPr="00B97966">
        <w:t>Count-controlled Looping</w:t>
      </w:r>
    </w:p>
    <w:p w14:paraId="0FE21E8B" w14:textId="77777777" w:rsidR="00D528A4" w:rsidRDefault="00D528A4" w:rsidP="00D528A4">
      <w:pPr>
        <w:pStyle w:val="BodyText"/>
      </w:pPr>
      <w:r>
        <w:t xml:space="preserve">The F18 hardware supports looping under control of a count in  </w:t>
      </w:r>
      <w:r w:rsidRPr="00451BE9">
        <w:rPr>
          <w:b/>
        </w:rPr>
        <w:t>R</w:t>
      </w:r>
      <w:r>
        <w:t xml:space="preserve"> .  The number in  </w:t>
      </w:r>
      <w:r w:rsidRPr="001110D6">
        <w:rPr>
          <w:b/>
        </w:rPr>
        <w:t>R</w:t>
      </w:r>
      <w:r>
        <w:t xml:space="preserve">  is zero-based so the number of iterations such a loop makes is one greater than the</w:t>
      </w:r>
      <w:r w:rsidR="001110D6">
        <w:t xml:space="preserve"> initial</w:t>
      </w:r>
      <w:r>
        <w:t xml:space="preserve"> value in  </w:t>
      </w:r>
      <w:r w:rsidRPr="001110D6">
        <w:rPr>
          <w:b/>
        </w:rPr>
        <w:t>R</w:t>
      </w:r>
      <w:r>
        <w:t xml:space="preserve">  and that value will be zero during the last iteration of a loop.  </w:t>
      </w:r>
      <w:r w:rsidR="00AD5057">
        <w:t xml:space="preserve">No forward transfers are used by these words and there are no issues with slots; all directives that generate backward transfers will pad the code if needed so that an opcode with the necessary size destination field may be </w:t>
      </w:r>
      <w:r w:rsidR="001110D6">
        <w:t>assembl</w:t>
      </w:r>
      <w:r w:rsidR="00AD5057">
        <w:t xml:space="preserve">ed.  </w:t>
      </w:r>
      <w:r>
        <w:t>The directive</w:t>
      </w:r>
      <w:r w:rsidR="00AD5057">
        <w:t>s</w:t>
      </w:r>
      <w:r>
        <w:t xml:space="preserve"> are as follow:</w:t>
      </w:r>
    </w:p>
    <w:p w14:paraId="70BA7C0E" w14:textId="77777777" w:rsidR="00F7022B" w:rsidRDefault="00AD5057">
      <w:pPr>
        <w:pStyle w:val="BodyText"/>
        <w:spacing w:after="120"/>
        <w:ind w:left="1440" w:hanging="720"/>
        <w:rPr>
          <w:rFonts w:asciiTheme="minorHAnsi" w:hAnsiTheme="minorHAnsi" w:cstheme="minorHAnsi"/>
        </w:rPr>
      </w:pPr>
      <w:r w:rsidRPr="00274943">
        <w:rPr>
          <w:rFonts w:ascii="Consolas" w:hAnsi="Consolas" w:cs="Consolas"/>
          <w:b/>
        </w:rPr>
        <w:t xml:space="preserve">for </w:t>
      </w:r>
      <w:r w:rsidR="001110D6">
        <w:rPr>
          <w:rFonts w:ascii="Consolas" w:hAnsi="Consolas" w:cs="Consolas"/>
        </w:rPr>
        <w:t>[</w:t>
      </w:r>
      <w:r w:rsidRPr="00274943">
        <w:rPr>
          <w:rFonts w:ascii="Consolas" w:hAnsi="Consolas" w:cs="Consolas"/>
        </w:rPr>
        <w:t>-a</w:t>
      </w:r>
      <w:r w:rsidR="001110D6">
        <w:rPr>
          <w:rFonts w:ascii="Consolas" w:hAnsi="Consolas" w:cs="Consolas"/>
        </w:rPr>
        <w:t>]</w:t>
      </w:r>
      <w:r w:rsidRPr="00274943">
        <w:rPr>
          <w:rFonts w:ascii="Consolas" w:hAnsi="Consolas" w:cs="Consolas"/>
        </w:rPr>
        <w:t xml:space="preserve"> (n)</w:t>
      </w:r>
      <w:r w:rsidR="00F7022B" w:rsidRPr="00AD5057">
        <w:rPr>
          <w:rFonts w:asciiTheme="minorHAnsi" w:hAnsiTheme="minorHAnsi" w:cstheme="minorHAnsi"/>
        </w:rPr>
        <w:t xml:space="preserve">  </w:t>
      </w:r>
      <w:r>
        <w:rPr>
          <w:rFonts w:asciiTheme="minorHAnsi" w:hAnsiTheme="minorHAnsi" w:cstheme="minorHAnsi"/>
        </w:rPr>
        <w:t xml:space="preserve">pushes  n  onto the return stack, forces word alignment and saves  </w:t>
      </w:r>
      <w:r w:rsidRPr="00451BE9">
        <w:rPr>
          <w:rFonts w:ascii="Consolas" w:hAnsi="Consolas" w:cs="Consolas"/>
        </w:rPr>
        <w:t>here</w:t>
      </w:r>
      <w:r>
        <w:rPr>
          <w:rFonts w:asciiTheme="minorHAnsi" w:hAnsiTheme="minorHAnsi" w:cstheme="minorHAnsi"/>
        </w:rPr>
        <w:t xml:space="preserve">  to be used as a transfer destination by the directive that ends the loop</w:t>
      </w:r>
      <w:r w:rsidR="00F7022B">
        <w:rPr>
          <w:rFonts w:asciiTheme="minorHAnsi" w:hAnsiTheme="minorHAnsi" w:cstheme="minorHAnsi"/>
        </w:rPr>
        <w:t>.</w:t>
      </w:r>
      <w:r>
        <w:rPr>
          <w:rFonts w:asciiTheme="minorHAnsi" w:hAnsiTheme="minorHAnsi" w:cstheme="minorHAnsi"/>
        </w:rPr>
        <w:t xml:space="preserve">  There are times when it is useful to decompose this directive's actions so that the pushing of the loop count and the start of the loop itself may be separated by such things as initialization code or a </w:t>
      </w:r>
      <w:r w:rsidR="001110D6">
        <w:rPr>
          <w:rFonts w:asciiTheme="minorHAnsi" w:hAnsiTheme="minorHAnsi" w:cstheme="minorHAnsi"/>
        </w:rPr>
        <w:t>label</w:t>
      </w:r>
      <w:r>
        <w:rPr>
          <w:rFonts w:asciiTheme="minorHAnsi" w:hAnsiTheme="minorHAnsi" w:cstheme="minorHAnsi"/>
        </w:rPr>
        <w:t>.  In this case you may write</w:t>
      </w:r>
      <w:r w:rsidR="00B97966">
        <w:rPr>
          <w:rFonts w:asciiTheme="minorHAnsi" w:hAnsiTheme="minorHAnsi" w:cstheme="minorHAnsi"/>
        </w:rPr>
        <w:t xml:space="preserve"> a phrase like</w:t>
      </w:r>
      <w:r>
        <w:rPr>
          <w:rFonts w:asciiTheme="minorHAnsi" w:hAnsiTheme="minorHAnsi" w:cstheme="minorHAnsi"/>
        </w:rPr>
        <w:t xml:space="preserve">  </w:t>
      </w:r>
      <w:r w:rsidR="001110D6" w:rsidRPr="001110D6">
        <w:rPr>
          <w:rFonts w:ascii="Consolas" w:hAnsi="Consolas" w:cs="Consolas"/>
          <w:b/>
        </w:rPr>
        <w:t>&gt;r</w:t>
      </w:r>
      <w:r w:rsidRPr="001110D6">
        <w:rPr>
          <w:rFonts w:ascii="Consolas" w:hAnsi="Consolas" w:cs="Consolas"/>
          <w:b/>
        </w:rPr>
        <w:t xml:space="preserve">  </w:t>
      </w:r>
      <w:r w:rsidRPr="00451BE9">
        <w:rPr>
          <w:rFonts w:ascii="Consolas" w:hAnsi="Consolas" w:cs="Consolas"/>
        </w:rPr>
        <w:t>&lt;other things&gt;</w:t>
      </w:r>
      <w:r w:rsidRPr="00451BE9">
        <w:rPr>
          <w:rFonts w:ascii="Consolas" w:hAnsi="Consolas" w:cs="Consolas"/>
          <w:b/>
          <w:color w:val="34B32A" w:themeColor="background2" w:themeShade="80"/>
        </w:rPr>
        <w:t xml:space="preserve">  </w:t>
      </w:r>
      <w:r w:rsidRPr="001110D6">
        <w:rPr>
          <w:rFonts w:ascii="Consolas" w:hAnsi="Consolas" w:cs="Consolas"/>
          <w:b/>
        </w:rPr>
        <w:t>begin</w:t>
      </w:r>
      <w:r>
        <w:rPr>
          <w:rFonts w:asciiTheme="minorHAnsi" w:hAnsiTheme="minorHAnsi" w:cstheme="minorHAnsi"/>
        </w:rPr>
        <w:t xml:space="preserve"> .</w:t>
      </w:r>
    </w:p>
    <w:p w14:paraId="3D3622D1" w14:textId="77777777" w:rsidR="00F7022B" w:rsidRDefault="00AD5057">
      <w:pPr>
        <w:pStyle w:val="BodyText"/>
        <w:spacing w:after="120"/>
        <w:ind w:left="1440" w:hanging="720"/>
        <w:rPr>
          <w:rFonts w:asciiTheme="minorHAnsi" w:hAnsiTheme="minorHAnsi" w:cstheme="minorHAnsi"/>
        </w:rPr>
      </w:pPr>
      <w:r w:rsidRPr="00274943">
        <w:rPr>
          <w:rFonts w:ascii="Consolas" w:hAnsi="Consolas" w:cs="Consolas"/>
          <w:b/>
        </w:rPr>
        <w:t xml:space="preserve">next </w:t>
      </w:r>
      <w:r w:rsidR="001110D6">
        <w:rPr>
          <w:rFonts w:ascii="Consolas" w:hAnsi="Consolas" w:cs="Consolas"/>
        </w:rPr>
        <w:t>[</w:t>
      </w:r>
      <w:r w:rsidRPr="00274943">
        <w:rPr>
          <w:rFonts w:ascii="Consolas" w:hAnsi="Consolas" w:cs="Consolas"/>
        </w:rPr>
        <w:t>a</w:t>
      </w:r>
      <w:r w:rsidR="001110D6">
        <w:rPr>
          <w:rFonts w:ascii="Consolas" w:hAnsi="Consolas" w:cs="Consolas"/>
        </w:rPr>
        <w:t>]</w:t>
      </w:r>
      <w:r w:rsidR="00F7022B" w:rsidRPr="00274943">
        <w:rPr>
          <w:rFonts w:asciiTheme="minorHAnsi" w:hAnsiTheme="minorHAnsi" w:cstheme="minorHAnsi"/>
        </w:rPr>
        <w:t xml:space="preserve">  </w:t>
      </w:r>
      <w:r>
        <w:rPr>
          <w:rFonts w:asciiTheme="minorHAnsi" w:hAnsiTheme="minorHAnsi" w:cstheme="minorHAnsi"/>
        </w:rPr>
        <w:t xml:space="preserve">ends a loop with conditional transfer to the address  </w:t>
      </w:r>
      <w:r w:rsidRPr="00451BE9">
        <w:rPr>
          <w:rFonts w:ascii="Consolas" w:hAnsi="Consolas" w:cs="Consolas"/>
        </w:rPr>
        <w:t>a</w:t>
      </w:r>
      <w:r>
        <w:rPr>
          <w:rFonts w:asciiTheme="minorHAnsi" w:hAnsiTheme="minorHAnsi" w:cstheme="minorHAnsi"/>
        </w:rPr>
        <w:t xml:space="preserve"> </w:t>
      </w:r>
      <w:r w:rsidR="00F7022B">
        <w:rPr>
          <w:rFonts w:asciiTheme="minorHAnsi" w:hAnsiTheme="minorHAnsi" w:cstheme="minorHAnsi"/>
        </w:rPr>
        <w:t>.</w:t>
      </w:r>
      <w:r>
        <w:rPr>
          <w:rFonts w:asciiTheme="minorHAnsi" w:hAnsiTheme="minorHAnsi" w:cstheme="minorHAnsi"/>
        </w:rPr>
        <w:t xml:space="preserve">  If  </w:t>
      </w:r>
      <w:r w:rsidRPr="00451BE9">
        <w:rPr>
          <w:rFonts w:asciiTheme="minorHAnsi" w:hAnsiTheme="minorHAnsi" w:cstheme="minorHAnsi"/>
          <w:b/>
        </w:rPr>
        <w:t>R</w:t>
      </w:r>
      <w:r>
        <w:rPr>
          <w:rFonts w:asciiTheme="minorHAnsi" w:hAnsiTheme="minorHAnsi" w:cstheme="minorHAnsi"/>
        </w:rPr>
        <w:t xml:space="preserve">  is zero when  next  is executed, the return stack is popped and program flow continues.  Otherwise  </w:t>
      </w:r>
      <w:r w:rsidRPr="00451BE9">
        <w:rPr>
          <w:rFonts w:asciiTheme="minorHAnsi" w:hAnsiTheme="minorHAnsi" w:cstheme="minorHAnsi"/>
          <w:b/>
        </w:rPr>
        <w:t>R</w:t>
      </w:r>
      <w:r>
        <w:rPr>
          <w:rFonts w:asciiTheme="minorHAnsi" w:hAnsiTheme="minorHAnsi" w:cstheme="minorHAnsi"/>
        </w:rPr>
        <w:t xml:space="preserve">  is decremented by one and control is transferred to  </w:t>
      </w:r>
      <w:r w:rsidRPr="00451BE9">
        <w:rPr>
          <w:rFonts w:ascii="Consolas" w:hAnsi="Consolas" w:cs="Consolas"/>
        </w:rPr>
        <w:t>a</w:t>
      </w:r>
      <w:r>
        <w:rPr>
          <w:rFonts w:asciiTheme="minorHAnsi" w:hAnsiTheme="minorHAnsi" w:cstheme="minorHAnsi"/>
        </w:rPr>
        <w:t xml:space="preserve"> .</w:t>
      </w:r>
    </w:p>
    <w:p w14:paraId="60E27DF8" w14:textId="77777777" w:rsidR="00F7022B" w:rsidRDefault="00AD5057" w:rsidP="00451BE9">
      <w:pPr>
        <w:pStyle w:val="BodyText"/>
        <w:ind w:left="1440" w:hanging="720"/>
        <w:rPr>
          <w:rFonts w:asciiTheme="minorHAnsi" w:hAnsiTheme="minorHAnsi" w:cstheme="minorHAnsi"/>
        </w:rPr>
      </w:pPr>
      <w:proofErr w:type="spellStart"/>
      <w:r w:rsidRPr="00274943">
        <w:rPr>
          <w:rFonts w:ascii="Consolas" w:hAnsi="Consolas" w:cs="Consolas"/>
          <w:b/>
        </w:rPr>
        <w:t>unext</w:t>
      </w:r>
      <w:proofErr w:type="spellEnd"/>
      <w:r w:rsidR="00F7022B" w:rsidRPr="00274943">
        <w:rPr>
          <w:rFonts w:ascii="Consolas" w:hAnsi="Consolas" w:cs="Consolas"/>
          <w:b/>
        </w:rPr>
        <w:t xml:space="preserve"> </w:t>
      </w:r>
      <w:r w:rsidR="001110D6">
        <w:rPr>
          <w:rFonts w:ascii="Consolas" w:hAnsi="Consolas" w:cs="Consolas"/>
        </w:rPr>
        <w:t>[</w:t>
      </w:r>
      <w:r w:rsidRPr="00274943">
        <w:rPr>
          <w:rFonts w:ascii="Consolas" w:hAnsi="Consolas" w:cs="Consolas"/>
        </w:rPr>
        <w:t>a</w:t>
      </w:r>
      <w:r w:rsidR="001110D6">
        <w:rPr>
          <w:rFonts w:ascii="Consolas" w:hAnsi="Consolas" w:cs="Consolas"/>
        </w:rPr>
        <w:t>]</w:t>
      </w:r>
      <w:r w:rsidR="00F7022B" w:rsidRPr="00274943">
        <w:rPr>
          <w:rFonts w:asciiTheme="minorHAnsi" w:hAnsiTheme="minorHAnsi" w:cstheme="minorHAnsi"/>
        </w:rPr>
        <w:t xml:space="preserve">  </w:t>
      </w:r>
      <w:r>
        <w:rPr>
          <w:rFonts w:asciiTheme="minorHAnsi" w:hAnsiTheme="minorHAnsi" w:cstheme="minorHAnsi"/>
        </w:rPr>
        <w:t xml:space="preserve">ends a </w:t>
      </w:r>
      <w:proofErr w:type="spellStart"/>
      <w:r>
        <w:rPr>
          <w:rFonts w:asciiTheme="minorHAnsi" w:hAnsiTheme="minorHAnsi" w:cstheme="minorHAnsi"/>
        </w:rPr>
        <w:t>micronext</w:t>
      </w:r>
      <w:proofErr w:type="spellEnd"/>
      <w:r>
        <w:rPr>
          <w:rFonts w:asciiTheme="minorHAnsi" w:hAnsiTheme="minorHAnsi" w:cstheme="minorHAnsi"/>
        </w:rPr>
        <w:t xml:space="preserve"> loop.  Since the loop occurs entirely within a single instruction word, the address is superfluous; it is present only so that the form  </w:t>
      </w:r>
      <w:r w:rsidRPr="00B97966">
        <w:rPr>
          <w:rFonts w:ascii="Consolas" w:hAnsi="Consolas" w:cs="Consolas"/>
          <w:b/>
        </w:rPr>
        <w:t xml:space="preserve">&lt;n&gt; for … </w:t>
      </w:r>
      <w:proofErr w:type="spellStart"/>
      <w:r w:rsidRPr="00B97966">
        <w:rPr>
          <w:rFonts w:ascii="Consolas" w:hAnsi="Consolas" w:cs="Consolas"/>
          <w:b/>
        </w:rPr>
        <w:t>unext</w:t>
      </w:r>
      <w:proofErr w:type="spellEnd"/>
      <w:r>
        <w:rPr>
          <w:rFonts w:asciiTheme="minorHAnsi" w:hAnsiTheme="minorHAnsi" w:cstheme="minorHAnsi"/>
        </w:rPr>
        <w:t xml:space="preserve">  may be written</w:t>
      </w:r>
      <w:r w:rsidR="00F7022B">
        <w:rPr>
          <w:rFonts w:asciiTheme="minorHAnsi" w:hAnsiTheme="minorHAnsi" w:cstheme="minorHAnsi"/>
        </w:rPr>
        <w:t>.</w:t>
      </w:r>
      <w:r>
        <w:rPr>
          <w:rFonts w:asciiTheme="minorHAnsi" w:hAnsiTheme="minorHAnsi" w:cstheme="minorHAnsi"/>
        </w:rPr>
        <w:t xml:space="preserve">  The </w:t>
      </w:r>
      <w:proofErr w:type="spellStart"/>
      <w:r>
        <w:rPr>
          <w:rFonts w:asciiTheme="minorHAnsi" w:hAnsiTheme="minorHAnsi" w:cstheme="minorHAnsi"/>
        </w:rPr>
        <w:t>micronext</w:t>
      </w:r>
      <w:proofErr w:type="spellEnd"/>
      <w:r>
        <w:rPr>
          <w:rFonts w:asciiTheme="minorHAnsi" w:hAnsiTheme="minorHAnsi" w:cstheme="minorHAnsi"/>
        </w:rPr>
        <w:t xml:space="preserve"> opcode may be compiled into any of the four slots.</w:t>
      </w:r>
    </w:p>
    <w:p w14:paraId="6C078F53" w14:textId="77777777" w:rsidR="00093EB2" w:rsidRPr="008A7B06" w:rsidRDefault="00EA397F" w:rsidP="00093EB2">
      <w:pPr>
        <w:pStyle w:val="Heading4"/>
      </w:pPr>
      <w:r w:rsidRPr="008A7B06">
        <w:t>Arbitrary Control Structures</w:t>
      </w:r>
    </w:p>
    <w:p w14:paraId="79124322" w14:textId="77777777" w:rsidR="00EA397F" w:rsidRPr="00272ED1" w:rsidRDefault="00EA397F" w:rsidP="00451BE9">
      <w:pPr>
        <w:pStyle w:val="BodyText"/>
      </w:pPr>
      <w:r>
        <w:t>As with ANS Forth, any desired control structure may be generated based on a few simple directives and flexible semantics</w:t>
      </w:r>
      <w:r w:rsidR="00DC0CE5">
        <w:t xml:space="preserve">; see the ANS Forth standard, or more to the point see the F18 code supplied with </w:t>
      </w:r>
      <w:proofErr w:type="spellStart"/>
      <w:r w:rsidR="00DC0CE5">
        <w:t>arrayForth</w:t>
      </w:r>
      <w:proofErr w:type="spellEnd"/>
      <w:r w:rsidR="00DC0CE5">
        <w:t>, for many examples of composite control structures.</w:t>
      </w:r>
      <w:r>
        <w:t xml:space="preserve">  The following directives are provided; the same stack notation ( </w:t>
      </w:r>
      <w:r w:rsidRPr="00451BE9">
        <w:rPr>
          <w:rFonts w:ascii="Consolas" w:hAnsi="Consolas" w:cs="Consolas"/>
        </w:rPr>
        <w:t>a</w:t>
      </w:r>
      <w:r>
        <w:t xml:space="preserve">  for destinations and  </w:t>
      </w:r>
      <w:proofErr w:type="spellStart"/>
      <w:r w:rsidR="00B97966">
        <w:rPr>
          <w:rFonts w:ascii="Consolas" w:hAnsi="Consolas" w:cs="Consolas"/>
        </w:rPr>
        <w:t>sa</w:t>
      </w:r>
      <w:proofErr w:type="spellEnd"/>
      <w:r>
        <w:t xml:space="preserve">  for handles to forward references) is employed here.  If necessary you may code  </w:t>
      </w:r>
      <w:r w:rsidR="00B97966">
        <w:rPr>
          <w:rFonts w:ascii="Consolas" w:hAnsi="Consolas" w:cs="Consolas"/>
        </w:rPr>
        <w:t>SWAP</w:t>
      </w:r>
      <w:r>
        <w:t xml:space="preserve">  to </w:t>
      </w:r>
      <w:r w:rsidR="00CA03F4">
        <w:t xml:space="preserve">affect </w:t>
      </w:r>
      <w:r w:rsidR="00B97966">
        <w:t>the host Assembler's stack.</w:t>
      </w:r>
      <w:r w:rsidR="008A7B06">
        <w:t xml:space="preserve">  New words introduced in aF-3 are shown in green.</w:t>
      </w:r>
    </w:p>
    <w:p w14:paraId="4CA6636A" w14:textId="77777777" w:rsidR="00F37FAE" w:rsidRDefault="00F37FAE" w:rsidP="00F37FAE">
      <w:pPr>
        <w:pStyle w:val="BodyText"/>
        <w:spacing w:after="120"/>
        <w:ind w:left="1440" w:hanging="720"/>
        <w:rPr>
          <w:rFonts w:asciiTheme="minorHAnsi" w:hAnsiTheme="minorHAnsi" w:cstheme="minorHAnsi"/>
        </w:rPr>
      </w:pPr>
      <w:r w:rsidRPr="00274943">
        <w:rPr>
          <w:rFonts w:ascii="Consolas" w:hAnsi="Consolas" w:cs="Consolas"/>
          <w:b/>
        </w:rPr>
        <w:t xml:space="preserve">begin </w:t>
      </w:r>
      <w:r w:rsidR="00B97966">
        <w:rPr>
          <w:rFonts w:ascii="Consolas" w:hAnsi="Consolas" w:cs="Consolas"/>
        </w:rPr>
        <w:t>[</w:t>
      </w:r>
      <w:r w:rsidRPr="00274943">
        <w:rPr>
          <w:rFonts w:ascii="Consolas" w:hAnsi="Consolas" w:cs="Consolas"/>
        </w:rPr>
        <w:t>-a</w:t>
      </w:r>
      <w:r w:rsidR="00B97966">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forces word alignment and saves  </w:t>
      </w:r>
      <w:r w:rsidRPr="00451BE9">
        <w:rPr>
          <w:rFonts w:ascii="Consolas" w:hAnsi="Consolas" w:cs="Consolas"/>
        </w:rPr>
        <w:t>here</w:t>
      </w:r>
      <w:r>
        <w:rPr>
          <w:rFonts w:asciiTheme="minorHAnsi" w:hAnsiTheme="minorHAnsi" w:cstheme="minorHAnsi"/>
        </w:rPr>
        <w:t xml:space="preserve">  to be used as a transfer destination.</w:t>
      </w:r>
    </w:p>
    <w:p w14:paraId="2640C149" w14:textId="77777777" w:rsidR="00F37FAE" w:rsidRDefault="00F37FAE" w:rsidP="00F37FAE">
      <w:pPr>
        <w:pStyle w:val="BodyText"/>
        <w:spacing w:after="120"/>
        <w:ind w:left="1440" w:hanging="720"/>
        <w:rPr>
          <w:rFonts w:asciiTheme="minorHAnsi" w:hAnsiTheme="minorHAnsi" w:cstheme="minorHAnsi"/>
        </w:rPr>
      </w:pPr>
      <w:r w:rsidRPr="00274943">
        <w:rPr>
          <w:rFonts w:ascii="Consolas" w:hAnsi="Consolas" w:cs="Consolas"/>
          <w:b/>
        </w:rPr>
        <w:t xml:space="preserve">while </w:t>
      </w:r>
      <w:r w:rsidR="00B97966">
        <w:rPr>
          <w:rFonts w:ascii="Consolas" w:hAnsi="Consolas" w:cs="Consolas"/>
        </w:rPr>
        <w:t>[</w:t>
      </w:r>
      <w:r w:rsidRPr="00274943">
        <w:rPr>
          <w:rFonts w:ascii="Consolas" w:hAnsi="Consolas" w:cs="Consolas"/>
        </w:rPr>
        <w:t>x</w:t>
      </w:r>
      <w:r w:rsidR="00B97966">
        <w:rPr>
          <w:rFonts w:ascii="Consolas" w:hAnsi="Consolas" w:cs="Consolas"/>
        </w:rPr>
        <w:t xml:space="preserve"> </w:t>
      </w:r>
      <w:r w:rsidRPr="00274943">
        <w:rPr>
          <w:rFonts w:ascii="Consolas" w:hAnsi="Consolas" w:cs="Consolas"/>
        </w:rPr>
        <w:t>-</w:t>
      </w:r>
      <w:r w:rsidR="00B97966">
        <w:rPr>
          <w:rFonts w:ascii="Consolas" w:hAnsi="Consolas" w:cs="Consolas"/>
        </w:rPr>
        <w:t xml:space="preserve"> </w:t>
      </w:r>
      <w:proofErr w:type="spellStart"/>
      <w:r w:rsidR="00B97966">
        <w:rPr>
          <w:rFonts w:ascii="Consolas" w:hAnsi="Consolas" w:cs="Consolas"/>
        </w:rPr>
        <w:t>sa</w:t>
      </w:r>
      <w:proofErr w:type="spellEnd"/>
      <w:r w:rsidR="00B97966">
        <w:rPr>
          <w:rFonts w:ascii="Consolas" w:hAnsi="Consolas" w:cs="Consolas"/>
        </w:rPr>
        <w:t xml:space="preserve"> </w:t>
      </w:r>
      <w:r w:rsidRPr="00274943">
        <w:rPr>
          <w:rFonts w:ascii="Consolas" w:hAnsi="Consolas" w:cs="Consolas"/>
        </w:rPr>
        <w:t>x</w:t>
      </w:r>
      <w:r w:rsidR="00B97966">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equivalent to  </w:t>
      </w:r>
      <w:r w:rsidRPr="00B97966">
        <w:rPr>
          <w:rFonts w:ascii="Consolas" w:hAnsi="Consolas" w:cs="Consolas"/>
          <w:b/>
        </w:rPr>
        <w:t xml:space="preserve">if </w:t>
      </w:r>
      <w:r w:rsidR="00B97966">
        <w:rPr>
          <w:rFonts w:ascii="Consolas" w:hAnsi="Consolas" w:cs="Consolas"/>
          <w:b/>
        </w:rPr>
        <w:t>SWAP</w:t>
      </w:r>
      <w:r>
        <w:rPr>
          <w:rFonts w:asciiTheme="minorHAnsi" w:hAnsiTheme="minorHAnsi" w:cstheme="minorHAnsi"/>
        </w:rPr>
        <w:t xml:space="preserve"> .  Typically used as a conditional exit from within a loop.</w:t>
      </w:r>
    </w:p>
    <w:p w14:paraId="1D43D6F4" w14:textId="77777777" w:rsidR="00F37FAE" w:rsidRDefault="00F37FAE" w:rsidP="00F37FAE">
      <w:pPr>
        <w:pStyle w:val="BodyText"/>
        <w:spacing w:after="120"/>
        <w:ind w:left="1440" w:hanging="720"/>
        <w:rPr>
          <w:rFonts w:asciiTheme="minorHAnsi" w:hAnsiTheme="minorHAnsi" w:cstheme="minorHAnsi"/>
        </w:rPr>
      </w:pPr>
      <w:r w:rsidRPr="00274943">
        <w:rPr>
          <w:rFonts w:ascii="Consolas" w:hAnsi="Consolas" w:cs="Consolas"/>
          <w:b/>
        </w:rPr>
        <w:lastRenderedPageBreak/>
        <w:t xml:space="preserve">-while </w:t>
      </w:r>
      <w:r w:rsidR="00B97966">
        <w:rPr>
          <w:rFonts w:ascii="Consolas" w:hAnsi="Consolas" w:cs="Consolas"/>
        </w:rPr>
        <w:t>[</w:t>
      </w:r>
      <w:r w:rsidRPr="00274943">
        <w:rPr>
          <w:rFonts w:ascii="Consolas" w:hAnsi="Consolas" w:cs="Consolas"/>
        </w:rPr>
        <w:t>x</w:t>
      </w:r>
      <w:r w:rsidR="00B97966">
        <w:rPr>
          <w:rFonts w:ascii="Consolas" w:hAnsi="Consolas" w:cs="Consolas"/>
        </w:rPr>
        <w:t xml:space="preserve"> </w:t>
      </w:r>
      <w:r w:rsidRPr="00274943">
        <w:rPr>
          <w:rFonts w:ascii="Consolas" w:hAnsi="Consolas" w:cs="Consolas"/>
        </w:rPr>
        <w:t>-</w:t>
      </w:r>
      <w:r w:rsidR="00B97966">
        <w:rPr>
          <w:rFonts w:ascii="Consolas" w:hAnsi="Consolas" w:cs="Consolas"/>
        </w:rPr>
        <w:t xml:space="preserve"> </w:t>
      </w:r>
      <w:proofErr w:type="spellStart"/>
      <w:r w:rsidR="00B97966">
        <w:rPr>
          <w:rFonts w:ascii="Consolas" w:hAnsi="Consolas" w:cs="Consolas"/>
        </w:rPr>
        <w:t>sa</w:t>
      </w:r>
      <w:proofErr w:type="spellEnd"/>
      <w:r w:rsidR="00B97966">
        <w:rPr>
          <w:rFonts w:ascii="Consolas" w:hAnsi="Consolas" w:cs="Consolas"/>
        </w:rPr>
        <w:t xml:space="preserve"> </w:t>
      </w:r>
      <w:r w:rsidRPr="00274943">
        <w:rPr>
          <w:rFonts w:ascii="Consolas" w:hAnsi="Consolas" w:cs="Consolas"/>
        </w:rPr>
        <w:t>x</w:t>
      </w:r>
      <w:r w:rsidR="00B97966">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equivalent to  </w:t>
      </w:r>
      <w:r w:rsidR="004F035B" w:rsidRPr="00B97966">
        <w:rPr>
          <w:rFonts w:ascii="Consolas" w:hAnsi="Consolas" w:cs="Consolas"/>
          <w:b/>
        </w:rPr>
        <w:t>-i</w:t>
      </w:r>
      <w:r w:rsidRPr="00B97966">
        <w:rPr>
          <w:rFonts w:ascii="Consolas" w:hAnsi="Consolas" w:cs="Consolas"/>
          <w:b/>
        </w:rPr>
        <w:t xml:space="preserve">f </w:t>
      </w:r>
      <w:r w:rsidR="00B97966">
        <w:rPr>
          <w:rFonts w:ascii="Consolas" w:hAnsi="Consolas" w:cs="Consolas"/>
          <w:b/>
        </w:rPr>
        <w:t>SWAP</w:t>
      </w:r>
      <w:r w:rsidRPr="00B97966">
        <w:rPr>
          <w:rFonts w:asciiTheme="minorHAnsi" w:hAnsiTheme="minorHAnsi" w:cstheme="minorHAnsi"/>
        </w:rPr>
        <w:t xml:space="preserve"> </w:t>
      </w:r>
      <w:r>
        <w:rPr>
          <w:rFonts w:asciiTheme="minorHAnsi" w:hAnsiTheme="minorHAnsi" w:cstheme="minorHAnsi"/>
        </w:rPr>
        <w:t>.  Typically used as a conditional exit from within a loop.</w:t>
      </w:r>
    </w:p>
    <w:p w14:paraId="4E9A026A" w14:textId="77777777" w:rsidR="00F37FAE" w:rsidRDefault="00F37FAE" w:rsidP="00F37FAE">
      <w:pPr>
        <w:pStyle w:val="BodyText"/>
        <w:spacing w:after="120"/>
        <w:ind w:left="1440" w:hanging="720"/>
        <w:rPr>
          <w:rFonts w:asciiTheme="minorHAnsi" w:hAnsiTheme="minorHAnsi" w:cstheme="minorHAnsi"/>
        </w:rPr>
      </w:pPr>
      <w:r w:rsidRPr="00274943">
        <w:rPr>
          <w:rFonts w:ascii="Consolas" w:hAnsi="Consolas" w:cs="Consolas"/>
          <w:b/>
        </w:rPr>
        <w:t xml:space="preserve">until </w:t>
      </w:r>
      <w:r w:rsidR="00B97966">
        <w:rPr>
          <w:rFonts w:ascii="Consolas" w:hAnsi="Consolas" w:cs="Consolas"/>
        </w:rPr>
        <w:t>[</w:t>
      </w:r>
      <w:r w:rsidRPr="00274943">
        <w:rPr>
          <w:rFonts w:ascii="Consolas" w:hAnsi="Consolas" w:cs="Consolas"/>
        </w:rPr>
        <w:t>a</w:t>
      </w:r>
      <w:r w:rsidR="00B97966">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sidRPr="00A7444E">
        <w:rPr>
          <w:rFonts w:asciiTheme="minorHAnsi" w:hAnsiTheme="minorHAnsi" w:cstheme="minorHAnsi"/>
          <w:b/>
        </w:rPr>
        <w:t>T</w:t>
      </w:r>
      <w:r>
        <w:rPr>
          <w:rFonts w:asciiTheme="minorHAnsi" w:hAnsiTheme="minorHAnsi" w:cstheme="minorHAnsi"/>
        </w:rPr>
        <w:t xml:space="preserve">  is nonzero, program flow continues; otherwise jumps to  </w:t>
      </w:r>
      <w:r>
        <w:rPr>
          <w:rFonts w:ascii="Consolas" w:hAnsi="Consolas" w:cs="Consolas"/>
        </w:rPr>
        <w:t>a</w:t>
      </w:r>
      <w:r>
        <w:rPr>
          <w:rFonts w:asciiTheme="minorHAnsi" w:hAnsiTheme="minorHAnsi" w:cstheme="minorHAnsi"/>
        </w:rPr>
        <w:t xml:space="preserve"> .  Typically used as a conditional exit at the end of a loop.</w:t>
      </w:r>
    </w:p>
    <w:p w14:paraId="055B8A0F" w14:textId="77777777" w:rsidR="00F37FAE" w:rsidRDefault="00F37FAE" w:rsidP="00F37FAE">
      <w:pPr>
        <w:pStyle w:val="BodyText"/>
        <w:spacing w:after="120"/>
        <w:ind w:left="1440" w:hanging="720"/>
        <w:rPr>
          <w:rFonts w:asciiTheme="minorHAnsi" w:hAnsiTheme="minorHAnsi" w:cstheme="minorHAnsi"/>
        </w:rPr>
      </w:pPr>
      <w:r w:rsidRPr="00274943">
        <w:rPr>
          <w:rFonts w:ascii="Consolas" w:hAnsi="Consolas" w:cs="Consolas"/>
          <w:b/>
        </w:rPr>
        <w:t xml:space="preserve">-until </w:t>
      </w:r>
      <w:r w:rsidR="00B97966">
        <w:rPr>
          <w:rFonts w:ascii="Consolas" w:hAnsi="Consolas" w:cs="Consolas"/>
        </w:rPr>
        <w:t>[</w:t>
      </w:r>
      <w:r w:rsidRPr="00274943">
        <w:rPr>
          <w:rFonts w:ascii="Consolas" w:hAnsi="Consolas" w:cs="Consolas"/>
        </w:rPr>
        <w:t>a</w:t>
      </w:r>
      <w:r w:rsidR="00B97966">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sidRPr="00A7444E">
        <w:rPr>
          <w:rFonts w:asciiTheme="minorHAnsi" w:hAnsiTheme="minorHAnsi" w:cstheme="minorHAnsi"/>
          <w:b/>
        </w:rPr>
        <w:t>T</w:t>
      </w:r>
      <w:r>
        <w:rPr>
          <w:rFonts w:asciiTheme="minorHAnsi" w:hAnsiTheme="minorHAnsi" w:cstheme="minorHAnsi"/>
        </w:rPr>
        <w:t xml:space="preserve">  is negative, program flow continues; otherwise jumps to  </w:t>
      </w:r>
      <w:r>
        <w:rPr>
          <w:rFonts w:ascii="Consolas" w:hAnsi="Consolas" w:cs="Consolas"/>
        </w:rPr>
        <w:t>a</w:t>
      </w:r>
      <w:r>
        <w:rPr>
          <w:rFonts w:asciiTheme="minorHAnsi" w:hAnsiTheme="minorHAnsi" w:cstheme="minorHAnsi"/>
        </w:rPr>
        <w:t xml:space="preserve"> .  Used like  </w:t>
      </w:r>
      <w:r w:rsidRPr="00451BE9">
        <w:rPr>
          <w:rFonts w:ascii="Consolas" w:hAnsi="Consolas" w:cs="Consolas"/>
        </w:rPr>
        <w:t>until</w:t>
      </w:r>
      <w:r>
        <w:rPr>
          <w:rFonts w:asciiTheme="minorHAnsi" w:hAnsiTheme="minorHAnsi" w:cstheme="minorHAnsi"/>
        </w:rPr>
        <w:t xml:space="preserve"> .</w:t>
      </w:r>
    </w:p>
    <w:p w14:paraId="23CC03FE" w14:textId="77777777" w:rsidR="00F37FAE" w:rsidRDefault="00B97966" w:rsidP="008A7B06">
      <w:pPr>
        <w:pStyle w:val="BodyText"/>
        <w:ind w:left="1440" w:hanging="720"/>
        <w:rPr>
          <w:rFonts w:asciiTheme="minorHAnsi" w:hAnsiTheme="minorHAnsi" w:cstheme="minorHAnsi"/>
        </w:rPr>
      </w:pPr>
      <w:r w:rsidRPr="008A7B06">
        <w:rPr>
          <w:rFonts w:ascii="Consolas" w:hAnsi="Consolas" w:cs="Consolas"/>
          <w:b/>
          <w:color w:val="34B32A" w:themeColor="background2" w:themeShade="80"/>
        </w:rPr>
        <w:t>again</w:t>
      </w:r>
      <w:r w:rsidR="00F37FAE" w:rsidRPr="00274943">
        <w:rPr>
          <w:rFonts w:ascii="Consolas" w:hAnsi="Consolas" w:cs="Consolas"/>
          <w:b/>
        </w:rPr>
        <w:t xml:space="preserve"> </w:t>
      </w:r>
      <w:r>
        <w:rPr>
          <w:rFonts w:ascii="Consolas" w:hAnsi="Consolas" w:cs="Consolas"/>
        </w:rPr>
        <w:t>[</w:t>
      </w:r>
      <w:r w:rsidR="00F37FAE" w:rsidRPr="00274943">
        <w:rPr>
          <w:rFonts w:ascii="Consolas" w:hAnsi="Consolas" w:cs="Consolas"/>
        </w:rPr>
        <w:t>a</w:t>
      </w:r>
      <w:r>
        <w:rPr>
          <w:rFonts w:ascii="Consolas" w:hAnsi="Consolas" w:cs="Consolas"/>
        </w:rPr>
        <w:t>]</w:t>
      </w:r>
      <w:r w:rsidR="00F37FAE" w:rsidRPr="00274943">
        <w:rPr>
          <w:rFonts w:asciiTheme="minorHAnsi" w:hAnsiTheme="minorHAnsi" w:cstheme="minorHAnsi"/>
        </w:rPr>
        <w:t xml:space="preserve">  </w:t>
      </w:r>
      <w:r w:rsidR="00F37FAE">
        <w:rPr>
          <w:rFonts w:asciiTheme="minorHAnsi" w:hAnsiTheme="minorHAnsi" w:cstheme="minorHAnsi"/>
        </w:rPr>
        <w:t xml:space="preserve">unconditionally jumps to  </w:t>
      </w:r>
      <w:r w:rsidR="00F37FAE">
        <w:rPr>
          <w:rFonts w:ascii="Consolas" w:hAnsi="Consolas" w:cs="Consolas"/>
        </w:rPr>
        <w:t>a</w:t>
      </w:r>
      <w:r w:rsidR="00F37FAE">
        <w:rPr>
          <w:rFonts w:asciiTheme="minorHAnsi" w:hAnsiTheme="minorHAnsi" w:cstheme="minorHAnsi"/>
        </w:rPr>
        <w:t xml:space="preserve"> .</w:t>
      </w:r>
      <w:r>
        <w:rPr>
          <w:rFonts w:asciiTheme="minorHAnsi" w:hAnsiTheme="minorHAnsi" w:cstheme="minorHAnsi"/>
        </w:rPr>
        <w:t xml:space="preserve">  </w:t>
      </w:r>
      <w:r w:rsidR="008A7B06">
        <w:rPr>
          <w:rFonts w:asciiTheme="minorHAnsi" w:hAnsiTheme="minorHAnsi" w:cstheme="minorHAnsi"/>
        </w:rPr>
        <w:t xml:space="preserve">The old  </w:t>
      </w:r>
      <w:proofErr w:type="spellStart"/>
      <w:r w:rsidR="008A7B06">
        <w:rPr>
          <w:rFonts w:asciiTheme="minorHAnsi" w:hAnsiTheme="minorHAnsi" w:cstheme="minorHAnsi"/>
        </w:rPr>
        <w:t>colorForth</w:t>
      </w:r>
      <w:proofErr w:type="spellEnd"/>
      <w:r w:rsidR="008A7B06">
        <w:rPr>
          <w:rFonts w:asciiTheme="minorHAnsi" w:hAnsiTheme="minorHAnsi" w:cstheme="minorHAnsi"/>
        </w:rPr>
        <w:t xml:space="preserve"> spelling</w:t>
      </w:r>
      <w:r>
        <w:rPr>
          <w:rFonts w:asciiTheme="minorHAnsi" w:hAnsiTheme="minorHAnsi" w:cstheme="minorHAnsi"/>
        </w:rPr>
        <w:t xml:space="preserve">  </w:t>
      </w:r>
      <w:r w:rsidRPr="008A7B06">
        <w:rPr>
          <w:rFonts w:ascii="Consolas" w:hAnsi="Consolas" w:cs="Consolas"/>
          <w:b/>
        </w:rPr>
        <w:t>end</w:t>
      </w:r>
      <w:r>
        <w:rPr>
          <w:rFonts w:asciiTheme="minorHAnsi" w:hAnsiTheme="minorHAnsi" w:cstheme="minorHAnsi"/>
        </w:rPr>
        <w:t xml:space="preserve"> </w:t>
      </w:r>
      <w:r w:rsidR="008A7B06">
        <w:rPr>
          <w:rFonts w:asciiTheme="minorHAnsi" w:hAnsiTheme="minorHAnsi" w:cstheme="minorHAnsi"/>
        </w:rPr>
        <w:t xml:space="preserve"> may also be used</w:t>
      </w:r>
      <w:r>
        <w:rPr>
          <w:rFonts w:asciiTheme="minorHAnsi" w:hAnsiTheme="minorHAnsi" w:cstheme="minorHAnsi"/>
        </w:rPr>
        <w:t>.</w:t>
      </w:r>
    </w:p>
    <w:p w14:paraId="64C1F6FF" w14:textId="77777777" w:rsidR="00781862" w:rsidRDefault="00781862" w:rsidP="00781862">
      <w:pPr>
        <w:pStyle w:val="BodyText"/>
        <w:ind w:left="1440" w:hanging="720"/>
        <w:rPr>
          <w:rFonts w:asciiTheme="minorHAnsi" w:hAnsiTheme="minorHAnsi" w:cstheme="minorHAnsi"/>
        </w:rPr>
      </w:pPr>
      <w:r w:rsidRPr="008A7B06">
        <w:rPr>
          <w:rFonts w:ascii="Consolas" w:hAnsi="Consolas" w:cs="Consolas"/>
          <w:b/>
          <w:color w:val="34B32A" w:themeColor="background2" w:themeShade="80"/>
        </w:rPr>
        <w:t>repeat</w:t>
      </w:r>
      <w:r w:rsidRPr="00274943">
        <w:rPr>
          <w:rFonts w:ascii="Consolas" w:hAnsi="Consolas" w:cs="Consolas"/>
          <w:b/>
        </w:rPr>
        <w:t xml:space="preserve"> </w:t>
      </w:r>
      <w:r>
        <w:rPr>
          <w:rFonts w:ascii="Consolas" w:hAnsi="Consolas" w:cs="Consolas"/>
        </w:rPr>
        <w:t>[</w:t>
      </w:r>
      <w:proofErr w:type="spellStart"/>
      <w:r>
        <w:rPr>
          <w:rFonts w:ascii="Consolas" w:hAnsi="Consolas" w:cs="Consolas"/>
        </w:rPr>
        <w:t>sa</w:t>
      </w:r>
      <w:proofErr w:type="spellEnd"/>
      <w:r>
        <w:rPr>
          <w:rFonts w:ascii="Consolas" w:hAnsi="Consolas" w:cs="Consolas"/>
        </w:rPr>
        <w:t xml:space="preserve"> </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unconditionally jumps to  </w:t>
      </w:r>
      <w:r w:rsidRPr="008A7B06">
        <w:rPr>
          <w:rFonts w:ascii="Consolas" w:hAnsi="Consolas" w:cs="Consolas"/>
        </w:rPr>
        <w:t>a</w:t>
      </w:r>
      <w:r>
        <w:rPr>
          <w:rFonts w:asciiTheme="minorHAnsi" w:hAnsiTheme="minorHAnsi" w:cstheme="minorHAnsi"/>
        </w:rPr>
        <w:t xml:space="preserve">  and resolves the forward jump at  </w:t>
      </w:r>
      <w:proofErr w:type="spellStart"/>
      <w:r w:rsidRPr="008A7B06">
        <w:rPr>
          <w:rFonts w:ascii="Consolas" w:hAnsi="Consolas" w:cs="Consolas"/>
        </w:rPr>
        <w:t>sa</w:t>
      </w:r>
      <w:proofErr w:type="spellEnd"/>
      <w:r>
        <w:rPr>
          <w:rFonts w:asciiTheme="minorHAnsi" w:hAnsiTheme="minorHAnsi" w:cstheme="minorHAnsi"/>
        </w:rPr>
        <w:t xml:space="preserve"> .  equivalent to  </w:t>
      </w:r>
      <w:r w:rsidRPr="008A7B06">
        <w:rPr>
          <w:rFonts w:ascii="Consolas" w:hAnsi="Consolas" w:cs="Consolas"/>
          <w:b/>
        </w:rPr>
        <w:t>again then</w:t>
      </w:r>
      <w:r>
        <w:rPr>
          <w:rFonts w:asciiTheme="minorHAnsi" w:hAnsiTheme="minorHAnsi" w:cstheme="minorHAnsi"/>
        </w:rPr>
        <w:t xml:space="preserve"> .</w:t>
      </w:r>
    </w:p>
    <w:p w14:paraId="002D78AC" w14:textId="77777777" w:rsidR="008A7B06" w:rsidRDefault="00781862" w:rsidP="008A7B06">
      <w:pPr>
        <w:pStyle w:val="BodyText"/>
        <w:ind w:left="1440" w:hanging="720"/>
        <w:rPr>
          <w:rFonts w:asciiTheme="minorHAnsi" w:hAnsiTheme="minorHAnsi" w:cstheme="minorHAnsi"/>
        </w:rPr>
      </w:pPr>
      <w:r>
        <w:rPr>
          <w:rFonts w:ascii="Consolas" w:hAnsi="Consolas" w:cs="Consolas"/>
          <w:b/>
          <w:color w:val="34B32A" w:themeColor="background2" w:themeShade="80"/>
        </w:rPr>
        <w:t>else</w:t>
      </w:r>
      <w:r w:rsidR="008A7B06" w:rsidRPr="00274943">
        <w:rPr>
          <w:rFonts w:ascii="Consolas" w:hAnsi="Consolas" w:cs="Consolas"/>
          <w:b/>
        </w:rPr>
        <w:t xml:space="preserve"> </w:t>
      </w:r>
      <w:r w:rsidR="008A7B06">
        <w:rPr>
          <w:rFonts w:ascii="Consolas" w:hAnsi="Consolas" w:cs="Consolas"/>
        </w:rPr>
        <w:t>[</w:t>
      </w:r>
      <w:proofErr w:type="spellStart"/>
      <w:r>
        <w:rPr>
          <w:rFonts w:ascii="Consolas" w:hAnsi="Consolas" w:cs="Consolas"/>
        </w:rPr>
        <w:t>sa</w:t>
      </w:r>
      <w:proofErr w:type="spellEnd"/>
      <w:r>
        <w:rPr>
          <w:rFonts w:ascii="Consolas" w:hAnsi="Consolas" w:cs="Consolas"/>
        </w:rPr>
        <w:t xml:space="preserve"> - </w:t>
      </w:r>
      <w:proofErr w:type="spellStart"/>
      <w:r>
        <w:rPr>
          <w:rFonts w:ascii="Consolas" w:hAnsi="Consolas" w:cs="Consolas"/>
        </w:rPr>
        <w:t>sa</w:t>
      </w:r>
      <w:proofErr w:type="spellEnd"/>
      <w:r w:rsidR="008A7B06">
        <w:rPr>
          <w:rFonts w:ascii="Consolas" w:hAnsi="Consolas" w:cs="Consolas"/>
        </w:rPr>
        <w:t>]</w:t>
      </w:r>
      <w:r w:rsidR="008A7B06" w:rsidRPr="00274943">
        <w:rPr>
          <w:rFonts w:asciiTheme="minorHAnsi" w:hAnsiTheme="minorHAnsi" w:cstheme="minorHAnsi"/>
        </w:rPr>
        <w:t xml:space="preserve">  </w:t>
      </w:r>
      <w:r>
        <w:rPr>
          <w:rFonts w:asciiTheme="minorHAnsi" w:hAnsiTheme="minorHAnsi" w:cstheme="minorHAnsi"/>
        </w:rPr>
        <w:t>jumps to matching  then  and resolves preceding forward transfer.</w:t>
      </w:r>
    </w:p>
    <w:p w14:paraId="6B7AFE67" w14:textId="77777777" w:rsidR="00F37FAE" w:rsidRDefault="00F37FAE" w:rsidP="00451BE9">
      <w:pPr>
        <w:pStyle w:val="BodyText"/>
        <w:ind w:left="1440" w:hanging="720"/>
        <w:rPr>
          <w:rFonts w:asciiTheme="minorHAnsi" w:hAnsiTheme="minorHAnsi" w:cstheme="minorHAnsi"/>
        </w:rPr>
      </w:pPr>
      <w:r w:rsidRPr="00274943">
        <w:rPr>
          <w:rFonts w:ascii="Consolas" w:hAnsi="Consolas" w:cs="Consolas"/>
          <w:b/>
        </w:rPr>
        <w:t xml:space="preserve">*next </w:t>
      </w:r>
      <w:r w:rsidR="00B97966">
        <w:rPr>
          <w:rFonts w:ascii="Consolas" w:hAnsi="Consolas" w:cs="Consolas"/>
        </w:rPr>
        <w:t>[</w:t>
      </w:r>
      <w:proofErr w:type="spellStart"/>
      <w:r w:rsidR="00B97966">
        <w:rPr>
          <w:rFonts w:ascii="Consolas" w:hAnsi="Consolas" w:cs="Consolas"/>
        </w:rPr>
        <w:t>s</w:t>
      </w:r>
      <w:r w:rsidRPr="00274943">
        <w:rPr>
          <w:rFonts w:ascii="Consolas" w:hAnsi="Consolas" w:cs="Consolas"/>
        </w:rPr>
        <w:t>a</w:t>
      </w:r>
      <w:proofErr w:type="spellEnd"/>
      <w:r w:rsidR="00B97966">
        <w:rPr>
          <w:rFonts w:ascii="Consolas" w:hAnsi="Consolas" w:cs="Consolas"/>
        </w:rPr>
        <w:t xml:space="preserve"> </w:t>
      </w:r>
      <w:r w:rsidRPr="00274943">
        <w:rPr>
          <w:rFonts w:ascii="Consolas" w:hAnsi="Consolas" w:cs="Consolas"/>
        </w:rPr>
        <w:t>x</w:t>
      </w:r>
      <w:r w:rsidR="00B97966">
        <w:rPr>
          <w:rFonts w:ascii="Consolas" w:hAnsi="Consolas" w:cs="Consolas"/>
        </w:rPr>
        <w:t xml:space="preserve"> </w:t>
      </w:r>
      <w:r w:rsidRPr="00274943">
        <w:rPr>
          <w:rFonts w:ascii="Consolas" w:hAnsi="Consolas" w:cs="Consolas"/>
        </w:rPr>
        <w:t>-</w:t>
      </w:r>
      <w:r w:rsidR="00B97966">
        <w:rPr>
          <w:rFonts w:ascii="Consolas" w:hAnsi="Consolas" w:cs="Consolas"/>
        </w:rPr>
        <w:t xml:space="preserve"> </w:t>
      </w:r>
      <w:r w:rsidRPr="00274943">
        <w:rPr>
          <w:rFonts w:ascii="Consolas" w:hAnsi="Consolas" w:cs="Consolas"/>
        </w:rPr>
        <w:t>x</w:t>
      </w:r>
      <w:r w:rsidR="00B97966">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equivalent to  </w:t>
      </w:r>
      <w:r w:rsidR="00B97966">
        <w:rPr>
          <w:rFonts w:ascii="Consolas" w:hAnsi="Consolas" w:cs="Consolas"/>
          <w:b/>
        </w:rPr>
        <w:t>SWAP</w:t>
      </w:r>
      <w:r w:rsidRPr="00B97966">
        <w:rPr>
          <w:rFonts w:ascii="Consolas" w:hAnsi="Consolas" w:cs="Consolas"/>
          <w:b/>
        </w:rPr>
        <w:t xml:space="preserve"> next</w:t>
      </w:r>
      <w:r>
        <w:rPr>
          <w:rFonts w:asciiTheme="minorHAnsi" w:hAnsiTheme="minorHAnsi" w:cstheme="minorHAnsi"/>
        </w:rPr>
        <w:t xml:space="preserve">  .</w:t>
      </w:r>
    </w:p>
    <w:p w14:paraId="687E9DCB" w14:textId="77777777" w:rsidR="00302621" w:rsidRPr="004D6F93" w:rsidRDefault="00302621" w:rsidP="00302621">
      <w:pPr>
        <w:pStyle w:val="Heading3"/>
      </w:pPr>
      <w:bookmarkStart w:id="440" w:name="_Toc119163474"/>
      <w:r w:rsidRPr="004D6F93">
        <w:t>F18 Opcodes</w:t>
      </w:r>
      <w:bookmarkEnd w:id="440"/>
    </w:p>
    <w:p w14:paraId="5C785E05" w14:textId="77777777" w:rsidR="00302621" w:rsidRDefault="00302621" w:rsidP="00302621">
      <w:pPr>
        <w:pStyle w:val="BodyText"/>
      </w:pPr>
      <w:r>
        <w:t xml:space="preserve">The preferred opcode names, as shown in the </w:t>
      </w:r>
      <w:r w:rsidRPr="00451BE9">
        <w:rPr>
          <w:i/>
        </w:rPr>
        <w:t>F18A Technology Reference,</w:t>
      </w:r>
      <w:r>
        <w:t xml:space="preserve"> each compile an opcode into a slot:</w:t>
      </w:r>
    </w:p>
    <w:p w14:paraId="10BBC787" w14:textId="77777777" w:rsidR="00302621" w:rsidRPr="0055224A" w:rsidRDefault="00302621" w:rsidP="00302621">
      <w:pPr>
        <w:pStyle w:val="BodyText"/>
        <w:spacing w:after="0"/>
        <w:ind w:left="1440" w:hanging="720"/>
        <w:rPr>
          <w:rFonts w:ascii="Consolas" w:hAnsi="Consolas" w:cs="Consolas"/>
          <w:b/>
        </w:rPr>
      </w:pPr>
      <w:r w:rsidRPr="0055224A">
        <w:rPr>
          <w:rFonts w:ascii="Consolas" w:hAnsi="Consolas" w:cs="Consolas"/>
          <w:b/>
        </w:rPr>
        <w:t>ex  @p @+ @b @  !p !+ !b !</w:t>
      </w:r>
    </w:p>
    <w:p w14:paraId="0EE23421" w14:textId="77777777" w:rsidR="00302621" w:rsidRPr="0055224A" w:rsidRDefault="00302621" w:rsidP="00302621">
      <w:pPr>
        <w:pStyle w:val="BodyText"/>
        <w:ind w:left="1440" w:hanging="720"/>
        <w:rPr>
          <w:rFonts w:ascii="Consolas" w:hAnsi="Consolas" w:cs="Consolas"/>
          <w:b/>
        </w:rPr>
      </w:pPr>
      <w:r w:rsidRPr="0055224A">
        <w:rPr>
          <w:rFonts w:ascii="Consolas" w:hAnsi="Consolas" w:cs="Consolas"/>
          <w:b/>
        </w:rPr>
        <w:t xml:space="preserve">+* 2* 2/ </w:t>
      </w:r>
      <w:r w:rsidRPr="0055224A">
        <w:rPr>
          <w:rFonts w:ascii="Consolas" w:hAnsi="Consolas" w:cs="Consolas"/>
          <w:b/>
          <w:color w:val="FF0000"/>
        </w:rPr>
        <w:t>-</w:t>
      </w:r>
      <w:r w:rsidRPr="0055224A">
        <w:rPr>
          <w:rFonts w:ascii="Consolas" w:hAnsi="Consolas" w:cs="Consolas"/>
          <w:b/>
        </w:rPr>
        <w:t xml:space="preserve">  + and </w:t>
      </w:r>
      <w:r w:rsidRPr="0055224A">
        <w:rPr>
          <w:rFonts w:ascii="Consolas" w:hAnsi="Consolas" w:cs="Consolas"/>
          <w:b/>
          <w:color w:val="FF0000"/>
        </w:rPr>
        <w:t xml:space="preserve">or </w:t>
      </w:r>
      <w:r w:rsidRPr="0055224A">
        <w:rPr>
          <w:rFonts w:ascii="Consolas" w:hAnsi="Consolas" w:cs="Consolas"/>
          <w:b/>
        </w:rPr>
        <w:t xml:space="preserve">drop  dup </w:t>
      </w:r>
      <w:r w:rsidRPr="0055224A">
        <w:rPr>
          <w:rFonts w:ascii="Consolas" w:hAnsi="Consolas" w:cs="Consolas"/>
          <w:b/>
          <w:color w:val="FF0000"/>
        </w:rPr>
        <w:t xml:space="preserve">pop </w:t>
      </w:r>
      <w:r w:rsidRPr="0055224A">
        <w:rPr>
          <w:rFonts w:ascii="Consolas" w:hAnsi="Consolas" w:cs="Consolas"/>
          <w:b/>
        </w:rPr>
        <w:t xml:space="preserve">over a  . </w:t>
      </w:r>
      <w:r w:rsidRPr="0055224A">
        <w:rPr>
          <w:rFonts w:ascii="Consolas" w:hAnsi="Consolas" w:cs="Consolas"/>
          <w:b/>
          <w:color w:val="FF0000"/>
        </w:rPr>
        <w:t xml:space="preserve">push </w:t>
      </w:r>
      <w:r w:rsidRPr="0055224A">
        <w:rPr>
          <w:rFonts w:ascii="Consolas" w:hAnsi="Consolas" w:cs="Consolas"/>
          <w:b/>
        </w:rPr>
        <w:t>b! a!</w:t>
      </w:r>
    </w:p>
    <w:p w14:paraId="16F67E4D" w14:textId="77777777" w:rsidR="00302621" w:rsidRDefault="00302621" w:rsidP="00302621">
      <w:pPr>
        <w:pStyle w:val="BodyText"/>
        <w:ind w:left="1440" w:hanging="720"/>
        <w:rPr>
          <w:rFonts w:asciiTheme="majorHAnsi" w:hAnsiTheme="majorHAnsi" w:cstheme="majorHAnsi"/>
        </w:rPr>
      </w:pPr>
      <w:r>
        <w:rPr>
          <w:rFonts w:asciiTheme="majorHAnsi" w:hAnsiTheme="majorHAnsi" w:cstheme="majorHAnsi"/>
        </w:rPr>
        <w:t xml:space="preserve">The  </w:t>
      </w:r>
      <w:r w:rsidRPr="00203484">
        <w:rPr>
          <w:rFonts w:ascii="Consolas" w:hAnsi="Consolas" w:cs="Consolas"/>
        </w:rPr>
        <w:t>call</w:t>
      </w:r>
      <w:r>
        <w:rPr>
          <w:rFonts w:asciiTheme="majorHAnsi" w:hAnsiTheme="majorHAnsi" w:cstheme="majorHAnsi"/>
        </w:rPr>
        <w:t xml:space="preserve">  opcode is compiled when an F18 label is referenced.</w:t>
      </w:r>
    </w:p>
    <w:p w14:paraId="09581F2D" w14:textId="77777777" w:rsidR="000B5099" w:rsidRDefault="000B5099" w:rsidP="000B5099">
      <w:pPr>
        <w:pStyle w:val="BodyText"/>
        <w:ind w:left="1440" w:hanging="720"/>
        <w:rPr>
          <w:rFonts w:asciiTheme="minorHAnsi" w:hAnsiTheme="minorHAnsi" w:cstheme="minorHAnsi"/>
        </w:rPr>
      </w:pPr>
      <w:r>
        <w:rPr>
          <w:rFonts w:ascii="Consolas" w:hAnsi="Consolas" w:cs="Consolas"/>
          <w:b/>
        </w:rPr>
        <w:t>lit</w:t>
      </w:r>
      <w:r w:rsidRPr="00274943">
        <w:rPr>
          <w:rFonts w:ascii="Consolas" w:hAnsi="Consolas" w:cs="Consolas"/>
          <w:b/>
        </w:rPr>
        <w:t xml:space="preserve"> </w:t>
      </w:r>
      <w:r>
        <w:rPr>
          <w:rFonts w:ascii="Consolas" w:hAnsi="Consolas" w:cs="Consolas"/>
        </w:rPr>
        <w:t>[</w:t>
      </w:r>
      <w:r w:rsidR="005C4229">
        <w:rPr>
          <w:rFonts w:ascii="Consolas" w:hAnsi="Consolas" w:cs="Consolas"/>
        </w:rPr>
        <w:t>d</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generates a literal of the given value by inserting a </w:t>
      </w:r>
      <w:r w:rsidRPr="000B5099">
        <w:rPr>
          <w:rFonts w:ascii="Consolas" w:hAnsi="Consolas" w:cs="Consolas"/>
        </w:rPr>
        <w:t>@p</w:t>
      </w:r>
      <w:r>
        <w:rPr>
          <w:rFonts w:asciiTheme="minorHAnsi" w:hAnsiTheme="minorHAnsi" w:cstheme="minorHAnsi"/>
        </w:rPr>
        <w:t xml:space="preserve"> opcode and la</w:t>
      </w:r>
      <w:r w:rsidR="005C4229">
        <w:rPr>
          <w:rFonts w:asciiTheme="minorHAnsi" w:hAnsiTheme="minorHAnsi" w:cstheme="minorHAnsi"/>
        </w:rPr>
        <w:t>ying the value down in memory</w:t>
      </w:r>
      <w:r>
        <w:rPr>
          <w:rFonts w:asciiTheme="minorHAnsi" w:hAnsiTheme="minorHAnsi" w:cstheme="minorHAnsi"/>
        </w:rPr>
        <w:t>.</w:t>
      </w:r>
    </w:p>
    <w:p w14:paraId="14B0B49A" w14:textId="77777777" w:rsidR="005C4229" w:rsidRDefault="005C4229" w:rsidP="005C4229">
      <w:pPr>
        <w:pStyle w:val="BodyText"/>
        <w:ind w:left="1440" w:hanging="720"/>
        <w:rPr>
          <w:rFonts w:asciiTheme="minorHAnsi" w:hAnsiTheme="minorHAnsi" w:cstheme="minorHAnsi"/>
        </w:rPr>
      </w:pPr>
      <w:r>
        <w:rPr>
          <w:rFonts w:ascii="Consolas" w:hAnsi="Consolas" w:cs="Consolas"/>
          <w:b/>
        </w:rPr>
        <w:t>alit</w:t>
      </w:r>
      <w:r w:rsidRPr="00274943">
        <w:rPr>
          <w:rFonts w:ascii="Consolas" w:hAnsi="Consolas" w:cs="Consolas"/>
          <w:b/>
        </w:rPr>
        <w:t xml:space="preserve"> </w:t>
      </w:r>
      <w:r>
        <w:rPr>
          <w:rFonts w:ascii="Consolas" w:hAnsi="Consolas" w:cs="Consolas"/>
        </w:rPr>
        <w:t>[</w:t>
      </w:r>
      <w:r w:rsidR="00C50558">
        <w:rPr>
          <w:rFonts w:ascii="Consolas" w:hAnsi="Consolas" w:cs="Consolas"/>
        </w:rPr>
        <w:t>u</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generates a literal of the given</w:t>
      </w:r>
      <w:r w:rsidR="00C50558">
        <w:rPr>
          <w:rFonts w:asciiTheme="minorHAnsi" w:hAnsiTheme="minorHAnsi" w:cstheme="minorHAnsi"/>
        </w:rPr>
        <w:t xml:space="preserve"> </w:t>
      </w:r>
      <w:r w:rsidR="00C50558" w:rsidRPr="00C50558">
        <w:rPr>
          <w:rFonts w:asciiTheme="minorHAnsi" w:hAnsiTheme="minorHAnsi" w:cstheme="minorHAnsi"/>
          <w:i/>
        </w:rPr>
        <w:t>unsigned</w:t>
      </w:r>
      <w:r w:rsidR="0055324F">
        <w:rPr>
          <w:rFonts w:asciiTheme="minorHAnsi" w:hAnsiTheme="minorHAnsi" w:cstheme="minorHAnsi"/>
        </w:rPr>
        <w:t xml:space="preserve"> single precision</w:t>
      </w:r>
      <w:r>
        <w:rPr>
          <w:rFonts w:asciiTheme="minorHAnsi" w:hAnsiTheme="minorHAnsi" w:cstheme="minorHAnsi"/>
        </w:rPr>
        <w:t xml:space="preserve"> value by inserting a </w:t>
      </w:r>
      <w:r w:rsidRPr="000B5099">
        <w:rPr>
          <w:rFonts w:ascii="Consolas" w:hAnsi="Consolas" w:cs="Consolas"/>
        </w:rPr>
        <w:t>@p</w:t>
      </w:r>
      <w:r>
        <w:rPr>
          <w:rFonts w:asciiTheme="minorHAnsi" w:hAnsiTheme="minorHAnsi" w:cstheme="minorHAnsi"/>
        </w:rPr>
        <w:t xml:space="preserve"> opcode and laying the value down in memory</w:t>
      </w:r>
      <w:r w:rsidR="00C50558">
        <w:rPr>
          <w:rFonts w:asciiTheme="minorHAnsi" w:hAnsiTheme="minorHAnsi" w:cstheme="minorHAnsi"/>
        </w:rPr>
        <w:t>.</w:t>
      </w:r>
    </w:p>
    <w:p w14:paraId="5A0D34B6" w14:textId="77777777" w:rsidR="003C1A5E" w:rsidRDefault="003B16E0" w:rsidP="003C1A5E">
      <w:pPr>
        <w:pStyle w:val="BodyText"/>
        <w:spacing w:after="120"/>
        <w:ind w:left="1440" w:hanging="720"/>
        <w:rPr>
          <w:rFonts w:asciiTheme="minorHAnsi" w:hAnsiTheme="minorHAnsi" w:cstheme="minorHAnsi"/>
        </w:rPr>
      </w:pPr>
      <w:r>
        <w:rPr>
          <w:rFonts w:ascii="Consolas" w:hAnsi="Consolas" w:cs="Consolas"/>
          <w:b/>
        </w:rPr>
        <w:t>&lt;a valid number&gt;</w:t>
      </w:r>
      <w:r w:rsidRPr="00274943">
        <w:rPr>
          <w:rFonts w:asciiTheme="minorHAnsi" w:hAnsiTheme="minorHAnsi" w:cstheme="minorHAnsi"/>
        </w:rPr>
        <w:t xml:space="preserve">  </w:t>
      </w:r>
      <w:r>
        <w:rPr>
          <w:rFonts w:asciiTheme="minorHAnsi" w:hAnsiTheme="minorHAnsi" w:cstheme="minorHAnsi"/>
        </w:rPr>
        <w:t xml:space="preserve">encountered during assembly also generates a </w:t>
      </w:r>
      <w:r w:rsidRPr="00D40DA8">
        <w:rPr>
          <w:rFonts w:asciiTheme="minorHAnsi" w:hAnsiTheme="minorHAnsi" w:cstheme="minorHAnsi"/>
        </w:rPr>
        <w:t>literal</w:t>
      </w:r>
      <w:r w:rsidR="0055324F" w:rsidRPr="00D40DA8">
        <w:rPr>
          <w:rFonts w:asciiTheme="minorHAnsi" w:hAnsiTheme="minorHAnsi" w:cstheme="minorHAnsi"/>
        </w:rPr>
        <w:t xml:space="preserve"> </w:t>
      </w:r>
      <w:r w:rsidR="0055324F" w:rsidRPr="00D40DA8">
        <w:rPr>
          <w:rFonts w:asciiTheme="minorHAnsi" w:hAnsiTheme="minorHAnsi" w:cstheme="minorHAnsi"/>
          <w:b/>
          <w:i/>
        </w:rPr>
        <w:t>(in which case it must be written as double precision!)</w:t>
      </w:r>
      <w:r>
        <w:rPr>
          <w:rFonts w:asciiTheme="minorHAnsi" w:hAnsiTheme="minorHAnsi" w:cstheme="minorHAnsi"/>
        </w:rPr>
        <w:t xml:space="preserve"> except when preceded by  </w:t>
      </w:r>
      <w:r w:rsidRPr="003B16E0">
        <w:rPr>
          <w:rFonts w:ascii="Consolas" w:hAnsi="Consolas" w:cs="Consolas"/>
        </w:rPr>
        <w:t>#</w:t>
      </w:r>
      <w:r w:rsidR="0055324F">
        <w:rPr>
          <w:rFonts w:asciiTheme="minorHAnsi" w:hAnsiTheme="minorHAnsi" w:cstheme="minorHAnsi"/>
        </w:rPr>
        <w:t xml:space="preserve">  in which case it </w:t>
      </w:r>
      <w:r w:rsidR="00C50558">
        <w:rPr>
          <w:rFonts w:asciiTheme="minorHAnsi" w:hAnsiTheme="minorHAnsi" w:cstheme="minorHAnsi"/>
        </w:rPr>
        <w:t>leaves</w:t>
      </w:r>
      <w:r w:rsidR="0055324F">
        <w:rPr>
          <w:rFonts w:asciiTheme="minorHAnsi" w:hAnsiTheme="minorHAnsi" w:cstheme="minorHAnsi"/>
        </w:rPr>
        <w:t xml:space="preserve"> single or double precision on the Assembler stack as written.</w:t>
      </w:r>
    </w:p>
    <w:p w14:paraId="47AC0FDF" w14:textId="77777777" w:rsidR="003C1A5E" w:rsidRDefault="003C1A5E" w:rsidP="003C1A5E">
      <w:pPr>
        <w:pStyle w:val="BodyText"/>
        <w:ind w:left="1440" w:hanging="720"/>
        <w:rPr>
          <w:rFonts w:asciiTheme="minorHAnsi" w:hAnsiTheme="minorHAnsi" w:cstheme="minorHAnsi"/>
        </w:rPr>
      </w:pPr>
      <w:r>
        <w:rPr>
          <w:rFonts w:ascii="Consolas" w:hAnsi="Consolas" w:cs="Consolas"/>
          <w:b/>
        </w:rPr>
        <w:t>S&gt;D</w:t>
      </w:r>
      <w:r w:rsidRPr="00274943">
        <w:rPr>
          <w:rFonts w:ascii="Consolas" w:hAnsi="Consolas" w:cs="Consolas"/>
          <w:b/>
        </w:rPr>
        <w:t xml:space="preserve"> </w:t>
      </w:r>
      <w:r>
        <w:rPr>
          <w:rFonts w:ascii="Consolas" w:hAnsi="Consolas" w:cs="Consolas"/>
        </w:rPr>
        <w:t>[n - d]</w:t>
      </w:r>
      <w:r w:rsidRPr="00274943">
        <w:rPr>
          <w:rFonts w:asciiTheme="minorHAnsi" w:hAnsiTheme="minorHAnsi" w:cstheme="minorHAnsi"/>
        </w:rPr>
        <w:t xml:space="preserve">  </w:t>
      </w:r>
      <w:r>
        <w:rPr>
          <w:rFonts w:asciiTheme="minorHAnsi" w:hAnsiTheme="minorHAnsi" w:cstheme="minorHAnsi"/>
        </w:rPr>
        <w:t>converts a signed number to double precision, sometimes necessary with other directives.</w:t>
      </w:r>
    </w:p>
    <w:p w14:paraId="2EE9AB1D" w14:textId="77777777" w:rsidR="00302621" w:rsidRPr="006C69FC" w:rsidRDefault="00302621" w:rsidP="00302621">
      <w:pPr>
        <w:pStyle w:val="BodyText"/>
      </w:pPr>
      <w:r>
        <w:t xml:space="preserve">Tail optimization is performed by </w:t>
      </w:r>
      <w:r>
        <w:rPr>
          <w:rFonts w:ascii="Consolas" w:hAnsi="Consolas" w:cs="Consolas"/>
          <w:b/>
          <w:color w:val="34B32A" w:themeColor="background2" w:themeShade="80"/>
        </w:rPr>
        <w:t xml:space="preserve"> </w:t>
      </w:r>
      <w:r w:rsidRPr="004D6F93">
        <w:rPr>
          <w:rFonts w:ascii="Consolas" w:hAnsi="Consolas" w:cs="Consolas"/>
          <w:b/>
        </w:rPr>
        <w:t>;</w:t>
      </w:r>
      <w:r>
        <w:rPr>
          <w:rFonts w:ascii="Consolas" w:hAnsi="Consolas" w:cs="Consolas"/>
          <w:b/>
          <w:color w:val="34B32A" w:themeColor="background2" w:themeShade="80"/>
        </w:rPr>
        <w:t xml:space="preserve"> </w:t>
      </w:r>
      <w:r>
        <w:t xml:space="preserve"> if immediately preceded by a </w:t>
      </w:r>
      <w:r w:rsidRPr="00203484">
        <w:rPr>
          <w:rFonts w:ascii="Consolas" w:hAnsi="Consolas" w:cs="Consolas"/>
        </w:rPr>
        <w:t>call</w:t>
      </w:r>
      <w:r>
        <w:t xml:space="preserve">.  In this case, the </w:t>
      </w:r>
      <w:r w:rsidRPr="00203484">
        <w:rPr>
          <w:rFonts w:ascii="Consolas" w:hAnsi="Consolas" w:cs="Consolas"/>
        </w:rPr>
        <w:t>call</w:t>
      </w:r>
      <w:r>
        <w:t xml:space="preserve"> is converted into a </w:t>
      </w:r>
      <w:r w:rsidRPr="00203484">
        <w:rPr>
          <w:rFonts w:ascii="Consolas" w:hAnsi="Consolas" w:cs="Consolas"/>
        </w:rPr>
        <w:t>jump</w:t>
      </w:r>
      <w:r>
        <w:t>, conserving return stack space and leading to other useful techniques.  Other jumps are generated by control structure directives, described later.</w:t>
      </w:r>
    </w:p>
    <w:p w14:paraId="55564DDA" w14:textId="77777777" w:rsidR="00302621" w:rsidRDefault="00302621" w:rsidP="00302621">
      <w:pPr>
        <w:pStyle w:val="BodyText"/>
      </w:pPr>
      <w:r>
        <w:t xml:space="preserve">Four of the original opcode names assigned in </w:t>
      </w:r>
      <w:proofErr w:type="spellStart"/>
      <w:r>
        <w:t>colorForth</w:t>
      </w:r>
      <w:proofErr w:type="spellEnd"/>
      <w:r w:rsidR="008A7B06">
        <w:t xml:space="preserve">, </w:t>
      </w:r>
      <w:r>
        <w:t xml:space="preserve">have proven to be poor human factors decisions because their names conflict with standard Forth usage and therefore create "programmer traps."  In aF-3 we have </w:t>
      </w:r>
      <w:r w:rsidR="008A7B06">
        <w:t>deprecated</w:t>
      </w:r>
      <w:r>
        <w:t xml:space="preserve"> the four opcodes shown in red above to eliminate these "traps"</w:t>
      </w:r>
      <w:r w:rsidR="00C14F80">
        <w:t xml:space="preserve"> and </w:t>
      </w:r>
      <w:r w:rsidR="008A7B06">
        <w:t>renamed them as follows</w:t>
      </w:r>
      <w:r>
        <w:t>:</w:t>
      </w:r>
    </w:p>
    <w:p w14:paraId="6AF5879F" w14:textId="77777777" w:rsidR="00302621" w:rsidRDefault="006D50A5" w:rsidP="00302621">
      <w:pPr>
        <w:pStyle w:val="BodyText"/>
        <w:ind w:left="1440" w:hanging="720"/>
        <w:rPr>
          <w:rFonts w:asciiTheme="minorHAnsi" w:hAnsiTheme="minorHAnsi" w:cstheme="minorHAnsi"/>
        </w:rPr>
      </w:pPr>
      <w:r>
        <w:rPr>
          <w:rFonts w:ascii="Consolas" w:hAnsi="Consolas" w:cs="Consolas"/>
          <w:b/>
          <w:color w:val="34B32A" w:themeColor="background2" w:themeShade="80"/>
        </w:rPr>
        <w:t>inv</w:t>
      </w:r>
      <w:r w:rsidR="00302621">
        <w:rPr>
          <w:rFonts w:ascii="Consolas" w:hAnsi="Consolas" w:cs="Consolas"/>
          <w:b/>
        </w:rPr>
        <w:t xml:space="preserve"> </w:t>
      </w:r>
      <w:r w:rsidR="00302621" w:rsidRPr="009624A1">
        <w:rPr>
          <w:rFonts w:ascii="Consolas" w:hAnsi="Consolas" w:cs="Consolas"/>
        </w:rPr>
        <w:t xml:space="preserve">  </w:t>
      </w:r>
      <w:r w:rsidR="00302621">
        <w:rPr>
          <w:rFonts w:asciiTheme="minorHAnsi" w:hAnsiTheme="minorHAnsi" w:cstheme="minorHAnsi"/>
        </w:rPr>
        <w:t xml:space="preserve">replaces  </w:t>
      </w:r>
      <w:r w:rsidR="00302621" w:rsidRPr="008A7B06">
        <w:rPr>
          <w:rFonts w:ascii="Consolas" w:hAnsi="Consolas" w:cs="Consolas"/>
          <w:b/>
          <w:color w:val="FF0000"/>
        </w:rPr>
        <w:t>-</w:t>
      </w:r>
      <w:r w:rsidR="00302621">
        <w:rPr>
          <w:rFonts w:asciiTheme="minorHAnsi" w:hAnsiTheme="minorHAnsi" w:cstheme="minorHAnsi"/>
        </w:rPr>
        <w:t xml:space="preserve">  for a bitwise ones complement of T.</w:t>
      </w:r>
    </w:p>
    <w:p w14:paraId="6860E063" w14:textId="77777777" w:rsidR="00302621" w:rsidRDefault="00302621" w:rsidP="00302621">
      <w:pPr>
        <w:pStyle w:val="BodyText"/>
        <w:ind w:left="1440" w:hanging="720"/>
        <w:rPr>
          <w:rFonts w:asciiTheme="minorHAnsi" w:hAnsiTheme="minorHAnsi" w:cstheme="minorHAnsi"/>
        </w:rPr>
      </w:pPr>
      <w:proofErr w:type="spellStart"/>
      <w:r w:rsidRPr="008A7B06">
        <w:rPr>
          <w:rFonts w:ascii="Consolas" w:hAnsi="Consolas" w:cs="Consolas"/>
          <w:b/>
          <w:color w:val="34B32A" w:themeColor="background2" w:themeShade="80"/>
        </w:rPr>
        <w:t>xor</w:t>
      </w:r>
      <w:proofErr w:type="spellEnd"/>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replaces  </w:t>
      </w:r>
      <w:r w:rsidRPr="008A7B06">
        <w:rPr>
          <w:rFonts w:ascii="Consolas" w:hAnsi="Consolas" w:cs="Consolas"/>
          <w:b/>
          <w:color w:val="FF0000"/>
        </w:rPr>
        <w:t>or</w:t>
      </w:r>
      <w:r>
        <w:rPr>
          <w:rFonts w:asciiTheme="minorHAnsi" w:hAnsiTheme="minorHAnsi" w:cstheme="minorHAnsi"/>
        </w:rPr>
        <w:t xml:space="preserve">  for a bitwise exclusive OR of S and T.</w:t>
      </w:r>
    </w:p>
    <w:p w14:paraId="678D1918" w14:textId="77777777" w:rsidR="00302621" w:rsidRDefault="00302621" w:rsidP="00302621">
      <w:pPr>
        <w:pStyle w:val="BodyText"/>
        <w:ind w:left="1440" w:hanging="720"/>
        <w:rPr>
          <w:rFonts w:asciiTheme="minorHAnsi" w:hAnsiTheme="minorHAnsi" w:cstheme="minorHAnsi"/>
        </w:rPr>
      </w:pPr>
      <w:r w:rsidRPr="008A7B06">
        <w:rPr>
          <w:rFonts w:ascii="Consolas" w:hAnsi="Consolas" w:cs="Consolas"/>
          <w:b/>
          <w:color w:val="34B32A" w:themeColor="background2" w:themeShade="80"/>
        </w:rPr>
        <w:t>r&gt;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Replaces  </w:t>
      </w:r>
      <w:r w:rsidRPr="008A7B06">
        <w:rPr>
          <w:rFonts w:ascii="Consolas" w:hAnsi="Consolas" w:cs="Consolas"/>
          <w:b/>
          <w:color w:val="FF0000"/>
        </w:rPr>
        <w:t>pop</w:t>
      </w:r>
      <w:r>
        <w:rPr>
          <w:rFonts w:asciiTheme="minorHAnsi" w:hAnsiTheme="minorHAnsi" w:cstheme="minorHAnsi"/>
        </w:rPr>
        <w:t xml:space="preserve">  for moving a word from the return to the data stack.</w:t>
      </w:r>
    </w:p>
    <w:p w14:paraId="2B089379" w14:textId="77777777" w:rsidR="00302621" w:rsidRDefault="00302621" w:rsidP="00302621">
      <w:pPr>
        <w:pStyle w:val="BodyText"/>
        <w:ind w:left="1440" w:hanging="720"/>
        <w:rPr>
          <w:rFonts w:asciiTheme="minorHAnsi" w:hAnsiTheme="minorHAnsi" w:cstheme="minorHAnsi"/>
        </w:rPr>
      </w:pPr>
      <w:r w:rsidRPr="008A7B06">
        <w:rPr>
          <w:rFonts w:ascii="Consolas" w:hAnsi="Consolas" w:cs="Consolas"/>
          <w:b/>
          <w:color w:val="34B32A" w:themeColor="background2" w:themeShade="80"/>
        </w:rPr>
        <w:t>&gt;r</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replaces  </w:t>
      </w:r>
      <w:r w:rsidRPr="008A7B06">
        <w:rPr>
          <w:rFonts w:ascii="Consolas" w:hAnsi="Consolas" w:cs="Consolas"/>
          <w:b/>
          <w:color w:val="FF0000"/>
        </w:rPr>
        <w:t>push</w:t>
      </w:r>
      <w:r>
        <w:rPr>
          <w:rFonts w:asciiTheme="minorHAnsi" w:hAnsiTheme="minorHAnsi" w:cstheme="minorHAnsi"/>
        </w:rPr>
        <w:t xml:space="preserve">  for moving a word from the data to the return stack.</w:t>
      </w:r>
    </w:p>
    <w:p w14:paraId="030E5610" w14:textId="77777777" w:rsidR="00302621" w:rsidRDefault="00302621" w:rsidP="00302621">
      <w:pPr>
        <w:pStyle w:val="BodyText"/>
      </w:pPr>
      <w:r>
        <w:t xml:space="preserve">A block of code is provided to add the old </w:t>
      </w:r>
      <w:proofErr w:type="spellStart"/>
      <w:r>
        <w:t>colorForth</w:t>
      </w:r>
      <w:proofErr w:type="spellEnd"/>
      <w:r>
        <w:t xml:space="preserve"> names to the Assembler if you truly wish to use them, however it is not resident by default to save memory.</w:t>
      </w:r>
    </w:p>
    <w:p w14:paraId="580853C4" w14:textId="77777777" w:rsidR="00302621" w:rsidRDefault="00302621" w:rsidP="00302621">
      <w:pPr>
        <w:pStyle w:val="BodyText"/>
      </w:pPr>
      <w:r>
        <w:t>By default, unused slots are set to return (</w:t>
      </w:r>
      <w:r w:rsidRPr="0032395E">
        <w:rPr>
          <w:rFonts w:ascii="Consolas" w:hAnsi="Consolas" w:cs="Consolas"/>
          <w:b/>
        </w:rPr>
        <w:t>;</w:t>
      </w:r>
      <w:r>
        <w:t xml:space="preserve">) opcodes for object compatibility with </w:t>
      </w:r>
      <w:proofErr w:type="spellStart"/>
      <w:r>
        <w:t>colorForth</w:t>
      </w:r>
      <w:proofErr w:type="spellEnd"/>
      <w:r>
        <w:t xml:space="preserve"> (and with the code in ROM on the chip.)  When the Assembler concludes that it must start a new instruction word within a code stream such that execution may continue from the preceding word into the new one, it must fill any unused slots in the preceding word with </w:t>
      </w:r>
      <w:proofErr w:type="spellStart"/>
      <w:r>
        <w:t>nops</w:t>
      </w:r>
      <w:proofErr w:type="spellEnd"/>
      <w:r>
        <w:t xml:space="preserve"> (</w:t>
      </w:r>
      <w:r w:rsidRPr="0032395E">
        <w:rPr>
          <w:rFonts w:ascii="Consolas" w:hAnsi="Consolas" w:cs="Consolas"/>
          <w:b/>
        </w:rPr>
        <w:t>.</w:t>
      </w:r>
      <w:r>
        <w:t>).  You may do this yourself, for example to lay down an inline</w:t>
      </w:r>
      <w:r w:rsidR="0047113C">
        <w:t xml:space="preserve"> machine code</w:t>
      </w:r>
      <w:r>
        <w:t xml:space="preserve"> literal</w:t>
      </w:r>
      <w:r w:rsidR="0047113C">
        <w:t xml:space="preserve"> not encapsulated by  </w:t>
      </w:r>
      <w:r w:rsidR="0047113C" w:rsidRPr="0047113C">
        <w:rPr>
          <w:rFonts w:ascii="Consolas" w:hAnsi="Consolas" w:cs="Consolas"/>
        </w:rPr>
        <w:t>A[</w:t>
      </w:r>
      <w:r w:rsidR="0047113C">
        <w:t xml:space="preserve">  and  </w:t>
      </w:r>
      <w:r w:rsidR="0047113C" w:rsidRPr="0047113C">
        <w:rPr>
          <w:rFonts w:ascii="Consolas" w:hAnsi="Consolas" w:cs="Consolas"/>
        </w:rPr>
        <w:t>]]</w:t>
      </w:r>
      <w:r w:rsidR="0047113C">
        <w:t xml:space="preserve"> </w:t>
      </w:r>
      <w:r>
        <w:t xml:space="preserve"> with the  </w:t>
      </w:r>
      <w:r w:rsidRPr="0032395E">
        <w:rPr>
          <w:rFonts w:ascii="Consolas" w:hAnsi="Consolas" w:cs="Consolas"/>
          <w:b/>
        </w:rPr>
        <w:t>..</w:t>
      </w:r>
      <w:r>
        <w:t xml:space="preserve">  directive that's described </w:t>
      </w:r>
      <w:r w:rsidR="008A7B06">
        <w:t>earlier</w:t>
      </w:r>
      <w:r>
        <w:t>.</w:t>
      </w:r>
    </w:p>
    <w:p w14:paraId="528269A2" w14:textId="77777777" w:rsidR="001C6B94" w:rsidRDefault="001C6B94" w:rsidP="001C6B94">
      <w:pPr>
        <w:pStyle w:val="Heading3"/>
      </w:pPr>
      <w:bookmarkStart w:id="441" w:name="_Toc119163475"/>
      <w:r>
        <w:lastRenderedPageBreak/>
        <w:t>Dictionary Labels</w:t>
      </w:r>
      <w:bookmarkEnd w:id="441"/>
    </w:p>
    <w:p w14:paraId="701B5E1D" w14:textId="77777777" w:rsidR="001C6B94" w:rsidRDefault="001C6B94" w:rsidP="001C6B94">
      <w:pPr>
        <w:pStyle w:val="BodyText"/>
      </w:pPr>
      <w:r>
        <w:t>During assembly, a table of labels is built inside each bin image.  Each label is stored as a counted string with maximum of the first seven characters actually saved for uniqueness.  Each label has a 16-bit value.  The following words manage this dictionary:</w:t>
      </w:r>
    </w:p>
    <w:p w14:paraId="64F67ECF" w14:textId="77777777" w:rsidR="001C6B94" w:rsidRDefault="001C6B94" w:rsidP="001C6B94">
      <w:pPr>
        <w:pStyle w:val="BodyText"/>
        <w:ind w:left="1440" w:hanging="720"/>
        <w:rPr>
          <w:rFonts w:asciiTheme="minorHAnsi" w:hAnsiTheme="minorHAnsi" w:cstheme="minorHAnsi"/>
        </w:rPr>
      </w:pPr>
      <w:proofErr w:type="spellStart"/>
      <w:r>
        <w:rPr>
          <w:rFonts w:ascii="Consolas" w:hAnsi="Consolas" w:cs="Consolas"/>
          <w:b/>
        </w:rPr>
        <w:t>equ</w:t>
      </w:r>
      <w:proofErr w:type="spellEnd"/>
      <w:r>
        <w:rPr>
          <w:rFonts w:ascii="Consolas" w:hAnsi="Consolas" w:cs="Consolas"/>
          <w:b/>
        </w:rPr>
        <w:t xml:space="preserve"> </w:t>
      </w:r>
      <w:r>
        <w:rPr>
          <w:rFonts w:ascii="Consolas" w:hAnsi="Consolas" w:cs="Consolas"/>
        </w:rPr>
        <w:t>(n _</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creates a new label whose name follows, assigning it the given value.</w:t>
      </w:r>
    </w:p>
    <w:p w14:paraId="5F6BCA33" w14:textId="77777777" w:rsidR="001C6B94" w:rsidRDefault="001C6B94" w:rsidP="001C6B94">
      <w:pPr>
        <w:pStyle w:val="BodyText"/>
        <w:ind w:left="1440" w:hanging="720"/>
        <w:rPr>
          <w:rFonts w:asciiTheme="minorHAnsi" w:hAnsiTheme="minorHAnsi" w:cstheme="minorHAnsi"/>
        </w:rPr>
      </w:pPr>
      <w:r>
        <w:rPr>
          <w:rFonts w:ascii="Consolas" w:hAnsi="Consolas" w:cs="Consolas"/>
          <w:b/>
        </w:rPr>
        <w:t xml:space="preserve">: </w:t>
      </w:r>
      <w:r>
        <w:rPr>
          <w:rFonts w:ascii="Consolas" w:hAnsi="Consolas" w:cs="Consolas"/>
        </w:rPr>
        <w:t>(_</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forces word alignment and defines a label at  </w:t>
      </w:r>
      <w:r w:rsidRPr="001C6B94">
        <w:rPr>
          <w:rFonts w:ascii="Consolas" w:hAnsi="Consolas" w:cs="Consolas"/>
        </w:rPr>
        <w:t>here</w:t>
      </w:r>
      <w:r>
        <w:rPr>
          <w:rFonts w:asciiTheme="minorHAnsi" w:hAnsiTheme="minorHAnsi" w:cstheme="minorHAnsi"/>
        </w:rPr>
        <w:t xml:space="preserve">  as did red words in </w:t>
      </w:r>
      <w:proofErr w:type="spellStart"/>
      <w:r>
        <w:rPr>
          <w:rFonts w:asciiTheme="minorHAnsi" w:hAnsiTheme="minorHAnsi" w:cstheme="minorHAnsi"/>
        </w:rPr>
        <w:t>colorForth</w:t>
      </w:r>
      <w:proofErr w:type="spellEnd"/>
      <w:r>
        <w:rPr>
          <w:rFonts w:asciiTheme="minorHAnsi" w:hAnsiTheme="minorHAnsi" w:cstheme="minorHAnsi"/>
        </w:rPr>
        <w:t>.</w:t>
      </w:r>
    </w:p>
    <w:p w14:paraId="45390229" w14:textId="77777777" w:rsidR="001C6B94" w:rsidRDefault="00941E20" w:rsidP="001C6B94">
      <w:pPr>
        <w:pStyle w:val="BodyText"/>
        <w:ind w:left="1440" w:hanging="720"/>
        <w:rPr>
          <w:rFonts w:asciiTheme="minorHAnsi" w:hAnsiTheme="minorHAnsi" w:cstheme="minorHAnsi"/>
        </w:rPr>
      </w:pPr>
      <w:r>
        <w:rPr>
          <w:rFonts w:ascii="Consolas" w:hAnsi="Consolas" w:cs="Consolas"/>
          <w:b/>
        </w:rPr>
        <w:t>its</w:t>
      </w:r>
      <w:r w:rsidR="001C6B94">
        <w:rPr>
          <w:rFonts w:ascii="Consolas" w:hAnsi="Consolas" w:cs="Consolas"/>
          <w:b/>
        </w:rPr>
        <w:t xml:space="preserve"> </w:t>
      </w:r>
      <w:r w:rsidR="001C6B94">
        <w:rPr>
          <w:rFonts w:ascii="Consolas" w:hAnsi="Consolas" w:cs="Consolas"/>
        </w:rPr>
        <w:t>(</w:t>
      </w:r>
      <w:proofErr w:type="spellStart"/>
      <w:r w:rsidR="001C6B94">
        <w:rPr>
          <w:rFonts w:ascii="Consolas" w:hAnsi="Consolas" w:cs="Consolas"/>
        </w:rPr>
        <w:t>nn</w:t>
      </w:r>
      <w:proofErr w:type="spellEnd"/>
      <w:r w:rsidR="001C6B94">
        <w:rPr>
          <w:rFonts w:ascii="Consolas" w:hAnsi="Consolas" w:cs="Consolas"/>
        </w:rPr>
        <w:t xml:space="preserve"> _ - n</w:t>
      </w:r>
      <w:r w:rsidR="001C6B94" w:rsidRPr="0073697B">
        <w:rPr>
          <w:rFonts w:ascii="Consolas" w:hAnsi="Consolas" w:cs="Consolas"/>
        </w:rPr>
        <w:t>)</w:t>
      </w:r>
      <w:r w:rsidR="001C6B94">
        <w:rPr>
          <w:rFonts w:ascii="Consolas" w:hAnsi="Consolas" w:cs="Consolas"/>
          <w:b/>
        </w:rPr>
        <w:t xml:space="preserve"> </w:t>
      </w:r>
      <w:r w:rsidR="001C6B94" w:rsidRPr="009624A1">
        <w:rPr>
          <w:rFonts w:ascii="Consolas" w:hAnsi="Consolas" w:cs="Consolas"/>
        </w:rPr>
        <w:t xml:space="preserve">  </w:t>
      </w:r>
      <w:r w:rsidR="002E7FE3">
        <w:t xml:space="preserve">normally assembles a  </w:t>
      </w:r>
      <w:r w:rsidR="002E7FE3" w:rsidRPr="002E7FE3">
        <w:rPr>
          <w:rFonts w:ascii="Consolas" w:hAnsi="Consolas" w:cs="Consolas"/>
        </w:rPr>
        <w:t>call</w:t>
      </w:r>
      <w:r w:rsidR="002E7FE3">
        <w:t xml:space="preserve">  to the following label as defined in the given bin.  However when preceded by  </w:t>
      </w:r>
      <w:r w:rsidR="002E7FE3" w:rsidRPr="002E7FE3">
        <w:rPr>
          <w:rFonts w:ascii="Consolas" w:hAnsi="Consolas" w:cs="Consolas"/>
        </w:rPr>
        <w:t>#</w:t>
      </w:r>
      <w:r w:rsidR="002E7FE3">
        <w:t xml:space="preserve">  the </w:t>
      </w:r>
      <w:r w:rsidR="002E7FE3" w:rsidRPr="002C45EC">
        <w:rPr>
          <w:b/>
          <w:i/>
        </w:rPr>
        <w:t>single precision</w:t>
      </w:r>
      <w:r w:rsidR="002E7FE3">
        <w:t xml:space="preserve"> value is placed on the Assembler's stack.</w:t>
      </w:r>
    </w:p>
    <w:p w14:paraId="3714AD7F" w14:textId="77777777" w:rsidR="001C6B94" w:rsidRDefault="00030F8B" w:rsidP="001C6B94">
      <w:pPr>
        <w:pStyle w:val="BodyText"/>
        <w:ind w:left="1440" w:hanging="720"/>
        <w:rPr>
          <w:rFonts w:asciiTheme="minorHAnsi" w:hAnsiTheme="minorHAnsi" w:cstheme="minorHAnsi"/>
        </w:rPr>
      </w:pPr>
      <w:r>
        <w:rPr>
          <w:rFonts w:ascii="Consolas" w:hAnsi="Consolas" w:cs="Consolas"/>
          <w:b/>
        </w:rPr>
        <w:t>&lt;valid label&gt;</w:t>
      </w:r>
      <w:r w:rsidR="001C6B94">
        <w:rPr>
          <w:rFonts w:ascii="Consolas" w:hAnsi="Consolas" w:cs="Consolas"/>
          <w:b/>
        </w:rPr>
        <w:t xml:space="preserve"> </w:t>
      </w:r>
      <w:r w:rsidR="001C6B94" w:rsidRPr="009624A1">
        <w:rPr>
          <w:rFonts w:ascii="Consolas" w:hAnsi="Consolas" w:cs="Consolas"/>
        </w:rPr>
        <w:t xml:space="preserve">  </w:t>
      </w:r>
      <w:r>
        <w:rPr>
          <w:rFonts w:asciiTheme="minorHAnsi" w:hAnsiTheme="minorHAnsi" w:cstheme="minorHAnsi"/>
        </w:rPr>
        <w:t xml:space="preserve">when encountered during assembly, a valid label defined in the working image assembles a  </w:t>
      </w:r>
      <w:r w:rsidRPr="00030F8B">
        <w:rPr>
          <w:rFonts w:ascii="Consolas" w:hAnsi="Consolas" w:cs="Consolas"/>
        </w:rPr>
        <w:t>call</w:t>
      </w:r>
      <w:r>
        <w:rPr>
          <w:rFonts w:asciiTheme="minorHAnsi" w:hAnsiTheme="minorHAnsi" w:cstheme="minorHAnsi"/>
        </w:rPr>
        <w:t xml:space="preserve">  to that label</w:t>
      </w:r>
      <w:r w:rsidR="001C6B94">
        <w:rPr>
          <w:rFonts w:asciiTheme="minorHAnsi" w:hAnsiTheme="minorHAnsi" w:cstheme="minorHAnsi"/>
        </w:rPr>
        <w:t>.</w:t>
      </w:r>
      <w:r w:rsidR="004E15B7">
        <w:rPr>
          <w:rFonts w:asciiTheme="minorHAnsi" w:hAnsiTheme="minorHAnsi" w:cstheme="minorHAnsi"/>
        </w:rPr>
        <w:t xml:space="preserve">  </w:t>
      </w:r>
      <w:r w:rsidR="004E15B7">
        <w:t xml:space="preserve">However when preceded by  </w:t>
      </w:r>
      <w:r w:rsidR="004E15B7" w:rsidRPr="002E7FE3">
        <w:rPr>
          <w:rFonts w:ascii="Consolas" w:hAnsi="Consolas" w:cs="Consolas"/>
        </w:rPr>
        <w:t>#</w:t>
      </w:r>
      <w:r w:rsidR="004E15B7">
        <w:t xml:space="preserve">  the </w:t>
      </w:r>
      <w:r w:rsidR="004E15B7" w:rsidRPr="002C45EC">
        <w:rPr>
          <w:b/>
          <w:i/>
        </w:rPr>
        <w:t>single precision</w:t>
      </w:r>
      <w:r w:rsidR="004E15B7">
        <w:t xml:space="preserve"> value of the label is left on the stack.</w:t>
      </w:r>
    </w:p>
    <w:p w14:paraId="2F50A95E" w14:textId="77777777" w:rsidR="001C6B94" w:rsidRPr="001C6B94" w:rsidRDefault="003C180A" w:rsidP="001C6B94">
      <w:pPr>
        <w:pStyle w:val="BodyText"/>
      </w:pPr>
      <w:r>
        <w:t xml:space="preserve">Writing a valid &lt;label&gt; is equivalent to writing  </w:t>
      </w:r>
      <w:r w:rsidR="002E7FE3">
        <w:rPr>
          <w:rFonts w:ascii="Consolas" w:hAnsi="Consolas" w:cs="Consolas"/>
        </w:rPr>
        <w:t>#</w:t>
      </w:r>
      <w:r w:rsidRPr="003C180A">
        <w:rPr>
          <w:rFonts w:ascii="Consolas" w:hAnsi="Consolas" w:cs="Consolas"/>
        </w:rPr>
        <w:t xml:space="preserve"> &lt;label&gt; call</w:t>
      </w:r>
      <w:r w:rsidR="002E7FE3">
        <w:t xml:space="preserve"> </w:t>
      </w:r>
      <w:r>
        <w:t>.</w:t>
      </w:r>
    </w:p>
    <w:p w14:paraId="447E58E2" w14:textId="77777777" w:rsidR="00DC0CE5" w:rsidRPr="00C80FD0" w:rsidRDefault="003E0A8C" w:rsidP="00451BE9">
      <w:pPr>
        <w:pStyle w:val="Heading3"/>
      </w:pPr>
      <w:bookmarkStart w:id="442" w:name="_Toc119163476"/>
      <w:r w:rsidRPr="00C80FD0">
        <w:t>Other Useful Words</w:t>
      </w:r>
      <w:bookmarkEnd w:id="442"/>
    </w:p>
    <w:p w14:paraId="3E24B8DC" w14:textId="77777777" w:rsidR="00E03F37" w:rsidRDefault="00E03F37" w:rsidP="00E03F37">
      <w:pPr>
        <w:pStyle w:val="BodyText"/>
      </w:pPr>
      <w:r>
        <w:t>Several additional resident definitions facilitate writing source code for F18s:</w:t>
      </w:r>
    </w:p>
    <w:p w14:paraId="21D492D6" w14:textId="77777777" w:rsidR="00E03F37" w:rsidRDefault="00E03F37" w:rsidP="00E03F37">
      <w:pPr>
        <w:pStyle w:val="Heading4"/>
      </w:pPr>
      <w:r>
        <w:t>Named Literals</w:t>
      </w:r>
    </w:p>
    <w:p w14:paraId="7311D715" w14:textId="77777777" w:rsidR="00E03F37" w:rsidRDefault="00E03F37" w:rsidP="00E03F37">
      <w:pPr>
        <w:pStyle w:val="BodyText"/>
      </w:pPr>
      <w:r>
        <w:t>The following words</w:t>
      </w:r>
      <w:r w:rsidR="00DB47F9">
        <w:t>, naming registers,</w:t>
      </w:r>
      <w:r>
        <w:t xml:space="preserve"> normally assemble literals in the F18 instruction stream, however they simply leave their values</w:t>
      </w:r>
      <w:r w:rsidR="0055324F">
        <w:t xml:space="preserve"> (double prec</w:t>
      </w:r>
      <w:r w:rsidR="00781862">
        <w:t>i</w:t>
      </w:r>
      <w:r w:rsidR="0055324F">
        <w:t>sion)</w:t>
      </w:r>
      <w:r>
        <w:t xml:space="preserve"> on the stac</w:t>
      </w:r>
      <w:r w:rsidR="00DB47F9">
        <w:t xml:space="preserve">k when preceded by  </w:t>
      </w:r>
      <w:r w:rsidR="00DB47F9" w:rsidRPr="002E7FE3">
        <w:rPr>
          <w:rFonts w:ascii="Consolas" w:hAnsi="Consolas" w:cs="Consolas"/>
        </w:rPr>
        <w:t>#</w:t>
      </w:r>
      <w:r w:rsidR="00DB47F9">
        <w:t xml:space="preserve"> .</w:t>
      </w:r>
    </w:p>
    <w:p w14:paraId="0E753B71" w14:textId="77777777" w:rsidR="00DB47F9" w:rsidRDefault="00DB47F9" w:rsidP="00DB47F9">
      <w:pPr>
        <w:pStyle w:val="BodyText"/>
        <w:ind w:firstLine="720"/>
      </w:pPr>
      <w:r w:rsidRPr="00DB47F9">
        <w:rPr>
          <w:rFonts w:ascii="Consolas" w:hAnsi="Consolas" w:cs="Consolas"/>
          <w:b/>
        </w:rPr>
        <w:t xml:space="preserve">io  right  down  left  up  data  </w:t>
      </w:r>
      <w:proofErr w:type="spellStart"/>
      <w:r w:rsidRPr="00DB47F9">
        <w:rPr>
          <w:rFonts w:ascii="Consolas" w:hAnsi="Consolas" w:cs="Consolas"/>
          <w:b/>
        </w:rPr>
        <w:t>ldata</w:t>
      </w:r>
      <w:proofErr w:type="spellEnd"/>
    </w:p>
    <w:p w14:paraId="63BC5041" w14:textId="0255B850" w:rsidR="00446D35" w:rsidRDefault="00446D35" w:rsidP="00446D35">
      <w:pPr>
        <w:pStyle w:val="Heading4"/>
      </w:pPr>
      <w:r>
        <w:t>Named Literals for Cardinal Directions</w:t>
      </w:r>
    </w:p>
    <w:p w14:paraId="017BFD8A" w14:textId="64ACE93B" w:rsidR="00446D35" w:rsidRDefault="00446D35" w:rsidP="00446D35">
      <w:pPr>
        <w:pStyle w:val="BodyText"/>
      </w:pPr>
      <w:r>
        <w:t>When developing systems for our chips, the "floorplan" of assignments for nodes and clusters of nodes often needs to be changed, resulting in moving nodes or clusters from one place to another.  When doing this, one nuisance is the need to change port names when moving a node(s) between odd and even rows or columns.  In addition to being a nuisance it's an excellent way to introduce bugs.  We address this at the levels of both the Assembler and of the Boot Descriptor Language.</w:t>
      </w:r>
    </w:p>
    <w:p w14:paraId="4A5FB0F8" w14:textId="06421317" w:rsidR="00446D35" w:rsidRDefault="00446D35" w:rsidP="00446D35">
      <w:pPr>
        <w:pStyle w:val="BodyText"/>
      </w:pPr>
      <w:r>
        <w:t xml:space="preserve">The following words, naming registers by cardinal direction, normally assemble literals in the F18 instruction stream, however they simply leave their values (double precision) on the stack when preceded by  </w:t>
      </w:r>
      <w:r w:rsidRPr="002E7FE3">
        <w:rPr>
          <w:rFonts w:ascii="Consolas" w:hAnsi="Consolas" w:cs="Consolas"/>
        </w:rPr>
        <w:t>#</w:t>
      </w:r>
      <w:r>
        <w:t xml:space="preserve"> .</w:t>
      </w:r>
    </w:p>
    <w:p w14:paraId="5414EE63" w14:textId="5B758BE0" w:rsidR="00446D35" w:rsidRDefault="00446D35" w:rsidP="00446D35">
      <w:pPr>
        <w:pStyle w:val="BodyText"/>
        <w:ind w:firstLine="720"/>
      </w:pPr>
      <w:r>
        <w:rPr>
          <w:rFonts w:ascii="Consolas" w:hAnsi="Consolas" w:cs="Consolas"/>
          <w:b/>
        </w:rPr>
        <w:t>east  south  west  north</w:t>
      </w:r>
    </w:p>
    <w:p w14:paraId="42760670" w14:textId="77777777" w:rsidR="0055324F" w:rsidRDefault="0055324F" w:rsidP="0055324F">
      <w:pPr>
        <w:pStyle w:val="Heading4"/>
      </w:pPr>
      <w:r>
        <w:t>Named Calls</w:t>
      </w:r>
    </w:p>
    <w:p w14:paraId="44E1CCDB" w14:textId="77777777" w:rsidR="0055324F" w:rsidRDefault="0055324F" w:rsidP="0055324F">
      <w:pPr>
        <w:pStyle w:val="BodyText"/>
      </w:pPr>
      <w:r>
        <w:t xml:space="preserve">Each of the 15 valid multiport addresses has a named word that normally assembles a  </w:t>
      </w:r>
      <w:r w:rsidRPr="002E7FE3">
        <w:rPr>
          <w:rFonts w:ascii="Consolas" w:hAnsi="Consolas" w:cs="Consolas"/>
        </w:rPr>
        <w:t>call</w:t>
      </w:r>
      <w:r>
        <w:t xml:space="preserve">  to that address.  However when preceded by  </w:t>
      </w:r>
      <w:r w:rsidRPr="002E7FE3">
        <w:rPr>
          <w:rFonts w:ascii="Consolas" w:hAnsi="Consolas" w:cs="Consolas"/>
        </w:rPr>
        <w:t>#</w:t>
      </w:r>
      <w:r>
        <w:t xml:space="preserve">  they simply leave their </w:t>
      </w:r>
      <w:r w:rsidR="002C45EC" w:rsidRPr="002C45EC">
        <w:rPr>
          <w:b/>
          <w:i/>
        </w:rPr>
        <w:t>single precision</w:t>
      </w:r>
      <w:r w:rsidR="002C45EC">
        <w:t xml:space="preserve"> </w:t>
      </w:r>
      <w:r>
        <w:t>addresses on the stack:</w:t>
      </w:r>
    </w:p>
    <w:p w14:paraId="257CC30E" w14:textId="77777777" w:rsidR="0055324F" w:rsidRPr="00A12B9E" w:rsidRDefault="0055324F" w:rsidP="0055324F">
      <w:pPr>
        <w:pStyle w:val="BodyText"/>
        <w:ind w:firstLine="720"/>
        <w:rPr>
          <w:rFonts w:ascii="Consolas" w:hAnsi="Consolas" w:cs="Consolas"/>
          <w:b/>
          <w:lang w:val="es-AR"/>
          <w:rPrChange w:id="443" w:author="Greg Bailey" w:date="2020-11-03T15:17:00Z">
            <w:rPr>
              <w:rFonts w:ascii="Consolas" w:hAnsi="Consolas" w:cs="Consolas"/>
              <w:b/>
            </w:rPr>
          </w:rPrChange>
        </w:rPr>
      </w:pPr>
      <w:r w:rsidRPr="00A12B9E">
        <w:rPr>
          <w:rFonts w:ascii="Consolas" w:hAnsi="Consolas" w:cs="Consolas"/>
          <w:b/>
          <w:lang w:val="es-AR"/>
          <w:rPrChange w:id="444" w:author="Greg Bailey" w:date="2020-11-03T15:17:00Z">
            <w:rPr>
              <w:rFonts w:ascii="Consolas" w:hAnsi="Consolas" w:cs="Consolas"/>
              <w:b/>
            </w:rPr>
          </w:rPrChange>
        </w:rPr>
        <w:t>---u  --l-  --</w:t>
      </w:r>
      <w:proofErr w:type="spellStart"/>
      <w:r w:rsidRPr="00A12B9E">
        <w:rPr>
          <w:rFonts w:ascii="Consolas" w:hAnsi="Consolas" w:cs="Consolas"/>
          <w:b/>
          <w:lang w:val="es-AR"/>
          <w:rPrChange w:id="445" w:author="Greg Bailey" w:date="2020-11-03T15:17:00Z">
            <w:rPr>
              <w:rFonts w:ascii="Consolas" w:hAnsi="Consolas" w:cs="Consolas"/>
              <w:b/>
            </w:rPr>
          </w:rPrChange>
        </w:rPr>
        <w:t>lu</w:t>
      </w:r>
      <w:proofErr w:type="spellEnd"/>
      <w:r w:rsidRPr="00A12B9E">
        <w:rPr>
          <w:rFonts w:ascii="Consolas" w:hAnsi="Consolas" w:cs="Consolas"/>
          <w:b/>
          <w:lang w:val="es-AR"/>
          <w:rPrChange w:id="446" w:author="Greg Bailey" w:date="2020-11-03T15:17:00Z">
            <w:rPr>
              <w:rFonts w:ascii="Consolas" w:hAnsi="Consolas" w:cs="Consolas"/>
              <w:b/>
            </w:rPr>
          </w:rPrChange>
        </w:rPr>
        <w:t xml:space="preserve">  -d--  -d-u  -dl-  -</w:t>
      </w:r>
      <w:proofErr w:type="spellStart"/>
      <w:r w:rsidRPr="00A12B9E">
        <w:rPr>
          <w:rFonts w:ascii="Consolas" w:hAnsi="Consolas" w:cs="Consolas"/>
          <w:b/>
          <w:lang w:val="es-AR"/>
          <w:rPrChange w:id="447" w:author="Greg Bailey" w:date="2020-11-03T15:17:00Z">
            <w:rPr>
              <w:rFonts w:ascii="Consolas" w:hAnsi="Consolas" w:cs="Consolas"/>
              <w:b/>
            </w:rPr>
          </w:rPrChange>
        </w:rPr>
        <w:t>dlu</w:t>
      </w:r>
      <w:proofErr w:type="spellEnd"/>
    </w:p>
    <w:p w14:paraId="3E53AD3A" w14:textId="77777777" w:rsidR="0055324F" w:rsidRPr="00A12B9E" w:rsidRDefault="0055324F" w:rsidP="0055324F">
      <w:pPr>
        <w:pStyle w:val="BodyText"/>
        <w:ind w:firstLine="720"/>
        <w:rPr>
          <w:lang w:val="es-AR"/>
          <w:rPrChange w:id="448" w:author="Greg Bailey" w:date="2020-11-03T15:17:00Z">
            <w:rPr/>
          </w:rPrChange>
        </w:rPr>
      </w:pPr>
      <w:r w:rsidRPr="00A12B9E">
        <w:rPr>
          <w:rFonts w:ascii="Consolas" w:hAnsi="Consolas" w:cs="Consolas"/>
          <w:b/>
          <w:lang w:val="es-AR"/>
          <w:rPrChange w:id="449" w:author="Greg Bailey" w:date="2020-11-03T15:17:00Z">
            <w:rPr>
              <w:rFonts w:ascii="Consolas" w:hAnsi="Consolas" w:cs="Consolas"/>
              <w:b/>
            </w:rPr>
          </w:rPrChange>
        </w:rPr>
        <w:t>r---  r--u  r-l-  r-</w:t>
      </w:r>
      <w:proofErr w:type="spellStart"/>
      <w:r w:rsidRPr="00A12B9E">
        <w:rPr>
          <w:rFonts w:ascii="Consolas" w:hAnsi="Consolas" w:cs="Consolas"/>
          <w:b/>
          <w:lang w:val="es-AR"/>
          <w:rPrChange w:id="450" w:author="Greg Bailey" w:date="2020-11-03T15:17:00Z">
            <w:rPr>
              <w:rFonts w:ascii="Consolas" w:hAnsi="Consolas" w:cs="Consolas"/>
              <w:b/>
            </w:rPr>
          </w:rPrChange>
        </w:rPr>
        <w:t>lu</w:t>
      </w:r>
      <w:proofErr w:type="spellEnd"/>
      <w:r w:rsidRPr="00A12B9E">
        <w:rPr>
          <w:rFonts w:ascii="Consolas" w:hAnsi="Consolas" w:cs="Consolas"/>
          <w:b/>
          <w:lang w:val="es-AR"/>
          <w:rPrChange w:id="451" w:author="Greg Bailey" w:date="2020-11-03T15:17:00Z">
            <w:rPr>
              <w:rFonts w:ascii="Consolas" w:hAnsi="Consolas" w:cs="Consolas"/>
              <w:b/>
            </w:rPr>
          </w:rPrChange>
        </w:rPr>
        <w:t xml:space="preserve">  </w:t>
      </w:r>
      <w:proofErr w:type="spellStart"/>
      <w:r w:rsidRPr="00A12B9E">
        <w:rPr>
          <w:rFonts w:ascii="Consolas" w:hAnsi="Consolas" w:cs="Consolas"/>
          <w:b/>
          <w:lang w:val="es-AR"/>
          <w:rPrChange w:id="452" w:author="Greg Bailey" w:date="2020-11-03T15:17:00Z">
            <w:rPr>
              <w:rFonts w:ascii="Consolas" w:hAnsi="Consolas" w:cs="Consolas"/>
              <w:b/>
            </w:rPr>
          </w:rPrChange>
        </w:rPr>
        <w:t>rd</w:t>
      </w:r>
      <w:proofErr w:type="spellEnd"/>
      <w:r w:rsidRPr="00A12B9E">
        <w:rPr>
          <w:rFonts w:ascii="Consolas" w:hAnsi="Consolas" w:cs="Consolas"/>
          <w:b/>
          <w:lang w:val="es-AR"/>
          <w:rPrChange w:id="453" w:author="Greg Bailey" w:date="2020-11-03T15:17:00Z">
            <w:rPr>
              <w:rFonts w:ascii="Consolas" w:hAnsi="Consolas" w:cs="Consolas"/>
              <w:b/>
            </w:rPr>
          </w:rPrChange>
        </w:rPr>
        <w:t xml:space="preserve">--  </w:t>
      </w:r>
      <w:proofErr w:type="spellStart"/>
      <w:r w:rsidRPr="00A12B9E">
        <w:rPr>
          <w:rFonts w:ascii="Consolas" w:hAnsi="Consolas" w:cs="Consolas"/>
          <w:b/>
          <w:lang w:val="es-AR"/>
          <w:rPrChange w:id="454" w:author="Greg Bailey" w:date="2020-11-03T15:17:00Z">
            <w:rPr>
              <w:rFonts w:ascii="Consolas" w:hAnsi="Consolas" w:cs="Consolas"/>
              <w:b/>
            </w:rPr>
          </w:rPrChange>
        </w:rPr>
        <w:t>rd</w:t>
      </w:r>
      <w:proofErr w:type="spellEnd"/>
      <w:r w:rsidRPr="00A12B9E">
        <w:rPr>
          <w:rFonts w:ascii="Consolas" w:hAnsi="Consolas" w:cs="Consolas"/>
          <w:b/>
          <w:lang w:val="es-AR"/>
          <w:rPrChange w:id="455" w:author="Greg Bailey" w:date="2020-11-03T15:17:00Z">
            <w:rPr>
              <w:rFonts w:ascii="Consolas" w:hAnsi="Consolas" w:cs="Consolas"/>
              <w:b/>
            </w:rPr>
          </w:rPrChange>
        </w:rPr>
        <w:t xml:space="preserve">-u  </w:t>
      </w:r>
      <w:proofErr w:type="spellStart"/>
      <w:r w:rsidRPr="00A12B9E">
        <w:rPr>
          <w:rFonts w:ascii="Consolas" w:hAnsi="Consolas" w:cs="Consolas"/>
          <w:b/>
          <w:lang w:val="es-AR"/>
          <w:rPrChange w:id="456" w:author="Greg Bailey" w:date="2020-11-03T15:17:00Z">
            <w:rPr>
              <w:rFonts w:ascii="Consolas" w:hAnsi="Consolas" w:cs="Consolas"/>
              <w:b/>
            </w:rPr>
          </w:rPrChange>
        </w:rPr>
        <w:t>rdl</w:t>
      </w:r>
      <w:proofErr w:type="spellEnd"/>
      <w:r w:rsidRPr="00A12B9E">
        <w:rPr>
          <w:rFonts w:ascii="Consolas" w:hAnsi="Consolas" w:cs="Consolas"/>
          <w:b/>
          <w:lang w:val="es-AR"/>
          <w:rPrChange w:id="457" w:author="Greg Bailey" w:date="2020-11-03T15:17:00Z">
            <w:rPr>
              <w:rFonts w:ascii="Consolas" w:hAnsi="Consolas" w:cs="Consolas"/>
              <w:b/>
            </w:rPr>
          </w:rPrChange>
        </w:rPr>
        <w:t xml:space="preserve">-  </w:t>
      </w:r>
      <w:proofErr w:type="spellStart"/>
      <w:r w:rsidRPr="00A12B9E">
        <w:rPr>
          <w:rFonts w:ascii="Consolas" w:hAnsi="Consolas" w:cs="Consolas"/>
          <w:b/>
          <w:lang w:val="es-AR"/>
          <w:rPrChange w:id="458" w:author="Greg Bailey" w:date="2020-11-03T15:17:00Z">
            <w:rPr>
              <w:rFonts w:ascii="Consolas" w:hAnsi="Consolas" w:cs="Consolas"/>
              <w:b/>
            </w:rPr>
          </w:rPrChange>
        </w:rPr>
        <w:t>rdlu</w:t>
      </w:r>
      <w:proofErr w:type="spellEnd"/>
    </w:p>
    <w:p w14:paraId="2B296C4E" w14:textId="77777777" w:rsidR="00A851B3" w:rsidRPr="00A7444E" w:rsidRDefault="00A851B3" w:rsidP="00A851B3">
      <w:pPr>
        <w:pStyle w:val="BodyText"/>
        <w:ind w:left="1440" w:hanging="720"/>
        <w:rPr>
          <w:rFonts w:asciiTheme="majorHAnsi" w:hAnsiTheme="majorHAnsi" w:cstheme="majorHAnsi"/>
        </w:rPr>
      </w:pPr>
      <w:r w:rsidRPr="00C80FD0">
        <w:rPr>
          <w:rFonts w:ascii="Consolas" w:hAnsi="Consolas" w:cs="Consolas"/>
          <w:b/>
        </w:rPr>
        <w:t xml:space="preserve">await  </w:t>
      </w:r>
      <w:r>
        <w:rPr>
          <w:rFonts w:asciiTheme="majorHAnsi" w:hAnsiTheme="majorHAnsi" w:cstheme="majorHAnsi"/>
        </w:rPr>
        <w:t>generates a call to the default multiport execute for a node based on its position in the array</w:t>
      </w:r>
      <w:r w:rsidR="00C80FD0">
        <w:rPr>
          <w:rFonts w:asciiTheme="majorHAnsi" w:hAnsiTheme="majorHAnsi" w:cstheme="majorHAnsi"/>
        </w:rPr>
        <w:t xml:space="preserve">, also may be conditioned by  </w:t>
      </w:r>
      <w:r w:rsidR="00C80FD0" w:rsidRPr="00C80FD0">
        <w:rPr>
          <w:rFonts w:ascii="Consolas" w:hAnsi="Consolas" w:cs="Consolas"/>
        </w:rPr>
        <w:t>#</w:t>
      </w:r>
      <w:r w:rsidR="00C80FD0">
        <w:rPr>
          <w:rFonts w:asciiTheme="majorHAnsi" w:hAnsiTheme="majorHAnsi" w:cstheme="majorHAnsi"/>
        </w:rPr>
        <w:t xml:space="preserve">  to return address on the stack</w:t>
      </w:r>
      <w:r>
        <w:rPr>
          <w:rFonts w:asciiTheme="majorHAnsi" w:hAnsiTheme="majorHAnsi" w:cstheme="majorHAnsi"/>
        </w:rPr>
        <w:t>.</w:t>
      </w:r>
    </w:p>
    <w:p w14:paraId="6F2CA4D4" w14:textId="77777777" w:rsidR="00012920" w:rsidRDefault="00012920" w:rsidP="00654AC8">
      <w:pPr>
        <w:pStyle w:val="BodyText"/>
      </w:pPr>
      <w:r>
        <w:br w:type="page"/>
      </w:r>
    </w:p>
    <w:p w14:paraId="1EBC5792" w14:textId="77777777" w:rsidR="00654AC8" w:rsidRPr="00F313D1" w:rsidRDefault="00654AC8" w:rsidP="00654AC8">
      <w:pPr>
        <w:pStyle w:val="Heading2"/>
        <w:rPr>
          <w:rPrChange w:id="459" w:author="Greg Bailey" w:date="2022-06-23T13:37:00Z">
            <w:rPr>
              <w:highlight w:val="yellow"/>
            </w:rPr>
          </w:rPrChange>
        </w:rPr>
      </w:pPr>
      <w:bookmarkStart w:id="460" w:name="_Toc303614531"/>
      <w:bookmarkStart w:id="461" w:name="_Toc303614622"/>
      <w:bookmarkStart w:id="462" w:name="_Toc303618818"/>
      <w:bookmarkStart w:id="463" w:name="_Toc303624389"/>
      <w:bookmarkStart w:id="464" w:name="_Toc303614534"/>
      <w:bookmarkStart w:id="465" w:name="_Toc303614625"/>
      <w:bookmarkStart w:id="466" w:name="_Toc303618821"/>
      <w:bookmarkStart w:id="467" w:name="_Toc303624392"/>
      <w:bookmarkStart w:id="468" w:name="_Toc119163477"/>
      <w:bookmarkEnd w:id="460"/>
      <w:bookmarkEnd w:id="461"/>
      <w:bookmarkEnd w:id="462"/>
      <w:bookmarkEnd w:id="463"/>
      <w:bookmarkEnd w:id="464"/>
      <w:bookmarkEnd w:id="465"/>
      <w:bookmarkEnd w:id="466"/>
      <w:bookmarkEnd w:id="467"/>
      <w:r w:rsidRPr="00F313D1">
        <w:rPr>
          <w:rPrChange w:id="469" w:author="Greg Bailey" w:date="2022-06-23T13:37:00Z">
            <w:rPr>
              <w:highlight w:val="yellow"/>
            </w:rPr>
          </w:rPrChange>
        </w:rPr>
        <w:lastRenderedPageBreak/>
        <w:t>Module Organization</w:t>
      </w:r>
      <w:bookmarkEnd w:id="468"/>
    </w:p>
    <w:p w14:paraId="3A784DF0" w14:textId="58EC02EE" w:rsidR="00654AC8" w:rsidRPr="00654AC8" w:rsidRDefault="00796E28" w:rsidP="00654AC8">
      <w:pPr>
        <w:pStyle w:val="BodyText"/>
      </w:pPr>
      <w:r>
        <w:t xml:space="preserve">A </w:t>
      </w:r>
      <w:del w:id="470" w:author="Greg Bailey" w:date="2022-06-23T13:26:00Z">
        <w:r w:rsidDel="008D62C8">
          <w:delText xml:space="preserve">preliminary </w:delText>
        </w:r>
      </w:del>
      <w:ins w:id="471" w:author="Greg Bailey" w:date="2022-06-23T13:26:00Z">
        <w:r w:rsidR="008D62C8">
          <w:t xml:space="preserve">convenient </w:t>
        </w:r>
      </w:ins>
      <w:r>
        <w:t xml:space="preserve">convention has been adopted for organizing and packaging code in a modular way, from a single node to a cluster.  This convention allows use of a single block number or name as a "handle" for the module.  The first two or more blocks of the module have fixed functions at fixed offsets.  We recommend that you apply these principles in packaging your own code.  The SRAM Control Cluster Mark 1 may be studied as an example while reading the following sections; the constant  </w:t>
      </w:r>
      <w:del w:id="472" w:author="Greg Bailey" w:date="2022-06-23T13:26:00Z">
        <w:r w:rsidRPr="00796E28" w:rsidDel="008D62C8">
          <w:rPr>
            <w:rFonts w:ascii="Consolas" w:hAnsi="Consolas" w:cs="Consolas"/>
            <w:b/>
          </w:rPr>
          <w:delText>sram</w:delText>
        </w:r>
        <w:r w:rsidDel="008D62C8">
          <w:delText xml:space="preserve">  </w:delText>
        </w:r>
      </w:del>
      <w:ins w:id="473" w:author="Greg Bailey" w:date="2022-06-23T13:26:00Z">
        <w:r w:rsidR="008D62C8">
          <w:rPr>
            <w:rFonts w:ascii="Consolas" w:hAnsi="Consolas" w:cs="Consolas"/>
            <w:b/>
          </w:rPr>
          <w:t>SRAM</w:t>
        </w:r>
        <w:r w:rsidR="008D62C8">
          <w:t xml:space="preserve">  </w:t>
        </w:r>
      </w:ins>
      <w:r>
        <w:t>is the number of the first block of that module.</w:t>
      </w:r>
    </w:p>
    <w:p w14:paraId="3452B81F" w14:textId="77777777" w:rsidR="00654AC8" w:rsidRPr="00F313D1" w:rsidRDefault="00654AC8" w:rsidP="00654AC8">
      <w:pPr>
        <w:pStyle w:val="Heading3"/>
        <w:rPr>
          <w:rPrChange w:id="474" w:author="Greg Bailey" w:date="2022-06-23T13:37:00Z">
            <w:rPr>
              <w:highlight w:val="yellow"/>
            </w:rPr>
          </w:rPrChange>
        </w:rPr>
      </w:pPr>
      <w:bookmarkStart w:id="475" w:name="_Ref303351618"/>
      <w:bookmarkStart w:id="476" w:name="_Toc119163478"/>
      <w:r w:rsidRPr="00F313D1">
        <w:rPr>
          <w:rPrChange w:id="477" w:author="Greg Bailey" w:date="2022-06-23T13:37:00Z">
            <w:rPr>
              <w:highlight w:val="yellow"/>
            </w:rPr>
          </w:rPrChange>
        </w:rPr>
        <w:t>Load Block</w:t>
      </w:r>
      <w:bookmarkEnd w:id="475"/>
      <w:bookmarkEnd w:id="476"/>
    </w:p>
    <w:p w14:paraId="646E3F1F" w14:textId="0CEB1FAC" w:rsidR="006A44BD" w:rsidRPr="00345546" w:rsidRDefault="00796E28" w:rsidP="006A44BD">
      <w:pPr>
        <w:pStyle w:val="BodyText"/>
      </w:pPr>
      <w:r>
        <w:t xml:space="preserve">The first block in a module is a </w:t>
      </w:r>
      <w:r w:rsidR="00012920">
        <w:t xml:space="preserve">single block which when loaded will cause all of the source code needed by a module to be </w:t>
      </w:r>
      <w:del w:id="478" w:author="Greg Bailey" w:date="2022-06-23T13:29:00Z">
        <w:r w:rsidR="00012920" w:rsidDel="00FE3800">
          <w:delText>compiled</w:delText>
        </w:r>
      </w:del>
      <w:ins w:id="479" w:author="Greg Bailey" w:date="2022-06-23T13:29:00Z">
        <w:r w:rsidR="00FE3800">
          <w:t>assembled</w:t>
        </w:r>
      </w:ins>
      <w:r w:rsidR="00012920">
        <w:t>.  There may be arguments to this block.</w:t>
      </w:r>
      <w:r w:rsidR="00DE619F">
        <w:t xml:space="preserve">  When completed the necessary object code will be stored in appropriate bins</w:t>
      </w:r>
      <w:r>
        <w:t xml:space="preserve"> (which may simply be those belonging to the nodes programmed</w:t>
      </w:r>
      <w:r w:rsidR="00DE619F">
        <w:t>.</w:t>
      </w:r>
      <w:r>
        <w:t>)</w:t>
      </w:r>
      <w:r w:rsidR="006A44BD">
        <w:t xml:space="preserve"> </w:t>
      </w:r>
      <w:r w:rsidR="006A44BD" w:rsidRPr="006A44BD">
        <w:t xml:space="preserve"> </w:t>
      </w:r>
      <w:r w:rsidR="006A44BD">
        <w:t>If by its design a module needs to export addresses or other identifiers, these will be available in the dictionary</w:t>
      </w:r>
      <w:ins w:id="480" w:author="Greg Bailey" w:date="2022-06-23T13:27:00Z">
        <w:r w:rsidR="00FE3800">
          <w:t xml:space="preserve"> of that</w:t>
        </w:r>
      </w:ins>
      <w:del w:id="481" w:author="Greg Bailey" w:date="2022-06-23T13:28:00Z">
        <w:r w:rsidR="006A44BD" w:rsidDel="00FE3800">
          <w:delText xml:space="preserve"> after it has been compiled for use in code compiled later</w:delText>
        </w:r>
      </w:del>
      <w:ins w:id="482" w:author="Greg Bailey" w:date="2022-06-23T13:28:00Z">
        <w:r w:rsidR="00FE3800">
          <w:t xml:space="preserve"> node </w:t>
        </w:r>
        <w:r w:rsidR="00FE3800" w:rsidRPr="00FE3800">
          <w:rPr>
            <w:i/>
            <w:iCs/>
            <w:rPrChange w:id="483" w:author="Greg Bailey" w:date="2022-06-23T13:29:00Z">
              <w:rPr/>
            </w:rPrChange>
          </w:rPr>
          <w:t>after it has been assembled</w:t>
        </w:r>
      </w:ins>
      <w:r w:rsidR="006A44BD">
        <w:t>.</w:t>
      </w:r>
      <w:r>
        <w:t xml:space="preserve">  </w:t>
      </w:r>
      <w:r w:rsidRPr="00796E28">
        <w:rPr>
          <w:i/>
        </w:rPr>
        <w:t>In a degenerate case this block may actually contain</w:t>
      </w:r>
      <w:r>
        <w:rPr>
          <w:i/>
        </w:rPr>
        <w:t xml:space="preserve"> all of the module's</w:t>
      </w:r>
      <w:r w:rsidRPr="00796E28">
        <w:rPr>
          <w:i/>
        </w:rPr>
        <w:t xml:space="preserve"> </w:t>
      </w:r>
      <w:r>
        <w:rPr>
          <w:i/>
        </w:rPr>
        <w:t>source code</w:t>
      </w:r>
      <w:r w:rsidRPr="00796E28">
        <w:rPr>
          <w:i/>
        </w:rPr>
        <w:t>.</w:t>
      </w:r>
      <w:r w:rsidR="00345546">
        <w:rPr>
          <w:i/>
        </w:rPr>
        <w:t xml:space="preserve">  </w:t>
      </w:r>
      <w:r w:rsidR="00345546">
        <w:t xml:space="preserve">See block  </w:t>
      </w:r>
      <w:del w:id="484" w:author="Greg Bailey" w:date="2022-06-23T13:30:00Z">
        <w:r w:rsidR="00345546" w:rsidRPr="00345546" w:rsidDel="00FE3800">
          <w:rPr>
            <w:rFonts w:ascii="Consolas" w:hAnsi="Consolas" w:cs="Consolas"/>
            <w:b/>
          </w:rPr>
          <w:delText>sram</w:delText>
        </w:r>
        <w:r w:rsidR="00345546" w:rsidDel="00FE3800">
          <w:delText xml:space="preserve">  </w:delText>
        </w:r>
      </w:del>
      <w:ins w:id="485" w:author="Greg Bailey" w:date="2022-06-23T13:30:00Z">
        <w:r w:rsidR="00FE3800">
          <w:rPr>
            <w:rFonts w:ascii="Consolas" w:hAnsi="Consolas" w:cs="Consolas"/>
            <w:b/>
          </w:rPr>
          <w:t>SRAM</w:t>
        </w:r>
        <w:r w:rsidR="00FE3800">
          <w:t xml:space="preserve">  </w:t>
        </w:r>
      </w:ins>
      <w:r w:rsidR="00345546">
        <w:t>for an example.</w:t>
      </w:r>
    </w:p>
    <w:p w14:paraId="74787B80" w14:textId="77777777" w:rsidR="006A44BD" w:rsidRPr="00F313D1" w:rsidRDefault="006A44BD" w:rsidP="00AE756A">
      <w:pPr>
        <w:pStyle w:val="Heading4"/>
        <w:rPr>
          <w:rPrChange w:id="486" w:author="Greg Bailey" w:date="2022-06-23T13:37:00Z">
            <w:rPr>
              <w:highlight w:val="yellow"/>
            </w:rPr>
          </w:rPrChange>
        </w:rPr>
      </w:pPr>
      <w:r w:rsidRPr="00F313D1">
        <w:rPr>
          <w:rPrChange w:id="487" w:author="Greg Bailey" w:date="2022-06-23T13:37:00Z">
            <w:rPr>
              <w:highlight w:val="yellow"/>
            </w:rPr>
          </w:rPrChange>
        </w:rPr>
        <w:t>Identifier Scope</w:t>
      </w:r>
      <w:del w:id="488" w:author="Greg Bailey" w:date="2022-06-23T13:31:00Z">
        <w:r w:rsidRPr="00F313D1" w:rsidDel="00FE3800">
          <w:rPr>
            <w:rPrChange w:id="489" w:author="Greg Bailey" w:date="2022-06-23T13:37:00Z">
              <w:rPr>
                <w:highlight w:val="yellow"/>
              </w:rPr>
            </w:rPrChange>
          </w:rPr>
          <w:delText xml:space="preserve"> Control</w:delText>
        </w:r>
      </w:del>
    </w:p>
    <w:p w14:paraId="4D26C546" w14:textId="1ECEC3F7" w:rsidR="002824C8" w:rsidRDefault="002824C8">
      <w:pPr>
        <w:pStyle w:val="BodyText"/>
      </w:pPr>
      <w:r>
        <w:t xml:space="preserve">F18 </w:t>
      </w:r>
      <w:del w:id="490" w:author="Greg Bailey" w:date="2022-06-23T13:30:00Z">
        <w:r w:rsidDel="00FE3800">
          <w:delText xml:space="preserve">compilation </w:delText>
        </w:r>
      </w:del>
      <w:ins w:id="491" w:author="Greg Bailey" w:date="2022-06-23T13:30:00Z">
        <w:r w:rsidR="00FE3800">
          <w:t xml:space="preserve">assembly </w:t>
        </w:r>
      </w:ins>
      <w:r>
        <w:t xml:space="preserve">is done incrementally, which means that identifiers may not be "forward referenced" symbolically.  </w:t>
      </w:r>
      <w:r w:rsidR="002F2F4A">
        <w:t>Any</w:t>
      </w:r>
      <w:r>
        <w:t xml:space="preserve"> identifier</w:t>
      </w:r>
      <w:r w:rsidR="002F2F4A">
        <w:t xml:space="preserve"> of any sort</w:t>
      </w:r>
      <w:r>
        <w:t xml:space="preserve"> must be defined earlier in the </w:t>
      </w:r>
      <w:del w:id="492" w:author="Greg Bailey" w:date="2022-06-23T13:30:00Z">
        <w:r w:rsidDel="00FE3800">
          <w:delText xml:space="preserve">compilation </w:delText>
        </w:r>
      </w:del>
      <w:ins w:id="493" w:author="Greg Bailey" w:date="2022-06-23T13:30:00Z">
        <w:r w:rsidR="00FE3800">
          <w:t xml:space="preserve">assembly </w:t>
        </w:r>
      </w:ins>
      <w:r>
        <w:t xml:space="preserve">sequence than </w:t>
      </w:r>
      <w:r w:rsidR="002F2F4A">
        <w:t>its references.</w:t>
      </w:r>
    </w:p>
    <w:p w14:paraId="636AFE4C" w14:textId="57334FB4" w:rsidR="006A44BD" w:rsidRPr="00F313D1" w:rsidDel="00FE3800" w:rsidRDefault="006A44BD">
      <w:pPr>
        <w:pStyle w:val="BodyText"/>
        <w:rPr>
          <w:del w:id="494" w:author="Greg Bailey" w:date="2022-06-23T13:30:00Z"/>
        </w:rPr>
      </w:pPr>
      <w:del w:id="495" w:author="Greg Bailey" w:date="2022-06-23T13:30:00Z">
        <w:r w:rsidRPr="00F313D1" w:rsidDel="00FE3800">
          <w:delText xml:space="preserve">The scope of identifiers, including intentional or inadvertent overloading of system or compiler vocabulary, is controlled using the  </w:delText>
        </w:r>
        <w:r w:rsidRPr="00F313D1" w:rsidDel="00FE3800">
          <w:rPr>
            <w:rFonts w:ascii="Consolas" w:hAnsi="Consolas" w:cs="Consolas"/>
            <w:b/>
            <w:color w:val="34B32A" w:themeColor="background2" w:themeShade="80"/>
          </w:rPr>
          <w:delText>remember</w:delText>
        </w:r>
        <w:r w:rsidRPr="00F313D1" w:rsidDel="00FE3800">
          <w:delText xml:space="preserve">  word  </w:delText>
        </w:r>
        <w:r w:rsidRPr="00F313D1" w:rsidDel="00FE3800">
          <w:rPr>
            <w:rFonts w:ascii="Consolas" w:hAnsi="Consolas" w:cs="Consolas"/>
            <w:b/>
            <w:color w:val="DDAA00"/>
          </w:rPr>
          <w:delText>reclaim</w:delText>
        </w:r>
        <w:r w:rsidRPr="00F313D1" w:rsidDel="00FE3800">
          <w:delText xml:space="preserve"> .  In the normal case, identifiers are not exported at all, and if they are it is usually not far in the compilation sequence.  As a general practice, we recommend starting each node's code with  </w:delText>
        </w:r>
        <w:r w:rsidRPr="00F313D1" w:rsidDel="00FE3800">
          <w:rPr>
            <w:rFonts w:ascii="Consolas" w:hAnsi="Consolas" w:cs="Consolas"/>
            <w:b/>
            <w:color w:val="DDAA00"/>
          </w:rPr>
          <w:delText>reclaim</w:delText>
        </w:r>
        <w:r w:rsidRPr="00F313D1" w:rsidDel="00FE3800">
          <w:delText xml:space="preserve">  unless you are forced to do otherwise.  Elaborate scope management structures may be implemented by defining and using your own  </w:delText>
        </w:r>
        <w:r w:rsidRPr="00F313D1" w:rsidDel="00FE3800">
          <w:rPr>
            <w:rFonts w:ascii="Consolas" w:hAnsi="Consolas" w:cs="Consolas"/>
            <w:b/>
            <w:color w:val="34B32A" w:themeColor="background2" w:themeShade="80"/>
          </w:rPr>
          <w:delText>remember</w:delText>
        </w:r>
        <w:r w:rsidRPr="00F313D1" w:rsidDel="00FE3800">
          <w:delText xml:space="preserve">  words within the scope of  </w:delText>
        </w:r>
        <w:r w:rsidRPr="00F313D1" w:rsidDel="00FE3800">
          <w:rPr>
            <w:rFonts w:ascii="Consolas" w:hAnsi="Consolas" w:cs="Consolas"/>
            <w:b/>
            <w:color w:val="DDAA00"/>
          </w:rPr>
          <w:delText>reclaim</w:delText>
        </w:r>
        <w:r w:rsidRPr="00F313D1" w:rsidDel="00FE3800">
          <w:delText xml:space="preserve"> .</w:delText>
        </w:r>
        <w:bookmarkStart w:id="496" w:name="_Toc106886826"/>
        <w:bookmarkStart w:id="497" w:name="_Toc119163479"/>
        <w:bookmarkEnd w:id="496"/>
        <w:bookmarkEnd w:id="497"/>
      </w:del>
    </w:p>
    <w:p w14:paraId="1AAA8AB8" w14:textId="77777777" w:rsidR="00654AC8" w:rsidRPr="00F313D1" w:rsidRDefault="00654AC8" w:rsidP="00654AC8">
      <w:pPr>
        <w:pStyle w:val="Heading3"/>
        <w:rPr>
          <w:rPrChange w:id="498" w:author="Greg Bailey" w:date="2022-06-23T13:37:00Z">
            <w:rPr>
              <w:highlight w:val="yellow"/>
            </w:rPr>
          </w:rPrChange>
        </w:rPr>
      </w:pPr>
      <w:bookmarkStart w:id="499" w:name="_Toc119163480"/>
      <w:r w:rsidRPr="00F313D1">
        <w:rPr>
          <w:rPrChange w:id="500" w:author="Greg Bailey" w:date="2022-06-23T13:37:00Z">
            <w:rPr>
              <w:highlight w:val="yellow"/>
            </w:rPr>
          </w:rPrChange>
        </w:rPr>
        <w:t>Boot Descriptors</w:t>
      </w:r>
      <w:bookmarkEnd w:id="499"/>
    </w:p>
    <w:p w14:paraId="1B9877E8" w14:textId="116FCA05" w:rsidR="00654AC8" w:rsidRPr="00654AC8" w:rsidRDefault="00796E28" w:rsidP="00654AC8">
      <w:pPr>
        <w:pStyle w:val="BodyText"/>
      </w:pPr>
      <w:r>
        <w:t xml:space="preserve">The second block in a module (load block number plus </w:t>
      </w:r>
      <w:del w:id="501" w:author="Greg Bailey" w:date="2022-06-23T13:31:00Z">
        <w:r w:rsidDel="00FE3800">
          <w:delText>two</w:delText>
        </w:r>
      </w:del>
      <w:ins w:id="502" w:author="Greg Bailey" w:date="2022-06-23T13:31:00Z">
        <w:r w:rsidR="00FE3800">
          <w:t>one</w:t>
        </w:r>
      </w:ins>
      <w:r>
        <w:t>) defines the loading requirements for the module, using the high-level language described in</w:t>
      </w:r>
      <w:r w:rsidR="00345546">
        <w:t xml:space="preserve"> section </w:t>
      </w:r>
      <w:r w:rsidR="00345546">
        <w:fldChar w:fldCharType="begin"/>
      </w:r>
      <w:r w:rsidR="00345546">
        <w:instrText xml:space="preserve"> REF _Ref308029765 \r \p \h </w:instrText>
      </w:r>
      <w:r w:rsidR="00345546">
        <w:fldChar w:fldCharType="separate"/>
      </w:r>
      <w:r w:rsidR="00DA6B1C">
        <w:t>6.1.1 below</w:t>
      </w:r>
      <w:r w:rsidR="00345546">
        <w:fldChar w:fldCharType="end"/>
      </w:r>
      <w:r w:rsidR="00345546">
        <w:t xml:space="preserve">. </w:t>
      </w:r>
      <w:r>
        <w:t xml:space="preserve"> </w:t>
      </w:r>
      <w:r w:rsidR="00345546">
        <w:t xml:space="preserve">This language </w:t>
      </w:r>
      <w:r w:rsidR="00DE619F">
        <w:t>list</w:t>
      </w:r>
      <w:r w:rsidR="00345546">
        <w:t>s</w:t>
      </w:r>
      <w:r w:rsidR="00DE619F">
        <w:t xml:space="preserve"> the nodes that have to be loaded, indicate</w:t>
      </w:r>
      <w:r w:rsidR="00345546">
        <w:t>s</w:t>
      </w:r>
      <w:r w:rsidR="00DE619F">
        <w:t xml:space="preserve"> what code to load into </w:t>
      </w:r>
      <w:r w:rsidR="00345546">
        <w:t>their</w:t>
      </w:r>
      <w:r w:rsidR="00DE619F">
        <w:t xml:space="preserve"> RAM, provide</w:t>
      </w:r>
      <w:r w:rsidR="00345546">
        <w:t>s</w:t>
      </w:r>
      <w:r w:rsidR="00DE619F">
        <w:t xml:space="preserve"> for initialization of registers and/or stacks, and provide</w:t>
      </w:r>
      <w:r w:rsidR="00345546">
        <w:t>s</w:t>
      </w:r>
      <w:r w:rsidR="00DE619F">
        <w:t xml:space="preserve"> a starting execution address for </w:t>
      </w:r>
      <w:r w:rsidR="00345546">
        <w:t>each</w:t>
      </w:r>
      <w:r w:rsidR="00DE619F">
        <w:t xml:space="preserve"> node.  </w:t>
      </w:r>
      <w:r w:rsidR="00345546">
        <w:t>The data are recorded</w:t>
      </w:r>
      <w:r w:rsidR="00DE619F">
        <w:t xml:space="preserve"> in tables so that the order of declaration does not need to match the actual order in which the nodes are loaded.</w:t>
      </w:r>
      <w:r w:rsidR="00345546">
        <w:t xml:space="preserve">  See block  </w:t>
      </w:r>
      <w:del w:id="503" w:author="Greg Bailey" w:date="2022-06-23T13:33:00Z">
        <w:r w:rsidR="00345546" w:rsidRPr="00345546" w:rsidDel="00F313D1">
          <w:rPr>
            <w:rFonts w:ascii="Consolas" w:hAnsi="Consolas" w:cs="Consolas"/>
            <w:b/>
          </w:rPr>
          <w:delText xml:space="preserve">sram </w:delText>
        </w:r>
      </w:del>
      <w:ins w:id="504" w:author="Greg Bailey" w:date="2022-06-23T13:33:00Z">
        <w:r w:rsidR="00F313D1">
          <w:rPr>
            <w:rFonts w:ascii="Consolas" w:hAnsi="Consolas" w:cs="Consolas"/>
            <w:b/>
          </w:rPr>
          <w:t>SRAM</w:t>
        </w:r>
        <w:r w:rsidR="00F313D1" w:rsidRPr="00345546">
          <w:rPr>
            <w:rFonts w:ascii="Consolas" w:hAnsi="Consolas" w:cs="Consolas"/>
            <w:b/>
          </w:rPr>
          <w:t xml:space="preserve"> </w:t>
        </w:r>
        <w:r w:rsidR="00F313D1">
          <w:rPr>
            <w:rFonts w:ascii="Consolas" w:hAnsi="Consolas" w:cs="Consolas"/>
            <w:b/>
          </w:rPr>
          <w:t>1</w:t>
        </w:r>
      </w:ins>
      <w:del w:id="505" w:author="Greg Bailey" w:date="2022-06-23T13:33:00Z">
        <w:r w:rsidR="00345546" w:rsidRPr="00345546" w:rsidDel="00F313D1">
          <w:rPr>
            <w:rFonts w:ascii="Consolas" w:hAnsi="Consolas" w:cs="Consolas"/>
            <w:b/>
          </w:rPr>
          <w:delText xml:space="preserve">2 </w:delText>
        </w:r>
      </w:del>
      <w:r w:rsidR="00345546" w:rsidRPr="00345546">
        <w:rPr>
          <w:rFonts w:ascii="Consolas" w:hAnsi="Consolas" w:cs="Consolas"/>
          <w:b/>
        </w:rPr>
        <w:t>+</w:t>
      </w:r>
      <w:r w:rsidR="00345546">
        <w:t xml:space="preserve">  for an example.</w:t>
      </w:r>
    </w:p>
    <w:p w14:paraId="433CC890" w14:textId="77777777" w:rsidR="00654AC8" w:rsidRPr="00F313D1" w:rsidRDefault="00654AC8" w:rsidP="00654AC8">
      <w:pPr>
        <w:pStyle w:val="Heading3"/>
        <w:rPr>
          <w:rPrChange w:id="506" w:author="Greg Bailey" w:date="2022-06-23T13:37:00Z">
            <w:rPr>
              <w:highlight w:val="yellow"/>
            </w:rPr>
          </w:rPrChange>
        </w:rPr>
      </w:pPr>
      <w:bookmarkStart w:id="507" w:name="_Toc119163481"/>
      <w:r w:rsidRPr="00F313D1">
        <w:rPr>
          <w:rPrChange w:id="508" w:author="Greg Bailey" w:date="2022-06-23T13:37:00Z">
            <w:rPr>
              <w:highlight w:val="yellow"/>
            </w:rPr>
          </w:rPrChange>
        </w:rPr>
        <w:t>Residual Paths</w:t>
      </w:r>
      <w:bookmarkEnd w:id="507"/>
    </w:p>
    <w:p w14:paraId="0DE70885" w14:textId="03976D60" w:rsidR="00342422" w:rsidRDefault="00DE619F" w:rsidP="00FC20D0">
      <w:pPr>
        <w:pStyle w:val="BodyText"/>
      </w:pPr>
      <w:r>
        <w:t>In rare cases there may be modules that need to be loaded, activated, and used during a boot sequence; SRAM and SDRAM control clusters are examples of these.  Once started it may be difficult or impossible to stop them without resetting the chip and, in the case of SDRAM, perhaps losing the data in the device.  If an application's boot process has this sort of complication then the module in question should provide a new path for use by stream or IDE loaders that can reach and boot all nodes remaining in the chip that are not part of the module which is running and hence now "in the way."</w:t>
      </w:r>
      <w:r w:rsidR="00345546">
        <w:t xml:space="preserve">  See block  </w:t>
      </w:r>
      <w:proofErr w:type="spellStart"/>
      <w:r w:rsidR="00345546" w:rsidRPr="00345546">
        <w:rPr>
          <w:rFonts w:ascii="Consolas" w:hAnsi="Consolas" w:cs="Consolas"/>
          <w:b/>
        </w:rPr>
        <w:t>sram</w:t>
      </w:r>
      <w:proofErr w:type="spellEnd"/>
      <w:r w:rsidR="00345546" w:rsidRPr="00345546">
        <w:rPr>
          <w:rFonts w:ascii="Consolas" w:hAnsi="Consolas" w:cs="Consolas"/>
          <w:b/>
        </w:rPr>
        <w:t xml:space="preserve"> </w:t>
      </w:r>
      <w:ins w:id="509" w:author="Greg Bailey" w:date="2022-06-23T13:35:00Z">
        <w:r w:rsidR="00F313D1">
          <w:rPr>
            <w:rFonts w:ascii="Consolas" w:hAnsi="Consolas" w:cs="Consolas"/>
            <w:b/>
          </w:rPr>
          <w:t>2</w:t>
        </w:r>
      </w:ins>
      <w:del w:id="510" w:author="Greg Bailey" w:date="2022-06-23T13:35:00Z">
        <w:r w:rsidR="00345546" w:rsidRPr="00345546" w:rsidDel="00F313D1">
          <w:rPr>
            <w:rFonts w:ascii="Consolas" w:hAnsi="Consolas" w:cs="Consolas"/>
            <w:b/>
          </w:rPr>
          <w:delText xml:space="preserve">4 </w:delText>
        </w:r>
      </w:del>
      <w:r w:rsidR="00345546" w:rsidRPr="00345546">
        <w:rPr>
          <w:rFonts w:ascii="Consolas" w:hAnsi="Consolas" w:cs="Consolas"/>
          <w:b/>
        </w:rPr>
        <w:t>+</w:t>
      </w:r>
      <w:r w:rsidR="00345546">
        <w:t xml:space="preserve">  for an example, showing suitable paths for boot nodes 708 (as</w:t>
      </w:r>
      <w:r w:rsidR="00C02A19">
        <w:t>ync serial) and 705 (SPI flash.)</w:t>
      </w:r>
    </w:p>
    <w:p w14:paraId="733E7F60" w14:textId="77777777" w:rsidR="00342422" w:rsidRPr="00F313D1" w:rsidRDefault="00342422" w:rsidP="009C222F">
      <w:pPr>
        <w:pStyle w:val="Heading3"/>
        <w:rPr>
          <w:rPrChange w:id="511" w:author="Greg Bailey" w:date="2022-06-23T13:37:00Z">
            <w:rPr>
              <w:highlight w:val="yellow"/>
            </w:rPr>
          </w:rPrChange>
        </w:rPr>
      </w:pPr>
      <w:bookmarkStart w:id="512" w:name="_Toc119163482"/>
      <w:r w:rsidRPr="00F313D1">
        <w:rPr>
          <w:rPrChange w:id="513" w:author="Greg Bailey" w:date="2022-06-23T13:37:00Z">
            <w:rPr>
              <w:highlight w:val="yellow"/>
            </w:rPr>
          </w:rPrChange>
        </w:rPr>
        <w:t>Organization of Larger Projects</w:t>
      </w:r>
      <w:bookmarkEnd w:id="512"/>
    </w:p>
    <w:p w14:paraId="3FA97465" w14:textId="557A22CB" w:rsidR="00EE044B" w:rsidRDefault="00342422" w:rsidP="00FC20D0">
      <w:pPr>
        <w:pStyle w:val="BodyText"/>
      </w:pPr>
      <w:r>
        <w:t xml:space="preserve">The appropriate structure for a larger program depends on its size and intended use.  The load block should still be first.  Boot descriptors should start in the second block but may require several.  If IDE operation is appropriate after the program has been loaded, an IDE personalization with path(s) adjusted to access the remainder of the chip may be useful.  Scripts may be necessary to specify boot stream generation, IDE loading, and/or </w:t>
      </w:r>
      <w:proofErr w:type="spellStart"/>
      <w:r w:rsidRPr="009C222F">
        <w:rPr>
          <w:rFonts w:ascii="Consolas" w:hAnsi="Consolas" w:cs="Consolas"/>
          <w:b/>
        </w:rPr>
        <w:t>softsim</w:t>
      </w:r>
      <w:proofErr w:type="spellEnd"/>
      <w:r>
        <w:t xml:space="preserve"> setup as appropriate.  </w:t>
      </w:r>
      <w:del w:id="514" w:author="Greg Bailey" w:date="2022-06-23T13:36:00Z">
        <w:r w:rsidDel="00F313D1">
          <w:delText xml:space="preserve">You might wish to include a script to produce HTML listings.  </w:delText>
        </w:r>
      </w:del>
      <w:r>
        <w:t>Not all of these elements are appropriate for every application, but if they are small you might wish to place them in this area</w:t>
      </w:r>
      <w:ins w:id="515" w:author="Greg Bailey" w:date="2022-06-23T13:36:00Z">
        <w:r w:rsidR="00F313D1">
          <w:t xml:space="preserve"> after the boot stream and residual path allocations, and</w:t>
        </w:r>
      </w:ins>
      <w:r>
        <w:t xml:space="preserve"> before the actual source code.  These are merely suggestions and the recommendations may change as the system evolves.</w:t>
      </w:r>
      <w:r w:rsidR="00EE044B">
        <w:br w:type="page"/>
      </w:r>
    </w:p>
    <w:p w14:paraId="62E31D88" w14:textId="77777777" w:rsidR="00796E28" w:rsidRPr="009219AB" w:rsidRDefault="00796E28" w:rsidP="00796E28">
      <w:pPr>
        <w:pStyle w:val="Heading2"/>
      </w:pPr>
      <w:bookmarkStart w:id="516" w:name="_Toc119163483"/>
      <w:r w:rsidRPr="009219AB">
        <w:lastRenderedPageBreak/>
        <w:t>Methods of Loading Code</w:t>
      </w:r>
      <w:bookmarkEnd w:id="516"/>
    </w:p>
    <w:p w14:paraId="3DF0D840" w14:textId="77777777" w:rsidR="00796E28" w:rsidRPr="00C64887" w:rsidRDefault="00345546" w:rsidP="00796E28">
      <w:pPr>
        <w:pStyle w:val="BodyText"/>
      </w:pPr>
      <w:r w:rsidRPr="00C64887">
        <w:t>After</w:t>
      </w:r>
      <w:r w:rsidR="00C64887" w:rsidRPr="00C64887">
        <w:t xml:space="preserve"> all the desired</w:t>
      </w:r>
      <w:r w:rsidRPr="00C64887">
        <w:t xml:space="preserve"> code has been compiled </w:t>
      </w:r>
      <w:r w:rsidR="00C64887" w:rsidRPr="00C64887">
        <w:t>into object bins</w:t>
      </w:r>
      <w:r w:rsidRPr="00C64887">
        <w:t xml:space="preserve">, it may be loaded for execution or simulation.  There are presently </w:t>
      </w:r>
      <w:r w:rsidR="00C64887" w:rsidRPr="00C64887">
        <w:t>several</w:t>
      </w:r>
      <w:r w:rsidRPr="00C64887">
        <w:t xml:space="preserve"> basic</w:t>
      </w:r>
      <w:r w:rsidR="00EE044B" w:rsidRPr="00C64887">
        <w:t xml:space="preserve"> ways in which this may be done:</w:t>
      </w:r>
    </w:p>
    <w:p w14:paraId="5BA4F407" w14:textId="77777777" w:rsidR="00EE044B" w:rsidRPr="00C64887" w:rsidRDefault="00EE044B" w:rsidP="00EE044B">
      <w:pPr>
        <w:pStyle w:val="ListFirst"/>
        <w:ind w:left="1080"/>
      </w:pPr>
      <w:r w:rsidRPr="00C64887">
        <w:rPr>
          <w:b/>
          <w:i/>
        </w:rPr>
        <w:t>Manual, interactive loading into the real chip</w:t>
      </w:r>
      <w:r w:rsidR="00C64887" w:rsidRPr="00C64887">
        <w:rPr>
          <w:b/>
          <w:i/>
        </w:rPr>
        <w:t xml:space="preserve"> with External</w:t>
      </w:r>
      <w:r w:rsidR="00510A13">
        <w:rPr>
          <w:b/>
          <w:i/>
        </w:rPr>
        <w:t xml:space="preserve"> or Internal</w:t>
      </w:r>
      <w:r w:rsidR="00C64887" w:rsidRPr="00C64887">
        <w:rPr>
          <w:b/>
          <w:i/>
        </w:rPr>
        <w:t xml:space="preserve"> </w:t>
      </w:r>
      <w:r w:rsidR="00D97B30">
        <w:rPr>
          <w:b/>
          <w:i/>
        </w:rPr>
        <w:t>I</w:t>
      </w:r>
      <w:r w:rsidR="00C64887" w:rsidRPr="00C64887">
        <w:rPr>
          <w:b/>
          <w:i/>
        </w:rPr>
        <w:t>DE</w:t>
      </w:r>
      <w:r w:rsidRPr="00C64887">
        <w:rPr>
          <w:b/>
          <w:i/>
        </w:rPr>
        <w:t>:</w:t>
      </w:r>
      <w:r w:rsidRPr="00C64887">
        <w:t xml:space="preserve">  </w:t>
      </w:r>
      <w:r w:rsidR="00510A13">
        <w:t>Insert code into RAM, do any necessary initialization manually, and call routines to observe behavior, test boundary condition</w:t>
      </w:r>
      <w:r w:rsidR="00D97B30">
        <w:t>s, look for side effects</w:t>
      </w:r>
      <w:r w:rsidR="00510A13">
        <w:t xml:space="preserve"> and so on.  </w:t>
      </w:r>
      <w:r w:rsidR="00D97B30">
        <w:t>It is impossible to over-emphasize the importance of this practice</w:t>
      </w:r>
      <w:r w:rsidR="00510A13">
        <w:t>.  Simple, straightforward unit testing is a fundamental entitlement of a Forth programmer and its use dramatically simplifies debugging later on.  Don't deny yourself this advantage by comb</w:t>
      </w:r>
      <w:r w:rsidR="00D97B30">
        <w:t>in</w:t>
      </w:r>
      <w:r w:rsidR="00510A13">
        <w:t xml:space="preserve">ing a cluster of nodes full of untested code unless you enjoy coping with </w:t>
      </w:r>
      <w:r w:rsidR="00D97B30">
        <w:t>serious problems either immediately or some day in the future</w:t>
      </w:r>
      <w:r w:rsidRPr="00C64887">
        <w:t>.</w:t>
      </w:r>
    </w:p>
    <w:p w14:paraId="49B6EEF8" w14:textId="77777777" w:rsidR="00D97B30" w:rsidRPr="00C64887" w:rsidRDefault="00D97B30" w:rsidP="00D97B30">
      <w:pPr>
        <w:pStyle w:val="List"/>
        <w:spacing w:before="80"/>
        <w:ind w:left="1080"/>
      </w:pPr>
      <w:r w:rsidRPr="00C64887">
        <w:rPr>
          <w:b/>
          <w:i/>
        </w:rPr>
        <w:t xml:space="preserve">Automated loading into </w:t>
      </w:r>
      <w:proofErr w:type="spellStart"/>
      <w:r w:rsidRPr="00C64887">
        <w:rPr>
          <w:b/>
          <w:i/>
        </w:rPr>
        <w:t>softsim</w:t>
      </w:r>
      <w:proofErr w:type="spellEnd"/>
      <w:r w:rsidRPr="00C64887">
        <w:rPr>
          <w:b/>
          <w:i/>
        </w:rPr>
        <w:t>:</w:t>
      </w:r>
      <w:r w:rsidRPr="00C64887">
        <w:t xml:space="preserve">  Initialize nodes as directed by Boot Descriptors.</w:t>
      </w:r>
    </w:p>
    <w:p w14:paraId="09FA7EA8" w14:textId="77777777" w:rsidR="00EE044B" w:rsidRPr="00C64887" w:rsidRDefault="00EE044B" w:rsidP="00D97B30">
      <w:pPr>
        <w:pStyle w:val="ListFirst"/>
        <w:ind w:left="1080"/>
      </w:pPr>
      <w:r w:rsidRPr="00C64887">
        <w:rPr>
          <w:b/>
          <w:i/>
        </w:rPr>
        <w:t>Automated loading into the real chip using boot streams:</w:t>
      </w:r>
      <w:r w:rsidRPr="00C64887">
        <w:t xml:space="preserve">  Use the  </w:t>
      </w:r>
      <w:r w:rsidR="00C64887" w:rsidRPr="00C64887">
        <w:rPr>
          <w:rFonts w:ascii="Consolas" w:hAnsi="Consolas" w:cs="Consolas"/>
          <w:b/>
        </w:rPr>
        <w:t>STREAMER</w:t>
      </w:r>
      <w:r w:rsidRPr="00C64887">
        <w:t xml:space="preserve">  utility to construct a boot stream </w:t>
      </w:r>
      <w:r w:rsidR="00C02A19" w:rsidRPr="00C64887">
        <w:t>as directed by</w:t>
      </w:r>
      <w:r w:rsidRPr="00C64887">
        <w:t xml:space="preserve"> Boot Descriptors, then present the </w:t>
      </w:r>
      <w:r w:rsidR="00D97B30">
        <w:t>resulting stream to a boot node or inject it into the chip using the Snorkel.</w:t>
      </w:r>
    </w:p>
    <w:p w14:paraId="69D9AF59" w14:textId="77777777" w:rsidR="00C64887" w:rsidRPr="00C64887" w:rsidRDefault="00C64887" w:rsidP="00D97B30">
      <w:pPr>
        <w:pStyle w:val="ListFirst"/>
        <w:spacing w:after="160"/>
        <w:ind w:left="1080"/>
      </w:pPr>
      <w:r w:rsidRPr="00C64887">
        <w:rPr>
          <w:b/>
          <w:i/>
        </w:rPr>
        <w:t>Fully automated loading into the real chip upon RESET- signal:</w:t>
      </w:r>
      <w:r w:rsidRPr="00C64887">
        <w:t xml:space="preserve">  Use the  </w:t>
      </w:r>
      <w:r w:rsidRPr="00C64887">
        <w:rPr>
          <w:rFonts w:ascii="Consolas" w:hAnsi="Consolas" w:cs="Consolas"/>
          <w:b/>
        </w:rPr>
        <w:t>STREAMER</w:t>
      </w:r>
      <w:r w:rsidRPr="00C64887">
        <w:t xml:space="preserve">  utility to construct a boot stream as directed by Boot Descriptors, then burn it into the front of SPI Flash.</w:t>
      </w:r>
    </w:p>
    <w:p w14:paraId="5F28CBA3" w14:textId="36488756" w:rsidR="009219AB" w:rsidRDefault="007100E3" w:rsidP="009219AB">
      <w:pPr>
        <w:pStyle w:val="BodyText"/>
      </w:pPr>
      <w:r w:rsidRPr="00C64887">
        <w:t xml:space="preserve">Each of the automated methods uses the common Boot Descriptor </w:t>
      </w:r>
      <w:r w:rsidR="00C64887" w:rsidRPr="00C64887">
        <w:t>Language</w:t>
      </w:r>
      <w:r w:rsidRPr="00C64887">
        <w:t xml:space="preserve"> to define what code, if any, </w:t>
      </w:r>
      <w:r w:rsidR="00C02A19" w:rsidRPr="00C64887">
        <w:t>shall</w:t>
      </w:r>
      <w:r w:rsidRPr="00C64887">
        <w:t xml:space="preserve"> be loaded and what </w:t>
      </w:r>
      <w:r w:rsidR="00D26EBE">
        <w:t>additional</w:t>
      </w:r>
      <w:r w:rsidR="00D26EBE" w:rsidRPr="00C64887">
        <w:t xml:space="preserve"> </w:t>
      </w:r>
      <w:r w:rsidRPr="00C64887">
        <w:t xml:space="preserve">initialization </w:t>
      </w:r>
      <w:r w:rsidR="00C02A19" w:rsidRPr="00C64887">
        <w:t>shall be performed</w:t>
      </w:r>
      <w:r w:rsidRPr="00C64887">
        <w:t xml:space="preserve"> before starting each node.</w:t>
      </w:r>
    </w:p>
    <w:p w14:paraId="7DFA65C6" w14:textId="177CC72F" w:rsidR="00D26EBE" w:rsidRDefault="009219AB" w:rsidP="001314BA">
      <w:pPr>
        <w:pStyle w:val="BodyText"/>
      </w:pPr>
      <w:r>
        <w:t xml:space="preserve">Which methods are appropriate depends on which host system you are running on and what connection you have to the target system, if any.  </w:t>
      </w:r>
      <w:proofErr w:type="spellStart"/>
      <w:r>
        <w:t>sF</w:t>
      </w:r>
      <w:proofErr w:type="spellEnd"/>
      <w:r>
        <w:t xml:space="preserve"> may use one or two serial COM ports connected to one or two ("host" and "target") chips.  pF/144 may use its 1.8V async interface from node 708 (requires jumpers and cables), or its 1.8V sync interface from node 300 either to the target chip on the same eval board (default jumpers), or to another chip (requires jumpers and cables).  pF/144 uses node 500 to drive the reset pin of the chip and this also requires attention to jumper and cable depending on the target chip.</w:t>
      </w:r>
    </w:p>
    <w:p w14:paraId="3B19120B" w14:textId="1007FF5C" w:rsidR="00BD7CA5" w:rsidRDefault="00D97B30" w:rsidP="001314BA">
      <w:pPr>
        <w:pStyle w:val="BodyText"/>
        <w:rPr>
          <w:ins w:id="517" w:author="Greg Bailey" w:date="2022-06-23T13:39:00Z"/>
        </w:rPr>
      </w:pPr>
      <w:r>
        <w:t>pF/144 may also inject streams into the chip it's running on via the Snorkel in node 207, and by building a bridge these streams may continue into another chip.</w:t>
      </w:r>
      <w:r w:rsidR="00D26EBE">
        <w:t xml:space="preserve">  For example, if you're running a basic </w:t>
      </w:r>
      <w:proofErr w:type="spellStart"/>
      <w:r w:rsidR="00D26EBE">
        <w:t>polyFORTH</w:t>
      </w:r>
      <w:proofErr w:type="spellEnd"/>
      <w:r w:rsidR="00D26EBE">
        <w:t xml:space="preserve"> system that doesn't have  the Ethernet NIC nor the external clock code booted into the chip's nodes, you can add this by loading block 1583.  This is a simple example of using STREAMER to build a boot stream that loads the Ethernet and crystal support, then injects that stream into the chip through the snorkel in node 207.</w:t>
      </w:r>
    </w:p>
    <w:p w14:paraId="1DDC2AD7" w14:textId="7D3B38CB" w:rsidR="00016C5E" w:rsidRPr="001314BA" w:rsidRDefault="00016C5E" w:rsidP="001314BA">
      <w:pPr>
        <w:pStyle w:val="BodyText"/>
      </w:pPr>
      <w:ins w:id="518" w:author="Greg Bailey" w:date="2022-06-23T13:39:00Z">
        <w:r>
          <w:t xml:space="preserve">Boot Stream Load Blocks, in an earlier section, identify load blocks that may be used from saneFORTH for serial </w:t>
        </w:r>
      </w:ins>
      <w:ins w:id="519" w:author="Greg Bailey" w:date="2022-06-23T13:40:00Z">
        <w:r>
          <w:t xml:space="preserve">booting of chips, or from </w:t>
        </w:r>
        <w:proofErr w:type="spellStart"/>
        <w:r>
          <w:t>polyFORTH</w:t>
        </w:r>
        <w:proofErr w:type="spellEnd"/>
        <w:r>
          <w:t xml:space="preserve"> for building boot streams for insertion into flash or for interactive</w:t>
        </w:r>
      </w:ins>
      <w:ins w:id="520" w:author="Greg Bailey" w:date="2022-06-23T13:41:00Z">
        <w:r>
          <w:t xml:space="preserve"> injection via node 207.  These blocks are present in both systems and are adapted as needed for use in each.  The serial booting mechanism f</w:t>
        </w:r>
      </w:ins>
      <w:ins w:id="521" w:author="Greg Bailey" w:date="2022-06-23T13:42:00Z">
        <w:r>
          <w:t xml:space="preserve">rom </w:t>
        </w:r>
        <w:proofErr w:type="spellStart"/>
        <w:r>
          <w:t>polyFORTH</w:t>
        </w:r>
        <w:proofErr w:type="spellEnd"/>
        <w:r>
          <w:t xml:space="preserve"> is not yet supported.</w:t>
        </w:r>
      </w:ins>
    </w:p>
    <w:p w14:paraId="4BD60411" w14:textId="77777777" w:rsidR="00274B12" w:rsidRDefault="00274B12" w:rsidP="00654AC8">
      <w:pPr>
        <w:pStyle w:val="BodyText"/>
        <w:sectPr w:rsidR="00274B12" w:rsidSect="00CF38DF">
          <w:pgSz w:w="12240" w:h="15840" w:code="1"/>
          <w:pgMar w:top="1440" w:right="1080" w:bottom="1440" w:left="1440" w:header="720" w:footer="720" w:gutter="0"/>
          <w:cols w:space="720"/>
          <w:docGrid w:linePitch="272"/>
        </w:sectPr>
      </w:pPr>
    </w:p>
    <w:p w14:paraId="6C66D25F" w14:textId="77777777" w:rsidR="00654AC8" w:rsidRPr="00340122" w:rsidRDefault="00654AC8" w:rsidP="00654AC8">
      <w:pPr>
        <w:pStyle w:val="Heading1"/>
      </w:pPr>
      <w:bookmarkStart w:id="522" w:name="_Ref303929500"/>
      <w:bookmarkStart w:id="523" w:name="_Ref303929522"/>
      <w:bookmarkStart w:id="524" w:name="_Toc119163484"/>
      <w:r w:rsidRPr="00340122">
        <w:lastRenderedPageBreak/>
        <w:t>Interactive Testing</w:t>
      </w:r>
      <w:bookmarkEnd w:id="522"/>
      <w:bookmarkEnd w:id="523"/>
      <w:bookmarkEnd w:id="524"/>
    </w:p>
    <w:p w14:paraId="3FA16A51" w14:textId="77777777" w:rsidR="002D739F" w:rsidRDefault="000543A1" w:rsidP="00654AC8">
      <w:pPr>
        <w:pStyle w:val="BodyText"/>
      </w:pPr>
      <w:r>
        <w:t xml:space="preserve">Interactivity is a critical, cardinal virtue of Forth as a programming system.  Turning Forth into a batch mode programming system would be a travesty, sacrificing one of its most potent properties and setting the clock back </w:t>
      </w:r>
      <w:r w:rsidR="005378EE">
        <w:t>nearly half a century</w:t>
      </w:r>
      <w:r>
        <w:t>.  When using Forth, a programmer becomes accustomed to having her fingers literally on the fabric of the computer, directly manipulating its memory, registers, and other resources; exercising hardware and software without necessarily having to write (and debug) software simply to exercise those things.</w:t>
      </w:r>
    </w:p>
    <w:p w14:paraId="2E787D2B" w14:textId="77777777" w:rsidR="000543A1" w:rsidRDefault="000543A1" w:rsidP="00654AC8">
      <w:pPr>
        <w:pStyle w:val="BodyText"/>
      </w:pPr>
      <w:r>
        <w:t xml:space="preserve">The IDE was implemented as a natural </w:t>
      </w:r>
      <w:r w:rsidR="00C54D7A">
        <w:t xml:space="preserve">and obvious </w:t>
      </w:r>
      <w:r>
        <w:t xml:space="preserve">extension of the umbilical </w:t>
      </w:r>
      <w:r w:rsidR="00C54D7A">
        <w:t>methods used with embedded Forth systems for many decades.  The method used is as non-invasive of hardware and software as is practical in this architecture, requiring no RAM or ROM in a node being tested and touching its registers as lightly as feasible.</w:t>
      </w:r>
    </w:p>
    <w:p w14:paraId="5F66A8FF" w14:textId="77777777" w:rsidR="005378EE" w:rsidRDefault="005378EE" w:rsidP="00654AC8">
      <w:pPr>
        <w:pStyle w:val="BodyText"/>
      </w:pPr>
      <w:r>
        <w:t>With aF-3 there are two different environments.  External IDE allows</w:t>
      </w:r>
      <w:r w:rsidR="00340122">
        <w:t xml:space="preserve"> a host system to </w:t>
      </w:r>
      <w:r>
        <w:t xml:space="preserve">manipulates a target chip using synchronous or asynchronous serial interfaces as appropriate; this environment has been in use with </w:t>
      </w:r>
      <w:proofErr w:type="spellStart"/>
      <w:r>
        <w:t>arrayForth</w:t>
      </w:r>
      <w:proofErr w:type="spellEnd"/>
      <w:r>
        <w:t xml:space="preserve"> since the dawn of GreenArrays.  Internal IDE is new with aF-3 and employs the Snorkel/Ganglia mechanism to permit a pF/144 system running on a G144A12 chip to interact in analogous ways with other nodes on the same chip as pF/144 is running on </w:t>
      </w:r>
      <w:r w:rsidRPr="005378EE">
        <w:rPr>
          <w:i/>
        </w:rPr>
        <w:t>(even some nodes that are part of the pF Virtual Machine!)</w:t>
      </w:r>
      <w:r>
        <w:t xml:space="preserve"> and, if the chip is bridged to another, on a second chip as well.  There is a technical App Note AN019 on the IDE internals.  This section covers the use of both environments.</w:t>
      </w:r>
    </w:p>
    <w:p w14:paraId="006E1855" w14:textId="77777777" w:rsidR="00340122" w:rsidRDefault="00340122" w:rsidP="00FC20D0">
      <w:pPr>
        <w:pStyle w:val="Heading2"/>
      </w:pPr>
      <w:bookmarkStart w:id="525" w:name="_Ref471909956"/>
      <w:bookmarkStart w:id="526" w:name="_Ref471909972"/>
      <w:bookmarkStart w:id="527" w:name="_Toc119163485"/>
      <w:r w:rsidRPr="0049757F">
        <w:t>External IDE</w:t>
      </w:r>
      <w:bookmarkEnd w:id="525"/>
      <w:bookmarkEnd w:id="526"/>
      <w:bookmarkEnd w:id="527"/>
    </w:p>
    <w:p w14:paraId="1AA81241" w14:textId="77777777" w:rsidR="0049757F" w:rsidRPr="0049757F" w:rsidRDefault="0049757F" w:rsidP="0049757F">
      <w:pPr>
        <w:pStyle w:val="BodyText"/>
      </w:pPr>
      <w:r>
        <w:t xml:space="preserve">This utility is implemented for both </w:t>
      </w:r>
      <w:proofErr w:type="spellStart"/>
      <w:r>
        <w:t>sF</w:t>
      </w:r>
      <w:proofErr w:type="spellEnd"/>
      <w:r>
        <w:t xml:space="preserve"> and pF/144.</w:t>
      </w:r>
    </w:p>
    <w:p w14:paraId="3CD102E2" w14:textId="77777777" w:rsidR="00C54D7A" w:rsidRPr="0049757F" w:rsidRDefault="00C54D7A" w:rsidP="00340122">
      <w:pPr>
        <w:pStyle w:val="Heading3"/>
      </w:pPr>
      <w:bookmarkStart w:id="528" w:name="_Toc119163486"/>
      <w:r w:rsidRPr="0049757F">
        <w:t>Terminology</w:t>
      </w:r>
      <w:bookmarkEnd w:id="528"/>
    </w:p>
    <w:p w14:paraId="39687114" w14:textId="77777777" w:rsidR="00C54D7A" w:rsidRPr="004B490C" w:rsidRDefault="00C54D7A" w:rsidP="00C54D7A">
      <w:pPr>
        <w:pStyle w:val="BodyText"/>
      </w:pPr>
      <w:r w:rsidRPr="004B490C">
        <w:t xml:space="preserve">Debugging is done on one or more </w:t>
      </w:r>
      <w:r w:rsidRPr="00FC20D0">
        <w:rPr>
          <w:i/>
        </w:rPr>
        <w:t>target nodes</w:t>
      </w:r>
      <w:r w:rsidRPr="004B490C">
        <w:t>, using an umbilical connection which will involve one or more intermediate nodes of one to three kinds (</w:t>
      </w:r>
      <w:r w:rsidRPr="00FC20D0">
        <w:rPr>
          <w:i/>
        </w:rPr>
        <w:t>root</w:t>
      </w:r>
      <w:r w:rsidRPr="004B490C">
        <w:t xml:space="preserve">, </w:t>
      </w:r>
      <w:r w:rsidRPr="00FC20D0">
        <w:rPr>
          <w:i/>
        </w:rPr>
        <w:t>wire</w:t>
      </w:r>
      <w:r w:rsidRPr="004B490C">
        <w:t xml:space="preserve">, and </w:t>
      </w:r>
      <w:r w:rsidRPr="00FC20D0">
        <w:rPr>
          <w:i/>
        </w:rPr>
        <w:t>end</w:t>
      </w:r>
      <w:r w:rsidRPr="004B490C">
        <w:t>), depending on the physical location of the tar</w:t>
      </w:r>
      <w:r w:rsidRPr="009300A6">
        <w:t xml:space="preserve">get node within the chip and on the </w:t>
      </w:r>
      <w:r w:rsidRPr="00FC20D0">
        <w:rPr>
          <w:i/>
        </w:rPr>
        <w:t>path</w:t>
      </w:r>
      <w:r w:rsidRPr="004B490C">
        <w:t xml:space="preserve"> taken to reach it</w:t>
      </w:r>
      <w:r w:rsidRPr="009300A6">
        <w:t>.</w:t>
      </w:r>
      <w:r>
        <w:t xml:space="preserve">  For IDE </w:t>
      </w:r>
      <w:r w:rsidR="0049757F">
        <w:t>into</w:t>
      </w:r>
      <w:r>
        <w:t xml:space="preserve"> the asynchronous interfaces of </w:t>
      </w:r>
      <w:r w:rsidR="0049757F">
        <w:t>a GA144 including either of the chips on an EVB001 board</w:t>
      </w:r>
      <w:r>
        <w:t>, the root node for either chip will always be 708</w:t>
      </w:r>
      <w:r w:rsidR="00F6471B">
        <w:t xml:space="preserve"> because that is the one and only </w:t>
      </w:r>
      <w:proofErr w:type="spellStart"/>
      <w:r w:rsidR="00F6471B">
        <w:t>asynch</w:t>
      </w:r>
      <w:proofErr w:type="spellEnd"/>
      <w:r w:rsidR="00F6471B">
        <w:t xml:space="preserve"> boot node on a G144A12</w:t>
      </w:r>
      <w:r>
        <w:t xml:space="preserve">.  The </w:t>
      </w:r>
      <w:r w:rsidR="00F6471B">
        <w:t xml:space="preserve"> </w:t>
      </w:r>
      <w:proofErr w:type="spellStart"/>
      <w:r w:rsidR="00F6471B">
        <w:t>asynch</w:t>
      </w:r>
      <w:proofErr w:type="spellEnd"/>
      <w:r w:rsidR="00F6471B">
        <w:t xml:space="preserve"> </w:t>
      </w:r>
      <w:r>
        <w:t xml:space="preserve">IDE may thus be used to debug code in any node </w:t>
      </w:r>
      <w:r w:rsidRPr="00FC20D0">
        <w:rPr>
          <w:i/>
        </w:rPr>
        <w:t>except</w:t>
      </w:r>
      <w:r>
        <w:t xml:space="preserve"> 708.</w:t>
      </w:r>
    </w:p>
    <w:p w14:paraId="76C6EDAB" w14:textId="5C57577F" w:rsidR="004B490C" w:rsidRDefault="004B490C" w:rsidP="004B490C">
      <w:pPr>
        <w:pStyle w:val="BodyText"/>
      </w:pPr>
      <w:r>
        <w:t xml:space="preserve">The inner load block for the asynchronous IDE is  </w:t>
      </w:r>
      <w:r w:rsidR="00F6471B" w:rsidRPr="00F6471B">
        <w:rPr>
          <w:rFonts w:ascii="Consolas" w:hAnsi="Consolas" w:cs="Consolas"/>
          <w:b/>
        </w:rPr>
        <w:t>SER</w:t>
      </w:r>
      <w:r>
        <w:t xml:space="preserve">  but this is intended to be used as a factor of other utilities.  To work with the host chip, say  </w:t>
      </w:r>
      <w:r w:rsidR="0049757F" w:rsidRPr="0049757F">
        <w:rPr>
          <w:rFonts w:ascii="Consolas" w:hAnsi="Consolas" w:cs="Consolas"/>
          <w:b/>
        </w:rPr>
        <w:t>HOST LOAD</w:t>
      </w:r>
      <w:r>
        <w:t xml:space="preserve">  and to work with the target chip say  </w:t>
      </w:r>
      <w:r w:rsidR="0049757F" w:rsidRPr="0049757F">
        <w:rPr>
          <w:rFonts w:ascii="Consolas" w:hAnsi="Consolas" w:cs="Consolas"/>
          <w:b/>
        </w:rPr>
        <w:t>TARGET LOAD</w:t>
      </w:r>
      <w:r>
        <w:t xml:space="preserve">  after remembering to edit  </w:t>
      </w:r>
      <w:r w:rsidR="00F6471B" w:rsidRPr="00F6471B">
        <w:rPr>
          <w:rFonts w:ascii="Consolas" w:hAnsi="Consolas" w:cs="Consolas"/>
          <w:b/>
        </w:rPr>
        <w:t xml:space="preserve">A-COM A-BPS C-COM </w:t>
      </w:r>
      <w:r w:rsidRPr="00F6471B">
        <w:t xml:space="preserve"> and  </w:t>
      </w:r>
      <w:r w:rsidR="00F6471B" w:rsidRPr="00F6471B">
        <w:rPr>
          <w:rFonts w:ascii="Consolas" w:hAnsi="Consolas" w:cs="Consolas"/>
          <w:b/>
        </w:rPr>
        <w:t>C</w:t>
      </w:r>
      <w:r w:rsidR="00F6471B">
        <w:rPr>
          <w:rFonts w:ascii="Consolas" w:hAnsi="Consolas" w:cs="Consolas"/>
          <w:b/>
        </w:rPr>
        <w:t>-BPS</w:t>
      </w:r>
      <w:r>
        <w:t xml:space="preserve">  </w:t>
      </w:r>
      <w:ins w:id="529" w:author="Greg Bailey" w:date="2022-06-23T13:43:00Z">
        <w:r w:rsidR="00CC6D90">
          <w:t xml:space="preserve">(in CONFIG and SERIAL, or in config.txt if you are using </w:t>
        </w:r>
      </w:ins>
      <w:ins w:id="530" w:author="Greg Bailey" w:date="2022-06-23T13:44:00Z">
        <w:r w:rsidR="00CC6D90">
          <w:t xml:space="preserve">a project directory) </w:t>
        </w:r>
      </w:ins>
      <w:r>
        <w:t xml:space="preserve">to </w:t>
      </w:r>
      <w:r w:rsidR="00F6471B">
        <w:t>define</w:t>
      </w:r>
      <w:r>
        <w:t xml:space="preserve"> the correct COM ports</w:t>
      </w:r>
      <w:r w:rsidR="00F6471B">
        <w:t xml:space="preserve"> and line speeds</w:t>
      </w:r>
      <w:r>
        <w:t>.</w:t>
      </w:r>
    </w:p>
    <w:p w14:paraId="4898BE6B" w14:textId="77777777" w:rsidR="00C54D7A" w:rsidRPr="000054B5" w:rsidRDefault="001B5E96" w:rsidP="00340122">
      <w:pPr>
        <w:pStyle w:val="Heading3"/>
      </w:pPr>
      <w:bookmarkStart w:id="531" w:name="_Toc119163487"/>
      <w:r w:rsidRPr="000054B5">
        <w:t xml:space="preserve">Using the </w:t>
      </w:r>
      <w:r w:rsidR="005378EE" w:rsidRPr="000054B5">
        <w:t xml:space="preserve">External </w:t>
      </w:r>
      <w:r w:rsidRPr="000054B5">
        <w:t>IDE</w:t>
      </w:r>
      <w:bookmarkEnd w:id="531"/>
    </w:p>
    <w:p w14:paraId="26CDEE1B" w14:textId="464DD311" w:rsidR="001B5E96" w:rsidRDefault="008C1728" w:rsidP="00531A04">
      <w:pPr>
        <w:pStyle w:val="ListNumber"/>
        <w:numPr>
          <w:ilvl w:val="0"/>
          <w:numId w:val="14"/>
        </w:numPr>
        <w:spacing w:after="120"/>
        <w:textAlignment w:val="auto"/>
      </w:pPr>
      <w:r>
        <w:t xml:space="preserve">Assemble the necessary code into bins and make any necessary connections to the target system.  Set serial port numbers as needed.  </w:t>
      </w:r>
      <w:proofErr w:type="spellStart"/>
      <w:r w:rsidRPr="0049757F">
        <w:rPr>
          <w:b/>
          <w:color w:val="FF0000"/>
          <w:u w:val="single"/>
        </w:rPr>
        <w:t>sF</w:t>
      </w:r>
      <w:proofErr w:type="spellEnd"/>
      <w:r w:rsidRPr="0049757F">
        <w:rPr>
          <w:b/>
          <w:color w:val="FF0000"/>
          <w:u w:val="single"/>
        </w:rPr>
        <w:t xml:space="preserve"> ONLY</w:t>
      </w:r>
      <w:r>
        <w:rPr>
          <w:b/>
          <w:color w:val="FF0000"/>
          <w:u w:val="single"/>
        </w:rPr>
        <w:t>:</w:t>
      </w:r>
      <w:r w:rsidRPr="008C1728">
        <w:t xml:space="preserve">  C</w:t>
      </w:r>
      <w:r>
        <w:t>onnect at least one COM port (usually high speed FTDI) to the target system.  If this is a new port, configure it correctly as described in the Appendix applicable to your platform.  Edit the main configuration block</w:t>
      </w:r>
      <w:ins w:id="532" w:author="Greg Bailey" w:date="2022-06-23T13:44:00Z">
        <w:r w:rsidR="00CC6D90">
          <w:t>s</w:t>
        </w:r>
      </w:ins>
      <w:r>
        <w:t xml:space="preserve">,  </w:t>
      </w:r>
      <w:del w:id="533" w:author="Greg Bailey" w:date="2022-06-23T13:44:00Z">
        <w:r w:rsidRPr="008C1728" w:rsidDel="00CC6D90">
          <w:rPr>
            <w:rFonts w:ascii="Consolas" w:hAnsi="Consolas" w:cs="Consolas"/>
          </w:rPr>
          <w:delText>AF-3 2 +</w:delText>
        </w:r>
      </w:del>
      <w:ins w:id="534" w:author="Greg Bailey" w:date="2022-06-23T13:44:00Z">
        <w:r w:rsidR="00CC6D90">
          <w:rPr>
            <w:rFonts w:ascii="Consolas" w:hAnsi="Consolas" w:cs="Consolas"/>
          </w:rPr>
          <w:t xml:space="preserve">CONFIG and </w:t>
        </w:r>
      </w:ins>
      <w:ins w:id="535" w:author="Greg Bailey" w:date="2022-06-23T13:45:00Z">
        <w:r w:rsidR="00CC6D90">
          <w:rPr>
            <w:rFonts w:ascii="Consolas" w:hAnsi="Consolas" w:cs="Consolas"/>
          </w:rPr>
          <w:t>SERIAL</w:t>
        </w:r>
      </w:ins>
      <w:r>
        <w:t xml:space="preserve"> , </w:t>
      </w:r>
      <w:ins w:id="536" w:author="Greg Bailey" w:date="2022-06-23T13:45:00Z">
        <w:r w:rsidR="00CC6D90">
          <w:t xml:space="preserve">or the  config.txt  file if you are in a project, </w:t>
        </w:r>
      </w:ins>
      <w:r>
        <w:t>to reflect this port number as host or target chip, and select a baud rate that works for the electrical interface in use.  Repeat this process if you are using two connections.</w:t>
      </w:r>
    </w:p>
    <w:p w14:paraId="4534567A" w14:textId="77777777" w:rsidR="001B5E96" w:rsidRDefault="008C1728" w:rsidP="00531A04">
      <w:pPr>
        <w:pStyle w:val="ListNumber"/>
        <w:numPr>
          <w:ilvl w:val="0"/>
          <w:numId w:val="14"/>
        </w:numPr>
        <w:spacing w:after="120"/>
        <w:textAlignment w:val="auto"/>
      </w:pPr>
      <w:r>
        <w:t xml:space="preserve">Examine and, if necessary, change the path lists to make sure you can reach all the places you need to.  See the definitions of  </w:t>
      </w:r>
      <w:r w:rsidRPr="008C1728">
        <w:rPr>
          <w:rFonts w:ascii="Consolas" w:hAnsi="Consolas" w:cs="Consolas"/>
        </w:rPr>
        <w:t>0PA</w:t>
      </w:r>
      <w:r>
        <w:t xml:space="preserve">  </w:t>
      </w:r>
      <w:r w:rsidRPr="008C1728">
        <w:rPr>
          <w:rFonts w:ascii="Consolas" w:hAnsi="Consolas" w:cs="Consolas"/>
        </w:rPr>
        <w:t>1PA</w:t>
      </w:r>
      <w:r>
        <w:t xml:space="preserve">  </w:t>
      </w:r>
      <w:r w:rsidRPr="008C1728">
        <w:rPr>
          <w:rFonts w:ascii="Consolas" w:hAnsi="Consolas" w:cs="Consolas"/>
        </w:rPr>
        <w:t>2PA</w:t>
      </w:r>
      <w:r>
        <w:t xml:space="preserve">  after the block named  </w:t>
      </w:r>
      <w:r w:rsidRPr="008C1728">
        <w:rPr>
          <w:rFonts w:ascii="Consolas" w:hAnsi="Consolas" w:cs="Consolas"/>
        </w:rPr>
        <w:t>SER</w:t>
      </w:r>
      <w:r>
        <w:t xml:space="preserve">  for examples.</w:t>
      </w:r>
    </w:p>
    <w:p w14:paraId="03E669E7" w14:textId="4CA61711" w:rsidR="001B5E96" w:rsidRDefault="001B5E96" w:rsidP="00531A04">
      <w:pPr>
        <w:pStyle w:val="ListNumber"/>
        <w:numPr>
          <w:ilvl w:val="0"/>
          <w:numId w:val="14"/>
        </w:numPr>
        <w:spacing w:after="120"/>
        <w:textAlignment w:val="auto"/>
      </w:pPr>
      <w:r>
        <w:t>Make sure nothing else in the windows environment (</w:t>
      </w:r>
      <w:del w:id="537" w:author="Greg Bailey" w:date="2022-06-23T13:47:00Z">
        <w:r w:rsidDel="00CC6D90">
          <w:delText xml:space="preserve">like </w:delText>
        </w:r>
      </w:del>
      <w:ins w:id="538" w:author="Greg Bailey" w:date="2022-06-23T13:47:00Z">
        <w:r w:rsidR="00CC6D90">
          <w:t xml:space="preserve">including </w:t>
        </w:r>
      </w:ins>
      <w:r>
        <w:t>dialog boxe</w:t>
      </w:r>
      <w:r w:rsidR="008C1728">
        <w:t xml:space="preserve">s) has any open handles for these </w:t>
      </w:r>
      <w:r>
        <w:t>device(s).</w:t>
      </w:r>
    </w:p>
    <w:p w14:paraId="397985C1" w14:textId="77777777" w:rsidR="001B5E96" w:rsidRDefault="003A74C7" w:rsidP="00531A04">
      <w:pPr>
        <w:pStyle w:val="ListNumber"/>
        <w:numPr>
          <w:ilvl w:val="0"/>
          <w:numId w:val="14"/>
        </w:numPr>
        <w:spacing w:after="120"/>
        <w:textAlignment w:val="auto"/>
      </w:pPr>
      <w:r>
        <w:t xml:space="preserve">To work with the host chip, say  </w:t>
      </w:r>
      <w:r w:rsidR="008C1728">
        <w:rPr>
          <w:rFonts w:ascii="Consolas" w:hAnsi="Consolas" w:cs="Consolas"/>
          <w:b/>
        </w:rPr>
        <w:t>HOST LOAD</w:t>
      </w:r>
      <w:r>
        <w:t xml:space="preserve">  </w:t>
      </w:r>
      <w:r w:rsidR="000054B5">
        <w:t xml:space="preserve">on either platform.  </w:t>
      </w:r>
      <w:proofErr w:type="spellStart"/>
      <w:r w:rsidR="000054B5" w:rsidRPr="0049757F">
        <w:rPr>
          <w:b/>
          <w:color w:val="FF0000"/>
          <w:u w:val="single"/>
        </w:rPr>
        <w:t>sF</w:t>
      </w:r>
      <w:proofErr w:type="spellEnd"/>
      <w:r w:rsidR="000054B5" w:rsidRPr="0049757F">
        <w:rPr>
          <w:b/>
          <w:color w:val="FF0000"/>
          <w:u w:val="single"/>
        </w:rPr>
        <w:t xml:space="preserve"> ONLY</w:t>
      </w:r>
      <w:r w:rsidR="000054B5">
        <w:rPr>
          <w:b/>
          <w:color w:val="FF0000"/>
          <w:u w:val="single"/>
        </w:rPr>
        <w:t>:</w:t>
      </w:r>
      <w:r w:rsidR="000054B5">
        <w:t xml:space="preserve">  T</w:t>
      </w:r>
      <w:r>
        <w:t xml:space="preserve">o work with the target chip say  </w:t>
      </w:r>
      <w:r w:rsidR="008C1728">
        <w:rPr>
          <w:rFonts w:ascii="Consolas" w:hAnsi="Consolas" w:cs="Consolas"/>
          <w:b/>
        </w:rPr>
        <w:t>TARGET LOAD</w:t>
      </w:r>
      <w:r w:rsidR="008C1728">
        <w:t xml:space="preserve"> </w:t>
      </w:r>
      <w:r w:rsidR="000054B5">
        <w:t>.</w:t>
      </w:r>
    </w:p>
    <w:p w14:paraId="060D17DB" w14:textId="77777777" w:rsidR="001B5E96" w:rsidRDefault="000054B5" w:rsidP="00531A04">
      <w:pPr>
        <w:pStyle w:val="ListNumber"/>
        <w:numPr>
          <w:ilvl w:val="0"/>
          <w:numId w:val="14"/>
        </w:numPr>
        <w:spacing w:after="120"/>
        <w:textAlignment w:val="auto"/>
      </w:pPr>
      <w:r w:rsidRPr="00E223D4">
        <w:lastRenderedPageBreak/>
        <w:t xml:space="preserve">Say  </w:t>
      </w:r>
      <w:r>
        <w:rPr>
          <w:rFonts w:ascii="Consolas" w:hAnsi="Consolas" w:cs="Consolas"/>
          <w:b/>
        </w:rPr>
        <w:t>TALK</w:t>
      </w:r>
      <w:r>
        <w:t xml:space="preserve">  to reset the target chip (may be prevented) and download root node talker code into the chip.  </w:t>
      </w:r>
      <w:r>
        <w:rPr>
          <w:b/>
          <w:i/>
        </w:rPr>
        <w:t>On some target boards, you may need to cycle power or press a reset button before this step</w:t>
      </w:r>
      <w:r w:rsidR="003A74C7">
        <w:t>.</w:t>
      </w:r>
      <w:r w:rsidR="003A6D2F">
        <w:t xml:space="preserve">  If the serial port is already set up and you do not wish to reset the chip, use  </w:t>
      </w:r>
      <w:r w:rsidR="003A6D2F" w:rsidRPr="003A6D2F">
        <w:rPr>
          <w:rFonts w:ascii="Consolas" w:hAnsi="Consolas"/>
          <w:b/>
        </w:rPr>
        <w:t>Talk</w:t>
      </w:r>
      <w:r w:rsidR="003A6D2F">
        <w:t xml:space="preserve">  instead.</w:t>
      </w:r>
    </w:p>
    <w:p w14:paraId="3F58DEC3" w14:textId="77777777" w:rsidR="001B5E96" w:rsidRDefault="000054B5" w:rsidP="00531A04">
      <w:pPr>
        <w:pStyle w:val="ListNumber"/>
        <w:numPr>
          <w:ilvl w:val="0"/>
          <w:numId w:val="14"/>
        </w:numPr>
        <w:spacing w:after="120"/>
        <w:textAlignment w:val="auto"/>
      </w:pPr>
      <w:r>
        <w:t xml:space="preserve">Say  </w:t>
      </w:r>
      <w:r w:rsidR="00E36956">
        <w:rPr>
          <w:rFonts w:ascii="Consolas" w:hAnsi="Consolas" w:cs="Consolas"/>
          <w:b/>
        </w:rPr>
        <w:t>.PTH</w:t>
      </w:r>
      <w:r>
        <w:t xml:space="preserve">  for a concise display of IDE state.  </w:t>
      </w:r>
      <w:r w:rsidR="00E36956">
        <w:t>Y</w:t>
      </w:r>
      <w:r>
        <w:t>ou should at this point have three defined paths, one to each of the nodes immedi</w:t>
      </w:r>
      <w:r w:rsidR="00E36956">
        <w:t>ately adjacent to the root node, for example:</w:t>
      </w:r>
    </w:p>
    <w:p w14:paraId="4F66AD24" w14:textId="77777777" w:rsidR="00E36956" w:rsidRPr="00E36956" w:rsidRDefault="00E36956" w:rsidP="00E36956">
      <w:pPr>
        <w:pStyle w:val="ListNumber"/>
        <w:spacing w:after="0"/>
        <w:ind w:left="1440"/>
        <w:textAlignment w:val="auto"/>
        <w:rPr>
          <w:rFonts w:ascii="Consolas" w:hAnsi="Consolas" w:cs="Consolas"/>
        </w:rPr>
      </w:pPr>
      <w:r w:rsidRPr="00E36956">
        <w:rPr>
          <w:rFonts w:ascii="Consolas" w:hAnsi="Consolas" w:cs="Consolas"/>
        </w:rPr>
        <w:t>.PTH</w:t>
      </w:r>
    </w:p>
    <w:p w14:paraId="310D10CD" w14:textId="77777777" w:rsidR="00E36956" w:rsidRPr="00E36956" w:rsidRDefault="00E36956" w:rsidP="00E36956">
      <w:pPr>
        <w:pStyle w:val="ListNumber"/>
        <w:spacing w:after="0"/>
        <w:ind w:left="1440"/>
        <w:textAlignment w:val="auto"/>
        <w:rPr>
          <w:rFonts w:ascii="Consolas" w:hAnsi="Consolas" w:cs="Consolas"/>
        </w:rPr>
      </w:pPr>
      <w:r w:rsidRPr="00E36956">
        <w:rPr>
          <w:rFonts w:ascii="Consolas" w:hAnsi="Consolas" w:cs="Consolas"/>
        </w:rPr>
        <w:t xml:space="preserve">  2  709    1 709</w:t>
      </w:r>
    </w:p>
    <w:p w14:paraId="5D4A5054" w14:textId="77777777" w:rsidR="00E36956" w:rsidRPr="00E36956" w:rsidRDefault="00E36956" w:rsidP="00E36956">
      <w:pPr>
        <w:pStyle w:val="ListNumber"/>
        <w:spacing w:after="0"/>
        <w:ind w:left="1440"/>
        <w:textAlignment w:val="auto"/>
        <w:rPr>
          <w:rFonts w:ascii="Consolas" w:hAnsi="Consolas" w:cs="Consolas"/>
        </w:rPr>
      </w:pPr>
      <w:r w:rsidRPr="00E36956">
        <w:rPr>
          <w:rFonts w:ascii="Consolas" w:hAnsi="Consolas" w:cs="Consolas"/>
        </w:rPr>
        <w:t xml:space="preserve">  1  608    1 608</w:t>
      </w:r>
    </w:p>
    <w:p w14:paraId="06F887C7" w14:textId="77777777" w:rsidR="00E36956" w:rsidRDefault="00E36956" w:rsidP="00E36956">
      <w:pPr>
        <w:pStyle w:val="ListNumber"/>
        <w:spacing w:after="120"/>
        <w:ind w:left="360" w:firstLine="720"/>
        <w:textAlignment w:val="auto"/>
        <w:rPr>
          <w:rFonts w:ascii="Consolas" w:hAnsi="Consolas" w:cs="Consolas"/>
        </w:rPr>
      </w:pPr>
      <w:r w:rsidRPr="00E36956">
        <w:rPr>
          <w:rFonts w:ascii="Consolas" w:hAnsi="Consolas" w:cs="Consolas"/>
        </w:rPr>
        <w:t xml:space="preserve">  0  707    1 707  &lt;--- SELECTED</w:t>
      </w:r>
    </w:p>
    <w:p w14:paraId="077D87EE" w14:textId="77777777" w:rsidR="00E36956" w:rsidRPr="00E36956" w:rsidRDefault="00E36956" w:rsidP="00E36956">
      <w:pPr>
        <w:pStyle w:val="ListNumber"/>
        <w:spacing w:after="120"/>
        <w:textAlignment w:val="auto"/>
        <w:rPr>
          <w:rFonts w:asciiTheme="minorHAnsi" w:hAnsiTheme="minorHAnsi" w:cs="Consolas"/>
        </w:rPr>
      </w:pPr>
      <w:r>
        <w:rPr>
          <w:rFonts w:ascii="Consolas" w:hAnsi="Consolas" w:cs="Consolas"/>
        </w:rPr>
        <w:tab/>
      </w:r>
      <w:r>
        <w:rPr>
          <w:rFonts w:asciiTheme="minorHAnsi" w:hAnsiTheme="minorHAnsi" w:cs="Consolas"/>
        </w:rPr>
        <w:t>The first column is path number; the second shows which direction it goes (first node away from the root).  Third column shows the number of COM port boundaries between the root and the target node, and the fourth column is the target node to which the path is currently connected.</w:t>
      </w:r>
    </w:p>
    <w:p w14:paraId="75D4767F" w14:textId="77777777" w:rsidR="00E36956" w:rsidRDefault="00E36956" w:rsidP="00531A04">
      <w:pPr>
        <w:pStyle w:val="ListNumber"/>
        <w:numPr>
          <w:ilvl w:val="0"/>
          <w:numId w:val="14"/>
        </w:numPr>
        <w:spacing w:after="120"/>
        <w:textAlignment w:val="auto"/>
      </w:pPr>
      <w:r>
        <w:t xml:space="preserve">To see more about the target node use  </w:t>
      </w:r>
      <w:r w:rsidRPr="00E36956">
        <w:rPr>
          <w:rFonts w:ascii="Consolas" w:hAnsi="Consolas" w:cs="Consolas"/>
          <w:b/>
        </w:rPr>
        <w:t>SEE</w:t>
      </w:r>
      <w:r>
        <w:t xml:space="preserve">  which displays the path state as well as the stack and RAM in the target node.</w:t>
      </w:r>
    </w:p>
    <w:p w14:paraId="72D2D973" w14:textId="77777777" w:rsidR="001B5E96" w:rsidRDefault="000054B5" w:rsidP="00531A04">
      <w:pPr>
        <w:pStyle w:val="ListNumber"/>
        <w:numPr>
          <w:ilvl w:val="0"/>
          <w:numId w:val="14"/>
        </w:numPr>
        <w:spacing w:after="120"/>
        <w:textAlignment w:val="auto"/>
      </w:pPr>
      <w:r>
        <w:t xml:space="preserve">Define, tear down, and select paths as you wish, and operate on the nodes in question using the words described below.  </w:t>
      </w:r>
      <w:r w:rsidRPr="00FC20D0">
        <w:rPr>
          <w:i/>
        </w:rPr>
        <w:t xml:space="preserve">Note:  If you wish to </w:t>
      </w:r>
      <w:r>
        <w:rPr>
          <w:i/>
        </w:rPr>
        <w:t>prove</w:t>
      </w:r>
      <w:r w:rsidRPr="00FC20D0">
        <w:rPr>
          <w:i/>
        </w:rPr>
        <w:t xml:space="preserve"> that all other bootable nodes are completely idle, begin your activities by saying  </w:t>
      </w:r>
      <w:r w:rsidRPr="00675C8D">
        <w:rPr>
          <w:rFonts w:ascii="Consolas" w:hAnsi="Consolas" w:cs="Consolas"/>
          <w:b/>
        </w:rPr>
        <w:t xml:space="preserve">2 &lt;root&gt; </w:t>
      </w:r>
      <w:r>
        <w:rPr>
          <w:rFonts w:ascii="Consolas" w:hAnsi="Consolas" w:cs="Consolas"/>
          <w:b/>
        </w:rPr>
        <w:t>HOOK</w:t>
      </w:r>
      <w:r w:rsidRPr="00FC20D0">
        <w:rPr>
          <w:i/>
        </w:rPr>
        <w:t xml:space="preserve">  </w:t>
      </w:r>
      <w:r>
        <w:rPr>
          <w:i/>
        </w:rPr>
        <w:t xml:space="preserve"> (for example, 2 708 HOOK when using async IDE) </w:t>
      </w:r>
      <w:r w:rsidRPr="00FC20D0">
        <w:rPr>
          <w:i/>
        </w:rPr>
        <w:t xml:space="preserve">and then  </w:t>
      </w:r>
      <w:r w:rsidRPr="00675C8D">
        <w:rPr>
          <w:rFonts w:ascii="Consolas" w:hAnsi="Consolas" w:cs="Consolas"/>
          <w:b/>
        </w:rPr>
        <w:t>2 –</w:t>
      </w:r>
      <w:r>
        <w:rPr>
          <w:rFonts w:ascii="Consolas" w:hAnsi="Consolas" w:cs="Consolas"/>
          <w:b/>
        </w:rPr>
        <w:t>HOOK</w:t>
      </w:r>
      <w:r w:rsidRPr="00675C8D">
        <w:rPr>
          <w:i/>
        </w:rPr>
        <w:t xml:space="preserve">  </w:t>
      </w:r>
      <w:r w:rsidRPr="00FC20D0">
        <w:rPr>
          <w:i/>
        </w:rPr>
        <w:t>to tear that path down.</w:t>
      </w:r>
      <w:r>
        <w:rPr>
          <w:i/>
        </w:rPr>
        <w:t xml:space="preserve">  The default path 2 can reach all 143 nodes accessible to the IDE.</w:t>
      </w:r>
    </w:p>
    <w:p w14:paraId="1DECFF99" w14:textId="77777777" w:rsidR="000054B5" w:rsidRDefault="000054B5" w:rsidP="00531A04">
      <w:pPr>
        <w:pStyle w:val="ListNumber"/>
        <w:numPr>
          <w:ilvl w:val="0"/>
          <w:numId w:val="14"/>
        </w:numPr>
        <w:textAlignment w:val="auto"/>
      </w:pPr>
      <w:r>
        <w:t>Operate on the selected target node as you wish using the basic or enhanced vocabulary.</w:t>
      </w:r>
    </w:p>
    <w:p w14:paraId="28165CF0" w14:textId="77777777" w:rsidR="001B5E96" w:rsidRDefault="000054B5" w:rsidP="00531A04">
      <w:pPr>
        <w:pStyle w:val="ListNumber"/>
        <w:numPr>
          <w:ilvl w:val="0"/>
          <w:numId w:val="14"/>
        </w:numPr>
        <w:textAlignment w:val="auto"/>
      </w:pPr>
      <w:r>
        <w:t xml:space="preserve">If you wish to change the code you are downloading into any node(s), change the F18 source and load it to update the object bin(s).  IDE state is not affected by normal assembly.  Any paths you had wired up, and whichever you had most recently selected, will still be in effect as you can see by displaying  </w:t>
      </w:r>
      <w:r w:rsidRPr="00675C8D">
        <w:rPr>
          <w:rFonts w:ascii="Consolas" w:hAnsi="Consolas" w:cs="Consolas"/>
          <w:b/>
        </w:rPr>
        <w:t>PANEL</w:t>
      </w:r>
      <w:r>
        <w:t xml:space="preserve">  again.  </w:t>
      </w:r>
      <w:r>
        <w:rPr>
          <w:i/>
        </w:rPr>
        <w:t>Assembly</w:t>
      </w:r>
      <w:r w:rsidRPr="00EA30D9">
        <w:rPr>
          <w:i/>
        </w:rPr>
        <w:t xml:space="preserve"> does not commu</w:t>
      </w:r>
      <w:r>
        <w:rPr>
          <w:i/>
        </w:rPr>
        <w:t>nicate with the chip under test</w:t>
      </w:r>
      <w:r w:rsidRPr="00EA30D9">
        <w:rPr>
          <w:i/>
        </w:rPr>
        <w:t>.</w:t>
      </w:r>
    </w:p>
    <w:p w14:paraId="7CF81A2E" w14:textId="3162F94A" w:rsidR="000054B5" w:rsidRDefault="000054B5" w:rsidP="00531A04">
      <w:pPr>
        <w:pStyle w:val="ListNumber"/>
        <w:numPr>
          <w:ilvl w:val="0"/>
          <w:numId w:val="14"/>
        </w:numPr>
        <w:textAlignment w:val="auto"/>
      </w:pPr>
      <w:r>
        <w:t xml:space="preserve">When you are finished you may depart the IDE </w:t>
      </w:r>
      <w:del w:id="539" w:author="Greg Bailey" w:date="2022-06-23T14:10:00Z">
        <w:r w:rsidDel="00A771C4">
          <w:delText xml:space="preserve">by </w:delText>
        </w:r>
      </w:del>
      <w:del w:id="540" w:author="Greg Bailey" w:date="2022-06-23T13:48:00Z">
        <w:r w:rsidRPr="000054B5" w:rsidDel="001364D1">
          <w:rPr>
            <w:highlight w:val="yellow"/>
          </w:rPr>
          <w:delText xml:space="preserve">...... </w:delText>
        </w:r>
        <w:r w:rsidRPr="000054B5" w:rsidDel="001364D1">
          <w:rPr>
            <w:i/>
            <w:highlight w:val="yellow"/>
          </w:rPr>
          <w:delText>.</w:delText>
        </w:r>
      </w:del>
      <w:ins w:id="541" w:author="Greg Bailey" w:date="2022-06-23T14:10:00Z">
        <w:r w:rsidR="00A771C4">
          <w:t>like any other FORTH utility by typing  EMPTY .</w:t>
        </w:r>
      </w:ins>
    </w:p>
    <w:p w14:paraId="5511635A" w14:textId="1C7070DF" w:rsidR="004B490C" w:rsidDel="00A771C4" w:rsidRDefault="000054B5" w:rsidP="009300A6">
      <w:pPr>
        <w:pStyle w:val="BodyText"/>
        <w:rPr>
          <w:del w:id="542" w:author="Greg Bailey" w:date="2022-06-23T14:15:00Z"/>
        </w:rPr>
      </w:pPr>
      <w:del w:id="543" w:author="Greg Bailey" w:date="2022-06-23T14:15:00Z">
        <w:r w:rsidRPr="0049757F" w:rsidDel="00A771C4">
          <w:rPr>
            <w:b/>
            <w:color w:val="FF0000"/>
            <w:u w:val="single"/>
          </w:rPr>
          <w:delText>sF ONLY</w:delText>
        </w:r>
        <w:r w:rsidDel="00A771C4">
          <w:delText xml:space="preserve">  A</w:delText>
        </w:r>
        <w:r w:rsidR="003A74C7" w:rsidDel="00A771C4">
          <w:delText>s long as you do not say  bye  to your arrayForth session, you may later load the IDE again and resume communicating with whichever paths you had left connected.</w:delText>
        </w:r>
        <w:bookmarkStart w:id="544" w:name="_Toc106886835"/>
        <w:bookmarkStart w:id="545" w:name="_Toc119163488"/>
        <w:bookmarkEnd w:id="544"/>
        <w:bookmarkEnd w:id="545"/>
      </w:del>
    </w:p>
    <w:p w14:paraId="171D4B4A" w14:textId="77777777" w:rsidR="00C54D7A" w:rsidRPr="00177EA4" w:rsidRDefault="005378EE" w:rsidP="00340122">
      <w:pPr>
        <w:pStyle w:val="Heading3"/>
      </w:pPr>
      <w:bookmarkStart w:id="546" w:name="_Toc119163489"/>
      <w:r w:rsidRPr="00177EA4">
        <w:t xml:space="preserve">External IDE </w:t>
      </w:r>
      <w:r w:rsidR="00C54D7A" w:rsidRPr="00177EA4">
        <w:t>Vocabulary</w:t>
      </w:r>
      <w:bookmarkEnd w:id="546"/>
    </w:p>
    <w:p w14:paraId="59DE1652" w14:textId="77777777" w:rsidR="0090346C" w:rsidRDefault="0090346C" w:rsidP="00FC20D0">
      <w:pPr>
        <w:pStyle w:val="BodyText"/>
      </w:pPr>
      <w:r>
        <w:t>Words come in two classes:  Those which wire, rip and select paths, and those that operate on the target node.</w:t>
      </w:r>
    </w:p>
    <w:p w14:paraId="380B29B9" w14:textId="77777777" w:rsidR="0090346C" w:rsidRPr="00E073EA" w:rsidRDefault="0090346C" w:rsidP="00340122">
      <w:pPr>
        <w:pStyle w:val="Heading4"/>
      </w:pPr>
      <w:r w:rsidRPr="00E073EA">
        <w:t>Path Routing Control</w:t>
      </w:r>
    </w:p>
    <w:p w14:paraId="1F4C6132" w14:textId="77777777" w:rsidR="0090346C" w:rsidRDefault="00E073EA" w:rsidP="0090346C">
      <w:pPr>
        <w:pStyle w:val="BodyText"/>
      </w:pPr>
      <w:r>
        <w:t xml:space="preserve">To see how the path routing is currently set up, say  </w:t>
      </w:r>
      <w:r w:rsidRPr="00E073EA">
        <w:rPr>
          <w:rFonts w:ascii="Consolas" w:hAnsi="Consolas" w:cs="Consolas"/>
          <w:b/>
        </w:rPr>
        <w:t xml:space="preserve">.PTH </w:t>
      </w:r>
      <w:r w:rsidR="0090346C">
        <w:t xml:space="preserve">.  Node numbers used with these words are always in the </w:t>
      </w:r>
      <w:proofErr w:type="spellStart"/>
      <w:r w:rsidR="00D24077">
        <w:t>c</w:t>
      </w:r>
      <w:r w:rsidR="0090346C">
        <w:t>yyxx</w:t>
      </w:r>
      <w:proofErr w:type="spellEnd"/>
      <w:r w:rsidR="0090346C">
        <w:t xml:space="preserve"> form.</w:t>
      </w:r>
    </w:p>
    <w:p w14:paraId="50397D7A" w14:textId="77777777" w:rsidR="0090346C" w:rsidRDefault="00E073EA" w:rsidP="0090346C">
      <w:pPr>
        <w:pStyle w:val="List2"/>
      </w:pPr>
      <w:r w:rsidRPr="00E073EA">
        <w:rPr>
          <w:rFonts w:ascii="Consolas" w:hAnsi="Consolas" w:cs="Consolas"/>
          <w:b/>
        </w:rPr>
        <w:t>PATH</w:t>
      </w:r>
      <w:r w:rsidR="0090346C" w:rsidRPr="00E073EA">
        <w:rPr>
          <w:rFonts w:ascii="Consolas" w:hAnsi="Consolas" w:cs="Consolas"/>
          <w:b/>
        </w:rPr>
        <w:t xml:space="preserve"> (</w:t>
      </w:r>
      <w:proofErr w:type="spellStart"/>
      <w:r w:rsidR="0090346C" w:rsidRPr="00E073EA">
        <w:rPr>
          <w:rFonts w:ascii="Consolas" w:hAnsi="Consolas" w:cs="Consolas"/>
          <w:b/>
        </w:rPr>
        <w:t>i</w:t>
      </w:r>
      <w:proofErr w:type="spellEnd"/>
      <w:r w:rsidR="0090346C" w:rsidRPr="00E073EA">
        <w:rPr>
          <w:rFonts w:ascii="Consolas" w:hAnsi="Consolas" w:cs="Consolas"/>
          <w:b/>
        </w:rPr>
        <w:t>)</w:t>
      </w:r>
      <w:r w:rsidR="0090346C">
        <w:t xml:space="preserve">   Selects path  </w:t>
      </w:r>
      <w:proofErr w:type="spellStart"/>
      <w:r w:rsidR="0090346C" w:rsidRPr="0054059A">
        <w:rPr>
          <w:rFonts w:asciiTheme="minorHAnsi" w:hAnsiTheme="minorHAnsi" w:cs="Courier New"/>
          <w:b/>
        </w:rPr>
        <w:t>i</w:t>
      </w:r>
      <w:proofErr w:type="spellEnd"/>
      <w:r w:rsidR="0090346C">
        <w:t xml:space="preserve">  (0, 1, or 2) so that all subsequent target operations will apply to the target node for that path.  </w:t>
      </w:r>
      <w:r w:rsidR="0090346C">
        <w:rPr>
          <w:i/>
        </w:rPr>
        <w:t>This is necessary when more than one path leads to the same target node.</w:t>
      </w:r>
    </w:p>
    <w:p w14:paraId="488F81A5" w14:textId="77777777" w:rsidR="0090346C" w:rsidRPr="00A16DEE" w:rsidRDefault="0054059A" w:rsidP="0090346C">
      <w:pPr>
        <w:pStyle w:val="List2"/>
      </w:pPr>
      <w:r w:rsidRPr="00A16DEE">
        <w:rPr>
          <w:rFonts w:ascii="Consolas" w:hAnsi="Consolas" w:cs="Consolas"/>
          <w:b/>
        </w:rPr>
        <w:t>NODE</w:t>
      </w:r>
      <w:r w:rsidR="0090346C" w:rsidRPr="00A16DEE">
        <w:rPr>
          <w:rFonts w:ascii="Consolas" w:hAnsi="Consolas" w:cs="Consolas"/>
          <w:b/>
        </w:rPr>
        <w:t xml:space="preserve"> (</w:t>
      </w:r>
      <w:proofErr w:type="spellStart"/>
      <w:r w:rsidR="0090346C" w:rsidRPr="00A16DEE">
        <w:rPr>
          <w:rFonts w:ascii="Consolas" w:hAnsi="Consolas" w:cs="Consolas"/>
          <w:b/>
        </w:rPr>
        <w:t>nn</w:t>
      </w:r>
      <w:proofErr w:type="spellEnd"/>
      <w:r w:rsidR="0090346C" w:rsidRPr="00A16DEE">
        <w:rPr>
          <w:rFonts w:ascii="Consolas" w:hAnsi="Consolas" w:cs="Consolas"/>
          <w:b/>
        </w:rPr>
        <w:t>)</w:t>
      </w:r>
      <w:r w:rsidR="0090346C" w:rsidRPr="00A16DEE">
        <w:t xml:space="preserve">  Selects whichever path presently has node  </w:t>
      </w:r>
      <w:r w:rsidR="0090346C" w:rsidRPr="00A16DEE">
        <w:rPr>
          <w:rFonts w:asciiTheme="minorHAnsi" w:hAnsiTheme="minorHAnsi" w:cs="Courier New"/>
          <w:b/>
        </w:rPr>
        <w:t>n</w:t>
      </w:r>
      <w:r w:rsidR="0090346C" w:rsidRPr="00A16DEE">
        <w:t xml:space="preserve">  as its target, if any.  Note that it is possible to set up more than one path to different ports of the same node; if you have done this,  </w:t>
      </w:r>
      <w:r w:rsidRPr="00A16DEE">
        <w:rPr>
          <w:rFonts w:ascii="Consolas" w:hAnsi="Consolas" w:cs="Consolas"/>
          <w:b/>
        </w:rPr>
        <w:t>PATH</w:t>
      </w:r>
      <w:r w:rsidR="0090346C" w:rsidRPr="00A16DEE">
        <w:t xml:space="preserve">  will permit you to select the desired port.  Leaves a default path selected if none of them targets the node given.</w:t>
      </w:r>
    </w:p>
    <w:p w14:paraId="446D65FE" w14:textId="77777777" w:rsidR="0090346C" w:rsidRPr="00601921" w:rsidRDefault="00601921" w:rsidP="0090346C">
      <w:pPr>
        <w:pStyle w:val="List2"/>
      </w:pPr>
      <w:r w:rsidRPr="00601921">
        <w:rPr>
          <w:rFonts w:ascii="Consolas" w:hAnsi="Consolas" w:cs="Consolas"/>
          <w:b/>
        </w:rPr>
        <w:t>HOOK</w:t>
      </w:r>
      <w:r w:rsidR="0090346C" w:rsidRPr="00601921">
        <w:rPr>
          <w:rFonts w:ascii="Consolas" w:hAnsi="Consolas" w:cs="Consolas"/>
          <w:b/>
        </w:rPr>
        <w:t xml:space="preserve"> (</w:t>
      </w:r>
      <w:proofErr w:type="spellStart"/>
      <w:r w:rsidR="0090346C" w:rsidRPr="00601921">
        <w:rPr>
          <w:rFonts w:ascii="Consolas" w:hAnsi="Consolas" w:cs="Consolas"/>
          <w:b/>
        </w:rPr>
        <w:t>i</w:t>
      </w:r>
      <w:proofErr w:type="spellEnd"/>
      <w:r w:rsidR="0090346C" w:rsidRPr="00601921">
        <w:rPr>
          <w:rFonts w:ascii="Consolas" w:hAnsi="Consolas" w:cs="Consolas"/>
          <w:b/>
        </w:rPr>
        <w:t xml:space="preserve"> </w:t>
      </w:r>
      <w:proofErr w:type="spellStart"/>
      <w:r w:rsidR="0090346C" w:rsidRPr="00601921">
        <w:rPr>
          <w:rFonts w:ascii="Consolas" w:hAnsi="Consolas" w:cs="Consolas"/>
          <w:b/>
        </w:rPr>
        <w:t>nn</w:t>
      </w:r>
      <w:proofErr w:type="spellEnd"/>
      <w:r w:rsidR="0090346C" w:rsidRPr="00601921">
        <w:rPr>
          <w:rFonts w:ascii="Consolas" w:hAnsi="Consolas" w:cs="Consolas"/>
          <w:b/>
        </w:rPr>
        <w:t>)</w:t>
      </w:r>
      <w:r w:rsidR="0090346C" w:rsidRPr="00601921">
        <w:t xml:space="preserve">  Wires path  </w:t>
      </w:r>
      <w:proofErr w:type="spellStart"/>
      <w:r w:rsidR="0090346C" w:rsidRPr="00601921">
        <w:rPr>
          <w:rFonts w:asciiTheme="minorHAnsi" w:hAnsiTheme="minorHAnsi" w:cs="Courier New"/>
          <w:b/>
        </w:rPr>
        <w:t>i</w:t>
      </w:r>
      <w:proofErr w:type="spellEnd"/>
      <w:r w:rsidR="0090346C" w:rsidRPr="00601921">
        <w:t xml:space="preserve">  to target node  </w:t>
      </w:r>
      <w:r w:rsidR="0090346C" w:rsidRPr="00601921">
        <w:rPr>
          <w:rFonts w:asciiTheme="minorHAnsi" w:hAnsiTheme="minorHAnsi" w:cs="Courier New"/>
          <w:b/>
        </w:rPr>
        <w:t>n</w:t>
      </w:r>
      <w:r w:rsidR="0090346C" w:rsidRPr="00601921">
        <w:t xml:space="preserve">  after ripping out any existing wiring for that path, leaving path  </w:t>
      </w:r>
      <w:proofErr w:type="spellStart"/>
      <w:r w:rsidR="0090346C" w:rsidRPr="00601921">
        <w:rPr>
          <w:rFonts w:asciiTheme="minorHAnsi" w:hAnsiTheme="minorHAnsi" w:cs="Courier New"/>
          <w:b/>
        </w:rPr>
        <w:t>i</w:t>
      </w:r>
      <w:proofErr w:type="spellEnd"/>
      <w:r w:rsidR="0090346C" w:rsidRPr="00601921">
        <w:rPr>
          <w:rFonts w:asciiTheme="minorHAnsi" w:hAnsiTheme="minorHAnsi" w:cs="Courier New"/>
          <w:b/>
        </w:rPr>
        <w:t xml:space="preserve"> </w:t>
      </w:r>
      <w:r w:rsidR="0090346C" w:rsidRPr="00601921">
        <w:t xml:space="preserve"> selected.  If the node in question is not accessible in the route list for that path, leaves the path set for the appropriate adjacent node as target.</w:t>
      </w:r>
    </w:p>
    <w:p w14:paraId="33EE8CF4" w14:textId="77777777" w:rsidR="00E073EA" w:rsidRDefault="00601921" w:rsidP="00E073EA">
      <w:pPr>
        <w:pStyle w:val="List2"/>
      </w:pPr>
      <w:r>
        <w:rPr>
          <w:rFonts w:ascii="Consolas" w:hAnsi="Consolas" w:cs="Consolas"/>
          <w:b/>
        </w:rPr>
        <w:t>-HOOK</w:t>
      </w:r>
      <w:r w:rsidR="00E073EA" w:rsidRPr="00601921">
        <w:rPr>
          <w:rFonts w:ascii="Consolas" w:hAnsi="Consolas" w:cs="Consolas"/>
          <w:b/>
        </w:rPr>
        <w:t xml:space="preserve"> (</w:t>
      </w:r>
      <w:proofErr w:type="spellStart"/>
      <w:r w:rsidR="00E073EA" w:rsidRPr="00601921">
        <w:rPr>
          <w:rFonts w:ascii="Consolas" w:hAnsi="Consolas" w:cs="Consolas"/>
          <w:b/>
        </w:rPr>
        <w:t>i</w:t>
      </w:r>
      <w:proofErr w:type="spellEnd"/>
      <w:r w:rsidR="00E073EA" w:rsidRPr="00601921">
        <w:rPr>
          <w:rFonts w:ascii="Consolas" w:hAnsi="Consolas" w:cs="Consolas"/>
          <w:b/>
        </w:rPr>
        <w:t>)</w:t>
      </w:r>
      <w:r w:rsidR="00E073EA" w:rsidRPr="00601921">
        <w:t xml:space="preserve">  Forces ripping out of any wiring for path  </w:t>
      </w:r>
      <w:proofErr w:type="spellStart"/>
      <w:r w:rsidR="00E073EA" w:rsidRPr="00601921">
        <w:rPr>
          <w:rFonts w:asciiTheme="minorHAnsi" w:hAnsiTheme="minorHAnsi" w:cs="Courier New"/>
          <w:b/>
        </w:rPr>
        <w:t>i</w:t>
      </w:r>
      <w:proofErr w:type="spellEnd"/>
      <w:r w:rsidR="00E073EA" w:rsidRPr="00601921">
        <w:t xml:space="preserve"> .  Each node that had previously been part of this path is</w:t>
      </w:r>
      <w:r w:rsidR="0054059A" w:rsidRPr="00601921">
        <w:t xml:space="preserve"> normally</w:t>
      </w:r>
      <w:r w:rsidR="00E073EA" w:rsidRPr="00601921">
        <w:t xml:space="preserve"> left in its default  </w:t>
      </w:r>
      <w:r w:rsidR="00E073EA" w:rsidRPr="00601921">
        <w:rPr>
          <w:rFonts w:ascii="Consolas" w:hAnsi="Consolas" w:cs="Consolas"/>
          <w:b/>
        </w:rPr>
        <w:t>warm</w:t>
      </w:r>
      <w:r w:rsidR="00E073EA" w:rsidRPr="00601921">
        <w:t xml:space="preserve">  state (multiport execute); the target node </w:t>
      </w:r>
      <w:r w:rsidR="00E073EA" w:rsidRPr="00601921">
        <w:rPr>
          <w:i/>
        </w:rPr>
        <w:t>is not affected</w:t>
      </w:r>
      <w:r w:rsidR="00E073EA" w:rsidRPr="00601921">
        <w:t>.</w:t>
      </w:r>
    </w:p>
    <w:p w14:paraId="61A231A6" w14:textId="77777777" w:rsidR="0054059A" w:rsidRDefault="0054059A" w:rsidP="0054059A">
      <w:pPr>
        <w:pStyle w:val="List2"/>
      </w:pPr>
      <w:r w:rsidRPr="00E073EA">
        <w:rPr>
          <w:rFonts w:ascii="Consolas" w:hAnsi="Consolas" w:cs="Consolas"/>
          <w:b/>
        </w:rPr>
        <w:t>Path</w:t>
      </w:r>
      <w:r w:rsidR="00601921">
        <w:rPr>
          <w:rFonts w:ascii="Consolas" w:hAnsi="Consolas" w:cs="Consolas"/>
          <w:b/>
        </w:rPr>
        <w:t xml:space="preserve"> </w:t>
      </w:r>
      <w:r w:rsidRPr="00E073EA">
        <w:rPr>
          <w:rFonts w:ascii="Consolas" w:hAnsi="Consolas" w:cs="Consolas"/>
          <w:b/>
        </w:rPr>
        <w:t xml:space="preserve"> </w:t>
      </w:r>
      <w:r w:rsidR="00601921">
        <w:rPr>
          <w:rFonts w:ascii="Consolas" w:hAnsi="Consolas" w:cs="Consolas"/>
          <w:b/>
        </w:rPr>
        <w:t>Node  Hook  -Hook</w:t>
      </w:r>
      <w:r>
        <w:t xml:space="preserve">   </w:t>
      </w:r>
      <w:r w:rsidR="00601921">
        <w:t>These words do</w:t>
      </w:r>
      <w:r>
        <w:t xml:space="preserve"> the same thin</w:t>
      </w:r>
      <w:r w:rsidR="00601921">
        <w:t>gs,</w:t>
      </w:r>
      <w:r>
        <w:t xml:space="preserve"> but silently</w:t>
      </w:r>
      <w:r>
        <w:rPr>
          <w:i/>
        </w:rPr>
        <w:t>.</w:t>
      </w:r>
    </w:p>
    <w:p w14:paraId="2657924F" w14:textId="77777777" w:rsidR="00E073EA" w:rsidRDefault="00E073EA" w:rsidP="00E073EA">
      <w:pPr>
        <w:pStyle w:val="List2"/>
      </w:pPr>
      <w:r w:rsidRPr="00E073EA">
        <w:rPr>
          <w:rFonts w:ascii="Consolas" w:hAnsi="Consolas" w:cs="Consolas"/>
          <w:b/>
        </w:rPr>
        <w:lastRenderedPageBreak/>
        <w:t>PTB (</w:t>
      </w:r>
      <w:proofErr w:type="spellStart"/>
      <w:r w:rsidRPr="00E073EA">
        <w:rPr>
          <w:rFonts w:ascii="Consolas" w:hAnsi="Consolas" w:cs="Consolas"/>
          <w:b/>
        </w:rPr>
        <w:t>i</w:t>
      </w:r>
      <w:proofErr w:type="spellEnd"/>
      <w:r w:rsidRPr="00E073EA">
        <w:rPr>
          <w:rFonts w:ascii="Consolas" w:hAnsi="Consolas" w:cs="Consolas"/>
          <w:b/>
        </w:rPr>
        <w:t>-a)</w:t>
      </w:r>
      <w:r>
        <w:t xml:space="preserve">  an array of starting addresses indexed by path number.  To adopt a new path, store its address into this table at a time when that path index has been unhooked.</w:t>
      </w:r>
    </w:p>
    <w:p w14:paraId="0894B4D9" w14:textId="77777777" w:rsidR="0090346C" w:rsidRPr="00934475" w:rsidRDefault="0090346C" w:rsidP="00340122">
      <w:pPr>
        <w:pStyle w:val="Heading4"/>
      </w:pPr>
      <w:r w:rsidRPr="00934475">
        <w:t>Target Operations</w:t>
      </w:r>
    </w:p>
    <w:p w14:paraId="4BEA9BA2" w14:textId="77777777" w:rsidR="0090346C" w:rsidRDefault="0090346C" w:rsidP="0090346C">
      <w:pPr>
        <w:pStyle w:val="BodyText"/>
      </w:pPr>
      <w:r>
        <w:t>Each of these operations applies to the target node o</w:t>
      </w:r>
      <w:r w:rsidR="00177EA4">
        <w:t>f the currently selected path.</w:t>
      </w:r>
    </w:p>
    <w:p w14:paraId="0261758A" w14:textId="77777777" w:rsidR="00177EA4" w:rsidRDefault="00177EA4" w:rsidP="0090346C">
      <w:pPr>
        <w:pStyle w:val="List2"/>
      </w:pPr>
      <w:r w:rsidRPr="00177EA4">
        <w:rPr>
          <w:rFonts w:ascii="Consolas" w:hAnsi="Consolas" w:cs="Consolas"/>
          <w:b/>
        </w:rPr>
        <w:t>UPD</w:t>
      </w:r>
      <w:r w:rsidR="0090346C">
        <w:rPr>
          <w:rFonts w:ascii="Courier New" w:hAnsi="Courier New" w:cs="Courier New"/>
          <w:b/>
        </w:rPr>
        <w:t xml:space="preserve">   </w:t>
      </w:r>
      <w:r w:rsidR="0090346C">
        <w:t xml:space="preserve">retrieves all ten words of the data stack into the local array  </w:t>
      </w:r>
      <w:r w:rsidRPr="00177EA4">
        <w:rPr>
          <w:rFonts w:ascii="Consolas" w:hAnsi="Consolas" w:cs="Consolas"/>
          <w:b/>
        </w:rPr>
        <w:t>STACK</w:t>
      </w:r>
      <w:r w:rsidR="0090346C">
        <w:t xml:space="preserve">  which is indexed (T, S, and the eight elements in the F18 stack, first element being the one that would next be popped into S).</w:t>
      </w:r>
      <w:r>
        <w:t xml:space="preserve">  Displays the stack conditionally (using  </w:t>
      </w:r>
      <w:r w:rsidRPr="00177EA4">
        <w:rPr>
          <w:rFonts w:ascii="Consolas" w:hAnsi="Consolas" w:cs="Consolas"/>
          <w:b/>
        </w:rPr>
        <w:t>?STK</w:t>
      </w:r>
      <w:r>
        <w:t xml:space="preserve"> .)</w:t>
      </w:r>
    </w:p>
    <w:p w14:paraId="6FE6E0E2" w14:textId="77777777" w:rsidR="00177EA4" w:rsidRDefault="00177EA4" w:rsidP="00177EA4">
      <w:pPr>
        <w:pStyle w:val="List2"/>
      </w:pPr>
      <w:r>
        <w:rPr>
          <w:rFonts w:ascii="Consolas" w:hAnsi="Consolas" w:cs="Consolas"/>
          <w:b/>
        </w:rPr>
        <w:t>.STK</w:t>
      </w:r>
      <w:r>
        <w:rPr>
          <w:rFonts w:ascii="Courier New" w:hAnsi="Courier New" w:cs="Courier New"/>
          <w:b/>
        </w:rPr>
        <w:t xml:space="preserve">  </w:t>
      </w:r>
      <w:r>
        <w:t xml:space="preserve">displays the contents of  </w:t>
      </w:r>
      <w:r w:rsidRPr="00177EA4">
        <w:rPr>
          <w:rFonts w:ascii="Consolas" w:hAnsi="Consolas" w:cs="Consolas"/>
          <w:b/>
        </w:rPr>
        <w:t>STACK</w:t>
      </w:r>
      <w:r>
        <w:t xml:space="preserve">  in two rows</w:t>
      </w:r>
      <w:r w:rsidR="007B2786">
        <w:t xml:space="preserve">, in the current  </w:t>
      </w:r>
      <w:r w:rsidR="007B2786" w:rsidRPr="007B2786">
        <w:rPr>
          <w:rFonts w:ascii="Consolas" w:hAnsi="Consolas" w:cs="Consolas"/>
          <w:b/>
        </w:rPr>
        <w:t>BASE</w:t>
      </w:r>
      <w:r w:rsidR="007B2786">
        <w:t xml:space="preserve"> </w:t>
      </w:r>
      <w:r>
        <w:t>.  First row is the deepest four elements of the F18 stack, followed by the shallower four elements, then S and T.  The shallowest element is immediately left of S; “deeper” moves to the left on that row, then to the right on the row above, with the deepest element on the right side of the top row.  Thus, the eight words of the stack array seem to move circularly.  This is isomorphic with the stack array and makes its behavior clearer.</w:t>
      </w:r>
    </w:p>
    <w:p w14:paraId="074E2F53" w14:textId="77777777" w:rsidR="00792A4A" w:rsidRPr="00792A4A" w:rsidRDefault="00792A4A" w:rsidP="00792A4A">
      <w:pPr>
        <w:pStyle w:val="List2"/>
        <w:spacing w:after="0"/>
        <w:ind w:left="1800"/>
        <w:rPr>
          <w:rFonts w:ascii="Consolas" w:hAnsi="Consolas" w:cs="Consolas"/>
        </w:rPr>
      </w:pPr>
      <w:r>
        <w:rPr>
          <w:rFonts w:ascii="Consolas" w:hAnsi="Consolas" w:cs="Consolas"/>
        </w:rPr>
        <w:t xml:space="preserve">.STK                      </w:t>
      </w:r>
      <w:proofErr w:type="spellStart"/>
      <w:r>
        <w:rPr>
          <w:rFonts w:ascii="Consolas" w:hAnsi="Consolas" w:cs="Consolas"/>
        </w:rPr>
        <w:t>vv</w:t>
      </w:r>
      <w:proofErr w:type="spellEnd"/>
      <w:r>
        <w:rPr>
          <w:rFonts w:ascii="Consolas" w:hAnsi="Consolas" w:cs="Consolas"/>
        </w:rPr>
        <w:t>--</w:t>
      </w:r>
      <w:r w:rsidRPr="00792A4A">
        <w:rPr>
          <w:rFonts w:ascii="Consolas" w:hAnsi="Consolas" w:cs="Consolas"/>
          <w:i/>
        </w:rPr>
        <w:t>Next Push</w:t>
      </w:r>
      <w:r>
        <w:rPr>
          <w:rFonts w:ascii="Consolas" w:hAnsi="Consolas" w:cs="Consolas"/>
          <w:i/>
        </w:rPr>
        <w:t xml:space="preserve"> from S</w:t>
      </w:r>
    </w:p>
    <w:p w14:paraId="5D7A38E0" w14:textId="77777777" w:rsidR="00792A4A" w:rsidRPr="00A12B9E" w:rsidRDefault="00792A4A" w:rsidP="00792A4A">
      <w:pPr>
        <w:pStyle w:val="List2"/>
        <w:spacing w:after="0"/>
        <w:ind w:left="1800"/>
        <w:rPr>
          <w:rFonts w:ascii="Consolas" w:hAnsi="Consolas" w:cs="Consolas"/>
          <w:lang w:val="es-AR"/>
          <w:rPrChange w:id="547" w:author="Greg Bailey" w:date="2020-11-03T15:16:00Z">
            <w:rPr>
              <w:rFonts w:ascii="Consolas" w:hAnsi="Consolas" w:cs="Consolas"/>
            </w:rPr>
          </w:rPrChange>
        </w:rPr>
      </w:pPr>
      <w:r w:rsidRPr="00792A4A">
        <w:rPr>
          <w:rFonts w:ascii="Consolas" w:hAnsi="Consolas" w:cs="Consolas"/>
        </w:rPr>
        <w:t xml:space="preserve">  </w:t>
      </w:r>
      <w:r w:rsidRPr="00A12B9E">
        <w:rPr>
          <w:rFonts w:ascii="Consolas" w:hAnsi="Consolas" w:cs="Consolas"/>
          <w:lang w:val="es-AR"/>
          <w:rPrChange w:id="548" w:author="Greg Bailey" w:date="2020-11-03T15:16:00Z">
            <w:rPr>
              <w:rFonts w:ascii="Consolas" w:hAnsi="Consolas" w:cs="Consolas"/>
            </w:rPr>
          </w:rPrChange>
        </w:rPr>
        <w:t xml:space="preserve">2AAAA  2AAAA     15     15     </w:t>
      </w:r>
      <w:r w:rsidRPr="00A12B9E">
        <w:rPr>
          <w:rFonts w:ascii="Consolas" w:hAnsi="Consolas" w:cs="Consolas"/>
          <w:i/>
          <w:lang w:val="es-AR"/>
          <w:rPrChange w:id="549" w:author="Greg Bailey" w:date="2020-11-03T15:16:00Z">
            <w:rPr>
              <w:rFonts w:ascii="Consolas" w:hAnsi="Consolas" w:cs="Consolas"/>
              <w:i/>
            </w:rPr>
          </w:rPrChange>
        </w:rPr>
        <w:t>(S)    (T)</w:t>
      </w:r>
    </w:p>
    <w:p w14:paraId="34E4CC48" w14:textId="77777777" w:rsidR="00792A4A" w:rsidRPr="00A12B9E" w:rsidRDefault="00792A4A" w:rsidP="00792A4A">
      <w:pPr>
        <w:pStyle w:val="List2"/>
        <w:spacing w:after="0"/>
        <w:ind w:left="1800"/>
        <w:rPr>
          <w:rFonts w:ascii="Consolas" w:hAnsi="Consolas" w:cs="Consolas"/>
          <w:lang w:val="es-AR"/>
          <w:rPrChange w:id="550" w:author="Greg Bailey" w:date="2020-11-03T15:16:00Z">
            <w:rPr>
              <w:rFonts w:ascii="Consolas" w:hAnsi="Consolas" w:cs="Consolas"/>
            </w:rPr>
          </w:rPrChange>
        </w:rPr>
      </w:pPr>
      <w:r w:rsidRPr="00A12B9E">
        <w:rPr>
          <w:rFonts w:ascii="Consolas" w:hAnsi="Consolas" w:cs="Consolas"/>
          <w:lang w:val="es-AR"/>
          <w:rPrChange w:id="551" w:author="Greg Bailey" w:date="2020-11-03T15:16:00Z">
            <w:rPr>
              <w:rFonts w:ascii="Consolas" w:hAnsi="Consolas" w:cs="Consolas"/>
            </w:rPr>
          </w:rPrChange>
        </w:rPr>
        <w:t xml:space="preserve">  2AAAA  2AAAA  2AAAA  2ABAA     15     15</w:t>
      </w:r>
    </w:p>
    <w:p w14:paraId="487DB701" w14:textId="77777777" w:rsidR="00792A4A" w:rsidRPr="00792A4A" w:rsidRDefault="00792A4A" w:rsidP="00792A4A">
      <w:pPr>
        <w:pStyle w:val="List2"/>
        <w:ind w:left="1800"/>
        <w:rPr>
          <w:rFonts w:ascii="Consolas" w:hAnsi="Consolas" w:cs="Consolas"/>
          <w:i/>
        </w:rPr>
      </w:pPr>
      <w:r w:rsidRPr="00A12B9E">
        <w:rPr>
          <w:rFonts w:ascii="Consolas" w:hAnsi="Consolas" w:cs="Consolas"/>
          <w:lang w:val="es-AR"/>
          <w:rPrChange w:id="552" w:author="Greg Bailey" w:date="2020-11-03T15:16:00Z">
            <w:rPr>
              <w:rFonts w:ascii="Consolas" w:hAnsi="Consolas" w:cs="Consolas"/>
            </w:rPr>
          </w:rPrChange>
        </w:rPr>
        <w:t xml:space="preserve">                          </w:t>
      </w:r>
      <w:r>
        <w:rPr>
          <w:rFonts w:ascii="Consolas" w:hAnsi="Consolas" w:cs="Consolas"/>
        </w:rPr>
        <w:t>^^--</w:t>
      </w:r>
      <w:r w:rsidRPr="00792A4A">
        <w:rPr>
          <w:rFonts w:ascii="Consolas" w:hAnsi="Consolas" w:cs="Consolas"/>
          <w:i/>
        </w:rPr>
        <w:t>Next Pop</w:t>
      </w:r>
      <w:r>
        <w:rPr>
          <w:rFonts w:ascii="Consolas" w:hAnsi="Consolas" w:cs="Consolas"/>
          <w:i/>
        </w:rPr>
        <w:t xml:space="preserve"> to S</w:t>
      </w:r>
    </w:p>
    <w:p w14:paraId="19E27AD5" w14:textId="77777777" w:rsidR="00177EA4" w:rsidRDefault="00177EA4" w:rsidP="00177EA4">
      <w:pPr>
        <w:pStyle w:val="List2"/>
      </w:pPr>
      <w:r>
        <w:rPr>
          <w:rFonts w:ascii="Consolas" w:hAnsi="Consolas" w:cs="Consolas"/>
          <w:b/>
        </w:rPr>
        <w:t>?STK</w:t>
      </w:r>
      <w:r>
        <w:rPr>
          <w:rFonts w:ascii="Courier New" w:hAnsi="Courier New" w:cs="Courier New"/>
          <w:b/>
        </w:rPr>
        <w:t xml:space="preserve">  </w:t>
      </w:r>
      <w:r>
        <w:t xml:space="preserve">displays the stack as does  </w:t>
      </w:r>
      <w:r w:rsidRPr="00177EA4">
        <w:rPr>
          <w:rFonts w:ascii="Consolas" w:hAnsi="Consolas" w:cs="Consolas"/>
          <w:b/>
        </w:rPr>
        <w:t>.STK</w:t>
      </w:r>
      <w:r>
        <w:t xml:space="preserve">  if  </w:t>
      </w:r>
      <w:r w:rsidRPr="00177EA4">
        <w:rPr>
          <w:rFonts w:ascii="Consolas" w:hAnsi="Consolas" w:cs="Consolas"/>
          <w:b/>
        </w:rPr>
        <w:t>?MUTE</w:t>
      </w:r>
      <w:r>
        <w:t xml:space="preserve">  is zero.</w:t>
      </w:r>
    </w:p>
    <w:p w14:paraId="208EEC36" w14:textId="77777777" w:rsidR="0090346C" w:rsidRDefault="0090346C" w:rsidP="0090346C">
      <w:pPr>
        <w:pStyle w:val="List2"/>
      </w:pPr>
      <w:r w:rsidRPr="00177EA4">
        <w:rPr>
          <w:rFonts w:ascii="Consolas" w:hAnsi="Consolas" w:cs="Consolas"/>
          <w:b/>
        </w:rPr>
        <w:t>?</w:t>
      </w:r>
      <w:r w:rsidR="00177EA4">
        <w:rPr>
          <w:rFonts w:ascii="Consolas" w:hAnsi="Consolas" w:cs="Consolas"/>
          <w:b/>
        </w:rPr>
        <w:t>RAM</w:t>
      </w:r>
      <w:r>
        <w:rPr>
          <w:rFonts w:ascii="Courier New" w:hAnsi="Courier New" w:cs="Courier New"/>
          <w:b/>
        </w:rPr>
        <w:t xml:space="preserve">  </w:t>
      </w:r>
      <w:r w:rsidR="00177EA4">
        <w:t>displays</w:t>
      </w:r>
      <w:r>
        <w:t xml:space="preserve"> al</w:t>
      </w:r>
      <w:r w:rsidR="00177EA4">
        <w:t>l of RAM from the selected node</w:t>
      </w:r>
      <w:r w:rsidR="007B2786">
        <w:t xml:space="preserve"> (in the current  </w:t>
      </w:r>
      <w:r w:rsidR="007B2786" w:rsidRPr="007B2786">
        <w:rPr>
          <w:rFonts w:ascii="Consolas" w:hAnsi="Consolas" w:cs="Consolas"/>
          <w:b/>
        </w:rPr>
        <w:t>BASE</w:t>
      </w:r>
      <w:r w:rsidR="007B2786">
        <w:t xml:space="preserve"> )</w:t>
      </w:r>
      <w:r>
        <w:t>.</w:t>
      </w:r>
    </w:p>
    <w:p w14:paraId="26089B40" w14:textId="77777777" w:rsidR="0090346C" w:rsidRDefault="0090346C" w:rsidP="0090346C">
      <w:pPr>
        <w:pStyle w:val="List2"/>
      </w:pPr>
      <w:r w:rsidRPr="00177EA4">
        <w:rPr>
          <w:rFonts w:ascii="Consolas" w:hAnsi="Consolas" w:cs="Consolas"/>
          <w:b/>
        </w:rPr>
        <w:t>?</w:t>
      </w:r>
      <w:r w:rsidR="00177EA4">
        <w:rPr>
          <w:rFonts w:ascii="Consolas" w:hAnsi="Consolas" w:cs="Consolas"/>
          <w:b/>
        </w:rPr>
        <w:t>ROM</w:t>
      </w:r>
      <w:r>
        <w:rPr>
          <w:rFonts w:ascii="Courier New" w:hAnsi="Courier New" w:cs="Courier New"/>
          <w:b/>
        </w:rPr>
        <w:t xml:space="preserve">  </w:t>
      </w:r>
      <w:r w:rsidR="007B2786">
        <w:t>displays</w:t>
      </w:r>
      <w:r>
        <w:t xml:space="preserve"> all of ROM from the </w:t>
      </w:r>
      <w:r w:rsidR="007B2786">
        <w:t xml:space="preserve">selected node (in the current  </w:t>
      </w:r>
      <w:r w:rsidR="007B2786" w:rsidRPr="007B2786">
        <w:rPr>
          <w:rFonts w:ascii="Consolas" w:hAnsi="Consolas" w:cs="Consolas"/>
          <w:b/>
        </w:rPr>
        <w:t>BASE</w:t>
      </w:r>
      <w:r w:rsidR="007B2786">
        <w:t xml:space="preserve"> )</w:t>
      </w:r>
      <w:r>
        <w:t>.</w:t>
      </w:r>
    </w:p>
    <w:p w14:paraId="3338B29A" w14:textId="77777777" w:rsidR="008D0023" w:rsidRDefault="008D0023" w:rsidP="008D0023">
      <w:pPr>
        <w:pStyle w:val="List2"/>
      </w:pPr>
      <w:r>
        <w:rPr>
          <w:rFonts w:ascii="Consolas" w:hAnsi="Consolas" w:cs="Consolas"/>
          <w:b/>
        </w:rPr>
        <w:t>-ASM</w:t>
      </w:r>
      <w:r w:rsidRPr="00177EA4">
        <w:rPr>
          <w:rFonts w:ascii="Consolas" w:hAnsi="Consolas" w:cs="Consolas"/>
          <w:b/>
        </w:rPr>
        <w:t xml:space="preserve"> (</w:t>
      </w:r>
      <w:r>
        <w:rPr>
          <w:rFonts w:ascii="Consolas" w:hAnsi="Consolas" w:cs="Consolas"/>
          <w:b/>
        </w:rPr>
        <w:t>a n</w:t>
      </w:r>
      <w:r w:rsidRPr="00177EA4">
        <w:rPr>
          <w:rFonts w:ascii="Consolas" w:hAnsi="Consolas" w:cs="Consolas"/>
          <w:b/>
        </w:rPr>
        <w:t>)</w:t>
      </w:r>
      <w:r>
        <w:t xml:space="preserve">  disassembles  </w:t>
      </w:r>
      <w:r w:rsidRPr="008D0023">
        <w:rPr>
          <w:b/>
        </w:rPr>
        <w:t>n</w:t>
      </w:r>
      <w:r>
        <w:t xml:space="preserve">  words of code starting at  </w:t>
      </w:r>
      <w:r w:rsidRPr="008D0023">
        <w:rPr>
          <w:b/>
        </w:rPr>
        <w:t>a</w:t>
      </w:r>
      <w:r>
        <w:t xml:space="preserve">  in ROM or RAM.  Labels are integrated from whatever bin is current.</w:t>
      </w:r>
    </w:p>
    <w:p w14:paraId="21289B4F" w14:textId="77777777" w:rsidR="0090346C" w:rsidRDefault="007B2786" w:rsidP="0090346C">
      <w:pPr>
        <w:pStyle w:val="List2"/>
      </w:pPr>
      <w:r>
        <w:rPr>
          <w:rFonts w:ascii="Consolas" w:hAnsi="Consolas" w:cs="Consolas"/>
          <w:b/>
        </w:rPr>
        <w:t>LIT</w:t>
      </w:r>
      <w:r w:rsidR="0090346C" w:rsidRPr="00177EA4">
        <w:rPr>
          <w:rFonts w:ascii="Consolas" w:hAnsi="Consolas" w:cs="Consolas"/>
          <w:b/>
        </w:rPr>
        <w:t xml:space="preserve"> (</w:t>
      </w:r>
      <w:r>
        <w:rPr>
          <w:rFonts w:ascii="Consolas" w:hAnsi="Consolas" w:cs="Consolas"/>
          <w:b/>
        </w:rPr>
        <w:t>d</w:t>
      </w:r>
      <w:r w:rsidR="0090346C" w:rsidRPr="00177EA4">
        <w:rPr>
          <w:rFonts w:ascii="Consolas" w:hAnsi="Consolas" w:cs="Consolas"/>
          <w:b/>
        </w:rPr>
        <w:t>)</w:t>
      </w:r>
      <w:r w:rsidR="0090346C">
        <w:t xml:space="preserve">  removes a </w:t>
      </w:r>
      <w:r>
        <w:t xml:space="preserve">double </w:t>
      </w:r>
      <w:r w:rsidR="0090346C">
        <w:t>number from the</w:t>
      </w:r>
      <w:r w:rsidR="004063CD">
        <w:t xml:space="preserve"> host computer's</w:t>
      </w:r>
      <w:r w:rsidR="0090346C">
        <w:t xml:space="preserve"> stack, pushing it onto the data stack of the target node and </w:t>
      </w:r>
      <w:r>
        <w:t>displaying the updated stack if not muted</w:t>
      </w:r>
      <w:r w:rsidR="0090346C">
        <w:t>.</w:t>
      </w:r>
    </w:p>
    <w:p w14:paraId="2DDAE59D" w14:textId="77777777" w:rsidR="0090346C" w:rsidRDefault="007B2786" w:rsidP="0090346C">
      <w:pPr>
        <w:pStyle w:val="List2"/>
      </w:pPr>
      <w:r>
        <w:rPr>
          <w:rFonts w:ascii="Consolas" w:hAnsi="Consolas" w:cs="Consolas"/>
          <w:b/>
        </w:rPr>
        <w:t>R</w:t>
      </w:r>
      <w:r w:rsidR="0090346C" w:rsidRPr="00177EA4">
        <w:rPr>
          <w:rFonts w:ascii="Consolas" w:hAnsi="Consolas" w:cs="Consolas"/>
          <w:b/>
        </w:rPr>
        <w:t>@ (a-</w:t>
      </w:r>
      <w:r>
        <w:rPr>
          <w:rFonts w:ascii="Consolas" w:hAnsi="Consolas" w:cs="Consolas"/>
          <w:b/>
        </w:rPr>
        <w:t>d</w:t>
      </w:r>
      <w:r w:rsidR="0090346C" w:rsidRPr="00177EA4">
        <w:rPr>
          <w:rFonts w:ascii="Consolas" w:hAnsi="Consolas" w:cs="Consolas"/>
          <w:b/>
        </w:rPr>
        <w:t>)</w:t>
      </w:r>
      <w:r w:rsidR="0090346C">
        <w:t xml:space="preserve">  reads RAM, ROM, register or port</w:t>
      </w:r>
      <w:r w:rsidR="00CB1875">
        <w:t xml:space="preserve"> word at</w:t>
      </w:r>
      <w:r w:rsidR="0090346C">
        <w:t xml:space="preserve">  </w:t>
      </w:r>
      <w:r w:rsidR="0090346C" w:rsidRPr="007B2786">
        <w:rPr>
          <w:rFonts w:asciiTheme="minorHAnsi" w:hAnsiTheme="minorHAnsi" w:cs="Courier New"/>
          <w:b/>
        </w:rPr>
        <w:t>a</w:t>
      </w:r>
      <w:r w:rsidR="0090346C">
        <w:t xml:space="preserve">  in the target node, pushing the data read,  </w:t>
      </w:r>
      <w:r w:rsidR="00CB1875">
        <w:rPr>
          <w:rFonts w:asciiTheme="minorHAnsi" w:hAnsiTheme="minorHAnsi" w:cs="Courier New"/>
          <w:b/>
        </w:rPr>
        <w:t>d</w:t>
      </w:r>
      <w:r w:rsidR="0090346C">
        <w:t xml:space="preserve">  onto the </w:t>
      </w:r>
      <w:r w:rsidR="004063CD">
        <w:t>host computer</w:t>
      </w:r>
      <w:r>
        <w:t>'s stack</w:t>
      </w:r>
      <w:r w:rsidR="0090346C">
        <w:t xml:space="preserve">.  </w:t>
      </w:r>
      <w:r w:rsidR="001A73B1">
        <w:rPr>
          <w:i/>
        </w:rPr>
        <w:t xml:space="preserve">In this release, uses and does not restore register  </w:t>
      </w:r>
      <w:r w:rsidR="001A73B1" w:rsidRPr="007B2786">
        <w:rPr>
          <w:b/>
          <w:i/>
        </w:rPr>
        <w:t>a</w:t>
      </w:r>
      <w:r w:rsidR="001A73B1">
        <w:rPr>
          <w:i/>
        </w:rPr>
        <w:t xml:space="preserve">  in the target node.</w:t>
      </w:r>
    </w:p>
    <w:p w14:paraId="41A78F8D" w14:textId="77777777" w:rsidR="0090346C" w:rsidRDefault="00CB1875" w:rsidP="0090346C">
      <w:pPr>
        <w:pStyle w:val="List2"/>
        <w:rPr>
          <w:i/>
        </w:rPr>
      </w:pPr>
      <w:r>
        <w:rPr>
          <w:rFonts w:ascii="Consolas" w:hAnsi="Consolas" w:cs="Consolas"/>
          <w:b/>
        </w:rPr>
        <w:t>R</w:t>
      </w:r>
      <w:r w:rsidR="0090346C" w:rsidRPr="00177EA4">
        <w:rPr>
          <w:rFonts w:ascii="Consolas" w:hAnsi="Consolas" w:cs="Consolas"/>
          <w:b/>
        </w:rPr>
        <w:t>! (</w:t>
      </w:r>
      <w:r>
        <w:rPr>
          <w:rFonts w:ascii="Consolas" w:hAnsi="Consolas" w:cs="Consolas"/>
          <w:b/>
        </w:rPr>
        <w:t>d</w:t>
      </w:r>
      <w:r w:rsidR="0090346C" w:rsidRPr="00177EA4">
        <w:rPr>
          <w:rFonts w:ascii="Consolas" w:hAnsi="Consolas" w:cs="Consolas"/>
          <w:b/>
        </w:rPr>
        <w:t xml:space="preserve"> a)</w:t>
      </w:r>
      <w:r w:rsidR="0090346C">
        <w:t xml:space="preserve">   writes a</w:t>
      </w:r>
      <w:r>
        <w:t xml:space="preserve"> double</w:t>
      </w:r>
      <w:r w:rsidR="0090346C">
        <w:t xml:space="preserve"> number from </w:t>
      </w:r>
      <w:r w:rsidR="004063CD">
        <w:t>the host computer</w:t>
      </w:r>
      <w:r>
        <w:t>'s stack</w:t>
      </w:r>
      <w:r w:rsidR="0090346C">
        <w:t xml:space="preserve"> into target memory (RAM, register, port) </w:t>
      </w:r>
      <w:r>
        <w:t xml:space="preserve">word at </w:t>
      </w:r>
      <w:r w:rsidR="0090346C">
        <w:t xml:space="preserve">address  </w:t>
      </w:r>
      <w:r>
        <w:rPr>
          <w:rFonts w:asciiTheme="minorHAnsi" w:hAnsiTheme="minorHAnsi" w:cs="Courier New"/>
          <w:b/>
        </w:rPr>
        <w:t>a</w:t>
      </w:r>
      <w:r w:rsidR="0090346C">
        <w:t xml:space="preserve"> .  </w:t>
      </w:r>
      <w:r w:rsidR="001A73B1">
        <w:rPr>
          <w:i/>
        </w:rPr>
        <w:t xml:space="preserve">In this release, uses and does not restore register  </w:t>
      </w:r>
      <w:r w:rsidR="001A73B1" w:rsidRPr="00CB1875">
        <w:rPr>
          <w:b/>
          <w:i/>
        </w:rPr>
        <w:t>a</w:t>
      </w:r>
      <w:r w:rsidR="001A73B1">
        <w:rPr>
          <w:i/>
        </w:rPr>
        <w:t xml:space="preserve">  in the target node.</w:t>
      </w:r>
    </w:p>
    <w:p w14:paraId="543AF40E" w14:textId="77777777" w:rsidR="00A52568" w:rsidRDefault="00A52568" w:rsidP="00A52568">
      <w:pPr>
        <w:pStyle w:val="List2"/>
      </w:pPr>
      <w:r>
        <w:rPr>
          <w:rFonts w:ascii="Consolas" w:hAnsi="Consolas" w:cs="Consolas"/>
          <w:b/>
        </w:rPr>
        <w:t>RINS</w:t>
      </w:r>
      <w:r w:rsidRPr="00177EA4">
        <w:rPr>
          <w:rFonts w:ascii="Consolas" w:hAnsi="Consolas" w:cs="Consolas"/>
          <w:b/>
        </w:rPr>
        <w:t xml:space="preserve"> (</w:t>
      </w:r>
      <w:r>
        <w:rPr>
          <w:rFonts w:ascii="Consolas" w:hAnsi="Consolas" w:cs="Consolas"/>
          <w:b/>
        </w:rPr>
        <w:t>d</w:t>
      </w:r>
      <w:r w:rsidRPr="00177EA4">
        <w:rPr>
          <w:rFonts w:ascii="Consolas" w:hAnsi="Consolas" w:cs="Consolas"/>
          <w:b/>
        </w:rPr>
        <w:t>)</w:t>
      </w:r>
      <w:r>
        <w:t xml:space="preserve">  Executes a given instruction word in the port of the target node.  Usually built with  </w:t>
      </w:r>
      <w:r w:rsidRPr="00A52568">
        <w:rPr>
          <w:rFonts w:ascii="Consolas" w:hAnsi="Consolas" w:cs="Consolas"/>
        </w:rPr>
        <w:t>A[ ..</w:t>
      </w:r>
      <w:r w:rsidR="008A5EA3">
        <w:rPr>
          <w:rFonts w:ascii="Consolas" w:hAnsi="Consolas" w:cs="Consolas"/>
        </w:rPr>
        <w:t xml:space="preserve"> ;</w:t>
      </w:r>
      <w:r w:rsidRPr="00A52568">
        <w:rPr>
          <w:rFonts w:ascii="Consolas" w:hAnsi="Consolas" w:cs="Consolas"/>
        </w:rPr>
        <w:t xml:space="preserve"> ]]</w:t>
      </w:r>
      <w:r>
        <w:t xml:space="preserve"> </w:t>
      </w:r>
    </w:p>
    <w:p w14:paraId="74B1A323" w14:textId="77777777" w:rsidR="0090346C" w:rsidRDefault="00CB1875" w:rsidP="0090346C">
      <w:pPr>
        <w:pStyle w:val="List2"/>
      </w:pPr>
      <w:r>
        <w:rPr>
          <w:rFonts w:ascii="Consolas" w:hAnsi="Consolas" w:cs="Consolas"/>
          <w:b/>
        </w:rPr>
        <w:t>CALL</w:t>
      </w:r>
      <w:r w:rsidR="0090346C" w:rsidRPr="00177EA4">
        <w:rPr>
          <w:rFonts w:ascii="Consolas" w:hAnsi="Consolas" w:cs="Consolas"/>
          <w:b/>
        </w:rPr>
        <w:t xml:space="preserve"> (a)</w:t>
      </w:r>
      <w:r w:rsidR="0090346C">
        <w:t xml:space="preserve">  calls, from the port, the code at address  </w:t>
      </w:r>
      <w:r w:rsidR="0090346C" w:rsidRPr="00934475">
        <w:rPr>
          <w:rFonts w:asciiTheme="minorHAnsi" w:hAnsiTheme="minorHAnsi" w:cs="Courier New"/>
          <w:b/>
        </w:rPr>
        <w:t>a</w:t>
      </w:r>
      <w:r w:rsidR="0090346C">
        <w:t xml:space="preserve">  in the target.  If that code returns to the port or re</w:t>
      </w:r>
      <w:r w:rsidR="004063CD">
        <w:t>-</w:t>
      </w:r>
      <w:r w:rsidR="0090346C">
        <w:t>establishes the normal rest state of the target node, interactive use may continue once the code completes.  No interlocking is done so this method may also be used to start application processing which will not admit to further port execution access.  Interaction with a node actively running an application may also be arranged but at the cost of periodically polling, as described below.</w:t>
      </w:r>
    </w:p>
    <w:p w14:paraId="5DCC5EB0" w14:textId="77777777" w:rsidR="0090346C" w:rsidRDefault="007B2786" w:rsidP="0090346C">
      <w:pPr>
        <w:pStyle w:val="List2"/>
      </w:pPr>
      <w:r>
        <w:rPr>
          <w:rFonts w:ascii="Consolas" w:hAnsi="Consolas" w:cs="Consolas"/>
          <w:b/>
        </w:rPr>
        <w:t>BOOT</w:t>
      </w:r>
      <w:r w:rsidR="0090346C" w:rsidRPr="00177EA4">
        <w:rPr>
          <w:rFonts w:ascii="Consolas" w:hAnsi="Consolas" w:cs="Consolas"/>
          <w:b/>
        </w:rPr>
        <w:t xml:space="preserve"> (a n </w:t>
      </w:r>
      <w:proofErr w:type="spellStart"/>
      <w:r w:rsidR="00934475">
        <w:rPr>
          <w:rFonts w:ascii="Consolas" w:hAnsi="Consolas" w:cs="Consolas"/>
          <w:b/>
        </w:rPr>
        <w:t>nn</w:t>
      </w:r>
      <w:proofErr w:type="spellEnd"/>
      <w:r w:rsidR="0090346C" w:rsidRPr="00177EA4">
        <w:rPr>
          <w:rFonts w:ascii="Consolas" w:hAnsi="Consolas" w:cs="Consolas"/>
          <w:b/>
        </w:rPr>
        <w:t>)</w:t>
      </w:r>
      <w:r w:rsidR="0090346C">
        <w:t xml:space="preserve">  loads code into the target node, starting at address  </w:t>
      </w:r>
      <w:r w:rsidR="0090346C" w:rsidRPr="00CB1875">
        <w:rPr>
          <w:rFonts w:asciiTheme="minorHAnsi" w:hAnsiTheme="minorHAnsi" w:cs="Courier New"/>
          <w:b/>
        </w:rPr>
        <w:t>a</w:t>
      </w:r>
      <w:r w:rsidR="0090346C">
        <w:t xml:space="preserve">  </w:t>
      </w:r>
      <w:r w:rsidR="001A73B1">
        <w:t xml:space="preserve">in both target and bin </w:t>
      </w:r>
      <w:r w:rsidR="0090346C">
        <w:t xml:space="preserve">for  </w:t>
      </w:r>
      <w:r w:rsidR="0090346C" w:rsidRPr="00CB1875">
        <w:rPr>
          <w:rFonts w:asciiTheme="minorHAnsi" w:hAnsiTheme="minorHAnsi" w:cs="Courier New"/>
          <w:b/>
        </w:rPr>
        <w:t>n</w:t>
      </w:r>
      <w:r w:rsidR="0090346C">
        <w:t xml:space="preserve">  words, from the current binary output area identified by  </w:t>
      </w:r>
      <w:proofErr w:type="spellStart"/>
      <w:r w:rsidR="00934475">
        <w:rPr>
          <w:rFonts w:asciiTheme="minorHAnsi" w:hAnsiTheme="minorHAnsi" w:cs="Courier New"/>
          <w:b/>
        </w:rPr>
        <w:t>nn</w:t>
      </w:r>
      <w:proofErr w:type="spellEnd"/>
      <w:r w:rsidR="0090346C">
        <w:t xml:space="preserve"> .  This need not be the same node as the target.</w:t>
      </w:r>
    </w:p>
    <w:p w14:paraId="04597236" w14:textId="77777777" w:rsidR="0090346C" w:rsidRPr="00B7043C" w:rsidRDefault="00B7043C" w:rsidP="0090346C">
      <w:pPr>
        <w:pStyle w:val="List2"/>
      </w:pPr>
      <w:r w:rsidRPr="00B7043C">
        <w:rPr>
          <w:rFonts w:ascii="Consolas" w:hAnsi="Consolas" w:cs="Consolas"/>
          <w:b/>
        </w:rPr>
        <w:t>FOCUS</w:t>
      </w:r>
      <w:r w:rsidR="0090346C" w:rsidRPr="00B7043C">
        <w:rPr>
          <w:rFonts w:ascii="Courier New" w:hAnsi="Courier New" w:cs="Courier New"/>
          <w:b/>
        </w:rPr>
        <w:t xml:space="preserve">  </w:t>
      </w:r>
      <w:r w:rsidR="0090346C" w:rsidRPr="00B7043C">
        <w:t>forces the target to call only the port on which the current IDE path is talking to it.  This remains in effect until the target is directed to execute elsewhere.</w:t>
      </w:r>
    </w:p>
    <w:p w14:paraId="767F4726" w14:textId="77777777" w:rsidR="0090346C" w:rsidRPr="00B7043C" w:rsidRDefault="00B7043C" w:rsidP="0090346C">
      <w:pPr>
        <w:pStyle w:val="List2"/>
      </w:pPr>
      <w:r w:rsidRPr="00B7043C">
        <w:rPr>
          <w:rFonts w:ascii="Consolas" w:hAnsi="Consolas" w:cs="Consolas"/>
          <w:b/>
        </w:rPr>
        <w:t>VIRGIN</w:t>
      </w:r>
      <w:r w:rsidR="0090346C" w:rsidRPr="00B7043C">
        <w:rPr>
          <w:rFonts w:ascii="Courier New" w:hAnsi="Courier New" w:cs="Courier New"/>
          <w:b/>
        </w:rPr>
        <w:t xml:space="preserve">  </w:t>
      </w:r>
      <w:r w:rsidR="0090346C" w:rsidRPr="00B7043C">
        <w:t xml:space="preserve">forces the target to call its default multiport execution address to un-do the effects of  </w:t>
      </w:r>
      <w:r w:rsidR="00792A4A">
        <w:rPr>
          <w:rFonts w:ascii="Consolas" w:hAnsi="Consolas" w:cs="Consolas"/>
        </w:rPr>
        <w:t xml:space="preserve">FOCUS </w:t>
      </w:r>
      <w:r w:rsidR="0090346C" w:rsidRPr="00B7043C">
        <w:t xml:space="preserve"> .</w:t>
      </w:r>
    </w:p>
    <w:p w14:paraId="0BD96C3A" w14:textId="77777777" w:rsidR="0090346C" w:rsidRPr="00B7043C" w:rsidRDefault="00B7043C" w:rsidP="0090346C">
      <w:pPr>
        <w:pStyle w:val="List2"/>
      </w:pPr>
      <w:r w:rsidRPr="00B7043C">
        <w:rPr>
          <w:rFonts w:ascii="Consolas" w:hAnsi="Consolas" w:cs="Consolas"/>
          <w:b/>
        </w:rPr>
        <w:t>IO</w:t>
      </w:r>
      <w:r w:rsidR="0090346C" w:rsidRPr="00B7043C">
        <w:rPr>
          <w:rFonts w:ascii="Consolas" w:hAnsi="Consolas" w:cs="Consolas"/>
          <w:b/>
        </w:rPr>
        <w:t xml:space="preserve">  </w:t>
      </w:r>
      <w:r w:rsidRPr="00B7043C">
        <w:rPr>
          <w:rFonts w:ascii="Consolas" w:hAnsi="Consolas" w:cs="Consolas"/>
          <w:b/>
        </w:rPr>
        <w:t>DATA</w:t>
      </w:r>
      <w:r w:rsidR="0090346C" w:rsidRPr="00B7043C">
        <w:rPr>
          <w:rFonts w:ascii="Consolas" w:hAnsi="Consolas" w:cs="Consolas"/>
          <w:b/>
        </w:rPr>
        <w:t xml:space="preserve">  </w:t>
      </w:r>
      <w:r w:rsidRPr="00B7043C">
        <w:rPr>
          <w:rFonts w:ascii="Consolas" w:hAnsi="Consolas" w:cs="Consolas"/>
          <w:b/>
        </w:rPr>
        <w:t>UP</w:t>
      </w:r>
      <w:r w:rsidR="0090346C" w:rsidRPr="00B7043C">
        <w:rPr>
          <w:rFonts w:ascii="Consolas" w:hAnsi="Consolas" w:cs="Consolas"/>
          <w:b/>
        </w:rPr>
        <w:t xml:space="preserve">  </w:t>
      </w:r>
      <w:r w:rsidRPr="00B7043C">
        <w:rPr>
          <w:rFonts w:ascii="Consolas" w:hAnsi="Consolas" w:cs="Consolas"/>
          <w:b/>
        </w:rPr>
        <w:t>DOWN</w:t>
      </w:r>
      <w:r w:rsidR="0090346C" w:rsidRPr="00B7043C">
        <w:rPr>
          <w:rFonts w:ascii="Consolas" w:hAnsi="Consolas" w:cs="Consolas"/>
          <w:b/>
        </w:rPr>
        <w:t xml:space="preserve">  </w:t>
      </w:r>
      <w:r w:rsidRPr="00B7043C">
        <w:rPr>
          <w:rFonts w:ascii="Consolas" w:hAnsi="Consolas" w:cs="Consolas"/>
          <w:b/>
        </w:rPr>
        <w:t>LDATA</w:t>
      </w:r>
      <w:r w:rsidR="001A481A" w:rsidRPr="00B7043C">
        <w:rPr>
          <w:rFonts w:ascii="Consolas" w:hAnsi="Consolas" w:cs="Consolas"/>
          <w:b/>
        </w:rPr>
        <w:t xml:space="preserve">  </w:t>
      </w:r>
      <w:r w:rsidRPr="00B7043C">
        <w:rPr>
          <w:rFonts w:ascii="Consolas" w:hAnsi="Consolas" w:cs="Consolas"/>
          <w:b/>
        </w:rPr>
        <w:t>LEFT</w:t>
      </w:r>
      <w:r w:rsidR="0090346C" w:rsidRPr="00B7043C">
        <w:rPr>
          <w:rFonts w:ascii="Consolas" w:hAnsi="Consolas" w:cs="Consolas"/>
          <w:b/>
        </w:rPr>
        <w:t xml:space="preserve">  </w:t>
      </w:r>
      <w:r w:rsidRPr="00B7043C">
        <w:rPr>
          <w:rFonts w:ascii="Consolas" w:hAnsi="Consolas" w:cs="Consolas"/>
          <w:b/>
        </w:rPr>
        <w:t>RIGHT</w:t>
      </w:r>
      <w:r w:rsidR="0090346C" w:rsidRPr="00B7043C">
        <w:rPr>
          <w:rFonts w:ascii="Courier New" w:hAnsi="Courier New" w:cs="Courier New"/>
          <w:b/>
        </w:rPr>
        <w:t xml:space="preserve">  </w:t>
      </w:r>
      <w:r w:rsidR="0090346C" w:rsidRPr="00B7043C">
        <w:t xml:space="preserve">place chip port addresses on the </w:t>
      </w:r>
      <w:r>
        <w:t>host's</w:t>
      </w:r>
      <w:r w:rsidR="0090346C" w:rsidRPr="00B7043C">
        <w:t xml:space="preserve"> stack.</w:t>
      </w:r>
    </w:p>
    <w:p w14:paraId="2F19A472" w14:textId="77777777" w:rsidR="00C932A7" w:rsidRDefault="008D0023" w:rsidP="00C932A7">
      <w:pPr>
        <w:pStyle w:val="List2"/>
      </w:pPr>
      <w:r w:rsidRPr="00C932A7">
        <w:rPr>
          <w:rFonts w:ascii="Consolas" w:hAnsi="Consolas" w:cs="Consolas"/>
          <w:b/>
        </w:rPr>
        <w:t>RB</w:t>
      </w:r>
      <w:r w:rsidR="001A73B1" w:rsidRPr="00C932A7">
        <w:rPr>
          <w:rFonts w:ascii="Consolas" w:hAnsi="Consolas" w:cs="Consolas"/>
          <w:b/>
        </w:rPr>
        <w:t>!  @</w:t>
      </w:r>
      <w:r w:rsidRPr="00C932A7">
        <w:rPr>
          <w:rFonts w:ascii="Consolas" w:hAnsi="Consolas" w:cs="Consolas"/>
          <w:b/>
        </w:rPr>
        <w:t>B</w:t>
      </w:r>
      <w:r w:rsidR="001A73B1" w:rsidRPr="00C932A7">
        <w:rPr>
          <w:rFonts w:ascii="Consolas" w:hAnsi="Consolas" w:cs="Consolas"/>
          <w:b/>
        </w:rPr>
        <w:t xml:space="preserve">  !</w:t>
      </w:r>
      <w:r w:rsidRPr="00C932A7">
        <w:rPr>
          <w:rFonts w:ascii="Consolas" w:hAnsi="Consolas" w:cs="Consolas"/>
          <w:b/>
        </w:rPr>
        <w:t>B</w:t>
      </w:r>
      <w:r w:rsidR="001A73B1" w:rsidRPr="00C932A7">
        <w:rPr>
          <w:rFonts w:ascii="Consolas" w:hAnsi="Consolas" w:cs="Consolas"/>
          <w:b/>
        </w:rPr>
        <w:t xml:space="preserve">  </w:t>
      </w:r>
      <w:r w:rsidRPr="00C932A7">
        <w:rPr>
          <w:rFonts w:ascii="Consolas" w:hAnsi="Consolas" w:cs="Consolas"/>
          <w:b/>
        </w:rPr>
        <w:t>RA</w:t>
      </w:r>
      <w:r w:rsidR="001A73B1" w:rsidRPr="00C932A7">
        <w:rPr>
          <w:rFonts w:ascii="Consolas" w:hAnsi="Consolas" w:cs="Consolas"/>
          <w:b/>
        </w:rPr>
        <w:t xml:space="preserve">@  </w:t>
      </w:r>
      <w:r w:rsidRPr="00C932A7">
        <w:rPr>
          <w:rFonts w:ascii="Consolas" w:hAnsi="Consolas" w:cs="Consolas"/>
          <w:b/>
        </w:rPr>
        <w:t>RA</w:t>
      </w:r>
      <w:r w:rsidR="001A73B1" w:rsidRPr="00C932A7">
        <w:rPr>
          <w:rFonts w:ascii="Consolas" w:hAnsi="Consolas" w:cs="Consolas"/>
          <w:b/>
        </w:rPr>
        <w:t>!  @</w:t>
      </w:r>
      <w:r w:rsidRPr="00C932A7">
        <w:rPr>
          <w:rFonts w:ascii="Consolas" w:hAnsi="Consolas" w:cs="Consolas"/>
          <w:b/>
        </w:rPr>
        <w:t>A</w:t>
      </w:r>
      <w:r w:rsidR="001A73B1" w:rsidRPr="00C932A7">
        <w:rPr>
          <w:rFonts w:ascii="Consolas" w:hAnsi="Consolas" w:cs="Consolas"/>
          <w:b/>
        </w:rPr>
        <w:t xml:space="preserve">  !</w:t>
      </w:r>
      <w:r w:rsidRPr="00C932A7">
        <w:rPr>
          <w:rFonts w:ascii="Consolas" w:hAnsi="Consolas" w:cs="Consolas"/>
          <w:b/>
        </w:rPr>
        <w:t>A</w:t>
      </w:r>
      <w:r w:rsidR="001A73B1" w:rsidRPr="00C932A7">
        <w:rPr>
          <w:rFonts w:ascii="Consolas" w:hAnsi="Consolas" w:cs="Consolas"/>
          <w:b/>
        </w:rPr>
        <w:t xml:space="preserve">  @+  !+  </w:t>
      </w:r>
      <w:r w:rsidRPr="00C932A7">
        <w:rPr>
          <w:rFonts w:ascii="Consolas" w:hAnsi="Consolas" w:cs="Consolas"/>
          <w:b/>
        </w:rPr>
        <w:t>R</w:t>
      </w:r>
      <w:r w:rsidR="001A73B1" w:rsidRPr="00C932A7">
        <w:rPr>
          <w:rFonts w:ascii="Consolas" w:hAnsi="Consolas" w:cs="Consolas"/>
          <w:b/>
        </w:rPr>
        <w:t xml:space="preserve">+  </w:t>
      </w:r>
      <w:r w:rsidRPr="00C932A7">
        <w:rPr>
          <w:rFonts w:ascii="Consolas" w:hAnsi="Consolas" w:cs="Consolas"/>
          <w:b/>
        </w:rPr>
        <w:t>R</w:t>
      </w:r>
      <w:r w:rsidR="001A73B1" w:rsidRPr="00C932A7">
        <w:rPr>
          <w:rFonts w:ascii="Consolas" w:hAnsi="Consolas" w:cs="Consolas"/>
          <w:b/>
        </w:rPr>
        <w:t xml:space="preserve">+*  </w:t>
      </w:r>
      <w:r w:rsidRPr="00C932A7">
        <w:rPr>
          <w:rFonts w:ascii="Consolas" w:hAnsi="Consolas" w:cs="Consolas"/>
          <w:b/>
        </w:rPr>
        <w:t>R</w:t>
      </w:r>
      <w:r w:rsidR="001A73B1" w:rsidRPr="00C932A7">
        <w:rPr>
          <w:rFonts w:ascii="Consolas" w:hAnsi="Consolas" w:cs="Consolas"/>
          <w:b/>
        </w:rPr>
        <w:t xml:space="preserve">2*  </w:t>
      </w:r>
      <w:r w:rsidRPr="00C932A7">
        <w:rPr>
          <w:rFonts w:ascii="Consolas" w:hAnsi="Consolas" w:cs="Consolas"/>
          <w:b/>
        </w:rPr>
        <w:t>R</w:t>
      </w:r>
      <w:r w:rsidR="001A73B1" w:rsidRPr="00C932A7">
        <w:rPr>
          <w:rFonts w:ascii="Consolas" w:hAnsi="Consolas" w:cs="Consolas"/>
          <w:b/>
        </w:rPr>
        <w:t xml:space="preserve">2/  </w:t>
      </w:r>
      <w:r w:rsidRPr="00C932A7">
        <w:rPr>
          <w:rFonts w:ascii="Consolas" w:hAnsi="Consolas" w:cs="Consolas"/>
          <w:b/>
        </w:rPr>
        <w:t>R</w:t>
      </w:r>
      <w:r w:rsidR="00C932A7" w:rsidRPr="00C932A7">
        <w:rPr>
          <w:rFonts w:ascii="Consolas" w:hAnsi="Consolas" w:cs="Consolas"/>
          <w:b/>
        </w:rPr>
        <w:t>INV</w:t>
      </w:r>
      <w:r w:rsidR="001A73B1" w:rsidRPr="00C932A7">
        <w:rPr>
          <w:rFonts w:ascii="Consolas" w:hAnsi="Consolas" w:cs="Consolas"/>
          <w:b/>
        </w:rPr>
        <w:t xml:space="preserve">  </w:t>
      </w:r>
      <w:r w:rsidRPr="00C932A7">
        <w:rPr>
          <w:rFonts w:ascii="Consolas" w:hAnsi="Consolas" w:cs="Consolas"/>
          <w:b/>
        </w:rPr>
        <w:t>RAND</w:t>
      </w:r>
      <w:r w:rsidR="001A73B1" w:rsidRPr="00C932A7">
        <w:rPr>
          <w:rFonts w:ascii="Consolas" w:hAnsi="Consolas" w:cs="Consolas"/>
          <w:b/>
        </w:rPr>
        <w:t xml:space="preserve">  </w:t>
      </w:r>
      <w:r w:rsidRPr="00C932A7">
        <w:rPr>
          <w:rFonts w:ascii="Consolas" w:hAnsi="Consolas" w:cs="Consolas"/>
          <w:b/>
        </w:rPr>
        <w:t>ROR</w:t>
      </w:r>
      <w:r w:rsidR="001A73B1" w:rsidRPr="00C932A7">
        <w:rPr>
          <w:rFonts w:ascii="Consolas" w:hAnsi="Consolas" w:cs="Consolas"/>
          <w:b/>
        </w:rPr>
        <w:t xml:space="preserve">  </w:t>
      </w:r>
      <w:r w:rsidRPr="00C932A7">
        <w:rPr>
          <w:rFonts w:ascii="Consolas" w:hAnsi="Consolas" w:cs="Consolas"/>
          <w:b/>
        </w:rPr>
        <w:t>RDROP</w:t>
      </w:r>
      <w:r w:rsidR="001A73B1" w:rsidRPr="00C932A7">
        <w:rPr>
          <w:rFonts w:ascii="Consolas" w:hAnsi="Consolas" w:cs="Consolas"/>
          <w:b/>
        </w:rPr>
        <w:t xml:space="preserve">  </w:t>
      </w:r>
      <w:r w:rsidRPr="00C932A7">
        <w:rPr>
          <w:rFonts w:ascii="Consolas" w:hAnsi="Consolas" w:cs="Consolas"/>
          <w:b/>
        </w:rPr>
        <w:t>RDUP</w:t>
      </w:r>
      <w:r w:rsidR="001A73B1" w:rsidRPr="00C932A7">
        <w:rPr>
          <w:rFonts w:ascii="Consolas" w:hAnsi="Consolas" w:cs="Consolas"/>
          <w:b/>
        </w:rPr>
        <w:t xml:space="preserve">  </w:t>
      </w:r>
      <w:r w:rsidRPr="00C932A7">
        <w:rPr>
          <w:rFonts w:ascii="Consolas" w:hAnsi="Consolas" w:cs="Consolas"/>
          <w:b/>
        </w:rPr>
        <w:t>ROVER</w:t>
      </w:r>
      <w:r w:rsidR="001A73B1" w:rsidRPr="00C932A7">
        <w:rPr>
          <w:rFonts w:ascii="Courier New" w:hAnsi="Courier New" w:cs="Courier New"/>
          <w:b/>
        </w:rPr>
        <w:t xml:space="preserve">  </w:t>
      </w:r>
      <w:r w:rsidR="001A73B1" w:rsidRPr="00C932A7">
        <w:t>Execute single F18 instructions in target, using target's stack, and update stack display in panel.</w:t>
      </w:r>
      <w:r w:rsidR="00C932A7">
        <w:t xml:space="preserve">  Note:  These functions may be omitted in favor of  </w:t>
      </w:r>
      <w:r w:rsidR="00C932A7" w:rsidRPr="00C932A7">
        <w:rPr>
          <w:rFonts w:ascii="Consolas" w:hAnsi="Consolas" w:cs="Consolas"/>
        </w:rPr>
        <w:t xml:space="preserve">A[ </w:t>
      </w:r>
      <w:r w:rsidR="00C932A7">
        <w:rPr>
          <w:rFonts w:ascii="Consolas" w:hAnsi="Consolas" w:cs="Consolas"/>
        </w:rPr>
        <w:t>opcodes ;</w:t>
      </w:r>
      <w:r w:rsidR="00C932A7" w:rsidRPr="00C932A7">
        <w:rPr>
          <w:rFonts w:ascii="Consolas" w:hAnsi="Consolas" w:cs="Consolas"/>
        </w:rPr>
        <w:t xml:space="preserve"> ]] RINS</w:t>
      </w:r>
    </w:p>
    <w:p w14:paraId="05C665CF" w14:textId="77777777" w:rsidR="0090346C" w:rsidRPr="005028CD" w:rsidRDefault="0090346C" w:rsidP="00340122">
      <w:pPr>
        <w:pStyle w:val="Heading3"/>
      </w:pPr>
      <w:bookmarkStart w:id="553" w:name="_Toc119163490"/>
      <w:r w:rsidRPr="005028CD">
        <w:t>Advanced</w:t>
      </w:r>
      <w:r w:rsidR="005378EE" w:rsidRPr="005028CD">
        <w:t xml:space="preserve"> External IDE</w:t>
      </w:r>
      <w:r w:rsidRPr="005028CD">
        <w:t xml:space="preserve"> Uses</w:t>
      </w:r>
      <w:bookmarkEnd w:id="553"/>
    </w:p>
    <w:p w14:paraId="273C791D" w14:textId="77777777" w:rsidR="001A73B1" w:rsidRDefault="001A73B1" w:rsidP="00FC20D0">
      <w:pPr>
        <w:pStyle w:val="BodyText"/>
      </w:pPr>
      <w:r>
        <w:t xml:space="preserve">When ripping a path out, all wire and end nodes (if any) are left in their default multiport executes.  This is necessary so that, for example, paths may be crossed so long as they are not used concurrently to cause conflicts.  There are </w:t>
      </w:r>
      <w:r>
        <w:lastRenderedPageBreak/>
        <w:t xml:space="preserve">occasions, such as when starting nodes that </w:t>
      </w:r>
      <w:r w:rsidR="00E458F1">
        <w:t>send unsolicited code or data to other nodes, when this is not appropriate.  In those cases the following two functions are useful:</w:t>
      </w:r>
    </w:p>
    <w:p w14:paraId="55FF08E1" w14:textId="77777777" w:rsidR="00E458F1" w:rsidRDefault="005028CD" w:rsidP="00E458F1">
      <w:pPr>
        <w:pStyle w:val="List2"/>
      </w:pPr>
      <w:r>
        <w:rPr>
          <w:rFonts w:ascii="Consolas" w:hAnsi="Consolas" w:cs="Consolas"/>
          <w:b/>
        </w:rPr>
        <w:t>UNFOC</w:t>
      </w:r>
      <w:r w:rsidR="00E458F1">
        <w:rPr>
          <w:rFonts w:ascii="Courier New" w:hAnsi="Courier New" w:cs="Courier New"/>
          <w:b/>
        </w:rPr>
        <w:t xml:space="preserve">  </w:t>
      </w:r>
      <w:r w:rsidR="00E458F1">
        <w:t>Conditions  -hook  to work as stated above..</w:t>
      </w:r>
    </w:p>
    <w:p w14:paraId="3404742F" w14:textId="77777777" w:rsidR="00E458F1" w:rsidRDefault="005028CD" w:rsidP="00E458F1">
      <w:pPr>
        <w:pStyle w:val="List2"/>
      </w:pPr>
      <w:r>
        <w:rPr>
          <w:rFonts w:ascii="Consolas" w:hAnsi="Consolas" w:cs="Consolas"/>
          <w:b/>
        </w:rPr>
        <w:t>FOC</w:t>
      </w:r>
      <w:r w:rsidR="00E458F1">
        <w:rPr>
          <w:rFonts w:ascii="Courier New" w:hAnsi="Courier New" w:cs="Courier New"/>
          <w:b/>
        </w:rPr>
        <w:t xml:space="preserve">  </w:t>
      </w:r>
      <w:r w:rsidR="00E458F1">
        <w:t>Conditions  -hook  to leave every wire and end node focused back toward the root.  This leaves the path completely impenetrable to anyone other than the root node, and further hooking and starting of nodes will be necessary if that path is ever to be permeable again.</w:t>
      </w:r>
    </w:p>
    <w:p w14:paraId="29E9FDC0" w14:textId="2AEEFA44" w:rsidR="0090346C" w:rsidRDefault="00E458F1" w:rsidP="009300A6">
      <w:pPr>
        <w:pStyle w:val="BodyText"/>
      </w:pPr>
      <w:r>
        <w:t xml:space="preserve">The IDE is factored such that it may become a tool of other utilities.  Examples are the  </w:t>
      </w:r>
      <w:r w:rsidR="005028CD" w:rsidRPr="00933D0F">
        <w:rPr>
          <w:rFonts w:ascii="Consolas" w:hAnsi="Consolas" w:cs="Consolas"/>
          <w:b/>
        </w:rPr>
        <w:t>SELFTEST</w:t>
      </w:r>
      <w:r>
        <w:t xml:space="preserve">  and  </w:t>
      </w:r>
      <w:r w:rsidR="005028CD" w:rsidRPr="00933D0F">
        <w:rPr>
          <w:rFonts w:ascii="Consolas" w:hAnsi="Consolas" w:cs="Consolas"/>
          <w:b/>
        </w:rPr>
        <w:t>AUTOTEST</w:t>
      </w:r>
      <w:r>
        <w:t xml:space="preserve">  routines, the IDE boot and flash burning tools used for </w:t>
      </w:r>
      <w:proofErr w:type="spellStart"/>
      <w:r>
        <w:t>polyFORTH</w:t>
      </w:r>
      <w:proofErr w:type="spellEnd"/>
      <w:r>
        <w:t xml:space="preserve">, and even the  </w:t>
      </w:r>
      <w:r w:rsidR="00F43992" w:rsidRPr="00933D0F">
        <w:rPr>
          <w:b/>
        </w:rPr>
        <w:t>HOST</w:t>
      </w:r>
      <w:r w:rsidR="00F43992">
        <w:t xml:space="preserve">  </w:t>
      </w:r>
      <w:r>
        <w:t xml:space="preserve">and  </w:t>
      </w:r>
      <w:r w:rsidR="00F43992" w:rsidRPr="00933D0F">
        <w:rPr>
          <w:b/>
        </w:rPr>
        <w:t>TARGET</w:t>
      </w:r>
      <w:r w:rsidR="00F43992">
        <w:t xml:space="preserve">  </w:t>
      </w:r>
      <w:r>
        <w:t>load blocks.  Until these conventions are</w:t>
      </w:r>
      <w:r w:rsidR="008E3CBF">
        <w:t xml:space="preserve"> fully</w:t>
      </w:r>
      <w:r>
        <w:t xml:space="preserve"> documented here, please read the code just identified to see how it is done.</w:t>
      </w:r>
      <w:r w:rsidR="008E3CBF">
        <w:t xml:space="preserve">  In the meanwhile here are general points:</w:t>
      </w:r>
    </w:p>
    <w:p w14:paraId="067B45AB" w14:textId="070ABC36" w:rsidR="008E3CBF" w:rsidRDefault="008E3CBF" w:rsidP="008E3CBF">
      <w:pPr>
        <w:pStyle w:val="BodyText"/>
        <w:numPr>
          <w:ilvl w:val="0"/>
          <w:numId w:val="25"/>
        </w:numPr>
      </w:pPr>
      <w:r w:rsidRPr="00933D0F">
        <w:rPr>
          <w:rFonts w:ascii="Consolas" w:hAnsi="Consolas"/>
          <w:b/>
        </w:rPr>
        <w:t>HOST</w:t>
      </w:r>
      <w:r>
        <w:t xml:space="preserve"> begins by loading the necessary code, and then sets up the communication environment.</w:t>
      </w:r>
    </w:p>
    <w:p w14:paraId="61A21D89" w14:textId="07364E3C" w:rsidR="008E3CBF" w:rsidRDefault="008E3CBF" w:rsidP="00933D0F">
      <w:pPr>
        <w:pStyle w:val="BodyText"/>
        <w:numPr>
          <w:ilvl w:val="0"/>
          <w:numId w:val="25"/>
        </w:numPr>
      </w:pPr>
      <w:r>
        <w:t xml:space="preserve">If the IDE is to be used in an automated fashion, it's usually correct to set </w:t>
      </w:r>
      <w:r w:rsidRPr="00933D0F">
        <w:rPr>
          <w:rFonts w:ascii="Consolas" w:hAnsi="Consolas"/>
          <w:b/>
        </w:rPr>
        <w:t>?MUTE</w:t>
      </w:r>
      <w:r>
        <w:t xml:space="preserve"> nonzero.  This will prevent chatty displays of the routing every time it's changed, and will allow use of remote instructions without updating the stack display gratuitously.</w:t>
      </w:r>
    </w:p>
    <w:p w14:paraId="52F2B1BC" w14:textId="5E18E818" w:rsidR="00E405DC" w:rsidRDefault="00E405DC" w:rsidP="00933D0F">
      <w:pPr>
        <w:pStyle w:val="Heading3"/>
      </w:pPr>
      <w:bookmarkStart w:id="554" w:name="_Toc119163491"/>
      <w:r>
        <w:t>Configuring IDE for Target Environments</w:t>
      </w:r>
      <w:bookmarkEnd w:id="554"/>
    </w:p>
    <w:p w14:paraId="0286137A" w14:textId="6F07CB3E" w:rsidR="00E405DC" w:rsidRDefault="00E405DC" w:rsidP="009300A6">
      <w:pPr>
        <w:pStyle w:val="BodyText"/>
      </w:pPr>
      <w:r>
        <w:t>As shipped, the IDE is configured for the environment of the EVB002 Evaluation Board.  This will do for many other circuits using our chips, however the target environment may require attention to several things.  Most of these have to do with devices connected to GA144 I/O pins or to code being loaded from flash.</w:t>
      </w:r>
    </w:p>
    <w:p w14:paraId="190D0D1A" w14:textId="0A557DB7" w:rsidR="00E405DC" w:rsidRDefault="00E405DC" w:rsidP="00E405DC">
      <w:pPr>
        <w:pStyle w:val="BodyText"/>
        <w:numPr>
          <w:ilvl w:val="0"/>
          <w:numId w:val="24"/>
        </w:numPr>
      </w:pPr>
      <w:r>
        <w:t xml:space="preserve">Flash Code:  In some cases it is necessary to enable flash booting even when planning to work with the chip using the IDE.  For example, some I/O initialization may be always necessary, such as switching the 18-bit parallel Address and Data buses from output to input mode, or placing other pins in states other than their default weak pull-down.  The existence of such code may require adjustment of high timing in the IDE's definition of  RESET  (10 </w:t>
      </w:r>
      <w:proofErr w:type="spellStart"/>
      <w:r>
        <w:t>ms</w:t>
      </w:r>
      <w:proofErr w:type="spellEnd"/>
      <w:r>
        <w:t xml:space="preserve"> as delivered, to accommodate one such board we use in development.)  Additionally, if a watchdog circuit is active in the target environment, this flash boot may need to load </w:t>
      </w:r>
      <w:r w:rsidR="000C00A3">
        <w:t>code into at least one node to keep that circuit from resetting the chip; this will require changing IDE paths from the defaults.  Finally, in some cases a more extensive amount of the chip or chips is booted but we still want to keep the external IDE usable on nodes not (yet) programmed.  In this  case more extensive IDE path changes will be required.  In either case, it may prove difficult to devise single IDE paths that can reach all nodes one might wish to program.</w:t>
      </w:r>
    </w:p>
    <w:p w14:paraId="0CC47BEC" w14:textId="74A29585" w:rsidR="000C00A3" w:rsidRDefault="000C00A3" w:rsidP="00933D0F">
      <w:pPr>
        <w:pStyle w:val="BodyText"/>
        <w:numPr>
          <w:ilvl w:val="0"/>
          <w:numId w:val="24"/>
        </w:numPr>
      </w:pPr>
      <w:r>
        <w:t xml:space="preserve">Connected Devices:  If our output GPIO pins are high at the time of reset, the amount of time it takes for these to be restored to low state after the GA144 is reset can be rather long if the capacitance on the pin is high.  Our inherent pin capacitance is on the order of 2.8 pF but that is without connection to a PCB or to </w:t>
      </w:r>
      <w:proofErr w:type="spellStart"/>
      <w:r>
        <w:t>driven</w:t>
      </w:r>
      <w:proofErr w:type="spellEnd"/>
      <w:r>
        <w:t xml:space="preserve"> device(s).  The output circuit is typically an RC first order lag, with the weak pull-down transistor looking like a 50k resistor.  </w:t>
      </w:r>
      <w:r w:rsidR="00F409E1">
        <w:t xml:space="preserve">The time constant of this circuit is on the order of 500 ns per 10 </w:t>
      </w:r>
      <w:proofErr w:type="spellStart"/>
      <w:r w:rsidR="00F409E1">
        <w:t>pF.</w:t>
      </w:r>
      <w:proofErr w:type="spellEnd"/>
      <w:r w:rsidR="00F409E1">
        <w:t xml:space="preserve">  This is more important for on-board reset circuits than it is for the external IDE, but it should still be taken into consideration if extremely high capacitances are involved.  Another property with similar results might be the time required by a device to restore its outputs to resting conditions upon removal of an enable or other signal due to resetting the GA144.  In all such cases the RESET low time must be long enough to ensure that code in the chip, particularly boot code, does not awaken at end reset and see a pin high when it should be low.  The default low time in the IDE's definition of RESET is 5 </w:t>
      </w:r>
      <w:proofErr w:type="spellStart"/>
      <w:r w:rsidR="00F409E1">
        <w:t>ms</w:t>
      </w:r>
      <w:proofErr w:type="spellEnd"/>
      <w:r w:rsidR="00F409E1">
        <w:t xml:space="preserve"> as delivered.</w:t>
      </w:r>
    </w:p>
    <w:p w14:paraId="3E3FE7B1" w14:textId="77777777" w:rsidR="00E405DC" w:rsidRDefault="00E405DC" w:rsidP="009300A6">
      <w:pPr>
        <w:pStyle w:val="BodyText"/>
      </w:pPr>
    </w:p>
    <w:p w14:paraId="10B87DF4" w14:textId="77777777" w:rsidR="00BE0398" w:rsidRDefault="00BE0398" w:rsidP="009300A6">
      <w:pPr>
        <w:pStyle w:val="BodyText"/>
        <w:sectPr w:rsidR="00BE0398" w:rsidSect="00CF38DF">
          <w:pgSz w:w="12240" w:h="15840" w:code="1"/>
          <w:pgMar w:top="1440" w:right="1080" w:bottom="1440" w:left="1440" w:header="720" w:footer="720" w:gutter="0"/>
          <w:cols w:space="720"/>
          <w:docGrid w:linePitch="272"/>
        </w:sectPr>
      </w:pPr>
    </w:p>
    <w:p w14:paraId="10C4ACE5" w14:textId="77777777" w:rsidR="009C7178" w:rsidRPr="00BE0398" w:rsidRDefault="009C7178" w:rsidP="00340122">
      <w:pPr>
        <w:pStyle w:val="Heading3"/>
      </w:pPr>
      <w:bookmarkStart w:id="555" w:name="_Ref472362505"/>
      <w:bookmarkStart w:id="556" w:name="_Ref472362517"/>
      <w:bookmarkStart w:id="557" w:name="_Ref472362562"/>
      <w:bookmarkStart w:id="558" w:name="_Toc119163492"/>
      <w:r w:rsidRPr="00BE0398">
        <w:lastRenderedPageBreak/>
        <w:t>Working with Two Chips</w:t>
      </w:r>
      <w:r w:rsidR="00340122" w:rsidRPr="00BE0398">
        <w:t xml:space="preserve"> using External IDE</w:t>
      </w:r>
      <w:bookmarkEnd w:id="555"/>
      <w:bookmarkEnd w:id="556"/>
      <w:bookmarkEnd w:id="557"/>
      <w:bookmarkEnd w:id="558"/>
    </w:p>
    <w:p w14:paraId="642989F5" w14:textId="77777777" w:rsidR="009C7178" w:rsidRPr="00CD6778" w:rsidRDefault="009C7178" w:rsidP="00B412F0">
      <w:pPr>
        <w:pStyle w:val="BodyText"/>
      </w:pPr>
      <w:r>
        <w:t>The IDE may be used to interactively debug software on both chips of the Evaluation Board as though they were a single chip with 288 nodes</w:t>
      </w:r>
      <w:r w:rsidR="00BE0398">
        <w:t xml:space="preserve"> (two of which are invisible)</w:t>
      </w:r>
      <w:r>
        <w:t>, using just the serial interface for the host chip.</w:t>
      </w:r>
    </w:p>
    <w:p w14:paraId="289E61C2" w14:textId="77777777" w:rsidR="00A97D80" w:rsidRDefault="00BE0398" w:rsidP="00B412F0">
      <w:pPr>
        <w:pStyle w:val="List2"/>
        <w:rPr>
          <w:rFonts w:cs="Calibri"/>
        </w:rPr>
      </w:pPr>
      <w:r>
        <w:rPr>
          <w:rFonts w:ascii="Consolas" w:hAnsi="Consolas" w:cs="Consolas"/>
          <w:b/>
          <w:bCs/>
        </w:rPr>
        <w:t>BRIDGE LOAD</w:t>
      </w:r>
      <w:r w:rsidR="00A97D80">
        <w:rPr>
          <w:rFonts w:ascii="Consolas" w:hAnsi="Consolas" w:cs="Consolas"/>
          <w:b/>
          <w:bCs/>
        </w:rPr>
        <w:t xml:space="preserve">  </w:t>
      </w:r>
      <w:r w:rsidR="009C7178" w:rsidRPr="009C7178">
        <w:rPr>
          <w:rFonts w:cs="Calibri"/>
        </w:rPr>
        <w:t xml:space="preserve">compiles </w:t>
      </w:r>
      <w:r w:rsidR="009C7178" w:rsidRPr="00CD6778">
        <w:t>a</w:t>
      </w:r>
      <w:r w:rsidR="009C7178">
        <w:t xml:space="preserve"> host IDE</w:t>
      </w:r>
      <w:r w:rsidR="009C7178" w:rsidRPr="009C7178">
        <w:rPr>
          <w:rFonts w:cs="Calibri"/>
        </w:rPr>
        <w:t xml:space="preserve"> version </w:t>
      </w:r>
      <w:r w:rsidR="009C7178">
        <w:rPr>
          <w:rFonts w:cs="Calibri"/>
        </w:rPr>
        <w:t xml:space="preserve">capable of operating on both </w:t>
      </w:r>
      <w:r w:rsidR="009C7178" w:rsidRPr="009C7178">
        <w:rPr>
          <w:rFonts w:cs="Calibri"/>
        </w:rPr>
        <w:t>chips</w:t>
      </w:r>
      <w:r w:rsidR="009C7178">
        <w:rPr>
          <w:rFonts w:cs="Calibri"/>
        </w:rPr>
        <w:t>.  Initially it</w:t>
      </w:r>
      <w:r>
        <w:rPr>
          <w:rFonts w:cs="Calibri"/>
        </w:rPr>
        <w:t>s environment and function</w:t>
      </w:r>
      <w:r w:rsidR="009C7178">
        <w:rPr>
          <w:rFonts w:cs="Calibri"/>
        </w:rPr>
        <w:t xml:space="preserve"> is identical with  </w:t>
      </w:r>
      <w:r>
        <w:rPr>
          <w:rFonts w:ascii="Consolas" w:hAnsi="Consolas" w:cs="Consolas"/>
        </w:rPr>
        <w:t xml:space="preserve">HOST </w:t>
      </w:r>
      <w:r w:rsidR="009C7178">
        <w:rPr>
          <w:rFonts w:cs="Calibri"/>
        </w:rPr>
        <w:t xml:space="preserve"> </w:t>
      </w:r>
      <w:r>
        <w:rPr>
          <w:rFonts w:cs="Calibri"/>
        </w:rPr>
        <w:t>and you should establish connection with the host chip using  TALK  if it isn't already established</w:t>
      </w:r>
      <w:r w:rsidR="009C7178">
        <w:rPr>
          <w:rFonts w:cs="Calibri"/>
        </w:rPr>
        <w:t>.</w:t>
      </w:r>
    </w:p>
    <w:p w14:paraId="5F191C94" w14:textId="77777777" w:rsidR="00A97D80" w:rsidRPr="005B6BB1" w:rsidRDefault="005B6BB1" w:rsidP="00B412F0">
      <w:pPr>
        <w:pStyle w:val="List2"/>
        <w:rPr>
          <w:rFonts w:asciiTheme="minorHAnsi" w:hAnsiTheme="minorHAnsi" w:cs="Consolas"/>
          <w:bCs/>
        </w:rPr>
      </w:pPr>
      <w:r w:rsidRPr="005B6BB1">
        <w:rPr>
          <w:rFonts w:ascii="Consolas" w:hAnsi="Consolas" w:cs="Consolas"/>
          <w:b/>
          <w:bCs/>
        </w:rPr>
        <w:t>SPAN</w:t>
      </w:r>
      <w:r w:rsidR="00A97D80" w:rsidRPr="005B6BB1">
        <w:rPr>
          <w:rFonts w:ascii="Consolas" w:hAnsi="Consolas" w:cs="Consolas"/>
          <w:b/>
          <w:bCs/>
        </w:rPr>
        <w:t xml:space="preserve">  </w:t>
      </w:r>
      <w:r w:rsidR="00A97D80" w:rsidRPr="005B6BB1">
        <w:rPr>
          <w:rFonts w:asciiTheme="minorHAnsi" w:hAnsiTheme="minorHAnsi" w:cs="Consolas"/>
          <w:bCs/>
        </w:rPr>
        <w:t xml:space="preserve">extends the  bridge  IDE to encompass both chips.  In order to successfully invoke  </w:t>
      </w:r>
      <w:r w:rsidRPr="005B6BB1">
        <w:rPr>
          <w:rFonts w:ascii="Consolas" w:hAnsi="Consolas" w:cs="Consolas"/>
          <w:bCs/>
        </w:rPr>
        <w:t>SPAN</w:t>
      </w:r>
      <w:r w:rsidR="00A97D80" w:rsidRPr="005B6BB1">
        <w:rPr>
          <w:rFonts w:asciiTheme="minorHAnsi" w:hAnsiTheme="minorHAnsi" w:cs="Consolas"/>
          <w:bCs/>
        </w:rPr>
        <w:t xml:space="preserve">  the edge nodes of the host chip starting with 707, proceeding to the left to 700, and downward to and including 300 must be accessible for programming; it is typically used immediately after loading  </w:t>
      </w:r>
      <w:r w:rsidRPr="005B6BB1">
        <w:rPr>
          <w:rFonts w:ascii="Consolas" w:hAnsi="Consolas" w:cs="Consolas"/>
          <w:bCs/>
        </w:rPr>
        <w:t>BRIDGE</w:t>
      </w:r>
      <w:r w:rsidR="00A97D80" w:rsidRPr="005B6BB1">
        <w:rPr>
          <w:rFonts w:asciiTheme="minorHAnsi" w:hAnsiTheme="minorHAnsi" w:cs="Consolas"/>
          <w:bCs/>
        </w:rPr>
        <w:t xml:space="preserve">  </w:t>
      </w:r>
      <w:r w:rsidRPr="005B6BB1">
        <w:rPr>
          <w:rFonts w:asciiTheme="minorHAnsi" w:hAnsiTheme="minorHAnsi" w:cs="Consolas"/>
          <w:bCs/>
        </w:rPr>
        <w:t xml:space="preserve">and establishing host connection </w:t>
      </w:r>
      <w:r w:rsidR="00A97D80" w:rsidRPr="005B6BB1">
        <w:rPr>
          <w:rFonts w:asciiTheme="minorHAnsi" w:hAnsiTheme="minorHAnsi" w:cs="Consolas"/>
          <w:bCs/>
        </w:rPr>
        <w:t xml:space="preserve">unless something such as </w:t>
      </w:r>
      <w:proofErr w:type="spellStart"/>
      <w:r w:rsidR="00A97D80" w:rsidRPr="005B6BB1">
        <w:rPr>
          <w:rFonts w:asciiTheme="minorHAnsi" w:hAnsiTheme="minorHAnsi" w:cs="Consolas"/>
          <w:bCs/>
        </w:rPr>
        <w:t>polyFORTH</w:t>
      </w:r>
      <w:proofErr w:type="spellEnd"/>
      <w:r w:rsidR="00A97D80" w:rsidRPr="005B6BB1">
        <w:rPr>
          <w:rFonts w:asciiTheme="minorHAnsi" w:hAnsiTheme="minorHAnsi" w:cs="Consolas"/>
          <w:bCs/>
        </w:rPr>
        <w:t xml:space="preserve"> needs to be</w:t>
      </w:r>
      <w:r w:rsidRPr="005B6BB1">
        <w:rPr>
          <w:rFonts w:asciiTheme="minorHAnsi" w:hAnsiTheme="minorHAnsi" w:cs="Consolas"/>
          <w:bCs/>
        </w:rPr>
        <w:t xml:space="preserve"> set up on the host chip first.</w:t>
      </w:r>
      <w:r w:rsidR="00A97D80" w:rsidRPr="005B6BB1">
        <w:rPr>
          <w:rFonts w:asciiTheme="minorHAnsi" w:hAnsiTheme="minorHAnsi" w:cs="Consolas"/>
          <w:bCs/>
        </w:rPr>
        <w:t xml:space="preserve">  </w:t>
      </w:r>
      <w:r w:rsidRPr="005B6BB1">
        <w:rPr>
          <w:rFonts w:ascii="Consolas" w:hAnsi="Consolas" w:cs="Consolas"/>
          <w:bCs/>
        </w:rPr>
        <w:t>SPAN</w:t>
      </w:r>
      <w:r w:rsidR="00A97D80" w:rsidRPr="005B6BB1">
        <w:rPr>
          <w:rFonts w:asciiTheme="minorHAnsi" w:hAnsiTheme="minorHAnsi" w:cs="Consolas"/>
          <w:bCs/>
        </w:rPr>
        <w:t xml:space="preserve">  </w:t>
      </w:r>
      <w:r w:rsidR="00E51B93" w:rsidRPr="005B6BB1">
        <w:rPr>
          <w:rFonts w:asciiTheme="minorHAnsi" w:hAnsiTheme="minorHAnsi" w:cs="Consolas"/>
          <w:bCs/>
        </w:rPr>
        <w:t>resets the T</w:t>
      </w:r>
      <w:r w:rsidR="00720BCA" w:rsidRPr="005B6BB1">
        <w:rPr>
          <w:rFonts w:asciiTheme="minorHAnsi" w:hAnsiTheme="minorHAnsi" w:cs="Consolas"/>
          <w:bCs/>
        </w:rPr>
        <w:t>arget chip and programs node 300 on each chip as</w:t>
      </w:r>
      <w:r w:rsidR="00A97D80" w:rsidRPr="005B6BB1">
        <w:rPr>
          <w:rFonts w:asciiTheme="minorHAnsi" w:hAnsiTheme="minorHAnsi" w:cs="Consolas"/>
          <w:bCs/>
        </w:rPr>
        <w:t xml:space="preserve"> a transparent bridge for carrying port communications between </w:t>
      </w:r>
      <w:r w:rsidR="00720BCA" w:rsidRPr="005B6BB1">
        <w:rPr>
          <w:rFonts w:asciiTheme="minorHAnsi" w:hAnsiTheme="minorHAnsi" w:cs="Consolas"/>
          <w:bCs/>
        </w:rPr>
        <w:t>them, using 2-wire synchronous communications.  New default paths 0 and 2 are set up to cover both chips.  Thereafter, nodes 300 are dedicated to this purpose until the chips are reset.</w:t>
      </w:r>
    </w:p>
    <w:p w14:paraId="616A3015" w14:textId="77777777" w:rsidR="009C7178" w:rsidRPr="005B6BB1" w:rsidRDefault="009C7178" w:rsidP="00B412F0">
      <w:pPr>
        <w:pStyle w:val="BodyText"/>
        <w:rPr>
          <w:rFonts w:cs="Calibri"/>
        </w:rPr>
      </w:pPr>
      <w:r w:rsidRPr="005B6BB1">
        <w:rPr>
          <w:rFonts w:cs="Calibri"/>
        </w:rPr>
        <w:t xml:space="preserve">With the port bridge </w:t>
      </w:r>
      <w:r w:rsidR="00E51B93" w:rsidRPr="005B6BB1">
        <w:rPr>
          <w:rFonts w:cs="Calibri"/>
        </w:rPr>
        <w:t>built</w:t>
      </w:r>
      <w:r w:rsidRPr="005B6BB1">
        <w:rPr>
          <w:rFonts w:cs="Calibri"/>
        </w:rPr>
        <w:t xml:space="preserve">, the </w:t>
      </w:r>
      <w:r w:rsidRPr="005B6BB1">
        <w:rPr>
          <w:rFonts w:asciiTheme="minorHAnsi" w:hAnsiTheme="minorHAnsi" w:cs="Consolas"/>
          <w:b/>
          <w:bCs/>
        </w:rPr>
        <w:t xml:space="preserve">up </w:t>
      </w:r>
      <w:r w:rsidRPr="005B6BB1">
        <w:rPr>
          <w:rFonts w:cs="Calibri"/>
        </w:rPr>
        <w:t>ports of node 400 on each chip are logically connected as though they were a simple COM port. Port read/write communications, such as IDE, are basically transparent across this connection except that data transfers take 100 or more times longer</w:t>
      </w:r>
      <w:r w:rsidR="005B6BB1" w:rsidRPr="005B6BB1">
        <w:rPr>
          <w:rFonts w:cs="Calibri"/>
        </w:rPr>
        <w:t>.  The current version of the bridge supports flow control, so unlike the old version node 400 may determine whether the bridge has data for our chip or is ready to send a word to the other chip by examining</w:t>
      </w:r>
      <w:r w:rsidRPr="005B6BB1">
        <w:rPr>
          <w:rFonts w:cs="Calibri"/>
        </w:rPr>
        <w:t xml:space="preserve"> </w:t>
      </w:r>
      <w:r w:rsidRPr="005B6BB1">
        <w:rPr>
          <w:rFonts w:asciiTheme="minorHAnsi" w:hAnsiTheme="minorHAnsi" w:cs="Consolas"/>
          <w:b/>
          <w:bCs/>
        </w:rPr>
        <w:t>io</w:t>
      </w:r>
      <w:r w:rsidR="005B6BB1" w:rsidRPr="005B6BB1">
        <w:rPr>
          <w:rFonts w:cs="Calibri"/>
        </w:rPr>
        <w:t xml:space="preserve">:  If the bridge is sending us a word, node 400 can see </w:t>
      </w:r>
      <w:r w:rsidR="005B6BB1" w:rsidRPr="005B6BB1">
        <w:rPr>
          <w:rFonts w:cs="Calibri"/>
          <w:b/>
        </w:rPr>
        <w:t>up</w:t>
      </w:r>
      <w:r w:rsidR="005B6BB1" w:rsidRPr="005B6BB1">
        <w:rPr>
          <w:rFonts w:cs="Calibri"/>
        </w:rPr>
        <w:t xml:space="preserve"> writing, and after we write to up from node 400 we will not see </w:t>
      </w:r>
      <w:r w:rsidR="005B6BB1" w:rsidRPr="005B6BB1">
        <w:rPr>
          <w:rFonts w:cs="Calibri"/>
          <w:b/>
        </w:rPr>
        <w:t>up</w:t>
      </w:r>
      <w:r w:rsidR="005B6BB1" w:rsidRPr="005B6BB1">
        <w:rPr>
          <w:rFonts w:cs="Calibri"/>
        </w:rPr>
        <w:t xml:space="preserve"> reading again until the word was accepted by 400 in the other chip</w:t>
      </w:r>
      <w:r w:rsidRPr="005B6BB1">
        <w:rPr>
          <w:rFonts w:cs="Calibri"/>
        </w:rPr>
        <w:t>.</w:t>
      </w:r>
      <w:r w:rsidR="003A0F93">
        <w:rPr>
          <w:rFonts w:cs="Calibri"/>
        </w:rPr>
        <w:t xml:space="preserve">  </w:t>
      </w:r>
      <w:r w:rsidR="003A0F93" w:rsidRPr="003A0F93">
        <w:rPr>
          <w:rFonts w:cs="Calibri"/>
          <w:i/>
        </w:rPr>
        <w:t xml:space="preserve">However, you may not infer by seeing </w:t>
      </w:r>
      <w:r w:rsidR="003A0F93" w:rsidRPr="003A0F93">
        <w:rPr>
          <w:rFonts w:cs="Calibri"/>
          <w:b/>
          <w:i/>
        </w:rPr>
        <w:t>up</w:t>
      </w:r>
      <w:r w:rsidR="003A0F93" w:rsidRPr="003A0F93">
        <w:rPr>
          <w:rFonts w:cs="Calibri"/>
          <w:i/>
        </w:rPr>
        <w:t xml:space="preserve"> reading that node 400 on the other chip is at this time reading its </w:t>
      </w:r>
      <w:r w:rsidR="003A0F93" w:rsidRPr="003A0F93">
        <w:rPr>
          <w:rFonts w:cs="Calibri"/>
          <w:b/>
          <w:i/>
        </w:rPr>
        <w:t>up</w:t>
      </w:r>
      <w:r w:rsidR="003A0F93" w:rsidRPr="003A0F93">
        <w:rPr>
          <w:rFonts w:cs="Calibri"/>
          <w:i/>
        </w:rPr>
        <w:t xml:space="preserve"> port.  Any programming method that </w:t>
      </w:r>
      <w:r w:rsidR="003A0F93">
        <w:rPr>
          <w:rFonts w:cs="Calibri"/>
          <w:i/>
        </w:rPr>
        <w:t>depends upon</w:t>
      </w:r>
      <w:r w:rsidR="003A0F93" w:rsidRPr="003A0F93">
        <w:rPr>
          <w:rFonts w:cs="Calibri"/>
          <w:i/>
        </w:rPr>
        <w:t xml:space="preserve"> such awareness will have to be implemented in some other way.</w:t>
      </w:r>
    </w:p>
    <w:p w14:paraId="41C3790F" w14:textId="77777777" w:rsidR="00720BCA" w:rsidRDefault="00E51B93" w:rsidP="00B412F0">
      <w:pPr>
        <w:pStyle w:val="BodyText"/>
      </w:pPr>
      <w:r w:rsidRPr="00BB00BF">
        <w:t xml:space="preserve">The default paths after  </w:t>
      </w:r>
      <w:r w:rsidR="00BB00BF" w:rsidRPr="00BB00BF">
        <w:rPr>
          <w:rFonts w:ascii="Consolas" w:hAnsi="Consolas" w:cs="Consolas"/>
        </w:rPr>
        <w:t>SPAN</w:t>
      </w:r>
      <w:r w:rsidRPr="00BB00BF">
        <w:t xml:space="preserve"> , shown below, facilitate full access to the Target chip </w:t>
      </w:r>
      <w:r w:rsidR="00720BCA" w:rsidRPr="00BB00BF">
        <w:t xml:space="preserve">with or without the </w:t>
      </w:r>
      <w:proofErr w:type="spellStart"/>
      <w:r w:rsidR="00720BCA" w:rsidRPr="00BB00BF">
        <w:t>polyFORTH</w:t>
      </w:r>
      <w:proofErr w:type="spellEnd"/>
      <w:r w:rsidR="00720BCA" w:rsidRPr="00BB00BF">
        <w:t xml:space="preserve"> virtual machine present on the Host chip.</w:t>
      </w:r>
      <w:r w:rsidRPr="00BB00BF">
        <w:t xml:space="preserve"> </w:t>
      </w:r>
      <w:r w:rsidR="00720BCA" w:rsidRPr="00BB00BF">
        <w:t xml:space="preserve"> Extended node numbering is supported in the form </w:t>
      </w:r>
      <w:proofErr w:type="spellStart"/>
      <w:r w:rsidR="00720BCA" w:rsidRPr="00BB00BF">
        <w:t>cyyxx</w:t>
      </w:r>
      <w:proofErr w:type="spellEnd"/>
      <w:r w:rsidR="00720BCA" w:rsidRPr="00BB00BF">
        <w:t xml:space="preserve"> where c is zero-relative chip number; thus nodes 000 through 717 are on the Host chip, while nodes 10000 through 10717 are on the Target chip.</w:t>
      </w:r>
      <w:r w:rsidR="00BB00BF" w:rsidRPr="00BB00BF">
        <w:t xml:space="preserve">  The</w:t>
      </w:r>
      <w:r w:rsidR="00BB00BF">
        <w:t xml:space="preserve"> IDE is aware that a connection from 400 to 10400 exists through their up ports.  </w:t>
      </w:r>
      <w:r w:rsidR="00BB00BF" w:rsidRPr="00BB00BF">
        <w:rPr>
          <w:b/>
          <w:i/>
        </w:rPr>
        <w:t>You may only have one path hooked through the bridge at any time!  Attempting to violate this rule will simply hang.</w:t>
      </w:r>
    </w:p>
    <w:p w14:paraId="03080FB7" w14:textId="77777777" w:rsidR="00613797" w:rsidRDefault="00613797" w:rsidP="00B412F0">
      <w:pPr>
        <w:pStyle w:val="BodyText"/>
        <w:sectPr w:rsidR="00613797" w:rsidSect="00CF38DF">
          <w:pgSz w:w="12240" w:h="15840" w:code="1"/>
          <w:pgMar w:top="1440" w:right="1080" w:bottom="1440" w:left="1440" w:header="720" w:footer="720" w:gutter="0"/>
          <w:cols w:space="720"/>
          <w:docGrid w:linePitch="272"/>
        </w:sectPr>
      </w:pPr>
    </w:p>
    <w:p w14:paraId="674F9C18" w14:textId="41F89D2A" w:rsidR="00E51B93" w:rsidRDefault="00CD6778" w:rsidP="00B92C2D">
      <w:pPr>
        <w:pStyle w:val="Heading3"/>
      </w:pPr>
      <w:bookmarkStart w:id="559" w:name="_Toc119163493"/>
      <w:r w:rsidRPr="00BB00BF">
        <w:rPr>
          <w:b w:val="0"/>
          <w:noProof/>
          <w:kern w:val="0"/>
          <w:sz w:val="20"/>
        </w:rPr>
        <w:lastRenderedPageBreak/>
        <mc:AlternateContent>
          <mc:Choice Requires="wps">
            <w:drawing>
              <wp:anchor distT="0" distB="0" distL="114300" distR="114300" simplePos="0" relativeHeight="251686400" behindDoc="0" locked="0" layoutInCell="1" allowOverlap="1" wp14:anchorId="6626AEF9" wp14:editId="16D56B6B">
                <wp:simplePos x="0" y="0"/>
                <wp:positionH relativeFrom="column">
                  <wp:posOffset>-635</wp:posOffset>
                </wp:positionH>
                <wp:positionV relativeFrom="paragraph">
                  <wp:posOffset>5638165</wp:posOffset>
                </wp:positionV>
                <wp:extent cx="4015740" cy="2619375"/>
                <wp:effectExtent l="0" t="0" r="22860" b="28575"/>
                <wp:wrapSquare wrapText="bothSides"/>
                <wp:docPr id="46" name="Text Box 46"/>
                <wp:cNvGraphicFramePr/>
                <a:graphic xmlns:a="http://schemas.openxmlformats.org/drawingml/2006/main">
                  <a:graphicData uri="http://schemas.microsoft.com/office/word/2010/wordprocessingShape">
                    <wps:wsp>
                      <wps:cNvSpPr txBox="1"/>
                      <wps:spPr>
                        <a:xfrm>
                          <a:off x="0" y="0"/>
                          <a:ext cx="4015740" cy="26193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7D0A82F" w14:textId="3D2184B1" w:rsidR="00D3352C" w:rsidRDefault="00DA6B1C" w:rsidP="00494C89">
                            <w:r>
                              <w:rPr>
                                <w:b/>
                              </w:rPr>
                              <w:object w:dxaOrig="18811" w:dyaOrig="12649" w14:anchorId="259104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27.3pt;height:220.1pt">
                                  <v:imagedata r:id="rId16" o:title=""/>
                                </v:shape>
                                <o:OLEObject Type="Link" ProgID="Visio.Drawing.11" ShapeID="_x0000_i1026" DrawAspect="Content" r:id="rId17" UpdateMode="Always">
                                  <o:LinkType>EnhancedMetaFile</o:LinkType>
                                  <o:LockedField>false</o:LockedField>
                                  <o:FieldCodes>\f 0</o:FieldCodes>
                                </o:OLEObject>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626AEF9" id="_x0000_t202" coordsize="21600,21600" o:spt="202" path="m,l,21600r21600,l21600,xe">
                <v:stroke joinstyle="miter"/>
                <v:path gradientshapeok="t" o:connecttype="rect"/>
              </v:shapetype>
              <v:shape id="Text Box 46" o:spid="_x0000_s1026" type="#_x0000_t202" style="position:absolute;left:0;text-align:left;margin-left:-.05pt;margin-top:443.95pt;width:316.2pt;height:206.25pt;z-index:2516864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" fillcolor="white [3201]" strokeweight=".5pt">
                <v:textbox style="mso-fit-shape-to-text:t">
                  <w:txbxContent>
                    <w:p w14:paraId="07D0A82F" w14:textId="3D2184B1" w:rsidR="00D3352C" w:rsidRDefault="00DA6B1C" w:rsidP="00494C89">
                      <w:r>
                        <w:rPr>
                          <w:b/>
                        </w:rPr>
                        <w:object w:dxaOrig="18811" w:dyaOrig="12649" w14:anchorId="2591043C">
                          <v:shape id="_x0000_i1026" type="#_x0000_t75" style="width:327.3pt;height:220.1pt">
                            <v:imagedata r:id="rId16" o:title=""/>
                          </v:shape>
                          <o:OLEObject Type="Link" ProgID="Visio.Drawing.11" ShapeID="_x0000_i1026" DrawAspect="Content" r:id="rId18" UpdateMode="Always">
                            <o:LinkType>EnhancedMetaFile</o:LinkType>
                            <o:LockedField>false</o:LockedField>
                            <o:FieldCodes>\f 0</o:FieldCodes>
                          </o:OLEObject>
                        </w:object>
                      </w:r>
                    </w:p>
                  </w:txbxContent>
                </v:textbox>
                <w10:wrap type="square"/>
              </v:shape>
            </w:pict>
          </mc:Fallback>
        </mc:AlternateContent>
      </w:r>
      <w:r w:rsidR="008A5EA3" w:rsidRPr="00BB00BF">
        <w:t xml:space="preserve">Default External </w:t>
      </w:r>
      <w:r w:rsidR="00E51B93" w:rsidRPr="00BB00BF">
        <w:t>IDE Paths</w:t>
      </w:r>
      <w:bookmarkEnd w:id="559"/>
    </w:p>
    <w:p w14:paraId="742442E6" w14:textId="1442CA0D" w:rsidR="00CD6778" w:rsidRDefault="003404CF">
      <w:pPr>
        <w:pStyle w:val="BodyText"/>
      </w:pPr>
      <w:r w:rsidRPr="00BB00BF">
        <w:rPr>
          <w:noProof/>
        </w:rPr>
        <mc:AlternateContent>
          <mc:Choice Requires="wps">
            <w:drawing>
              <wp:anchor distT="0" distB="0" distL="114300" distR="114300" simplePos="0" relativeHeight="251689472" behindDoc="0" locked="0" layoutInCell="1" allowOverlap="1" wp14:anchorId="61F546A2" wp14:editId="1486A996">
                <wp:simplePos x="0" y="0"/>
                <wp:positionH relativeFrom="column">
                  <wp:posOffset>3810</wp:posOffset>
                </wp:positionH>
                <wp:positionV relativeFrom="paragraph">
                  <wp:posOffset>37465</wp:posOffset>
                </wp:positionV>
                <wp:extent cx="5983605" cy="3091815"/>
                <wp:effectExtent l="0" t="0" r="17145" b="13335"/>
                <wp:wrapSquare wrapText="bothSides"/>
                <wp:docPr id="52" name="Text Box 52"/>
                <wp:cNvGraphicFramePr/>
                <a:graphic xmlns:a="http://schemas.openxmlformats.org/drawingml/2006/main">
                  <a:graphicData uri="http://schemas.microsoft.com/office/word/2010/wordprocessingShape">
                    <wps:wsp>
                      <wps:cNvSpPr txBox="1"/>
                      <wps:spPr>
                        <a:xfrm>
                          <a:off x="0" y="0"/>
                          <a:ext cx="5983605" cy="3091815"/>
                        </a:xfrm>
                        <a:prstGeom prst="rect">
                          <a:avLst/>
                        </a:prstGeom>
                        <a:solidFill>
                          <a:sysClr val="window" lastClr="FFFFFF"/>
                        </a:solidFill>
                        <a:ln w="6350">
                          <a:solidFill>
                            <a:prstClr val="black"/>
                          </a:solidFill>
                        </a:ln>
                        <a:effectLst/>
                      </wps:spPr>
                      <wps:txbx>
                        <w:txbxContent>
                          <w:p w14:paraId="1BE1C0A2" w14:textId="2A2F1C99" w:rsidR="00D3352C" w:rsidRDefault="00DA6B1C" w:rsidP="00B46069">
                            <w:r>
                              <w:rPr>
                                <w:b/>
                              </w:rPr>
                              <w:object w:dxaOrig="18811" w:dyaOrig="12649" w14:anchorId="367BCFAE">
                                <v:shape id="_x0000_i1028" type="#_x0000_t75" style="width:326.2pt;height:213.5pt">
                                  <v:imagedata r:id="rId19" o:title=""/>
                                </v:shape>
                                <o:OLEObject Type="Link" ProgID="Visio.Drawing.11" ShapeID="_x0000_i1028" DrawAspect="Content" r:id="rId20" UpdateMode="Always">
                                  <o:LinkType>EnhancedMetaFile</o:LinkType>
                                  <o:LockedField>false</o:LockedField>
                                  <o:FieldCodes>\f 0</o:FieldCodes>
                                </o:OLEObject>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1F546A2" id="Text Box 52" o:spid="_x0000_s1027" type="#_x0000_t202" style="position:absolute;margin-left:.3pt;margin-top:2.95pt;width:471.15pt;height:243.45pt;z-index:2516894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" fillcolor="window" strokeweight=".5pt">
                <v:textbox style="mso-fit-shape-to-text:t">
                  <w:txbxContent>
                    <w:p w14:paraId="1BE1C0A2" w14:textId="2A2F1C99" w:rsidR="00D3352C" w:rsidRDefault="00DA6B1C" w:rsidP="00B46069">
                      <w:r>
                        <w:rPr>
                          <w:b/>
                        </w:rPr>
                        <w:object w:dxaOrig="18811" w:dyaOrig="12649" w14:anchorId="367BCFAE">
                          <v:shape id="_x0000_i1028" type="#_x0000_t75" style="width:326.2pt;height:213.5pt">
                            <v:imagedata r:id="rId19" o:title=""/>
                          </v:shape>
                          <o:OLEObject Type="Link" ProgID="Visio.Drawing.11" ShapeID="_x0000_i1028" DrawAspect="Content" r:id="rId21" UpdateMode="Always">
                            <o:LinkType>EnhancedMetaFile</o:LinkType>
                            <o:LockedField>false</o:LockedField>
                            <o:FieldCodes>\f 0</o:FieldCodes>
                          </o:OLEObject>
                        </w:object>
                      </w:r>
                    </w:p>
                  </w:txbxContent>
                </v:textbox>
                <w10:wrap type="square"/>
              </v:shape>
            </w:pict>
          </mc:Fallback>
        </mc:AlternateContent>
      </w:r>
      <w:r w:rsidR="00BB00BF">
        <w:t xml:space="preserve">After loading HOST, BRIDGE or TARGET these paths exist in the chip to which the serial connection has been made.  </w:t>
      </w:r>
      <w:r w:rsidR="00CD6778">
        <w:t xml:space="preserve">Path 1 is available for general use </w:t>
      </w:r>
      <w:r w:rsidR="00BB00BF">
        <w:t>at that time.</w:t>
      </w:r>
    </w:p>
    <w:p w14:paraId="2E275DE7" w14:textId="77777777" w:rsidR="00CD6778" w:rsidRDefault="00CD6778">
      <w:pPr>
        <w:pStyle w:val="BodyText"/>
      </w:pPr>
    </w:p>
    <w:p w14:paraId="374A3392" w14:textId="77777777" w:rsidR="00CD6778" w:rsidRDefault="00CD6778">
      <w:pPr>
        <w:pStyle w:val="BodyText"/>
      </w:pPr>
    </w:p>
    <w:p w14:paraId="34A93AE9" w14:textId="77777777" w:rsidR="00CD6778" w:rsidRDefault="00CD6778">
      <w:pPr>
        <w:pStyle w:val="BodyText"/>
      </w:pPr>
    </w:p>
    <w:p w14:paraId="5B45D270" w14:textId="77777777" w:rsidR="00CD6778" w:rsidRDefault="00CD6778">
      <w:pPr>
        <w:pStyle w:val="BodyText"/>
      </w:pPr>
    </w:p>
    <w:p w14:paraId="20A6EBB4" w14:textId="77777777" w:rsidR="00CD6778" w:rsidRDefault="00CD6778">
      <w:pPr>
        <w:pStyle w:val="BodyText"/>
      </w:pPr>
    </w:p>
    <w:p w14:paraId="3EAD2A23" w14:textId="77777777" w:rsidR="00CD6778" w:rsidRDefault="00CD6778">
      <w:pPr>
        <w:pStyle w:val="BodyText"/>
      </w:pPr>
    </w:p>
    <w:p w14:paraId="14366113" w14:textId="79B22A1F" w:rsidR="00CD6778" w:rsidRDefault="003404CF">
      <w:pPr>
        <w:pStyle w:val="BodyText"/>
      </w:pPr>
      <w:r w:rsidRPr="00BB00BF">
        <w:rPr>
          <w:noProof/>
        </w:rPr>
        <mc:AlternateContent>
          <mc:Choice Requires="wps">
            <w:drawing>
              <wp:anchor distT="0" distB="0" distL="114300" distR="114300" simplePos="0" relativeHeight="251692544" behindDoc="0" locked="0" layoutInCell="1" allowOverlap="1" wp14:anchorId="07786636" wp14:editId="0D249E6F">
                <wp:simplePos x="0" y="0"/>
                <wp:positionH relativeFrom="column">
                  <wp:posOffset>-4457700</wp:posOffset>
                </wp:positionH>
                <wp:positionV relativeFrom="paragraph">
                  <wp:posOffset>150495</wp:posOffset>
                </wp:positionV>
                <wp:extent cx="4015740" cy="2684780"/>
                <wp:effectExtent l="0" t="0" r="17145" b="20320"/>
                <wp:wrapSquare wrapText="bothSides"/>
                <wp:docPr id="58" name="Text Box 58"/>
                <wp:cNvGraphicFramePr/>
                <a:graphic xmlns:a="http://schemas.openxmlformats.org/drawingml/2006/main">
                  <a:graphicData uri="http://schemas.microsoft.com/office/word/2010/wordprocessingShape">
                    <wps:wsp>
                      <wps:cNvSpPr txBox="1"/>
                      <wps:spPr>
                        <a:xfrm>
                          <a:off x="0" y="0"/>
                          <a:ext cx="4015740" cy="2684780"/>
                        </a:xfrm>
                        <a:prstGeom prst="rect">
                          <a:avLst/>
                        </a:prstGeom>
                        <a:solidFill>
                          <a:sysClr val="window" lastClr="FFFFFF"/>
                        </a:solidFill>
                        <a:ln w="6350">
                          <a:solidFill>
                            <a:prstClr val="black"/>
                          </a:solidFill>
                        </a:ln>
                        <a:effectLst/>
                      </wps:spPr>
                      <wps:txbx>
                        <w:txbxContent>
                          <w:p w14:paraId="68D36492" w14:textId="6CF9412B" w:rsidR="00D3352C" w:rsidRDefault="00DA6B1C" w:rsidP="00816652">
                            <w:r>
                              <w:rPr>
                                <w:b/>
                              </w:rPr>
                              <w:object w:dxaOrig="18811" w:dyaOrig="12649" w14:anchorId="475C2ECA">
                                <v:shape id="_x0000_i1030" type="#_x0000_t75" style="width:326.2pt;height:211.6pt">
                                  <v:imagedata r:id="rId22" o:title=""/>
                                </v:shape>
                                <o:OLEObject Type="Link" ProgID="Visio.Drawing.11" ShapeID="_x0000_i1030" DrawAspect="Content" r:id="rId23" UpdateMode="Always">
                                  <o:LinkType>EnhancedMetaFile</o:LinkType>
                                  <o:LockedField>false</o:LockedField>
                                  <o:FieldCodes>\f 0</o:FieldCodes>
                                </o:OLEObject>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7786636" id="Text Box 58" o:spid="_x0000_s1028" type="#_x0000_t202" style="position:absolute;margin-left:-351pt;margin-top:11.85pt;width:316.2pt;height:211.4pt;z-index:2516925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" fillcolor="window" strokeweight=".5pt">
                <v:textbox style="mso-fit-shape-to-text:t">
                  <w:txbxContent>
                    <w:p w14:paraId="68D36492" w14:textId="6CF9412B" w:rsidR="00D3352C" w:rsidRDefault="00DA6B1C" w:rsidP="00816652">
                      <w:r>
                        <w:rPr>
                          <w:b/>
                        </w:rPr>
                        <w:object w:dxaOrig="18811" w:dyaOrig="12649" w14:anchorId="475C2ECA">
                          <v:shape id="_x0000_i1030" type="#_x0000_t75" style="width:326.2pt;height:211.6pt">
                            <v:imagedata r:id="rId22" o:title=""/>
                          </v:shape>
                          <o:OLEObject Type="Link" ProgID="Visio.Drawing.11" ShapeID="_x0000_i1030" DrawAspect="Content" r:id="rId24" UpdateMode="Always">
                            <o:LinkType>EnhancedMetaFile</o:LinkType>
                            <o:LockedField>false</o:LockedField>
                            <o:FieldCodes>\f 0</o:FieldCodes>
                          </o:OLEObject>
                        </w:object>
                      </w:r>
                    </w:p>
                  </w:txbxContent>
                </v:textbox>
                <w10:wrap type="square"/>
              </v:shape>
            </w:pict>
          </mc:Fallback>
        </mc:AlternateContent>
      </w:r>
    </w:p>
    <w:p w14:paraId="0536E003" w14:textId="77777777" w:rsidR="00CD6778" w:rsidRDefault="00CD6778">
      <w:pPr>
        <w:pStyle w:val="BodyText"/>
      </w:pPr>
      <w:r w:rsidRPr="003D5956">
        <w:t xml:space="preserve">After  </w:t>
      </w:r>
      <w:r w:rsidR="00BB00BF" w:rsidRPr="003D5956">
        <w:t>SPAN</w:t>
      </w:r>
      <w:r w:rsidRPr="003D5956">
        <w:t xml:space="preserve">  path 0 is generally used for target chip</w:t>
      </w:r>
      <w:r w:rsidR="00BB00BF" w:rsidRPr="003D5956">
        <w:t>,</w:t>
      </w:r>
      <w:r w:rsidR="00BB00BF">
        <w:t xml:space="preserve"> starting on host and passing thru the bridge to cover the entire target as shown here</w:t>
      </w:r>
    </w:p>
    <w:p w14:paraId="253C78DB" w14:textId="77777777" w:rsidR="00CD6778" w:rsidRDefault="00CD6778">
      <w:pPr>
        <w:pStyle w:val="BodyText"/>
      </w:pPr>
    </w:p>
    <w:p w14:paraId="1BF53204" w14:textId="77777777" w:rsidR="00CD6778" w:rsidRDefault="00CD6778">
      <w:pPr>
        <w:pStyle w:val="BodyText"/>
      </w:pPr>
    </w:p>
    <w:p w14:paraId="288C8FBB" w14:textId="77777777" w:rsidR="00CD6778" w:rsidRDefault="00CD6778">
      <w:pPr>
        <w:pStyle w:val="BodyText"/>
      </w:pPr>
    </w:p>
    <w:p w14:paraId="3372CF54" w14:textId="77777777" w:rsidR="00CD6778" w:rsidRDefault="00CD6778">
      <w:pPr>
        <w:pStyle w:val="BodyText"/>
      </w:pPr>
    </w:p>
    <w:p w14:paraId="56888D8D" w14:textId="77777777" w:rsidR="00CD6778" w:rsidRDefault="00CD6778">
      <w:pPr>
        <w:pStyle w:val="BodyText"/>
      </w:pPr>
    </w:p>
    <w:p w14:paraId="4FAB315D" w14:textId="77777777" w:rsidR="00BB00BF" w:rsidRDefault="00BB00BF">
      <w:pPr>
        <w:pStyle w:val="BodyText"/>
      </w:pPr>
    </w:p>
    <w:p w14:paraId="57A678B0" w14:textId="77777777" w:rsidR="00BB00BF" w:rsidRPr="00E72FAC" w:rsidRDefault="00CD6778">
      <w:pPr>
        <w:pStyle w:val="BodyText"/>
      </w:pPr>
      <w:r w:rsidRPr="00E72FAC">
        <w:t>... and path 2 is generally used for the host chip.  Path 1 is available for general use.</w:t>
      </w:r>
      <w:r w:rsidR="00BB00BF" w:rsidRPr="00E72FAC">
        <w:t xml:space="preserve">  Path 0 by default avoids passing through the top row of nodes on the host because in </w:t>
      </w:r>
      <w:proofErr w:type="spellStart"/>
      <w:r w:rsidR="00BB00BF" w:rsidRPr="00E72FAC">
        <w:t>polyFORTH</w:t>
      </w:r>
      <w:proofErr w:type="spellEnd"/>
      <w:r w:rsidR="00BB00BF" w:rsidRPr="00E72FAC">
        <w:t xml:space="preserve"> environment node 705 is programmed for SPI flash operations.</w:t>
      </w:r>
    </w:p>
    <w:p w14:paraId="0BDEC8F3" w14:textId="29667CDC" w:rsidR="00CD6778" w:rsidRDefault="00E72FAC">
      <w:pPr>
        <w:pStyle w:val="BodyText"/>
      </w:pPr>
      <w:r w:rsidRPr="00E72FAC">
        <w:t>Because paths 0 and 2 share nodes one should be unhooked before the other is hooked through those nodes.</w:t>
      </w:r>
      <w:r w:rsidR="003404CF">
        <w:t xml:space="preserve">  </w:t>
      </w:r>
      <w:r w:rsidR="00045047" w:rsidRPr="00E72FAC">
        <w:t>The port bridge only requires special code in nodes 300 and 10300.</w:t>
      </w:r>
    </w:p>
    <w:p w14:paraId="7CCFD256" w14:textId="77777777" w:rsidR="00CD6778" w:rsidRDefault="00CD6778">
      <w:pPr>
        <w:pStyle w:val="BodyText"/>
        <w:sectPr w:rsidR="00CD6778" w:rsidSect="00CF38DF">
          <w:pgSz w:w="12240" w:h="15840" w:code="1"/>
          <w:pgMar w:top="1440" w:right="1080" w:bottom="1440" w:left="1440" w:header="720" w:footer="720" w:gutter="0"/>
          <w:cols w:space="720"/>
          <w:docGrid w:linePitch="272"/>
        </w:sectPr>
      </w:pPr>
    </w:p>
    <w:p w14:paraId="4BC5390F" w14:textId="77777777" w:rsidR="00340122" w:rsidRPr="00340122" w:rsidRDefault="00340122" w:rsidP="00340122">
      <w:pPr>
        <w:pStyle w:val="Heading2"/>
        <w:rPr>
          <w:highlight w:val="yellow"/>
        </w:rPr>
      </w:pPr>
      <w:bookmarkStart w:id="560" w:name="_Toc119163494"/>
      <w:r w:rsidRPr="00340122">
        <w:rPr>
          <w:highlight w:val="yellow"/>
        </w:rPr>
        <w:lastRenderedPageBreak/>
        <w:t>Internal IDE</w:t>
      </w:r>
      <w:bookmarkEnd w:id="560"/>
    </w:p>
    <w:p w14:paraId="682ACC30" w14:textId="77777777" w:rsidR="00340122" w:rsidRPr="00340122" w:rsidRDefault="00340122" w:rsidP="00340122">
      <w:pPr>
        <w:pStyle w:val="Heading3"/>
        <w:rPr>
          <w:highlight w:val="yellow"/>
        </w:rPr>
      </w:pPr>
      <w:bookmarkStart w:id="561" w:name="_Toc119163495"/>
      <w:r w:rsidRPr="00340122">
        <w:rPr>
          <w:highlight w:val="yellow"/>
        </w:rPr>
        <w:t>Terminology</w:t>
      </w:r>
      <w:bookmarkEnd w:id="561"/>
    </w:p>
    <w:p w14:paraId="4CE8422D" w14:textId="77777777" w:rsidR="00340122" w:rsidRPr="00340122" w:rsidRDefault="00340122" w:rsidP="00340122">
      <w:pPr>
        <w:pStyle w:val="Heading3"/>
        <w:rPr>
          <w:highlight w:val="yellow"/>
        </w:rPr>
      </w:pPr>
      <w:bookmarkStart w:id="562" w:name="_Toc119163496"/>
      <w:r w:rsidRPr="00340122">
        <w:rPr>
          <w:highlight w:val="yellow"/>
        </w:rPr>
        <w:t>Using the Internal IDE</w:t>
      </w:r>
      <w:bookmarkEnd w:id="562"/>
    </w:p>
    <w:p w14:paraId="053F920A" w14:textId="77777777" w:rsidR="00340122" w:rsidRPr="00340122" w:rsidRDefault="00340122" w:rsidP="00340122">
      <w:pPr>
        <w:pStyle w:val="BodyText"/>
      </w:pPr>
      <w:r>
        <w:t>Internal IDE Vocabulary</w:t>
      </w:r>
    </w:p>
    <w:p w14:paraId="72D24D5D" w14:textId="77777777" w:rsidR="000B5344" w:rsidRDefault="000B5344" w:rsidP="00654AC8">
      <w:pPr>
        <w:pStyle w:val="BodyText"/>
      </w:pPr>
    </w:p>
    <w:p w14:paraId="5197F635" w14:textId="6AAE1FFD" w:rsidR="004125EF" w:rsidRPr="002F5D7C" w:rsidRDefault="00354CF0" w:rsidP="009E2108">
      <w:pPr>
        <w:pStyle w:val="Heading1"/>
      </w:pPr>
      <w:bookmarkStart w:id="563" w:name="_Ref303940946"/>
      <w:r>
        <w:br w:type="page"/>
      </w:r>
      <w:bookmarkStart w:id="564" w:name="_Toc119163497"/>
      <w:r w:rsidR="004125EF" w:rsidRPr="002F5D7C">
        <w:lastRenderedPageBreak/>
        <w:t>Preparing Boot Streams</w:t>
      </w:r>
      <w:bookmarkEnd w:id="564"/>
    </w:p>
    <w:p w14:paraId="4DCD2904" w14:textId="77777777" w:rsidR="004125EF" w:rsidRDefault="004125EF" w:rsidP="004125EF">
      <w:pPr>
        <w:pStyle w:val="BodyText"/>
      </w:pPr>
      <w:r>
        <w:t xml:space="preserve">While the external IDE may be used to load and interact with F18 code in any chip for hardware or software testing without requiring any other hardware or initialization on the part of the chip, higher level modules such as the </w:t>
      </w:r>
      <w:proofErr w:type="spellStart"/>
      <w:r>
        <w:t>polyFORTH</w:t>
      </w:r>
      <w:proofErr w:type="spellEnd"/>
      <w:r>
        <w:t xml:space="preserve"> Virtual Machine may require additional hardware and the loading and initialization of many nodes as well as perhaps external SRAM in a practically simultaneous manner.  This is best done by generating a </w:t>
      </w:r>
      <w:r w:rsidRPr="004125EF">
        <w:rPr>
          <w:b/>
          <w:i/>
        </w:rPr>
        <w:t>boot stream</w:t>
      </w:r>
      <w:r>
        <w:t xml:space="preserve"> to do all of that.</w:t>
      </w:r>
    </w:p>
    <w:p w14:paraId="52AB6F85" w14:textId="77777777" w:rsidR="004125EF" w:rsidRDefault="004125EF" w:rsidP="004125EF">
      <w:pPr>
        <w:pStyle w:val="BodyText"/>
      </w:pPr>
      <w:r>
        <w:t xml:space="preserve">Unless equipped with special ROM or booted using SERDES, our chips must be booted after reset by having a suitable </w:t>
      </w:r>
      <w:r w:rsidRPr="00760EC4">
        <w:rPr>
          <w:i/>
        </w:rPr>
        <w:t>boot stream</w:t>
      </w:r>
      <w:r>
        <w:t xml:space="preserve"> made available to one of its </w:t>
      </w:r>
      <w:r w:rsidRPr="00760EC4">
        <w:rPr>
          <w:i/>
        </w:rPr>
        <w:t>boot nodes</w:t>
      </w:r>
      <w:r>
        <w:t xml:space="preserve"> (such as async serial, 2-wire synchronous serial, or SPI flash nodes that are enabled for boot after reset.)  A </w:t>
      </w:r>
      <w:r w:rsidRPr="00760EC4">
        <w:t>boot stream</w:t>
      </w:r>
      <w:r>
        <w:t xml:space="preserve"> consists of one or more </w:t>
      </w:r>
      <w:r w:rsidRPr="00DC08F0">
        <w:rPr>
          <w:i/>
        </w:rPr>
        <w:t>boot frames</w:t>
      </w:r>
      <w:r>
        <w:t xml:space="preserve">, which are data structures defined and processed by the </w:t>
      </w:r>
      <w:r w:rsidRPr="00760EC4">
        <w:t xml:space="preserve">boot nodes </w:t>
      </w:r>
      <w:r>
        <w:t xml:space="preserve">of our chips.  Each boot frame contains zero or more words of data, a starting memory or port address at which the data are consecutively written, and a jump address to which control is transferred by the boot node after the frame has been processed.  Every boot node defines a </w:t>
      </w:r>
      <w:r w:rsidRPr="00DC08F0">
        <w:rPr>
          <w:i/>
        </w:rPr>
        <w:t>concatenation address</w:t>
      </w:r>
      <w:r>
        <w:t xml:space="preserve"> to which a boot frame may jump to process another frame.  After reset, a chip may boot itself from a slave device such as SPI flash memory, or it may wait to receive boot stream(s) on one or more of its enabled interfaces.  For example, a daisy chain of subsidiary chips may be booted by a master chip using frames stored in the master's mass storage or read from its boot device (such as an SPI flash).  As another example, the external IDE works by transmitting boot frames into the chip under test.  </w:t>
      </w:r>
      <w:proofErr w:type="spellStart"/>
      <w:r>
        <w:t>arrayForth</w:t>
      </w:r>
      <w:proofErr w:type="spellEnd"/>
      <w:r>
        <w:t xml:space="preserve"> hosts can build and transmit streams of boot frames into a target chip for efficient booting (the old IDE based boot mechanism has been deprecated in arrayForth-3.)</w:t>
      </w:r>
    </w:p>
    <w:p w14:paraId="15E21ED4" w14:textId="77777777" w:rsidR="004125EF" w:rsidRPr="00A83552" w:rsidRDefault="004125EF" w:rsidP="004125EF">
      <w:pPr>
        <w:pStyle w:val="Heading2"/>
      </w:pPr>
      <w:bookmarkStart w:id="565" w:name="_Ref303929559"/>
      <w:bookmarkStart w:id="566" w:name="_Toc119163498"/>
      <w:r w:rsidRPr="00A83552">
        <w:t>The Streamer Utility</w:t>
      </w:r>
      <w:bookmarkEnd w:id="565"/>
      <w:bookmarkEnd w:id="566"/>
    </w:p>
    <w:p w14:paraId="1EC578DE" w14:textId="77777777" w:rsidR="004125EF" w:rsidRDefault="004125EF" w:rsidP="004125EF">
      <w:pPr>
        <w:pStyle w:val="BodyText"/>
      </w:pPr>
      <w:r>
        <w:t xml:space="preserve">This utility is a set of tools for generating and packaging </w:t>
      </w:r>
      <w:r w:rsidRPr="00FB1EEE">
        <w:rPr>
          <w:b/>
          <w:i/>
        </w:rPr>
        <w:t>boot streams</w:t>
      </w:r>
      <w:r>
        <w:t xml:space="preserve"> that consist of one or more </w:t>
      </w:r>
      <w:r w:rsidRPr="00FB1EEE">
        <w:rPr>
          <w:b/>
          <w:i/>
        </w:rPr>
        <w:t>frames</w:t>
      </w:r>
      <w:r>
        <w:t xml:space="preserve">.  In a boot stream, each frame has a </w:t>
      </w:r>
      <w:r w:rsidRPr="00FB1EEE">
        <w:rPr>
          <w:b/>
          <w:i/>
        </w:rPr>
        <w:t>header</w:t>
      </w:r>
      <w:r>
        <w:t xml:space="preserve"> to be interpreted by a </w:t>
      </w:r>
      <w:r w:rsidRPr="00FB1EEE">
        <w:rPr>
          <w:b/>
          <w:i/>
        </w:rPr>
        <w:t>boot node</w:t>
      </w:r>
      <w:r>
        <w:t xml:space="preserve">, and will end either by returning to a simple function in the boot node such as its  </w:t>
      </w:r>
      <w:r w:rsidRPr="00FB1EEE">
        <w:rPr>
          <w:b/>
        </w:rPr>
        <w:t>warm</w:t>
      </w:r>
      <w:r>
        <w:t xml:space="preserve">  </w:t>
      </w:r>
      <w:r w:rsidRPr="00FB1EEE">
        <w:rPr>
          <w:b/>
        </w:rPr>
        <w:t>cold</w:t>
      </w:r>
      <w:r>
        <w:t xml:space="preserve">  or its appropriate </w:t>
      </w:r>
      <w:r w:rsidRPr="00FB1EEE">
        <w:rPr>
          <w:b/>
          <w:i/>
        </w:rPr>
        <w:t>concatenation address</w:t>
      </w:r>
      <w:r>
        <w:t xml:space="preserve">; in some circumstances the boot node will be given code to execute, which may read additional data from the boot stream and dispose of it in some way (for example, copying the </w:t>
      </w:r>
      <w:proofErr w:type="spellStart"/>
      <w:r>
        <w:t>polyFORTH</w:t>
      </w:r>
      <w:proofErr w:type="spellEnd"/>
      <w:r>
        <w:t xml:space="preserve"> nucleus into external SRAM) before completing its job and returning to such a place in the boot node, perhaps with a new </w:t>
      </w:r>
      <w:r w:rsidRPr="00FB1EEE">
        <w:rPr>
          <w:b/>
          <w:i/>
        </w:rPr>
        <w:t>starting address for the next frame</w:t>
      </w:r>
      <w:r>
        <w:t xml:space="preserve"> in the case of SPI flash.  Streams may also be generated for insertion into a node attached to the Snorkel, in which case no boot headers are necessary and special methods must be used if that first node is itself to be programmed.</w:t>
      </w:r>
    </w:p>
    <w:p w14:paraId="18BAABED" w14:textId="77777777" w:rsidR="004125EF" w:rsidRDefault="004125EF" w:rsidP="004125EF">
      <w:pPr>
        <w:pStyle w:val="BodyText"/>
      </w:pPr>
      <w:r>
        <w:t xml:space="preserve">The Streamer operates in two phases.  In the first, it composes the entire stream as instructed, one 18-bit word per 32-bit cell in memory (in pF/144 we do this using unallocated space in the nearly 1 </w:t>
      </w:r>
      <w:proofErr w:type="spellStart"/>
      <w:r>
        <w:t>Megaword</w:t>
      </w:r>
      <w:proofErr w:type="spellEnd"/>
      <w:r>
        <w:t xml:space="preserve"> of extended memory.)  In the second phase, the boot stream is converted into a form suitable for whatever medium is being used (for SPI it is a stream of 18-bit values expressed as a succession of bytes; for async serial each word is inverted and shifted into a 3-byte form equipped for auto-baud of each word.  For delivery through the Snorkel, it is left unchanged.)</w:t>
      </w:r>
    </w:p>
    <w:p w14:paraId="4C625D51" w14:textId="77777777" w:rsidR="004125EF" w:rsidRPr="00191E27" w:rsidRDefault="004125EF" w:rsidP="004125EF">
      <w:pPr>
        <w:pStyle w:val="BodyText"/>
      </w:pPr>
      <w:r w:rsidRPr="00191E27">
        <w:t xml:space="preserve">A minimal use of the Streamer </w:t>
      </w:r>
      <w:r w:rsidR="009F1E2B">
        <w:t>consists</w:t>
      </w:r>
      <w:r w:rsidRPr="00191E27">
        <w:t xml:space="preserve"> of the following elements:</w:t>
      </w:r>
    </w:p>
    <w:p w14:paraId="74A2CB6F" w14:textId="77777777" w:rsidR="004125EF" w:rsidRPr="00191E27" w:rsidRDefault="004125EF" w:rsidP="004125EF">
      <w:pPr>
        <w:pStyle w:val="Coding"/>
      </w:pPr>
      <w:r w:rsidRPr="00191E27">
        <w:t>STREAMER LOAD            Compile the utility</w:t>
      </w:r>
    </w:p>
    <w:p w14:paraId="24634774" w14:textId="77777777" w:rsidR="004125EF" w:rsidRPr="00191E27" w:rsidRDefault="004125EF" w:rsidP="004125EF">
      <w:pPr>
        <w:pStyle w:val="Coding"/>
      </w:pPr>
      <w:r w:rsidRPr="00191E27">
        <w:t xml:space="preserve">  </w:t>
      </w:r>
      <w:proofErr w:type="spellStart"/>
      <w:r w:rsidRPr="00191E27">
        <w:t>nn</w:t>
      </w:r>
      <w:proofErr w:type="spellEnd"/>
      <w:r w:rsidRPr="00191E27">
        <w:t xml:space="preserve"> </w:t>
      </w:r>
      <w:r w:rsidR="00CA1028">
        <w:t>STREAM[</w:t>
      </w:r>
      <w:r w:rsidRPr="00191E27">
        <w:t xml:space="preserve">             Specify </w:t>
      </w:r>
      <w:r w:rsidR="00CA1028">
        <w:t>root node</w:t>
      </w:r>
      <w:r w:rsidR="009F1E2B">
        <w:t xml:space="preserve"> and clear</w:t>
      </w:r>
    </w:p>
    <w:p w14:paraId="0FB8F6CC" w14:textId="77777777" w:rsidR="004125EF" w:rsidRPr="00191E27" w:rsidRDefault="004125EF" w:rsidP="004125EF">
      <w:pPr>
        <w:pStyle w:val="Coding"/>
      </w:pPr>
      <w:r w:rsidRPr="00191E27">
        <w:t xml:space="preserve">  {a COURSE}             Override default path for that node</w:t>
      </w:r>
    </w:p>
    <w:p w14:paraId="45E0B8CA" w14:textId="77777777" w:rsidR="004125EF" w:rsidRPr="00191E27" w:rsidRDefault="004125EF" w:rsidP="004125EF">
      <w:pPr>
        <w:pStyle w:val="Coding"/>
      </w:pPr>
      <w:r w:rsidRPr="00191E27">
        <w:t xml:space="preserve">  FRAME[                 Begins a frame suitably for </w:t>
      </w:r>
      <w:r w:rsidR="00CA1028">
        <w:t>root</w:t>
      </w:r>
      <w:r w:rsidRPr="00191E27">
        <w:t xml:space="preserve"> node</w:t>
      </w:r>
    </w:p>
    <w:p w14:paraId="591DFE90" w14:textId="4153D31E" w:rsidR="004125EF" w:rsidRPr="00191E27" w:rsidRDefault="004125EF" w:rsidP="004125EF">
      <w:pPr>
        <w:pStyle w:val="Coding"/>
      </w:pPr>
      <w:r w:rsidRPr="00191E27">
        <w:t xml:space="preserve">     boot description --- see </w:t>
      </w:r>
      <w:r w:rsidRPr="00191E27">
        <w:fldChar w:fldCharType="begin"/>
      </w:r>
      <w:r w:rsidRPr="00191E27">
        <w:instrText xml:space="preserve"> REF _Ref308029765 \w \h </w:instrText>
      </w:r>
      <w:r>
        <w:instrText xml:space="preserve"> \* MERGEFORMAT </w:instrText>
      </w:r>
      <w:r w:rsidRPr="00191E27">
        <w:fldChar w:fldCharType="separate"/>
      </w:r>
      <w:r w:rsidR="00DA6B1C">
        <w:t>6.1.1</w:t>
      </w:r>
      <w:r w:rsidRPr="00191E27">
        <w:fldChar w:fldCharType="end"/>
      </w:r>
      <w:r w:rsidRPr="00191E27">
        <w:t xml:space="preserve">, </w:t>
      </w:r>
      <w:r w:rsidR="003A7482">
        <w:fldChar w:fldCharType="begin"/>
      </w:r>
      <w:r w:rsidR="003A7482">
        <w:instrText xml:space="preserve"> REF _Ref472245829 \h </w:instrText>
      </w:r>
      <w:r w:rsidR="003A7482">
        <w:fldChar w:fldCharType="separate"/>
      </w:r>
      <w:r w:rsidR="00DA6B1C" w:rsidRPr="007C6439">
        <w:t xml:space="preserve">Boot Descriptor </w:t>
      </w:r>
      <w:r w:rsidR="00DA6B1C">
        <w:t>Language (BDL)</w:t>
      </w:r>
      <w:r w:rsidR="003A7482">
        <w:fldChar w:fldCharType="end"/>
      </w:r>
    </w:p>
    <w:p w14:paraId="6EBBCAB4" w14:textId="77777777" w:rsidR="004125EF" w:rsidRPr="00191E27" w:rsidRDefault="004125EF" w:rsidP="004125EF">
      <w:pPr>
        <w:pStyle w:val="Coding"/>
      </w:pPr>
      <w:r w:rsidRPr="00191E27">
        <w:t xml:space="preserve">  ]FRAME                 Ends a frame suitably for </w:t>
      </w:r>
      <w:r w:rsidR="00CA1028">
        <w:t>root</w:t>
      </w:r>
      <w:r w:rsidRPr="00191E27">
        <w:t xml:space="preserve"> node and,</w:t>
      </w:r>
    </w:p>
    <w:p w14:paraId="355C46EA" w14:textId="77777777" w:rsidR="004125EF" w:rsidRPr="00191E27" w:rsidRDefault="004125EF" w:rsidP="004125EF">
      <w:pPr>
        <w:pStyle w:val="Coding"/>
      </w:pPr>
      <w:r w:rsidRPr="00191E27">
        <w:t xml:space="preserve">                         if a forward reference was made, resolves</w:t>
      </w:r>
    </w:p>
    <w:p w14:paraId="30194BA9" w14:textId="77777777" w:rsidR="004125EF" w:rsidRPr="00191E27" w:rsidRDefault="004125EF" w:rsidP="004125EF">
      <w:pPr>
        <w:pStyle w:val="Coding"/>
      </w:pPr>
      <w:r w:rsidRPr="00191E27">
        <w:t xml:space="preserve">                         it at the current aligned flash location.</w:t>
      </w:r>
    </w:p>
    <w:p w14:paraId="55786544" w14:textId="77777777" w:rsidR="004125EF" w:rsidRPr="00191E27" w:rsidRDefault="004125EF" w:rsidP="004125EF">
      <w:pPr>
        <w:pStyle w:val="Coding"/>
      </w:pPr>
      <w:r w:rsidRPr="00191E27">
        <w:t xml:space="preserve">  ]STREAM                Completes a stream and packs it as needed</w:t>
      </w:r>
    </w:p>
    <w:p w14:paraId="06D1B780" w14:textId="77777777" w:rsidR="004125EF" w:rsidRPr="00191E27" w:rsidRDefault="004125EF" w:rsidP="004125EF">
      <w:pPr>
        <w:pStyle w:val="BodyText"/>
        <w:spacing w:after="0"/>
      </w:pPr>
    </w:p>
    <w:p w14:paraId="36795C27" w14:textId="77777777" w:rsidR="004125EF" w:rsidRPr="00191E27" w:rsidRDefault="00792A4A" w:rsidP="004125EF">
      <w:pPr>
        <w:pStyle w:val="BodyText"/>
      </w:pPr>
      <w:r>
        <w:t>Here is the full  STREAMER  vocabulary, followed by the Boot Descriptor Language</w:t>
      </w:r>
      <w:r w:rsidR="004125EF" w:rsidRPr="00191E27">
        <w:t>:</w:t>
      </w:r>
    </w:p>
    <w:p w14:paraId="68D115EA" w14:textId="77777777" w:rsidR="004125EF" w:rsidRDefault="00CA1028" w:rsidP="004125EF">
      <w:pPr>
        <w:pStyle w:val="List2"/>
      </w:pPr>
      <w:r>
        <w:rPr>
          <w:rFonts w:ascii="Consolas" w:hAnsi="Consolas" w:cs="Consolas"/>
          <w:b/>
        </w:rPr>
        <w:lastRenderedPageBreak/>
        <w:t>STREAM[</w:t>
      </w:r>
      <w:r w:rsidR="004125EF" w:rsidRPr="00A16DEE">
        <w:rPr>
          <w:rFonts w:ascii="Consolas" w:hAnsi="Consolas" w:cs="Consolas"/>
          <w:b/>
        </w:rPr>
        <w:t xml:space="preserve"> (</w:t>
      </w:r>
      <w:proofErr w:type="spellStart"/>
      <w:r w:rsidR="004125EF" w:rsidRPr="00A16DEE">
        <w:rPr>
          <w:rFonts w:ascii="Consolas" w:hAnsi="Consolas" w:cs="Consolas"/>
          <w:b/>
        </w:rPr>
        <w:t>nn</w:t>
      </w:r>
      <w:proofErr w:type="spellEnd"/>
      <w:r w:rsidR="004125EF" w:rsidRPr="00A16DEE">
        <w:rPr>
          <w:rFonts w:ascii="Consolas" w:hAnsi="Consolas" w:cs="Consolas"/>
          <w:b/>
        </w:rPr>
        <w:t>)</w:t>
      </w:r>
      <w:r w:rsidR="004125EF" w:rsidRPr="00A16DEE">
        <w:t xml:space="preserve">  </w:t>
      </w:r>
      <w:r w:rsidR="004125EF">
        <w:t xml:space="preserve">If usage from </w:t>
      </w:r>
      <w:r>
        <w:t xml:space="preserve">root </w:t>
      </w:r>
      <w:r w:rsidR="004125EF">
        <w:t xml:space="preserve">node </w:t>
      </w:r>
      <w:proofErr w:type="spellStart"/>
      <w:r w:rsidR="004125EF">
        <w:t>nn</w:t>
      </w:r>
      <w:proofErr w:type="spellEnd"/>
      <w:r w:rsidR="004125EF">
        <w:t xml:space="preserve"> has been defined, selects the header formulation and final packaging suitable for that node as well as a default path whose address is returned by  </w:t>
      </w:r>
      <w:r w:rsidR="004125EF" w:rsidRPr="00191E27">
        <w:rPr>
          <w:rFonts w:ascii="Consolas" w:hAnsi="Consolas" w:cs="Consolas"/>
          <w:b/>
        </w:rPr>
        <w:t>ENTIRE</w:t>
      </w:r>
      <w:r w:rsidR="004125EF">
        <w:t xml:space="preserve">  after </w:t>
      </w:r>
      <w:r>
        <w:rPr>
          <w:rFonts w:ascii="Consolas" w:hAnsi="Consolas" w:cs="Consolas"/>
        </w:rPr>
        <w:t xml:space="preserve">STREAM[ </w:t>
      </w:r>
      <w:r w:rsidR="004125EF">
        <w:t xml:space="preserve"> has been used.</w:t>
      </w:r>
      <w:r>
        <w:t xml:space="preserve">  Clears the</w:t>
      </w:r>
      <w:r w:rsidR="007A0792">
        <w:t xml:space="preserve"> entire</w:t>
      </w:r>
      <w:r>
        <w:t xml:space="preserve"> stream buffer.</w:t>
      </w:r>
    </w:p>
    <w:p w14:paraId="3842925E" w14:textId="77777777" w:rsidR="004125EF" w:rsidRPr="00191E27" w:rsidRDefault="004125EF" w:rsidP="004125EF">
      <w:pPr>
        <w:pStyle w:val="List2"/>
        <w:ind w:left="1440"/>
      </w:pPr>
      <w:r>
        <w:t xml:space="preserve">The node numbers defined for this use are at the time of this writing  </w:t>
      </w:r>
      <w:r w:rsidR="009C5FC6" w:rsidRPr="00535441">
        <w:rPr>
          <w:b/>
        </w:rPr>
        <w:t xml:space="preserve">207, </w:t>
      </w:r>
      <w:r w:rsidRPr="00191E27">
        <w:rPr>
          <w:b/>
          <w:highlight w:val="yellow"/>
        </w:rPr>
        <w:t>708</w:t>
      </w:r>
      <w:r w:rsidRPr="00191E27">
        <w:rPr>
          <w:highlight w:val="yellow"/>
        </w:rPr>
        <w:t xml:space="preserve">, </w:t>
      </w:r>
      <w:r w:rsidR="009C5FC6" w:rsidRPr="00191E27">
        <w:rPr>
          <w:b/>
          <w:highlight w:val="yellow"/>
        </w:rPr>
        <w:t>300</w:t>
      </w:r>
      <w:r w:rsidRPr="00191E27">
        <w:rPr>
          <w:highlight w:val="yellow"/>
        </w:rPr>
        <w:t xml:space="preserve"> </w:t>
      </w:r>
      <w:r w:rsidRPr="008C51A6">
        <w:t xml:space="preserve">and </w:t>
      </w:r>
      <w:r w:rsidR="009C5FC6" w:rsidRPr="008C51A6">
        <w:rPr>
          <w:b/>
        </w:rPr>
        <w:t>705</w:t>
      </w:r>
      <w:r w:rsidRPr="008C51A6">
        <w:t xml:space="preserve"> </w:t>
      </w:r>
      <w:r>
        <w:t xml:space="preserve">.  For node 708 we use </w:t>
      </w:r>
      <w:proofErr w:type="spellStart"/>
      <w:r>
        <w:t>asynch</w:t>
      </w:r>
      <w:proofErr w:type="spellEnd"/>
      <w:r>
        <w:t xml:space="preserve"> serial header and 3-byte </w:t>
      </w:r>
      <w:proofErr w:type="spellStart"/>
      <w:r>
        <w:t>asynch</w:t>
      </w:r>
      <w:proofErr w:type="spellEnd"/>
      <w:r>
        <w:t xml:space="preserve"> word packing.  For node 300 we use synchronous serial header and don't pack the stream.  For node 207 we generate no headers and do no packing for Snorkel injection into the chip.  And for node 705 we use SPI flash headers, compress each 8 18-bit words into 18 bytes (9 16-bit words), and set special end-frame </w:t>
      </w:r>
      <w:r w:rsidR="008C51A6">
        <w:t>behavior for forward references because at the end of loading each stream node 705 must be instructed to read the next stream starting at a byte boundary.</w:t>
      </w:r>
    </w:p>
    <w:p w14:paraId="6CF5EA40" w14:textId="77777777" w:rsidR="004125EF" w:rsidRPr="00A16DEE" w:rsidRDefault="004125EF" w:rsidP="004125EF">
      <w:pPr>
        <w:pStyle w:val="List2"/>
      </w:pPr>
      <w:r>
        <w:rPr>
          <w:rFonts w:ascii="Consolas" w:hAnsi="Consolas" w:cs="Consolas"/>
          <w:b/>
        </w:rPr>
        <w:t>COURSE</w:t>
      </w:r>
      <w:r w:rsidRPr="00A16DEE">
        <w:rPr>
          <w:rFonts w:ascii="Consolas" w:hAnsi="Consolas" w:cs="Consolas"/>
          <w:b/>
        </w:rPr>
        <w:t xml:space="preserve"> (</w:t>
      </w:r>
      <w:r>
        <w:rPr>
          <w:rFonts w:ascii="Consolas" w:hAnsi="Consolas" w:cs="Consolas"/>
          <w:b/>
        </w:rPr>
        <w:t>a</w:t>
      </w:r>
      <w:r w:rsidRPr="00A16DEE">
        <w:rPr>
          <w:rFonts w:ascii="Consolas" w:hAnsi="Consolas" w:cs="Consolas"/>
          <w:b/>
        </w:rPr>
        <w:t>)</w:t>
      </w:r>
      <w:r w:rsidRPr="00A16DEE">
        <w:t xml:space="preserve">  </w:t>
      </w:r>
      <w:r>
        <w:t xml:space="preserve">Overrides the default path selected by </w:t>
      </w:r>
      <w:r w:rsidR="00CA1028">
        <w:t>root</w:t>
      </w:r>
      <w:r>
        <w:t xml:space="preserve"> to be used as  ENTIRE  at any time.  In a multi-frame stream it will often be necessary to change the path, for example because an earlier frame some of the chip's nodes have been programmed.  It is the nature of boot streams that the first node loaded will be the last one in the path.  The first node in a path </w:t>
      </w:r>
      <w:r w:rsidRPr="00923B03">
        <w:rPr>
          <w:i/>
        </w:rPr>
        <w:t>must</w:t>
      </w:r>
      <w:r>
        <w:t xml:space="preserve"> be the number of the node from which it originates.</w:t>
      </w:r>
      <w:r w:rsidR="009C5FC6">
        <w:t xml:space="preserve">  The address given must </w:t>
      </w:r>
      <w:r w:rsidR="006A1A2B">
        <w:t>be the tick of an ARRAY</w:t>
      </w:r>
      <w:r w:rsidR="00534682">
        <w:t xml:space="preserve"> </w:t>
      </w:r>
      <w:r w:rsidR="006A1A2B">
        <w:t>holding a</w:t>
      </w:r>
      <w:r w:rsidR="00534682">
        <w:t xml:space="preserve"> sequence of </w:t>
      </w:r>
      <w:proofErr w:type="spellStart"/>
      <w:r w:rsidR="00534682">
        <w:t>nn</w:t>
      </w:r>
      <w:proofErr w:type="spellEnd"/>
      <w:r w:rsidR="00534682">
        <w:t xml:space="preserve"> numbers ending with -1</w:t>
      </w:r>
      <w:r w:rsidR="009C5FC6">
        <w:t xml:space="preserve">.  Default paths for the standard root nodes are named  </w:t>
      </w:r>
      <w:r w:rsidR="009C5FC6" w:rsidRPr="00534682">
        <w:rPr>
          <w:rFonts w:ascii="Consolas" w:hAnsi="Consolas" w:cs="Consolas"/>
        </w:rPr>
        <w:t>df708</w:t>
      </w:r>
      <w:r w:rsidR="009C5FC6">
        <w:t xml:space="preserve">  thru  </w:t>
      </w:r>
      <w:r w:rsidR="009C5FC6" w:rsidRPr="00534682">
        <w:rPr>
          <w:rFonts w:ascii="Consolas" w:hAnsi="Consolas" w:cs="Consolas"/>
        </w:rPr>
        <w:t>df207</w:t>
      </w:r>
      <w:r w:rsidR="009C5FC6">
        <w:t xml:space="preserve"> .</w:t>
      </w:r>
    </w:p>
    <w:p w14:paraId="31288BBE" w14:textId="77777777" w:rsidR="004125EF" w:rsidRDefault="004125EF" w:rsidP="004125EF">
      <w:pPr>
        <w:pStyle w:val="List2"/>
      </w:pPr>
      <w:r>
        <w:rPr>
          <w:rFonts w:ascii="Consolas" w:hAnsi="Consolas" w:cs="Consolas"/>
          <w:b/>
        </w:rPr>
        <w:t>FRAME[</w:t>
      </w:r>
      <w:r w:rsidRPr="00A16DEE">
        <w:t xml:space="preserve">  </w:t>
      </w:r>
      <w:r>
        <w:t xml:space="preserve">begins generation of a frame.  All descriptor tables are initialized with their default settings.  </w:t>
      </w:r>
      <w:r w:rsidR="009C5FC6">
        <w:t xml:space="preserve">The root node is either not programmable at all (node 207) or partly programmable (memory settings and </w:t>
      </w:r>
      <w:r w:rsidR="009C5FC6" w:rsidRPr="009C5FC6">
        <w:rPr>
          <w:rFonts w:ascii="Consolas" w:hAnsi="Consolas" w:cs="Consolas"/>
        </w:rPr>
        <w:t>/P</w:t>
      </w:r>
      <w:r w:rsidR="009C5FC6">
        <w:t xml:space="preserve"> are the only valid operations on a boot node itself)</w:t>
      </w:r>
    </w:p>
    <w:p w14:paraId="7B85C07A" w14:textId="77777777" w:rsidR="004125EF" w:rsidRDefault="004125EF" w:rsidP="004125EF">
      <w:pPr>
        <w:pStyle w:val="List2"/>
      </w:pPr>
      <w:r>
        <w:rPr>
          <w:rFonts w:ascii="Consolas" w:hAnsi="Consolas" w:cs="Consolas"/>
          <w:b/>
        </w:rPr>
        <w:t>]FRAME</w:t>
      </w:r>
      <w:r w:rsidRPr="00A16DEE">
        <w:t xml:space="preserve">  </w:t>
      </w:r>
      <w:r>
        <w:t xml:space="preserve">Ends a frame.  </w:t>
      </w:r>
      <w:r w:rsidR="00A76CE6">
        <w:t>Calculates the frame length and generates the approp</w:t>
      </w:r>
      <w:r w:rsidR="00223735">
        <w:t xml:space="preserve">riate frame header if any, followed by all port and memory pumps to load the nodes in the current  </w:t>
      </w:r>
      <w:r w:rsidR="00223735" w:rsidRPr="00223735">
        <w:rPr>
          <w:rFonts w:ascii="Consolas" w:hAnsi="Consolas" w:cs="Consolas"/>
        </w:rPr>
        <w:t>COURSE</w:t>
      </w:r>
      <w:r w:rsidR="00223735">
        <w:t xml:space="preserve"> .</w:t>
      </w:r>
    </w:p>
    <w:p w14:paraId="5535FAF6" w14:textId="77777777" w:rsidR="00FD6CD8" w:rsidRPr="00A16DEE" w:rsidRDefault="00FD6CD8" w:rsidP="00FD6CD8">
      <w:pPr>
        <w:pStyle w:val="List2"/>
      </w:pPr>
      <w:r>
        <w:rPr>
          <w:rFonts w:ascii="Consolas" w:hAnsi="Consolas" w:cs="Consolas"/>
          <w:b/>
        </w:rPr>
        <w:t>/ROOT</w:t>
      </w:r>
      <w:r w:rsidRPr="00A16DEE">
        <w:rPr>
          <w:rFonts w:ascii="Consolas" w:hAnsi="Consolas" w:cs="Consolas"/>
          <w:b/>
        </w:rPr>
        <w:t xml:space="preserve"> (</w:t>
      </w:r>
      <w:proofErr w:type="spellStart"/>
      <w:r>
        <w:rPr>
          <w:rFonts w:ascii="Consolas" w:hAnsi="Consolas" w:cs="Consolas"/>
          <w:b/>
        </w:rPr>
        <w:t>jmp</w:t>
      </w:r>
      <w:proofErr w:type="spellEnd"/>
      <w:r>
        <w:rPr>
          <w:rFonts w:ascii="Consolas" w:hAnsi="Consolas" w:cs="Consolas"/>
          <w:b/>
        </w:rPr>
        <w:t xml:space="preserve"> a n bin</w:t>
      </w:r>
      <w:r w:rsidRPr="00A16DEE">
        <w:rPr>
          <w:rFonts w:ascii="Consolas" w:hAnsi="Consolas" w:cs="Consolas"/>
          <w:b/>
        </w:rPr>
        <w:t>)</w:t>
      </w:r>
      <w:r w:rsidRPr="00A16DEE">
        <w:t xml:space="preserve">  </w:t>
      </w:r>
      <w:r>
        <w:t xml:space="preserve">is used outside of  </w:t>
      </w:r>
      <w:r w:rsidRPr="00FD6CD8">
        <w:rPr>
          <w:rFonts w:ascii="Consolas" w:hAnsi="Consolas" w:cs="Consolas"/>
        </w:rPr>
        <w:t>FRAME[</w:t>
      </w:r>
      <w:r>
        <w:t xml:space="preserve">  </w:t>
      </w:r>
      <w:r w:rsidRPr="00FD6CD8">
        <w:rPr>
          <w:rFonts w:ascii="Consolas" w:hAnsi="Consolas" w:cs="Consolas"/>
        </w:rPr>
        <w:t>]FRAME</w:t>
      </w:r>
      <w:r>
        <w:t xml:space="preserve">  encapsulation to generate a boot frame for the root node, loading that node with  </w:t>
      </w:r>
      <w:r w:rsidRPr="00FD6CD8">
        <w:rPr>
          <w:rFonts w:ascii="Consolas" w:hAnsi="Consolas" w:cs="Consolas"/>
        </w:rPr>
        <w:t>n</w:t>
      </w:r>
      <w:r>
        <w:t xml:space="preserve">  cells from the given  </w:t>
      </w:r>
      <w:r w:rsidRPr="00FD6CD8">
        <w:rPr>
          <w:rFonts w:ascii="Consolas" w:hAnsi="Consolas" w:cs="Consolas"/>
        </w:rPr>
        <w:t>bin</w:t>
      </w:r>
      <w:r>
        <w:t xml:space="preserve">  and jumping to the address  </w:t>
      </w:r>
      <w:proofErr w:type="spellStart"/>
      <w:r w:rsidRPr="00FD6CD8">
        <w:rPr>
          <w:rFonts w:ascii="Consolas" w:hAnsi="Consolas" w:cs="Consolas"/>
        </w:rPr>
        <w:t>jmp</w:t>
      </w:r>
      <w:proofErr w:type="spellEnd"/>
      <w:r>
        <w:t xml:space="preserve"> .</w:t>
      </w:r>
    </w:p>
    <w:p w14:paraId="12E985EA" w14:textId="77777777" w:rsidR="00FD6CD8" w:rsidRDefault="00FD6CD8" w:rsidP="00FD6CD8">
      <w:pPr>
        <w:pStyle w:val="List2"/>
      </w:pPr>
      <w:r>
        <w:rPr>
          <w:rFonts w:ascii="Consolas" w:hAnsi="Consolas" w:cs="Consolas"/>
          <w:b/>
        </w:rPr>
        <w:t>FORWARD</w:t>
      </w:r>
      <w:r w:rsidRPr="00A16DEE">
        <w:t xml:space="preserve">  </w:t>
      </w:r>
      <w:r>
        <w:t xml:space="preserve">is used immediately after  </w:t>
      </w:r>
      <w:r w:rsidRPr="00223735">
        <w:rPr>
          <w:rFonts w:ascii="Consolas" w:hAnsi="Consolas" w:cs="Consolas"/>
        </w:rPr>
        <w:t>/ROOT</w:t>
      </w:r>
      <w:r>
        <w:t xml:space="preserve">  when generating a stream for SPI flash to indicate that the program just loaded will access flash before resuming stream processing.  When this is done the address register in the flash loses synchronization with bit stream reading.  In order to start up correctly again, the stream is padded to the next zero modulo 8 </w:t>
      </w:r>
      <w:r w:rsidR="00223735">
        <w:t>18-bit word index in the overall flash image,</w:t>
      </w:r>
      <w:r>
        <w:t xml:space="preserve"> and the code loaded in the root node is patched to provide </w:t>
      </w:r>
      <w:r w:rsidR="00223735">
        <w:t>the absolute byte</w:t>
      </w:r>
      <w:r>
        <w:t xml:space="preserve"> address for continuation in a standard manner.  See definition of  </w:t>
      </w:r>
      <w:r w:rsidRPr="00223735">
        <w:rPr>
          <w:rFonts w:ascii="Consolas" w:hAnsi="Consolas" w:cs="Consolas"/>
        </w:rPr>
        <w:t>FORWARD</w:t>
      </w:r>
      <w:r>
        <w:t xml:space="preserve">  and the source code it is used with.</w:t>
      </w:r>
    </w:p>
    <w:p w14:paraId="23C30D9E" w14:textId="77777777" w:rsidR="004125EF" w:rsidRPr="00A16DEE" w:rsidRDefault="004125EF" w:rsidP="004125EF">
      <w:pPr>
        <w:pStyle w:val="List2"/>
      </w:pPr>
      <w:bookmarkStart w:id="567" w:name="_Hlk510284356"/>
      <w:r>
        <w:rPr>
          <w:rFonts w:ascii="Consolas" w:hAnsi="Consolas" w:cs="Consolas"/>
          <w:b/>
        </w:rPr>
        <w:t>]STREAM</w:t>
      </w:r>
      <w:r w:rsidRPr="00A16DEE">
        <w:t xml:space="preserve">  </w:t>
      </w:r>
      <w:r>
        <w:t>ends a stream.  Converts the stream in place to the appropriate form for the intended node of origin.</w:t>
      </w:r>
    </w:p>
    <w:bookmarkEnd w:id="567"/>
    <w:p w14:paraId="0CEE354D" w14:textId="77777777" w:rsidR="00094363" w:rsidRPr="00A16DEE" w:rsidRDefault="00094363" w:rsidP="00094363">
      <w:pPr>
        <w:pStyle w:val="List2"/>
      </w:pPr>
      <w:r>
        <w:rPr>
          <w:rFonts w:ascii="Consolas" w:hAnsi="Consolas" w:cs="Consolas"/>
          <w:b/>
        </w:rPr>
        <w:t>.STREAM</w:t>
      </w:r>
      <w:r w:rsidRPr="00A16DEE">
        <w:t xml:space="preserve">  </w:t>
      </w:r>
      <w:r w:rsidR="00CA656E">
        <w:t>dumps the current stream, which must be in unpacked numeric form</w:t>
      </w:r>
      <w:r>
        <w:t>.</w:t>
      </w:r>
    </w:p>
    <w:p w14:paraId="297F88B7" w14:textId="77777777" w:rsidR="00CA656E" w:rsidRPr="00A16DEE" w:rsidRDefault="00CA656E" w:rsidP="00CA656E">
      <w:pPr>
        <w:pStyle w:val="List2"/>
      </w:pPr>
      <w:r>
        <w:rPr>
          <w:rFonts w:ascii="Consolas" w:hAnsi="Consolas" w:cs="Consolas"/>
          <w:b/>
        </w:rPr>
        <w:t>?STREAM</w:t>
      </w:r>
      <w:r w:rsidRPr="00A16DEE">
        <w:t xml:space="preserve">  </w:t>
      </w:r>
      <w:r>
        <w:t>audits an unpacked stream against a reference stream, see below.</w:t>
      </w:r>
    </w:p>
    <w:p w14:paraId="1CACA1BC" w14:textId="77777777" w:rsidR="00CA656E" w:rsidRPr="00A16DEE" w:rsidRDefault="00CA656E" w:rsidP="00CA656E">
      <w:pPr>
        <w:pStyle w:val="List2"/>
      </w:pPr>
      <w:r>
        <w:rPr>
          <w:rFonts w:ascii="Consolas" w:hAnsi="Consolas" w:cs="Consolas"/>
          <w:b/>
        </w:rPr>
        <w:t>?FLASH</w:t>
      </w:r>
      <w:r w:rsidRPr="00A16DEE">
        <w:t xml:space="preserve">  </w:t>
      </w:r>
      <w:r>
        <w:t>audits a packed flash stream against a reference stream, see below.</w:t>
      </w:r>
    </w:p>
    <w:p w14:paraId="25C56731" w14:textId="77777777" w:rsidR="004125EF" w:rsidRPr="00A16DEE" w:rsidRDefault="004125EF" w:rsidP="004125EF">
      <w:pPr>
        <w:pStyle w:val="List2"/>
      </w:pPr>
      <w:r>
        <w:rPr>
          <w:rFonts w:ascii="Consolas" w:hAnsi="Consolas" w:cs="Consolas"/>
          <w:b/>
        </w:rPr>
        <w:t>STREAM</w:t>
      </w:r>
      <w:r w:rsidRPr="00A16DEE">
        <w:rPr>
          <w:rFonts w:ascii="Consolas" w:hAnsi="Consolas" w:cs="Consolas"/>
          <w:b/>
        </w:rPr>
        <w:t xml:space="preserve"> (</w:t>
      </w:r>
      <w:r>
        <w:rPr>
          <w:rFonts w:ascii="Consolas" w:hAnsi="Consolas" w:cs="Consolas"/>
          <w:b/>
        </w:rPr>
        <w:t xml:space="preserve"> - a n</w:t>
      </w:r>
      <w:r w:rsidRPr="00A16DEE">
        <w:rPr>
          <w:rFonts w:ascii="Consolas" w:hAnsi="Consolas" w:cs="Consolas"/>
          <w:b/>
        </w:rPr>
        <w:t>)</w:t>
      </w:r>
      <w:r w:rsidRPr="00A16DEE">
        <w:t xml:space="preserve">  </w:t>
      </w:r>
      <w:proofErr w:type="spellStart"/>
      <w:r w:rsidRPr="0049757F">
        <w:rPr>
          <w:b/>
          <w:color w:val="FF0000"/>
          <w:u w:val="single"/>
        </w:rPr>
        <w:t>sF</w:t>
      </w:r>
      <w:proofErr w:type="spellEnd"/>
      <w:r w:rsidRPr="0049757F">
        <w:rPr>
          <w:b/>
          <w:color w:val="FF0000"/>
          <w:u w:val="single"/>
        </w:rPr>
        <w:t xml:space="preserve"> ONLY</w:t>
      </w:r>
      <w:r>
        <w:t xml:space="preserve"> returns origin and length in octets of the converted stream.  Normally used within other tools.</w:t>
      </w:r>
    </w:p>
    <w:p w14:paraId="211477A1" w14:textId="77777777" w:rsidR="001314BA" w:rsidRDefault="004125EF" w:rsidP="001314BA">
      <w:pPr>
        <w:pStyle w:val="List2"/>
      </w:pPr>
      <w:r>
        <w:rPr>
          <w:rFonts w:ascii="Consolas" w:hAnsi="Consolas" w:cs="Consolas"/>
          <w:b/>
        </w:rPr>
        <w:t>STREAM</w:t>
      </w:r>
      <w:r w:rsidRPr="00A16DEE">
        <w:rPr>
          <w:rFonts w:ascii="Consolas" w:hAnsi="Consolas" w:cs="Consolas"/>
          <w:b/>
        </w:rPr>
        <w:t xml:space="preserve"> (</w:t>
      </w:r>
      <w:r>
        <w:rPr>
          <w:rFonts w:ascii="Consolas" w:hAnsi="Consolas" w:cs="Consolas"/>
          <w:b/>
        </w:rPr>
        <w:t xml:space="preserve"> - da n</w:t>
      </w:r>
      <w:r w:rsidRPr="00A16DEE">
        <w:rPr>
          <w:rFonts w:ascii="Consolas" w:hAnsi="Consolas" w:cs="Consolas"/>
          <w:b/>
        </w:rPr>
        <w:t>)</w:t>
      </w:r>
      <w:r w:rsidRPr="00A16DEE">
        <w:t xml:space="preserve">  </w:t>
      </w:r>
      <w:r w:rsidRPr="0049757F">
        <w:rPr>
          <w:b/>
          <w:color w:val="FF0000"/>
          <w:u w:val="single"/>
        </w:rPr>
        <w:t>pF/144 ONLY</w:t>
      </w:r>
      <w:r>
        <w:t xml:space="preserve"> returns origin and length in octets of the converted stream.  Normally used within other tools.</w:t>
      </w:r>
    </w:p>
    <w:p w14:paraId="293E1123" w14:textId="77777777" w:rsidR="001314BA" w:rsidRDefault="001314BA" w:rsidP="001314BA">
      <w:pPr>
        <w:pStyle w:val="List2"/>
        <w:ind w:left="0" w:firstLine="0"/>
      </w:pPr>
    </w:p>
    <w:p w14:paraId="4D2447A7" w14:textId="77777777" w:rsidR="001314BA" w:rsidRPr="007C6439" w:rsidRDefault="001314BA" w:rsidP="001314BA">
      <w:pPr>
        <w:pStyle w:val="Heading3"/>
      </w:pPr>
      <w:bookmarkStart w:id="568" w:name="_Ref308029765"/>
      <w:bookmarkStart w:id="569" w:name="_Ref472245829"/>
      <w:bookmarkStart w:id="570" w:name="_Toc119163499"/>
      <w:r w:rsidRPr="007C6439">
        <w:t xml:space="preserve">Boot Descriptor </w:t>
      </w:r>
      <w:bookmarkEnd w:id="568"/>
      <w:r>
        <w:t>Language</w:t>
      </w:r>
      <w:r w:rsidR="003A7482">
        <w:t xml:space="preserve"> (BDL)</w:t>
      </w:r>
      <w:bookmarkEnd w:id="569"/>
      <w:bookmarkEnd w:id="570"/>
    </w:p>
    <w:p w14:paraId="03DDA6A4" w14:textId="4383A071" w:rsidR="001314BA" w:rsidRDefault="001314BA" w:rsidP="001314BA">
      <w:pPr>
        <w:pStyle w:val="BodyText"/>
      </w:pPr>
      <w:r>
        <w:t xml:space="preserve">Automated loading </w:t>
      </w:r>
      <w:r w:rsidRPr="006832EC">
        <w:rPr>
          <w:i/>
        </w:rPr>
        <w:t>touch</w:t>
      </w:r>
      <w:r>
        <w:rPr>
          <w:i/>
        </w:rPr>
        <w:t>es</w:t>
      </w:r>
      <w:r>
        <w:t xml:space="preserve"> all nodes in a defined path starting at the relevant root node.  Automated </w:t>
      </w:r>
      <w:r w:rsidR="00D26EBE" w:rsidRPr="00463574">
        <w:rPr>
          <w:b/>
        </w:rPr>
        <w:t>SOFTSIM</w:t>
      </w:r>
      <w:r w:rsidR="00D26EBE">
        <w:t xml:space="preserve"> </w:t>
      </w:r>
      <w:r>
        <w:t xml:space="preserve">loading touches all nodes in </w:t>
      </w:r>
      <w:r w:rsidR="00D26EBE">
        <w:t>both chips</w:t>
      </w:r>
      <w:r>
        <w:t xml:space="preserve">.  By default, a stream does as little as possible to each node touched.  One item is by necessity pushed onto each stack, and register </w:t>
      </w:r>
      <w:r w:rsidRPr="00463574">
        <w:rPr>
          <w:b/>
        </w:rPr>
        <w:t>A</w:t>
      </w:r>
      <w:r>
        <w:t xml:space="preserve"> is altered.  Register </w:t>
      </w:r>
      <w:r w:rsidRPr="00463574">
        <w:rPr>
          <w:b/>
        </w:rPr>
        <w:t>P</w:t>
      </w:r>
      <w:r>
        <w:t xml:space="preserve"> is set to the appropriate IDLE multiport address for that node</w:t>
      </w:r>
      <w:r w:rsidR="000232A3">
        <w:t xml:space="preserve">, and </w:t>
      </w:r>
      <w:r w:rsidR="000232A3" w:rsidRPr="00463574">
        <w:rPr>
          <w:b/>
        </w:rPr>
        <w:t>B</w:t>
      </w:r>
      <w:r w:rsidR="000232A3">
        <w:t xml:space="preserve"> is set to the address of  </w:t>
      </w:r>
      <w:r w:rsidR="000232A3" w:rsidRPr="00463574">
        <w:rPr>
          <w:b/>
        </w:rPr>
        <w:t>IO</w:t>
      </w:r>
      <w:r w:rsidR="000232A3">
        <w:t xml:space="preserve">  for all nodes not otherwise loaded</w:t>
      </w:r>
      <w:r w:rsidR="003A7482">
        <w:t>.  BDL is</w:t>
      </w:r>
      <w:r>
        <w:t xml:space="preserve"> used to specify non-default treatments using statements that start with the word  </w:t>
      </w:r>
      <w:r w:rsidRPr="00C02A19">
        <w:rPr>
          <w:rFonts w:ascii="Consolas" w:hAnsi="Consolas" w:cs="Consolas"/>
          <w:b/>
        </w:rPr>
        <w:t>+</w:t>
      </w:r>
      <w:r>
        <w:rPr>
          <w:rFonts w:ascii="Consolas" w:hAnsi="Consolas" w:cs="Consolas"/>
          <w:b/>
        </w:rPr>
        <w:t xml:space="preserve">NODE </w:t>
      </w:r>
      <w:r>
        <w:t xml:space="preserve"> and continue with phrases describing the needed initialization of memory and/or registers in the node.  Nodes may appear in any order since these statements are simply filling tables for later use.  For the same reason,  </w:t>
      </w:r>
      <w:r w:rsidRPr="002209D8">
        <w:rPr>
          <w:rFonts w:ascii="Consolas" w:hAnsi="Consolas" w:cs="Consolas"/>
          <w:b/>
        </w:rPr>
        <w:t>+</w:t>
      </w:r>
      <w:r>
        <w:rPr>
          <w:rFonts w:ascii="Consolas" w:hAnsi="Consolas" w:cs="Consolas"/>
          <w:b/>
        </w:rPr>
        <w:t>NODE</w:t>
      </w:r>
      <w:r>
        <w:t xml:space="preserve">  statements are cumulative in that one  </w:t>
      </w:r>
      <w:r w:rsidRPr="002209D8">
        <w:rPr>
          <w:rFonts w:ascii="Consolas" w:hAnsi="Consolas" w:cs="Consolas"/>
          <w:b/>
        </w:rPr>
        <w:t>100 +</w:t>
      </w:r>
      <w:r>
        <w:rPr>
          <w:rFonts w:ascii="Consolas" w:hAnsi="Consolas" w:cs="Consolas"/>
          <w:b/>
        </w:rPr>
        <w:t>NODE</w:t>
      </w:r>
      <w:r>
        <w:t xml:space="preserve">  </w:t>
      </w:r>
      <w:r>
        <w:lastRenderedPageBreak/>
        <w:t xml:space="preserve">phrase may set the memory loading and starting address for node 100 while another  </w:t>
      </w:r>
      <w:r w:rsidRPr="002209D8">
        <w:rPr>
          <w:rFonts w:ascii="Consolas" w:hAnsi="Consolas" w:cs="Consolas"/>
          <w:b/>
        </w:rPr>
        <w:t>100 +</w:t>
      </w:r>
      <w:r>
        <w:rPr>
          <w:rFonts w:ascii="Consolas" w:hAnsi="Consolas" w:cs="Consolas"/>
          <w:b/>
        </w:rPr>
        <w:t>NODE</w:t>
      </w:r>
      <w:r>
        <w:t xml:space="preserve">  phrase interpreted later may override the starting address specified earlier.  The following words </w:t>
      </w:r>
      <w:r w:rsidR="003A7482">
        <w:t>constitute the</w:t>
      </w:r>
      <w:r>
        <w:t xml:space="preserve"> </w:t>
      </w:r>
      <w:r w:rsidR="003A7482">
        <w:t>BDL</w:t>
      </w:r>
      <w:r>
        <w:t>.  Their use in context is described</w:t>
      </w:r>
      <w:r w:rsidR="00283F27">
        <w:t xml:space="preserve"> here and in the chapter</w:t>
      </w:r>
      <w:r>
        <w:t xml:space="preserve"> on </w:t>
      </w:r>
      <w:r w:rsidR="00D26EBE" w:rsidRPr="00463574">
        <w:rPr>
          <w:b/>
        </w:rPr>
        <w:t>SOFTSIM</w:t>
      </w:r>
      <w:r>
        <w:t xml:space="preserve">; examples may be found </w:t>
      </w:r>
      <w:r w:rsidR="00002777">
        <w:t>in</w:t>
      </w:r>
      <w:r>
        <w:t xml:space="preserve"> the distributed source code.</w:t>
      </w:r>
    </w:p>
    <w:p w14:paraId="694E944D" w14:textId="77777777" w:rsidR="001314BA" w:rsidRDefault="001314BA" w:rsidP="001314BA">
      <w:pPr>
        <w:pStyle w:val="BodyText"/>
        <w:ind w:left="1440" w:hanging="720"/>
      </w:pPr>
      <w:r w:rsidRPr="002C69FC">
        <w:rPr>
          <w:rFonts w:ascii="Consolas" w:hAnsi="Consolas" w:cs="Consolas"/>
          <w:b/>
        </w:rPr>
        <w:t>+NODE</w:t>
      </w:r>
      <w:r>
        <w:rPr>
          <w:rFonts w:ascii="Consolas" w:hAnsi="Consolas" w:cs="Consolas"/>
          <w:b/>
        </w:rPr>
        <w:t xml:space="preserve"> (</w:t>
      </w:r>
      <w:proofErr w:type="spellStart"/>
      <w:r>
        <w:rPr>
          <w:rFonts w:ascii="Consolas" w:hAnsi="Consolas" w:cs="Consolas"/>
          <w:b/>
        </w:rPr>
        <w:t>nn</w:t>
      </w:r>
      <w:proofErr w:type="spellEnd"/>
      <w:r>
        <w:rPr>
          <w:rFonts w:ascii="Consolas" w:hAnsi="Consolas" w:cs="Consolas"/>
          <w:b/>
        </w:rPr>
        <w:t>)</w:t>
      </w:r>
      <w:r w:rsidRPr="00195DC9">
        <w:rPr>
          <w:rFonts w:ascii="Consolas" w:hAnsi="Consolas" w:cs="Consolas"/>
          <w:b/>
        </w:rPr>
        <w:t xml:space="preserve">  </w:t>
      </w:r>
      <w:r>
        <w:t xml:space="preserve">Selects table entries for node number </w:t>
      </w:r>
      <w:proofErr w:type="spellStart"/>
      <w:r>
        <w:t>nn</w:t>
      </w:r>
      <w:proofErr w:type="spellEnd"/>
      <w:r>
        <w:t xml:space="preserve">, in </w:t>
      </w:r>
      <w:proofErr w:type="spellStart"/>
      <w:r>
        <w:t>cyyxx</w:t>
      </w:r>
      <w:proofErr w:type="spellEnd"/>
      <w:r>
        <w:t xml:space="preserve"> notation.  The values in the table entries are not changed by  </w:t>
      </w:r>
      <w:r w:rsidRPr="002209D8">
        <w:rPr>
          <w:rFonts w:ascii="Consolas" w:hAnsi="Consolas" w:cs="Consolas"/>
          <w:b/>
        </w:rPr>
        <w:t>+</w:t>
      </w:r>
      <w:r>
        <w:rPr>
          <w:rFonts w:ascii="Consolas" w:hAnsi="Consolas" w:cs="Consolas"/>
          <w:b/>
        </w:rPr>
        <w:t>NODE</w:t>
      </w:r>
      <w:r>
        <w:t xml:space="preserve">  and so their values will be default unless a previous  </w:t>
      </w:r>
      <w:r w:rsidRPr="002209D8">
        <w:rPr>
          <w:rFonts w:ascii="Consolas" w:hAnsi="Consolas" w:cs="Consolas"/>
          <w:b/>
        </w:rPr>
        <w:t>+</w:t>
      </w:r>
      <w:r>
        <w:rPr>
          <w:rFonts w:ascii="Consolas" w:hAnsi="Consolas" w:cs="Consolas"/>
          <w:b/>
        </w:rPr>
        <w:t>NODE</w:t>
      </w:r>
      <w:r>
        <w:t xml:space="preserve">  phrase has been interpreted for the same node.</w:t>
      </w:r>
    </w:p>
    <w:p w14:paraId="069C4D0E" w14:textId="77777777" w:rsidR="001314BA" w:rsidRDefault="001314BA" w:rsidP="001314BA">
      <w:pPr>
        <w:pStyle w:val="BodyText"/>
        <w:ind w:left="1440" w:hanging="720"/>
        <w:rPr>
          <w:rFonts w:asciiTheme="minorHAnsi" w:hAnsiTheme="minorHAnsi" w:cstheme="minorHAnsi"/>
        </w:rPr>
      </w:pPr>
      <w:r w:rsidRPr="002C69FC">
        <w:rPr>
          <w:rFonts w:ascii="Consolas" w:hAnsi="Consolas" w:cs="Consolas"/>
          <w:b/>
        </w:rPr>
        <w:t>/RAM</w:t>
      </w:r>
      <w:r>
        <w:rPr>
          <w:rFonts w:ascii="Consolas" w:hAnsi="Consolas" w:cs="Consolas"/>
          <w:b/>
        </w:rPr>
        <w:t xml:space="preserve"> (bin)  </w:t>
      </w:r>
      <w:r>
        <w:rPr>
          <w:rFonts w:asciiTheme="minorHAnsi" w:hAnsiTheme="minorHAnsi" w:cstheme="minorHAnsi"/>
        </w:rPr>
        <w:t xml:space="preserve">Loads all of RAM from the given bin in </w:t>
      </w:r>
      <w:proofErr w:type="spellStart"/>
      <w:r>
        <w:rPr>
          <w:rFonts w:asciiTheme="minorHAnsi" w:hAnsiTheme="minorHAnsi" w:cstheme="minorHAnsi"/>
        </w:rPr>
        <w:t>cyyxx</w:t>
      </w:r>
      <w:proofErr w:type="spellEnd"/>
      <w:r>
        <w:rPr>
          <w:rFonts w:asciiTheme="minorHAnsi" w:hAnsiTheme="minorHAnsi" w:cstheme="minorHAnsi"/>
        </w:rPr>
        <w:t xml:space="preserve"> notation.  </w:t>
      </w:r>
      <w:r w:rsidRPr="00191E27">
        <w:rPr>
          <w:rFonts w:asciiTheme="minorHAnsi" w:hAnsiTheme="minorHAnsi" w:cstheme="minorHAnsi"/>
          <w:i/>
        </w:rPr>
        <w:t>By default nothing is loaded</w:t>
      </w:r>
      <w:r>
        <w:rPr>
          <w:rFonts w:asciiTheme="minorHAnsi" w:hAnsiTheme="minorHAnsi" w:cstheme="minorHAnsi"/>
        </w:rPr>
        <w:t>.  Partial loads may be described using the following words.  Up to three RAM load descriptors may be specified for each node.  Such loads are applied to the node in the order encountered in the boot description, so that if there are overlaps the last descriptor will overwrite earlier ones.</w:t>
      </w:r>
      <w:r w:rsidR="003A7482">
        <w:rPr>
          <w:rFonts w:asciiTheme="minorHAnsi" w:hAnsiTheme="minorHAnsi" w:cstheme="minorHAnsi"/>
        </w:rPr>
        <w:t xml:space="preserve">  When a RAM load of all 64 words is specified, any previously declared RAM loads are deleted and will not appear in the stream.  Thus it is possible to preset a default background, such as of Ganglia, and override that for nodes that won't be able to serve as Ganglia, without extending stream length.</w:t>
      </w:r>
    </w:p>
    <w:p w14:paraId="3544C7F6" w14:textId="77777777" w:rsidR="001314BA" w:rsidRDefault="001314BA" w:rsidP="001314BA">
      <w:pPr>
        <w:pStyle w:val="BodyText"/>
        <w:ind w:left="2160" w:hanging="720"/>
        <w:rPr>
          <w:rFonts w:asciiTheme="minorHAnsi" w:hAnsiTheme="minorHAnsi" w:cstheme="minorHAnsi"/>
        </w:rPr>
      </w:pPr>
      <w:r>
        <w:rPr>
          <w:rFonts w:ascii="Consolas" w:hAnsi="Consolas" w:cs="Consolas"/>
          <w:b/>
        </w:rPr>
        <w:t xml:space="preserve">/SOME (s d n bin)  </w:t>
      </w:r>
      <w:r>
        <w:rPr>
          <w:rFonts w:asciiTheme="minorHAnsi" w:hAnsiTheme="minorHAnsi" w:cstheme="minorHAnsi"/>
        </w:rPr>
        <w:t xml:space="preserve">Loads part of RAM,  </w:t>
      </w:r>
      <w:r w:rsidRPr="009D4D46">
        <w:rPr>
          <w:rFonts w:asciiTheme="minorHAnsi" w:hAnsiTheme="minorHAnsi" w:cstheme="minorHAnsi"/>
          <w:b/>
        </w:rPr>
        <w:t>n</w:t>
      </w:r>
      <w:r>
        <w:rPr>
          <w:rFonts w:asciiTheme="minorHAnsi" w:hAnsiTheme="minorHAnsi" w:cstheme="minorHAnsi"/>
        </w:rPr>
        <w:t xml:space="preserve">  words from the given  </w:t>
      </w:r>
      <w:r w:rsidRPr="009D4D46">
        <w:rPr>
          <w:rFonts w:asciiTheme="minorHAnsi" w:hAnsiTheme="minorHAnsi" w:cstheme="minorHAnsi"/>
          <w:b/>
        </w:rPr>
        <w:t>bin</w:t>
      </w:r>
      <w:r>
        <w:rPr>
          <w:rFonts w:asciiTheme="minorHAnsi" w:hAnsiTheme="minorHAnsi" w:cstheme="minorHAnsi"/>
        </w:rPr>
        <w:t xml:space="preserve"> , starting at address  </w:t>
      </w:r>
      <w:r w:rsidRPr="009D4D46">
        <w:rPr>
          <w:rFonts w:asciiTheme="minorHAnsi" w:hAnsiTheme="minorHAnsi" w:cstheme="minorHAnsi"/>
          <w:b/>
        </w:rPr>
        <w:t>s</w:t>
      </w:r>
      <w:r>
        <w:rPr>
          <w:rFonts w:asciiTheme="minorHAnsi" w:hAnsiTheme="minorHAnsi" w:cstheme="minorHAnsi"/>
        </w:rPr>
        <w:t xml:space="preserve">  in the bin, are loaded into the node's RAM at address  </w:t>
      </w:r>
      <w:r w:rsidRPr="009D4D46">
        <w:rPr>
          <w:rFonts w:asciiTheme="minorHAnsi" w:hAnsiTheme="minorHAnsi" w:cstheme="minorHAnsi"/>
          <w:b/>
        </w:rPr>
        <w:t>d</w:t>
      </w:r>
      <w:r>
        <w:rPr>
          <w:rFonts w:asciiTheme="minorHAnsi" w:hAnsiTheme="minorHAnsi" w:cstheme="minorHAnsi"/>
        </w:rPr>
        <w:t xml:space="preserve"> .</w:t>
      </w:r>
    </w:p>
    <w:p w14:paraId="2AB7F2D9" w14:textId="77777777" w:rsidR="001314BA" w:rsidRPr="009D4D46" w:rsidRDefault="001314BA" w:rsidP="001314BA">
      <w:pPr>
        <w:pStyle w:val="BodyText"/>
        <w:ind w:left="2160" w:hanging="720"/>
        <w:rPr>
          <w:rFonts w:asciiTheme="minorHAnsi" w:hAnsiTheme="minorHAnsi" w:cstheme="minorHAnsi"/>
        </w:rPr>
      </w:pPr>
      <w:r>
        <w:rPr>
          <w:rFonts w:ascii="Consolas" w:hAnsi="Consolas" w:cs="Consolas"/>
          <w:b/>
        </w:rPr>
        <w:t xml:space="preserve">/PART (a n bin)  </w:t>
      </w:r>
      <w:r>
        <w:rPr>
          <w:rFonts w:asciiTheme="minorHAnsi" w:hAnsiTheme="minorHAnsi" w:cstheme="minorHAnsi"/>
        </w:rPr>
        <w:t xml:space="preserve">Loads part of RAM, equivalent to   </w:t>
      </w:r>
      <w:r w:rsidRPr="009D4D46">
        <w:rPr>
          <w:rFonts w:ascii="Consolas" w:hAnsi="Consolas" w:cs="Consolas"/>
        </w:rPr>
        <w:t>a a n /SOME</w:t>
      </w:r>
      <w:r>
        <w:rPr>
          <w:rFonts w:asciiTheme="minorHAnsi" w:hAnsiTheme="minorHAnsi" w:cstheme="minorHAnsi"/>
        </w:rPr>
        <w:t xml:space="preserve">  .</w:t>
      </w:r>
    </w:p>
    <w:p w14:paraId="6DEC376F" w14:textId="77777777" w:rsidR="001314BA" w:rsidRDefault="001314BA" w:rsidP="001314BA">
      <w:pPr>
        <w:pStyle w:val="BodyText"/>
        <w:ind w:left="1440" w:hanging="720"/>
        <w:rPr>
          <w:rFonts w:asciiTheme="minorHAnsi" w:hAnsiTheme="minorHAnsi" w:cstheme="minorHAnsi"/>
        </w:rPr>
      </w:pPr>
      <w:r w:rsidRPr="002C69FC">
        <w:rPr>
          <w:rFonts w:ascii="Consolas" w:hAnsi="Consolas" w:cs="Consolas"/>
          <w:b/>
        </w:rPr>
        <w:t>/B</w:t>
      </w:r>
      <w:r w:rsidRPr="00E07043">
        <w:rPr>
          <w:rFonts w:ascii="Consolas" w:hAnsi="Consolas" w:cs="Consolas"/>
          <w:b/>
        </w:rPr>
        <w:t xml:space="preserve"> (</w:t>
      </w:r>
      <w:r>
        <w:rPr>
          <w:rFonts w:ascii="Consolas" w:hAnsi="Consolas" w:cs="Consolas"/>
          <w:b/>
        </w:rPr>
        <w:t>d</w:t>
      </w:r>
      <w:r w:rsidRPr="00E07043">
        <w:rPr>
          <w:rFonts w:ascii="Consolas" w:hAnsi="Consolas" w:cs="Consolas"/>
          <w:b/>
        </w:rPr>
        <w:t xml:space="preserve">)  </w:t>
      </w:r>
      <w:r>
        <w:rPr>
          <w:rFonts w:asciiTheme="minorHAnsi" w:hAnsiTheme="minorHAnsi" w:cstheme="minorHAnsi"/>
        </w:rPr>
        <w:t xml:space="preserve">Specifies an initial value for register  </w:t>
      </w:r>
      <w:r w:rsidRPr="00E07043">
        <w:rPr>
          <w:rFonts w:asciiTheme="minorHAnsi" w:hAnsiTheme="minorHAnsi" w:cstheme="minorHAnsi"/>
          <w:b/>
        </w:rPr>
        <w:t>B</w:t>
      </w:r>
      <w:r>
        <w:rPr>
          <w:rFonts w:asciiTheme="minorHAnsi" w:hAnsiTheme="minorHAnsi" w:cstheme="minorHAnsi"/>
        </w:rPr>
        <w:t xml:space="preserve"> .  </w:t>
      </w:r>
      <w:r>
        <w:rPr>
          <w:rFonts w:asciiTheme="minorHAnsi" w:hAnsiTheme="minorHAnsi" w:cstheme="minorHAnsi"/>
          <w:i/>
        </w:rPr>
        <w:t xml:space="preserve">By default B is </w:t>
      </w:r>
      <w:r w:rsidR="00FE59E0">
        <w:rPr>
          <w:rFonts w:asciiTheme="minorHAnsi" w:hAnsiTheme="minorHAnsi" w:cstheme="minorHAnsi"/>
          <w:i/>
        </w:rPr>
        <w:t>set to IO</w:t>
      </w:r>
      <w:r>
        <w:rPr>
          <w:rFonts w:asciiTheme="minorHAnsi" w:hAnsiTheme="minorHAnsi" w:cstheme="minorHAnsi"/>
        </w:rPr>
        <w:t>.</w:t>
      </w:r>
    </w:p>
    <w:p w14:paraId="1A179DE7" w14:textId="77777777" w:rsidR="001314BA" w:rsidRDefault="001314BA" w:rsidP="001314BA">
      <w:pPr>
        <w:pStyle w:val="BodyText"/>
        <w:ind w:left="1440" w:hanging="720"/>
        <w:rPr>
          <w:rFonts w:asciiTheme="minorHAnsi" w:hAnsiTheme="minorHAnsi" w:cstheme="minorHAnsi"/>
        </w:rPr>
      </w:pPr>
      <w:r>
        <w:rPr>
          <w:rFonts w:ascii="Consolas" w:hAnsi="Consolas" w:cs="Consolas"/>
          <w:b/>
        </w:rPr>
        <w:t xml:space="preserve">/A (d)  </w:t>
      </w:r>
      <w:r>
        <w:rPr>
          <w:rFonts w:asciiTheme="minorHAnsi" w:hAnsiTheme="minorHAnsi" w:cstheme="minorHAnsi"/>
        </w:rPr>
        <w:t xml:space="preserve">Specifies an initial value for register  </w:t>
      </w:r>
      <w:r w:rsidRPr="00E07043">
        <w:rPr>
          <w:rFonts w:asciiTheme="minorHAnsi" w:hAnsiTheme="minorHAnsi" w:cstheme="minorHAnsi"/>
          <w:b/>
        </w:rPr>
        <w:t>A</w:t>
      </w:r>
      <w:r>
        <w:rPr>
          <w:rFonts w:asciiTheme="minorHAnsi" w:hAnsiTheme="minorHAnsi" w:cstheme="minorHAnsi"/>
        </w:rPr>
        <w:t xml:space="preserve"> .  </w:t>
      </w:r>
      <w:r>
        <w:rPr>
          <w:rFonts w:asciiTheme="minorHAnsi" w:hAnsiTheme="minorHAnsi" w:cstheme="minorHAnsi"/>
          <w:i/>
        </w:rPr>
        <w:t>By default a port call instruction is left in A</w:t>
      </w:r>
      <w:r w:rsidRPr="00191E27">
        <w:rPr>
          <w:rFonts w:asciiTheme="minorHAnsi" w:hAnsiTheme="minorHAnsi" w:cstheme="minorHAnsi"/>
          <w:i/>
        </w:rPr>
        <w:t>.</w:t>
      </w:r>
    </w:p>
    <w:p w14:paraId="17117512" w14:textId="77777777" w:rsidR="001314BA" w:rsidRDefault="001314BA" w:rsidP="001314BA">
      <w:pPr>
        <w:pStyle w:val="BodyText"/>
        <w:ind w:left="1440" w:hanging="720"/>
        <w:rPr>
          <w:rFonts w:asciiTheme="minorHAnsi" w:hAnsiTheme="minorHAnsi" w:cstheme="minorHAnsi"/>
        </w:rPr>
      </w:pPr>
      <w:r w:rsidRPr="002C69FC">
        <w:rPr>
          <w:rFonts w:ascii="Consolas" w:hAnsi="Consolas" w:cs="Consolas"/>
          <w:b/>
        </w:rPr>
        <w:t>/IO</w:t>
      </w:r>
      <w:r>
        <w:rPr>
          <w:rFonts w:ascii="Consolas" w:hAnsi="Consolas" w:cs="Consolas"/>
          <w:b/>
        </w:rPr>
        <w:t xml:space="preserve"> (d)  </w:t>
      </w:r>
      <w:r w:rsidRPr="007C6439">
        <w:rPr>
          <w:rFonts w:asciiTheme="minorHAnsi" w:hAnsiTheme="minorHAnsi" w:cs="Consolas"/>
        </w:rPr>
        <w:t xml:space="preserve">Specifies a value to be loaded into the  </w:t>
      </w:r>
      <w:r w:rsidRPr="007C6439">
        <w:rPr>
          <w:rFonts w:asciiTheme="minorHAnsi" w:hAnsiTheme="minorHAnsi" w:cs="Consolas"/>
          <w:b/>
        </w:rPr>
        <w:t>IO</w:t>
      </w:r>
      <w:r w:rsidRPr="007C6439">
        <w:rPr>
          <w:rFonts w:asciiTheme="minorHAnsi" w:hAnsiTheme="minorHAnsi" w:cs="Consolas"/>
        </w:rPr>
        <w:t xml:space="preserve">  register.</w:t>
      </w:r>
      <w:r>
        <w:rPr>
          <w:rFonts w:asciiTheme="minorHAnsi" w:hAnsiTheme="minorHAnsi" w:cs="Consolas"/>
          <w:i/>
        </w:rPr>
        <w:t xml:space="preserve">  By default IO is not altered</w:t>
      </w:r>
      <w:r>
        <w:rPr>
          <w:rFonts w:asciiTheme="minorHAnsi" w:hAnsiTheme="minorHAnsi" w:cs="Consolas"/>
        </w:rPr>
        <w:t>.</w:t>
      </w:r>
    </w:p>
    <w:p w14:paraId="13C4F854" w14:textId="77777777" w:rsidR="001314BA" w:rsidRDefault="001314BA" w:rsidP="001314BA">
      <w:pPr>
        <w:pStyle w:val="BodyText"/>
        <w:ind w:left="1440" w:hanging="720"/>
        <w:rPr>
          <w:rFonts w:asciiTheme="minorHAnsi" w:hAnsiTheme="minorHAnsi" w:cstheme="minorHAnsi"/>
        </w:rPr>
      </w:pPr>
      <w:r w:rsidRPr="002C69FC">
        <w:rPr>
          <w:rFonts w:ascii="Consolas" w:hAnsi="Consolas" w:cs="Consolas"/>
          <w:b/>
        </w:rPr>
        <w:t>/STACK</w:t>
      </w:r>
      <w:r>
        <w:rPr>
          <w:rFonts w:ascii="Consolas" w:hAnsi="Consolas" w:cs="Consolas"/>
          <w:b/>
        </w:rPr>
        <w:t xml:space="preserve"> (&lt;n double values&gt; n)  </w:t>
      </w:r>
      <w:r w:rsidRPr="00BD7CA5">
        <w:rPr>
          <w:rFonts w:asciiTheme="minorHAnsi" w:hAnsiTheme="minorHAnsi" w:cstheme="minorHAnsi"/>
        </w:rPr>
        <w:t>Specifies up to</w:t>
      </w:r>
      <w:r>
        <w:rPr>
          <w:rFonts w:asciiTheme="minorHAnsi" w:hAnsiTheme="minorHAnsi" w:cstheme="minorHAnsi"/>
        </w:rPr>
        <w:t xml:space="preserve"> ten values to be pushed onto the data stack, with the rightmost value on top.  For example  </w:t>
      </w:r>
      <w:r w:rsidRPr="00BD7CA5">
        <w:rPr>
          <w:rFonts w:ascii="Consolas" w:hAnsi="Consolas" w:cs="Consolas"/>
        </w:rPr>
        <w:t>30 20 10 3 /stack</w:t>
      </w:r>
      <w:r>
        <w:rPr>
          <w:rFonts w:asciiTheme="minorHAnsi" w:hAnsiTheme="minorHAnsi" w:cstheme="minorHAnsi"/>
        </w:rPr>
        <w:t xml:space="preserve">  produces the same effect as though a program had executed code  </w:t>
      </w:r>
      <w:r w:rsidRPr="007C6439">
        <w:rPr>
          <w:rFonts w:ascii="Consolas" w:hAnsi="Consolas" w:cs="Consolas"/>
          <w:b/>
        </w:rPr>
        <w:t>30 20 10</w:t>
      </w:r>
      <w:r w:rsidRPr="007C6439">
        <w:rPr>
          <w:rFonts w:asciiTheme="minorHAnsi" w:hAnsiTheme="minorHAnsi" w:cstheme="minorHAnsi"/>
        </w:rPr>
        <w:t xml:space="preserve"> </w:t>
      </w:r>
      <w:r>
        <w:rPr>
          <w:rFonts w:asciiTheme="minorHAnsi" w:hAnsiTheme="minorHAnsi" w:cstheme="minorHAnsi"/>
        </w:rPr>
        <w:t>.</w:t>
      </w:r>
    </w:p>
    <w:p w14:paraId="06775841" w14:textId="77777777" w:rsidR="001314BA" w:rsidRDefault="001314BA" w:rsidP="001314BA">
      <w:pPr>
        <w:pStyle w:val="BodyText"/>
        <w:ind w:left="1440" w:hanging="720"/>
        <w:rPr>
          <w:rFonts w:asciiTheme="minorHAnsi" w:hAnsiTheme="minorHAnsi" w:cstheme="minorHAnsi"/>
        </w:rPr>
      </w:pPr>
      <w:r w:rsidRPr="002C69FC">
        <w:rPr>
          <w:rFonts w:ascii="Consolas" w:hAnsi="Consolas" w:cs="Consolas"/>
          <w:b/>
        </w:rPr>
        <w:t>/RSTACK</w:t>
      </w:r>
      <w:r>
        <w:rPr>
          <w:rFonts w:ascii="Consolas" w:hAnsi="Consolas" w:cs="Consolas"/>
          <w:b/>
        </w:rPr>
        <w:t xml:space="preserve"> (&lt;n double values&gt; n)  </w:t>
      </w:r>
      <w:r w:rsidRPr="00BD7CA5">
        <w:rPr>
          <w:rFonts w:asciiTheme="minorHAnsi" w:hAnsiTheme="minorHAnsi" w:cstheme="minorHAnsi"/>
        </w:rPr>
        <w:t>Specifies up to</w:t>
      </w:r>
      <w:r>
        <w:rPr>
          <w:rFonts w:asciiTheme="minorHAnsi" w:hAnsiTheme="minorHAnsi" w:cstheme="minorHAnsi"/>
        </w:rPr>
        <w:t xml:space="preserve"> nine values to be pushed onto the return stack, with the rightmost value on top.  For example  </w:t>
      </w:r>
      <w:r w:rsidRPr="00BD7CA5">
        <w:rPr>
          <w:rFonts w:ascii="Consolas" w:hAnsi="Consolas" w:cs="Consolas"/>
        </w:rPr>
        <w:t>30 20 10 3 /stack</w:t>
      </w:r>
      <w:r>
        <w:rPr>
          <w:rFonts w:asciiTheme="minorHAnsi" w:hAnsiTheme="minorHAnsi" w:cstheme="minorHAnsi"/>
        </w:rPr>
        <w:t xml:space="preserve">  produces the same effect as though a program had executed code  </w:t>
      </w:r>
      <w:r w:rsidRPr="007C6439">
        <w:rPr>
          <w:rFonts w:ascii="Consolas" w:hAnsi="Consolas" w:cs="Consolas"/>
          <w:b/>
        </w:rPr>
        <w:t>30 20 10</w:t>
      </w:r>
      <w:r w:rsidRPr="007C6439">
        <w:rPr>
          <w:rFonts w:asciiTheme="minorHAnsi" w:hAnsiTheme="minorHAnsi" w:cstheme="minorHAnsi"/>
        </w:rPr>
        <w:t xml:space="preserve"> </w:t>
      </w:r>
      <w:r>
        <w:rPr>
          <w:rFonts w:asciiTheme="minorHAnsi" w:hAnsiTheme="minorHAnsi" w:cstheme="minorHAnsi"/>
        </w:rPr>
        <w:t>.</w:t>
      </w:r>
    </w:p>
    <w:p w14:paraId="2B816FC2" w14:textId="77777777" w:rsidR="008321E6" w:rsidRDefault="008321E6" w:rsidP="008321E6">
      <w:pPr>
        <w:pStyle w:val="BodyText"/>
        <w:ind w:left="1440" w:hanging="720"/>
      </w:pPr>
      <w:r w:rsidRPr="002C69FC">
        <w:rPr>
          <w:rFonts w:ascii="Consolas" w:hAnsi="Consolas" w:cs="Consolas"/>
          <w:b/>
        </w:rPr>
        <w:t>/P</w:t>
      </w:r>
      <w:r>
        <w:rPr>
          <w:rFonts w:ascii="Consolas" w:hAnsi="Consolas" w:cs="Consolas"/>
          <w:b/>
        </w:rPr>
        <w:t xml:space="preserve"> (a)  </w:t>
      </w:r>
      <w:r w:rsidRPr="00BD7CA5">
        <w:rPr>
          <w:rFonts w:asciiTheme="minorHAnsi" w:hAnsiTheme="minorHAnsi" w:cstheme="minorHAnsi"/>
        </w:rPr>
        <w:t>Specifies an initial value</w:t>
      </w:r>
      <w:r>
        <w:rPr>
          <w:rFonts w:asciiTheme="minorHAnsi" w:hAnsiTheme="minorHAnsi" w:cstheme="minorHAnsi"/>
        </w:rPr>
        <w:t xml:space="preserve"> for register  P .  Default value is  xA9  which is the routine  warm  in every node's ROM.  When the node is started,  warm  jumps to the appropriate multiport execute for the node's position in the array.  If you wish to leave the boot routine enabled in a boot node that is touched by an automated loading procedure, specify its  P  value as  </w:t>
      </w:r>
      <w:proofErr w:type="spellStart"/>
      <w:r>
        <w:rPr>
          <w:rFonts w:asciiTheme="minorHAnsi" w:hAnsiTheme="minorHAnsi" w:cstheme="minorHAnsi"/>
        </w:rPr>
        <w:t>xAA</w:t>
      </w:r>
      <w:proofErr w:type="spellEnd"/>
      <w:r>
        <w:rPr>
          <w:rFonts w:asciiTheme="minorHAnsi" w:hAnsiTheme="minorHAnsi" w:cstheme="minorHAnsi"/>
        </w:rPr>
        <w:t xml:space="preserve">  as is done by reset for such nodes</w:t>
      </w:r>
    </w:p>
    <w:p w14:paraId="1FA93D85" w14:textId="77777777" w:rsidR="00291942" w:rsidRDefault="00332264" w:rsidP="00291942">
      <w:pPr>
        <w:pStyle w:val="BodyText"/>
        <w:ind w:left="1440" w:hanging="720"/>
      </w:pPr>
      <w:r>
        <w:rPr>
          <w:rFonts w:ascii="Consolas" w:hAnsi="Consolas" w:cs="Consolas"/>
          <w:b/>
        </w:rPr>
        <w:t xml:space="preserve">!ND ( </w:t>
      </w:r>
      <w:proofErr w:type="spellStart"/>
      <w:r>
        <w:rPr>
          <w:rFonts w:ascii="Consolas" w:hAnsi="Consolas" w:cs="Consolas"/>
          <w:b/>
        </w:rPr>
        <w:t>nn</w:t>
      </w:r>
      <w:proofErr w:type="spellEnd"/>
      <w:r>
        <w:rPr>
          <w:rFonts w:ascii="Consolas" w:hAnsi="Consolas" w:cs="Consolas"/>
          <w:b/>
        </w:rPr>
        <w:t>)</w:t>
      </w:r>
      <w:r w:rsidR="00291942">
        <w:rPr>
          <w:rFonts w:ascii="Consolas" w:hAnsi="Consolas" w:cs="Consolas"/>
          <w:b/>
        </w:rPr>
        <w:t xml:space="preserve">  </w:t>
      </w:r>
      <w:r>
        <w:rPr>
          <w:rFonts w:asciiTheme="minorHAnsi" w:hAnsiTheme="minorHAnsi" w:cstheme="minorHAnsi"/>
        </w:rPr>
        <w:t xml:space="preserve">Macro to load node </w:t>
      </w:r>
      <w:proofErr w:type="spellStart"/>
      <w:r>
        <w:rPr>
          <w:rFonts w:asciiTheme="minorHAnsi" w:hAnsiTheme="minorHAnsi" w:cstheme="minorHAnsi"/>
        </w:rPr>
        <w:t>nn</w:t>
      </w:r>
      <w:proofErr w:type="spellEnd"/>
      <w:r>
        <w:rPr>
          <w:rFonts w:asciiTheme="minorHAnsi" w:hAnsiTheme="minorHAnsi" w:cstheme="minorHAnsi"/>
        </w:rPr>
        <w:t xml:space="preserve"> with code from same bin.</w:t>
      </w:r>
    </w:p>
    <w:p w14:paraId="3AA9DB34" w14:textId="77777777" w:rsidR="00291942" w:rsidRDefault="00332264" w:rsidP="00291942">
      <w:pPr>
        <w:pStyle w:val="BodyText"/>
        <w:ind w:left="1440" w:hanging="720"/>
      </w:pPr>
      <w:r>
        <w:rPr>
          <w:rFonts w:ascii="Consolas" w:hAnsi="Consolas" w:cs="Consolas"/>
          <w:b/>
        </w:rPr>
        <w:t xml:space="preserve">+ND ( a. b. p </w:t>
      </w:r>
      <w:proofErr w:type="spellStart"/>
      <w:r>
        <w:rPr>
          <w:rFonts w:ascii="Consolas" w:hAnsi="Consolas" w:cs="Consolas"/>
          <w:b/>
        </w:rPr>
        <w:t>nn</w:t>
      </w:r>
      <w:proofErr w:type="spellEnd"/>
      <w:r>
        <w:rPr>
          <w:rFonts w:ascii="Consolas" w:hAnsi="Consolas" w:cs="Consolas"/>
          <w:b/>
        </w:rPr>
        <w:t>)</w:t>
      </w:r>
      <w:r w:rsidR="00291942">
        <w:rPr>
          <w:rFonts w:ascii="Consolas" w:hAnsi="Consolas" w:cs="Consolas"/>
          <w:b/>
        </w:rPr>
        <w:t xml:space="preserve">  </w:t>
      </w:r>
      <w:r>
        <w:rPr>
          <w:rFonts w:asciiTheme="minorHAnsi" w:hAnsiTheme="minorHAnsi" w:cstheme="minorHAnsi"/>
        </w:rPr>
        <w:t xml:space="preserve">Macro to load node </w:t>
      </w:r>
      <w:proofErr w:type="spellStart"/>
      <w:r>
        <w:rPr>
          <w:rFonts w:asciiTheme="minorHAnsi" w:hAnsiTheme="minorHAnsi" w:cstheme="minorHAnsi"/>
        </w:rPr>
        <w:t>nn</w:t>
      </w:r>
      <w:proofErr w:type="spellEnd"/>
      <w:r>
        <w:rPr>
          <w:rFonts w:asciiTheme="minorHAnsi" w:hAnsiTheme="minorHAnsi" w:cstheme="minorHAnsi"/>
        </w:rPr>
        <w:t xml:space="preserve"> with code from same bin and initialize registers.</w:t>
      </w:r>
    </w:p>
    <w:p w14:paraId="214B2319" w14:textId="77777777" w:rsidR="008321E6" w:rsidRDefault="00941E20" w:rsidP="008321E6">
      <w:pPr>
        <w:pStyle w:val="BodyText"/>
        <w:ind w:left="1440" w:hanging="720"/>
      </w:pPr>
      <w:r>
        <w:rPr>
          <w:rFonts w:ascii="Consolas" w:hAnsi="Consolas" w:cs="Consolas"/>
          <w:b/>
        </w:rPr>
        <w:t>ITS</w:t>
      </w:r>
      <w:r w:rsidR="008321E6">
        <w:rPr>
          <w:rFonts w:ascii="Consolas" w:hAnsi="Consolas" w:cs="Consolas"/>
          <w:b/>
        </w:rPr>
        <w:t xml:space="preserve"> (</w:t>
      </w:r>
      <w:proofErr w:type="spellStart"/>
      <w:r w:rsidR="008321E6">
        <w:rPr>
          <w:rFonts w:ascii="Consolas" w:hAnsi="Consolas" w:cs="Consolas"/>
          <w:b/>
        </w:rPr>
        <w:t>nn</w:t>
      </w:r>
      <w:proofErr w:type="spellEnd"/>
      <w:r w:rsidR="008321E6">
        <w:rPr>
          <w:rFonts w:ascii="Consolas" w:hAnsi="Consolas" w:cs="Consolas"/>
          <w:b/>
        </w:rPr>
        <w:t xml:space="preserve"> _ - a)  </w:t>
      </w:r>
      <w:r w:rsidR="008321E6">
        <w:rPr>
          <w:rFonts w:asciiTheme="minorHAnsi" w:hAnsiTheme="minorHAnsi" w:cstheme="minorHAnsi"/>
        </w:rPr>
        <w:t xml:space="preserve">Returns the value of the label whose name follows in bin  </w:t>
      </w:r>
      <w:proofErr w:type="spellStart"/>
      <w:r w:rsidR="008321E6" w:rsidRPr="008321E6">
        <w:rPr>
          <w:rFonts w:asciiTheme="minorHAnsi" w:hAnsiTheme="minorHAnsi" w:cstheme="minorHAnsi"/>
          <w:b/>
        </w:rPr>
        <w:t>nn</w:t>
      </w:r>
      <w:proofErr w:type="spellEnd"/>
      <w:r w:rsidR="008321E6">
        <w:rPr>
          <w:rFonts w:asciiTheme="minorHAnsi" w:hAnsiTheme="minorHAnsi" w:cstheme="minorHAnsi"/>
        </w:rPr>
        <w:t xml:space="preserve"> .</w:t>
      </w:r>
    </w:p>
    <w:p w14:paraId="5A8E3B51" w14:textId="1FF6F0A7" w:rsidR="001314BA" w:rsidRDefault="008321E6" w:rsidP="001314BA">
      <w:pPr>
        <w:pStyle w:val="BodyText"/>
        <w:ind w:left="1440" w:hanging="720"/>
        <w:rPr>
          <w:rFonts w:asciiTheme="minorHAnsi" w:hAnsiTheme="minorHAnsi" w:cstheme="minorHAnsi"/>
        </w:rPr>
      </w:pPr>
      <w:r>
        <w:rPr>
          <w:rFonts w:ascii="Consolas" w:hAnsi="Consolas" w:cs="Consolas"/>
          <w:b/>
        </w:rPr>
        <w:t>RIGHT LEFT UP DOWN IO LDATA RDATA</w:t>
      </w:r>
      <w:r w:rsidR="001314BA">
        <w:rPr>
          <w:rFonts w:ascii="Consolas" w:hAnsi="Consolas" w:cs="Consolas"/>
          <w:b/>
        </w:rPr>
        <w:t xml:space="preserve">  </w:t>
      </w:r>
      <w:r>
        <w:rPr>
          <w:rFonts w:asciiTheme="minorHAnsi" w:hAnsiTheme="minorHAnsi" w:cstheme="minorHAnsi"/>
        </w:rPr>
        <w:t>Register names returning double addresses in I/O space.</w:t>
      </w:r>
    </w:p>
    <w:p w14:paraId="5F7AFC5A" w14:textId="2C373BE5" w:rsidR="00D26EBE" w:rsidRDefault="00D26EBE" w:rsidP="001314BA">
      <w:pPr>
        <w:pStyle w:val="BodyText"/>
        <w:ind w:left="1440" w:hanging="720"/>
        <w:rPr>
          <w:rFonts w:asciiTheme="minorHAnsi" w:hAnsiTheme="minorHAnsi" w:cstheme="minorHAnsi"/>
        </w:rPr>
      </w:pPr>
      <w:r>
        <w:rPr>
          <w:rFonts w:ascii="Consolas" w:hAnsi="Consolas" w:cs="Consolas"/>
          <w:b/>
        </w:rPr>
        <w:t xml:space="preserve">EAST WEST NORTH SOUTH  </w:t>
      </w:r>
      <w:r>
        <w:rPr>
          <w:rFonts w:asciiTheme="minorHAnsi" w:hAnsiTheme="minorHAnsi" w:cstheme="minorHAnsi"/>
        </w:rPr>
        <w:t xml:space="preserve">Register names like the above, but leading in cardinal directions for the node selected by  </w:t>
      </w:r>
      <w:r w:rsidRPr="00463574">
        <w:rPr>
          <w:rFonts w:asciiTheme="minorHAnsi" w:hAnsiTheme="minorHAnsi" w:cstheme="minorHAnsi"/>
          <w:b/>
        </w:rPr>
        <w:t>+NODE</w:t>
      </w:r>
      <w:r>
        <w:rPr>
          <w:rFonts w:asciiTheme="minorHAnsi" w:hAnsiTheme="minorHAnsi" w:cstheme="minorHAnsi"/>
        </w:rPr>
        <w:t xml:space="preserve"> .</w:t>
      </w:r>
    </w:p>
    <w:p w14:paraId="5E019768" w14:textId="5425EAFB" w:rsidR="005A6877" w:rsidRDefault="005A6877" w:rsidP="005A6877">
      <w:r>
        <w:br w:type="page"/>
      </w:r>
    </w:p>
    <w:p w14:paraId="46E2F182" w14:textId="24B7527E" w:rsidR="005A6877" w:rsidRDefault="005A6877" w:rsidP="005A6877">
      <w:pPr>
        <w:pStyle w:val="Heading4"/>
      </w:pPr>
      <w:r>
        <w:lastRenderedPageBreak/>
        <w:t>BDL Macros</w:t>
      </w:r>
    </w:p>
    <w:p w14:paraId="6DA74466" w14:textId="66A3927A" w:rsidR="005A6877" w:rsidRPr="005A6877" w:rsidRDefault="005A6877" w:rsidP="00463574">
      <w:pPr>
        <w:pStyle w:val="BodyText"/>
      </w:pPr>
      <w:r>
        <w:t>Several higher level BDL functions are also provided:</w:t>
      </w:r>
    </w:p>
    <w:p w14:paraId="558683C3" w14:textId="47A519B9" w:rsidR="00793197" w:rsidRDefault="00793197" w:rsidP="001314BA">
      <w:pPr>
        <w:pStyle w:val="BodyText"/>
        <w:ind w:left="1440" w:hanging="720"/>
        <w:rPr>
          <w:rFonts w:asciiTheme="minorHAnsi" w:hAnsiTheme="minorHAnsi" w:cstheme="minorHAnsi"/>
        </w:rPr>
      </w:pPr>
      <w:r>
        <w:rPr>
          <w:rFonts w:ascii="Consolas" w:hAnsi="Consolas" w:cs="Consolas"/>
          <w:b/>
        </w:rPr>
        <w:t xml:space="preserve">/RINF  </w:t>
      </w:r>
      <w:r>
        <w:rPr>
          <w:rFonts w:asciiTheme="minorHAnsi" w:hAnsiTheme="minorHAnsi" w:cstheme="minorHAnsi"/>
        </w:rPr>
        <w:t xml:space="preserve">initializes return stack with all -1s.  </w:t>
      </w:r>
      <w:r w:rsidR="00A07FC8">
        <w:rPr>
          <w:rFonts w:asciiTheme="minorHAnsi" w:hAnsiTheme="minorHAnsi" w:cstheme="minorHAnsi"/>
        </w:rPr>
        <w:t xml:space="preserve">Used to support infinite  </w:t>
      </w:r>
      <w:r w:rsidR="00A07FC8" w:rsidRPr="00A878A9">
        <w:rPr>
          <w:rFonts w:ascii="Consolas" w:hAnsi="Consolas" w:cstheme="minorHAnsi"/>
        </w:rPr>
        <w:t xml:space="preserve">&lt;op&gt; &lt;op&gt; </w:t>
      </w:r>
      <w:proofErr w:type="spellStart"/>
      <w:r w:rsidR="00A07FC8" w:rsidRPr="00A878A9">
        <w:rPr>
          <w:rFonts w:ascii="Consolas" w:hAnsi="Consolas" w:cstheme="minorHAnsi"/>
        </w:rPr>
        <w:t>unext</w:t>
      </w:r>
      <w:proofErr w:type="spellEnd"/>
      <w:r w:rsidR="00A07FC8" w:rsidRPr="00A878A9">
        <w:rPr>
          <w:rFonts w:ascii="Consolas" w:hAnsi="Consolas" w:cstheme="minorHAnsi"/>
        </w:rPr>
        <w:t xml:space="preserve"> </w:t>
      </w:r>
      <w:proofErr w:type="spellStart"/>
      <w:r w:rsidR="00A07FC8" w:rsidRPr="00A878A9">
        <w:rPr>
          <w:rFonts w:ascii="Consolas" w:hAnsi="Consolas" w:cstheme="minorHAnsi"/>
        </w:rPr>
        <w:t>unext</w:t>
      </w:r>
      <w:proofErr w:type="spellEnd"/>
      <w:r w:rsidR="00A07FC8">
        <w:rPr>
          <w:rFonts w:asciiTheme="minorHAnsi" w:hAnsiTheme="minorHAnsi" w:cstheme="minorHAnsi"/>
        </w:rPr>
        <w:t xml:space="preserve">  loops</w:t>
      </w:r>
      <w:r>
        <w:rPr>
          <w:rFonts w:asciiTheme="minorHAnsi" w:hAnsiTheme="minorHAnsi" w:cstheme="minorHAnsi"/>
        </w:rPr>
        <w:t>.</w:t>
      </w:r>
    </w:p>
    <w:p w14:paraId="23D8AD98" w14:textId="7EA40ACA" w:rsidR="00A07FC8" w:rsidRDefault="00A07FC8" w:rsidP="001314BA">
      <w:pPr>
        <w:pStyle w:val="BodyText"/>
        <w:ind w:left="1440" w:hanging="720"/>
        <w:rPr>
          <w:rFonts w:ascii="Consolas" w:hAnsi="Consolas" w:cs="Consolas"/>
        </w:rPr>
      </w:pPr>
      <w:r>
        <w:rPr>
          <w:rFonts w:ascii="Consolas" w:hAnsi="Consolas" w:cs="Consolas"/>
          <w:b/>
        </w:rPr>
        <w:t xml:space="preserve">+wire (s d </w:t>
      </w:r>
      <w:proofErr w:type="spellStart"/>
      <w:r>
        <w:rPr>
          <w:rFonts w:ascii="Consolas" w:hAnsi="Consolas" w:cs="Consolas"/>
          <w:b/>
        </w:rPr>
        <w:t>n</w:t>
      </w:r>
      <w:r w:rsidR="00AF0B4B">
        <w:rPr>
          <w:rFonts w:ascii="Consolas" w:hAnsi="Consolas" w:cs="Consolas"/>
          <w:b/>
        </w:rPr>
        <w:t>n</w:t>
      </w:r>
      <w:proofErr w:type="spellEnd"/>
      <w:r>
        <w:rPr>
          <w:rFonts w:ascii="Consolas" w:hAnsi="Consolas" w:cs="Consolas"/>
          <w:b/>
        </w:rPr>
        <w:t xml:space="preserve">)  </w:t>
      </w:r>
      <w:r>
        <w:rPr>
          <w:rFonts w:ascii="Consolas" w:hAnsi="Consolas" w:cs="Consolas"/>
        </w:rPr>
        <w:t xml:space="preserve">places a perfect 1-word wire in node  </w:t>
      </w:r>
      <w:proofErr w:type="spellStart"/>
      <w:r w:rsidRPr="00A878A9">
        <w:rPr>
          <w:rFonts w:ascii="Consolas" w:hAnsi="Consolas" w:cstheme="minorHAnsi"/>
        </w:rPr>
        <w:t>n</w:t>
      </w:r>
      <w:r w:rsidR="005A6877">
        <w:rPr>
          <w:rFonts w:ascii="Consolas" w:hAnsi="Consolas" w:cstheme="minorHAnsi"/>
        </w:rPr>
        <w:t>n</w:t>
      </w:r>
      <w:proofErr w:type="spellEnd"/>
      <w:r>
        <w:rPr>
          <w:rFonts w:ascii="Consolas" w:hAnsi="Consolas" w:cs="Consolas"/>
        </w:rPr>
        <w:t xml:space="preserve">  with source and destination ports  </w:t>
      </w:r>
      <w:r w:rsidRPr="00A878A9">
        <w:rPr>
          <w:rFonts w:ascii="Consolas" w:hAnsi="Consolas" w:cstheme="minorHAnsi"/>
        </w:rPr>
        <w:t>s</w:t>
      </w:r>
      <w:r>
        <w:rPr>
          <w:rFonts w:ascii="Consolas" w:hAnsi="Consolas" w:cs="Consolas"/>
        </w:rPr>
        <w:t xml:space="preserve">  and  </w:t>
      </w:r>
      <w:r w:rsidRPr="00A878A9">
        <w:rPr>
          <w:rFonts w:ascii="Consolas" w:hAnsi="Consolas" w:cstheme="minorHAnsi"/>
        </w:rPr>
        <w:t>d</w:t>
      </w:r>
      <w:r>
        <w:rPr>
          <w:rFonts w:ascii="Consolas" w:hAnsi="Consolas" w:cs="Consolas"/>
        </w:rPr>
        <w:t xml:space="preserve">  respectively.</w:t>
      </w:r>
    </w:p>
    <w:p w14:paraId="575B3EBF" w14:textId="4B3EAC8E" w:rsidR="005A6877" w:rsidRPr="00463574" w:rsidRDefault="005A6877" w:rsidP="001314BA">
      <w:pPr>
        <w:pStyle w:val="BodyText"/>
        <w:ind w:left="1440" w:hanging="720"/>
        <w:rPr>
          <w:rFonts w:asciiTheme="minorHAnsi" w:hAnsiTheme="minorHAnsi" w:cstheme="minorHAnsi"/>
          <w:bCs/>
        </w:rPr>
      </w:pPr>
      <w:r>
        <w:rPr>
          <w:rFonts w:ascii="Consolas" w:hAnsi="Consolas" w:cs="Consolas"/>
          <w:b/>
        </w:rPr>
        <w:t>+</w:t>
      </w:r>
      <w:proofErr w:type="spellStart"/>
      <w:r>
        <w:rPr>
          <w:rFonts w:ascii="Consolas" w:hAnsi="Consolas" w:cs="Consolas"/>
          <w:b/>
        </w:rPr>
        <w:t>dly</w:t>
      </w:r>
      <w:proofErr w:type="spellEnd"/>
      <w:r>
        <w:rPr>
          <w:rFonts w:ascii="Consolas" w:hAnsi="Consolas" w:cs="Consolas"/>
          <w:b/>
        </w:rPr>
        <w:t xml:space="preserve"> ( s d </w:t>
      </w:r>
      <w:proofErr w:type="spellStart"/>
      <w:r>
        <w:rPr>
          <w:rFonts w:ascii="Consolas" w:hAnsi="Consolas" w:cs="Consolas"/>
          <w:b/>
        </w:rPr>
        <w:t>nn</w:t>
      </w:r>
      <w:proofErr w:type="spellEnd"/>
      <w:r>
        <w:rPr>
          <w:rFonts w:ascii="Consolas" w:hAnsi="Consolas" w:cs="Consolas"/>
          <w:b/>
        </w:rPr>
        <w:t>)</w:t>
      </w:r>
      <w:r w:rsidR="00AF0B4B">
        <w:rPr>
          <w:rFonts w:ascii="Consolas" w:hAnsi="Consolas" w:cs="Consolas"/>
          <w:b/>
        </w:rPr>
        <w:t xml:space="preserve">  </w:t>
      </w:r>
      <w:r w:rsidR="00AF0B4B">
        <w:rPr>
          <w:rFonts w:ascii="Consolas" w:hAnsi="Consolas" w:cs="Consolas"/>
          <w:bCs/>
        </w:rPr>
        <w:t xml:space="preserve">Sets node  </w:t>
      </w:r>
      <w:proofErr w:type="spellStart"/>
      <w:r w:rsidR="00AF0B4B">
        <w:rPr>
          <w:rFonts w:ascii="Consolas" w:hAnsi="Consolas" w:cs="Consolas"/>
          <w:bCs/>
        </w:rPr>
        <w:t>nn</w:t>
      </w:r>
      <w:proofErr w:type="spellEnd"/>
      <w:r w:rsidR="00AF0B4B">
        <w:rPr>
          <w:rFonts w:ascii="Consolas" w:hAnsi="Consolas" w:cs="Consolas"/>
          <w:bCs/>
        </w:rPr>
        <w:t xml:space="preserve">  up as a delay line from ports  s  to  </w:t>
      </w:r>
      <w:proofErr w:type="spellStart"/>
      <w:r w:rsidR="00AF0B4B">
        <w:rPr>
          <w:rFonts w:ascii="Consolas" w:hAnsi="Consolas" w:cs="Consolas"/>
          <w:bCs/>
        </w:rPr>
        <w:t>d</w:t>
      </w:r>
      <w:proofErr w:type="spellEnd"/>
      <w:r w:rsidR="00AF0B4B">
        <w:rPr>
          <w:rFonts w:ascii="Consolas" w:hAnsi="Consolas" w:cs="Consolas"/>
          <w:bCs/>
        </w:rPr>
        <w:t xml:space="preserve"> .</w:t>
      </w:r>
    </w:p>
    <w:p w14:paraId="1D8665F9" w14:textId="77777777" w:rsidR="004125EF" w:rsidRDefault="00D10E66" w:rsidP="00D10E66">
      <w:pPr>
        <w:pStyle w:val="Heading3"/>
      </w:pPr>
      <w:bookmarkStart w:id="571" w:name="_Toc119163500"/>
      <w:r>
        <w:t>Stream Structure</w:t>
      </w:r>
      <w:bookmarkEnd w:id="571"/>
    </w:p>
    <w:p w14:paraId="4802C93D" w14:textId="77777777" w:rsidR="003A17F7" w:rsidRDefault="00D10E66" w:rsidP="00D10E66">
      <w:pPr>
        <w:pStyle w:val="BodyText"/>
      </w:pPr>
      <w:r>
        <w:t>The components used for building frame content differ from those used in the External IDE.</w:t>
      </w:r>
      <w:r w:rsidR="003A17F7">
        <w:t xml:space="preserve">  This section includes information for calculating</w:t>
      </w:r>
      <w:r w:rsidR="008774CA">
        <w:t xml:space="preserve"> worst case</w:t>
      </w:r>
      <w:r w:rsidR="003A17F7">
        <w:t xml:space="preserve"> frame length.  For calculations based on node quantity, we assume a bridged pair of chips containing a total of 288 nodes, two of which (300 and 10300) are inaccessible because they are the bridge, and the boot node itself which is loaded in a separate frame</w:t>
      </w:r>
      <w:r w:rsidR="008774CA">
        <w:t xml:space="preserve">; so the frame will visit a new of 285 nodes in the </w:t>
      </w:r>
      <w:r w:rsidR="00002777">
        <w:t xml:space="preserve">full, 2-chip </w:t>
      </w:r>
      <w:r w:rsidR="008774CA">
        <w:t>path.</w:t>
      </w:r>
    </w:p>
    <w:p w14:paraId="2DEF0373" w14:textId="77777777" w:rsidR="003A17F7" w:rsidRDefault="003A17F7" w:rsidP="00D10E66">
      <w:pPr>
        <w:pStyle w:val="BodyText"/>
      </w:pPr>
      <w:r>
        <w:t>A frame begins with a 3-word header unless it isn't needed.  The first node</w:t>
      </w:r>
      <w:r w:rsidR="00B222F7">
        <w:t xml:space="preserve"> </w:t>
      </w:r>
      <w:r w:rsidR="008774CA">
        <w:t>receiving data via the frame body</w:t>
      </w:r>
      <w:r>
        <w:t xml:space="preserve"> is given a focusing call that must be present in the stream; subsequent nodes get their focusing calls from the pump in the preceding node.</w:t>
      </w:r>
      <w:r w:rsidR="00B222F7">
        <w:t xml:space="preserve">  So we begin </w:t>
      </w:r>
      <w:r w:rsidR="00580EFB">
        <w:t>with 1 or 4 words and add to it modules of the following kinds.</w:t>
      </w:r>
    </w:p>
    <w:p w14:paraId="456427E5" w14:textId="77777777" w:rsidR="003A17F7" w:rsidRDefault="003A17F7" w:rsidP="003A17F7">
      <w:pPr>
        <w:pStyle w:val="Heading4"/>
      </w:pPr>
      <w:r>
        <w:t>Port Pumps</w:t>
      </w:r>
    </w:p>
    <w:p w14:paraId="2E5B6338" w14:textId="77777777" w:rsidR="008774CA" w:rsidRDefault="00580EFB" w:rsidP="00D10E66">
      <w:pPr>
        <w:pStyle w:val="BodyText"/>
      </w:pPr>
      <w:r>
        <w:t xml:space="preserve">A frame begins with one port pump for each node except the last in the path.  </w:t>
      </w:r>
      <w:r w:rsidR="00D10E66">
        <w:t xml:space="preserve">The port pump is still five words but uses </w:t>
      </w:r>
      <w:r w:rsidR="00D10E66" w:rsidRPr="003A17F7">
        <w:rPr>
          <w:b/>
        </w:rPr>
        <w:t>A</w:t>
      </w:r>
      <w:r w:rsidR="00D10E66">
        <w:t xml:space="preserve"> rather than </w:t>
      </w:r>
      <w:r w:rsidR="00D10E66" w:rsidRPr="003A17F7">
        <w:rPr>
          <w:b/>
        </w:rPr>
        <w:t>B</w:t>
      </w:r>
      <w:r w:rsidR="00D10E66">
        <w:t xml:space="preserve"> to point to the port </w:t>
      </w:r>
      <w:r w:rsidR="00143B88">
        <w:t>at which the pump is directed</w:t>
      </w:r>
      <w:r w:rsidR="008774CA">
        <w:t>; thus the port pump clobbers A, and it also has to push one word on each stack</w:t>
      </w:r>
      <w:r w:rsidR="00143B88">
        <w:t xml:space="preserve">.  For n nodes in path after the root, n-1 pumps are required; </w:t>
      </w:r>
      <w:r w:rsidR="008774CA">
        <w:t>for two chips n-1 is 284 so 1420 words of pumps add to the 4 above for 1424.</w:t>
      </w:r>
      <w:r w:rsidR="004404D3">
        <w:t xml:space="preserve">  </w:t>
      </w:r>
      <w:r w:rsidR="006C3F47">
        <w:t>Structure within the stream:</w:t>
      </w:r>
    </w:p>
    <w:p w14:paraId="02FA2BD2" w14:textId="77777777" w:rsidR="006C3F47" w:rsidRDefault="006C3F47" w:rsidP="006C3F47">
      <w:pPr>
        <w:pStyle w:val="Coding"/>
      </w:pPr>
      <w:bookmarkStart w:id="572" w:name="_Hlk18890138"/>
      <w:r>
        <w:t xml:space="preserve">   04DAF     @p dup a!  @p  (preceded by focusing call)</w:t>
      </w:r>
    </w:p>
    <w:p w14:paraId="526FCDE9" w14:textId="77777777" w:rsidR="006C3F47" w:rsidRDefault="006C3F47" w:rsidP="006C3F47">
      <w:pPr>
        <w:pStyle w:val="Coding"/>
      </w:pPr>
      <w:r>
        <w:t xml:space="preserve">   12xxx     Literal, the focusing call given to next node</w:t>
      </w:r>
    </w:p>
    <w:bookmarkEnd w:id="572"/>
    <w:p w14:paraId="263B4D73" w14:textId="77777777" w:rsidR="006C3F47" w:rsidRDefault="006C3F47" w:rsidP="006C3F47">
      <w:pPr>
        <w:pStyle w:val="Coding"/>
      </w:pPr>
      <w:r>
        <w:t xml:space="preserve">   </w:t>
      </w:r>
      <w:r w:rsidR="00CD4542">
        <w:t>lng-1</w:t>
      </w:r>
      <w:r>
        <w:t xml:space="preserve">     Literal, </w:t>
      </w:r>
      <w:r w:rsidR="00CD4542">
        <w:t>n</w:t>
      </w:r>
      <w:r>
        <w:t>umber of words following pump -1</w:t>
      </w:r>
    </w:p>
    <w:p w14:paraId="4C16EB2D" w14:textId="77777777" w:rsidR="006C3F47" w:rsidRDefault="006C3F47" w:rsidP="006C3F47">
      <w:pPr>
        <w:pStyle w:val="Coding"/>
      </w:pPr>
      <w:r>
        <w:t xml:space="preserve">   2FAB2     &gt;r !</w:t>
      </w:r>
    </w:p>
    <w:p w14:paraId="2648F23E" w14:textId="77777777" w:rsidR="006C3F47" w:rsidRDefault="006C3F47" w:rsidP="006C3F47">
      <w:pPr>
        <w:pStyle w:val="Coding"/>
      </w:pPr>
      <w:r>
        <w:t xml:space="preserve">   05A72     begin  @p !  </w:t>
      </w:r>
      <w:proofErr w:type="spellStart"/>
      <w:r>
        <w:t>unext</w:t>
      </w:r>
      <w:proofErr w:type="spellEnd"/>
    </w:p>
    <w:p w14:paraId="578206A5" w14:textId="77777777" w:rsidR="00580EFB" w:rsidRDefault="00580EFB" w:rsidP="00D10E66">
      <w:pPr>
        <w:pStyle w:val="BodyText"/>
      </w:pPr>
      <w:r>
        <w:t>Following the sequence of port pumps, there is a Memory Load module and a Post-Load Initialization module for each node beginning with the last node in the path and proceeding backward along the path to and including the first node after the root.</w:t>
      </w:r>
      <w:r w:rsidR="006C3F47">
        <w:t xml:space="preserve">  When a node given a port pump is finished with pumping, the next thing in the stream will be its memory load</w:t>
      </w:r>
      <w:r w:rsidR="00CD4542">
        <w:t>(s)</w:t>
      </w:r>
      <w:r w:rsidR="006C3F47">
        <w:t xml:space="preserve"> (if any) and initialization (at least of P and IO.)</w:t>
      </w:r>
    </w:p>
    <w:p w14:paraId="3245C4C7" w14:textId="77777777" w:rsidR="008774CA" w:rsidRDefault="008774CA" w:rsidP="008774CA">
      <w:pPr>
        <w:pStyle w:val="Heading4"/>
      </w:pPr>
      <w:r>
        <w:t>Memory Loads</w:t>
      </w:r>
    </w:p>
    <w:p w14:paraId="399AE228" w14:textId="77777777" w:rsidR="008774CA" w:rsidRDefault="008774CA" w:rsidP="00D10E66">
      <w:pPr>
        <w:pStyle w:val="BodyText"/>
      </w:pPr>
      <w:r>
        <w:t xml:space="preserve">Each memory pump is five words long followed by the text to be loaded.  In the typical case there is one memory pump and 64 words of text for a total of 69 words.  Complicating this, we permit combining up to three memory loads for a node, </w:t>
      </w:r>
      <w:r w:rsidR="00061CA1">
        <w:t>in which case one might expect still a max of 64 words of text but with two additional pumps, bringing the total to 79 words.  285 of these would be 22515 words</w:t>
      </w:r>
      <w:r w:rsidR="00580EFB">
        <w:t>, for a total thus far of 22939 although a smaller number is more common because normally there is only one memory load in effect for each node.</w:t>
      </w:r>
      <w:r w:rsidR="006C3F47">
        <w:t xml:space="preserve">  Structure:</w:t>
      </w:r>
    </w:p>
    <w:p w14:paraId="05E2E689" w14:textId="77777777" w:rsidR="006C3F47" w:rsidRDefault="00CD4542" w:rsidP="006C3F47">
      <w:pPr>
        <w:pStyle w:val="Coding"/>
      </w:pPr>
      <w:bookmarkStart w:id="573" w:name="_Hlk18886196"/>
      <w:r>
        <w:t xml:space="preserve">   04A12     @p a!  @p</w:t>
      </w:r>
    </w:p>
    <w:p w14:paraId="6CB2CC9D" w14:textId="77777777" w:rsidR="00CD4542" w:rsidRDefault="00CD4542" w:rsidP="006C3F47">
      <w:pPr>
        <w:pStyle w:val="Coding"/>
      </w:pPr>
      <w:r>
        <w:t xml:space="preserve">   &lt;</w:t>
      </w:r>
      <w:proofErr w:type="spellStart"/>
      <w:r>
        <w:t>adr</w:t>
      </w:r>
      <w:proofErr w:type="spellEnd"/>
      <w:r>
        <w:t>&gt;     Literal, start address of this RAM load</w:t>
      </w:r>
    </w:p>
    <w:p w14:paraId="2260A1BE" w14:textId="77777777" w:rsidR="00CD4542" w:rsidRDefault="00CD4542" w:rsidP="006C3F47">
      <w:pPr>
        <w:pStyle w:val="Coding"/>
      </w:pPr>
      <w:r>
        <w:t xml:space="preserve">   lng-1     Literal, number of words following -1</w:t>
      </w:r>
    </w:p>
    <w:p w14:paraId="7029AF7E" w14:textId="77777777" w:rsidR="00CD4542" w:rsidRDefault="00CD4542" w:rsidP="006C3F47">
      <w:pPr>
        <w:pStyle w:val="Coding"/>
      </w:pPr>
      <w:r>
        <w:t xml:space="preserve">   2E9B2     &gt;r</w:t>
      </w:r>
    </w:p>
    <w:p w14:paraId="0A3E5AD4" w14:textId="2BAEF70E" w:rsidR="00CD4542" w:rsidRDefault="00CD4542" w:rsidP="006C3F47">
      <w:pPr>
        <w:pStyle w:val="Coding"/>
      </w:pPr>
      <w:r>
        <w:t xml:space="preserve">   05872    begin  @p </w:t>
      </w:r>
      <w:r w:rsidR="00FE5B2D">
        <w:t xml:space="preserve">!+  </w:t>
      </w:r>
      <w:proofErr w:type="spellStart"/>
      <w:r>
        <w:t>unext</w:t>
      </w:r>
      <w:proofErr w:type="spellEnd"/>
    </w:p>
    <w:bookmarkEnd w:id="573"/>
    <w:p w14:paraId="152F39C8" w14:textId="77777777" w:rsidR="00061CA1" w:rsidRDefault="00061CA1" w:rsidP="00D10E66">
      <w:pPr>
        <w:pStyle w:val="BodyText"/>
      </w:pPr>
      <w:r>
        <w:t>It is possible to describe a</w:t>
      </w:r>
      <w:r w:rsidR="00CD4542">
        <w:t>n even</w:t>
      </w:r>
      <w:r>
        <w:t xml:space="preserve"> worse case in which there would be three fully overlapping 64-word memory loads for each node, but this is not worth considering.  We do make provision for all nodes to be initially loaded as a background default by such things as the Ganglia, but to avoid letting this run up the size of the frame we check in the RAM load specifiers for full 64</w:t>
      </w:r>
      <w:r w:rsidR="003A7482">
        <w:t>-</w:t>
      </w:r>
      <w:r>
        <w:t>words descriptors and if one is encountered all previous RAM load descriptors for that node are deleted so that they will not be present in the frame.</w:t>
      </w:r>
    </w:p>
    <w:p w14:paraId="4FC85B10" w14:textId="77777777" w:rsidR="003A7482" w:rsidRDefault="003A7482" w:rsidP="003A7482">
      <w:pPr>
        <w:pStyle w:val="Heading4"/>
      </w:pPr>
      <w:r>
        <w:lastRenderedPageBreak/>
        <w:t>Post-Load Initializations</w:t>
      </w:r>
    </w:p>
    <w:p w14:paraId="545A517F" w14:textId="77777777" w:rsidR="003A7482" w:rsidRDefault="00580EFB" w:rsidP="00D10E66">
      <w:pPr>
        <w:pStyle w:val="BodyText"/>
      </w:pPr>
      <w:r>
        <w:t xml:space="preserve">Initializing  IO  costs 4 words; A and B cost 2 words each and P costs 1.  Initialization of each stack takes 2 words per value.  We could fight for a reduction </w:t>
      </w:r>
      <w:r w:rsidR="00AB5BBE">
        <w:t>on the stack initializatio</w:t>
      </w:r>
      <w:r>
        <w:t>ns but the benefit would appear to be marginal.</w:t>
      </w:r>
      <w:r w:rsidR="006C3F47">
        <w:t xml:space="preserve">  The initialization components are structured as follow:</w:t>
      </w:r>
    </w:p>
    <w:p w14:paraId="27F5696D" w14:textId="77777777" w:rsidR="006C3F47" w:rsidRDefault="00CB5F0E" w:rsidP="006C3F47">
      <w:pPr>
        <w:pStyle w:val="Coding"/>
      </w:pPr>
      <w:r>
        <w:t>Set IO   04BB2     @p b!</w:t>
      </w:r>
    </w:p>
    <w:p w14:paraId="0CDA50D8" w14:textId="77777777" w:rsidR="00CB5F0E" w:rsidRDefault="00CB5F0E" w:rsidP="006C3F47">
      <w:pPr>
        <w:pStyle w:val="Coding"/>
      </w:pPr>
      <w:r>
        <w:t xml:space="preserve">         0015D     Literal, address of IO</w:t>
      </w:r>
    </w:p>
    <w:p w14:paraId="2E5C2492" w14:textId="77777777" w:rsidR="00CB5F0E" w:rsidRDefault="00CB5F0E" w:rsidP="006C3F47">
      <w:pPr>
        <w:pStyle w:val="Coding"/>
      </w:pPr>
      <w:r>
        <w:t xml:space="preserve">         05BB2     @p !b</w:t>
      </w:r>
    </w:p>
    <w:p w14:paraId="1FF3AE10" w14:textId="77777777" w:rsidR="00CB5F0E" w:rsidRDefault="00CB5F0E" w:rsidP="006C3F47">
      <w:pPr>
        <w:pStyle w:val="Coding"/>
      </w:pPr>
      <w:r>
        <w:t xml:space="preserve">         value     Literal</w:t>
      </w:r>
    </w:p>
    <w:p w14:paraId="6269580E" w14:textId="77777777" w:rsidR="00CB5F0E" w:rsidRDefault="00CB5F0E" w:rsidP="006C3F47">
      <w:pPr>
        <w:pStyle w:val="Coding"/>
      </w:pPr>
      <w:r>
        <w:t>Set A    04AB2     @p a!</w:t>
      </w:r>
    </w:p>
    <w:p w14:paraId="7E63EC6C" w14:textId="77777777" w:rsidR="00CB5F0E" w:rsidRDefault="00CB5F0E" w:rsidP="006C3F47">
      <w:pPr>
        <w:pStyle w:val="Coding"/>
      </w:pPr>
      <w:r>
        <w:t xml:space="preserve">         value     Literal</w:t>
      </w:r>
    </w:p>
    <w:p w14:paraId="5A71D52F" w14:textId="77777777" w:rsidR="00CB5F0E" w:rsidRDefault="00CB5F0E" w:rsidP="006C3F47">
      <w:pPr>
        <w:pStyle w:val="Coding"/>
      </w:pPr>
      <w:r>
        <w:t>Set B    04BB2     @p b!</w:t>
      </w:r>
    </w:p>
    <w:p w14:paraId="5C0C3FEB" w14:textId="77777777" w:rsidR="00CB5F0E" w:rsidRDefault="00CB5F0E" w:rsidP="006C3F47">
      <w:pPr>
        <w:pStyle w:val="Coding"/>
      </w:pPr>
      <w:r>
        <w:t xml:space="preserve">         value     Literal</w:t>
      </w:r>
    </w:p>
    <w:p w14:paraId="5CFCFE06" w14:textId="77777777" w:rsidR="00CB5F0E" w:rsidRDefault="00CB5F0E" w:rsidP="006C3F47">
      <w:pPr>
        <w:pStyle w:val="Coding"/>
      </w:pPr>
      <w:r>
        <w:t>Push R</w:t>
      </w:r>
      <w:r w:rsidR="00B43BB9">
        <w:t xml:space="preserve">   048B2     @p &gt;r</w:t>
      </w:r>
    </w:p>
    <w:p w14:paraId="70AA1C58" w14:textId="77777777" w:rsidR="00B43BB9" w:rsidRDefault="00B43BB9" w:rsidP="006C3F47">
      <w:pPr>
        <w:pStyle w:val="Coding"/>
      </w:pPr>
      <w:r>
        <w:t xml:space="preserve">         value     Literal</w:t>
      </w:r>
    </w:p>
    <w:p w14:paraId="490E58F3" w14:textId="77777777" w:rsidR="00CB5F0E" w:rsidRDefault="00CB5F0E" w:rsidP="006C3F47">
      <w:pPr>
        <w:pStyle w:val="Coding"/>
      </w:pPr>
      <w:r>
        <w:t>Push S</w:t>
      </w:r>
      <w:r w:rsidR="00B43BB9">
        <w:t xml:space="preserve">   049B2     @p</w:t>
      </w:r>
    </w:p>
    <w:p w14:paraId="46773B38" w14:textId="77777777" w:rsidR="00B43BB9" w:rsidRDefault="00B43BB9" w:rsidP="006C3F47">
      <w:pPr>
        <w:pStyle w:val="Coding"/>
      </w:pPr>
      <w:r>
        <w:t xml:space="preserve">         value     Literal</w:t>
      </w:r>
    </w:p>
    <w:p w14:paraId="67279E1F" w14:textId="77777777" w:rsidR="00CB5F0E" w:rsidRDefault="00CB5F0E" w:rsidP="006C3F47">
      <w:pPr>
        <w:pStyle w:val="Coding"/>
      </w:pPr>
      <w:r>
        <w:t>Set P    10xxx     Jump to start address</w:t>
      </w:r>
    </w:p>
    <w:p w14:paraId="75E9EFBD" w14:textId="77777777" w:rsidR="00D10E66" w:rsidRDefault="00580EFB" w:rsidP="00D10E66">
      <w:pPr>
        <w:pStyle w:val="BodyText"/>
      </w:pPr>
      <w:r>
        <w:t xml:space="preserve">P is (and must be) always set, </w:t>
      </w:r>
      <w:r w:rsidR="00EC4FDC">
        <w:t xml:space="preserve">so the minimum module is 1 word; for consistency with </w:t>
      </w:r>
      <w:proofErr w:type="spellStart"/>
      <w:r w:rsidR="00EC4FDC">
        <w:t>colorForth</w:t>
      </w:r>
      <w:proofErr w:type="spellEnd"/>
      <w:r w:rsidR="00EC4FDC">
        <w:t>, we also always initialize B, to IO if nothing else is specified in the BDL.</w:t>
      </w:r>
      <w:r>
        <w:t xml:space="preserve">  To initialize everything possible we have 9 words for the discrete registers and 38 words for all of the stacks, for a total of 47 words worst case and 13395 for two chips.  This brings us to 36334 words so far for a practical worst case 2-chip frame.</w:t>
      </w:r>
    </w:p>
    <w:p w14:paraId="2A9F15C1" w14:textId="77777777" w:rsidR="000D57D5" w:rsidRDefault="000D57D5" w:rsidP="00D10E66">
      <w:pPr>
        <w:pStyle w:val="BodyText"/>
      </w:pPr>
      <w:r>
        <w:t>That number pushed us across a 64k byte boundary and so we have chosen to reserve the first 128 kB of flash media for boot stream text.</w:t>
      </w:r>
    </w:p>
    <w:p w14:paraId="34125CC3" w14:textId="77777777" w:rsidR="00093809" w:rsidRDefault="00CA1F84" w:rsidP="00CA1F84">
      <w:pPr>
        <w:pStyle w:val="Heading4"/>
      </w:pPr>
      <w:r>
        <w:t>Root Node Programming</w:t>
      </w:r>
    </w:p>
    <w:p w14:paraId="3F7D81E7" w14:textId="77777777" w:rsidR="00EC5E03" w:rsidRDefault="00093809" w:rsidP="00CA1F84">
      <w:pPr>
        <w:pStyle w:val="BodyText"/>
      </w:pPr>
      <w:r>
        <w:t>The root node may simply be programmed as the last step in a complete boot stream.  Earlier in the stream it may be necessary to program the root node to do other things such as for example</w:t>
      </w:r>
      <w:r w:rsidR="00EC5E03">
        <w:t xml:space="preserve"> speeding up the flash clock timing, or</w:t>
      </w:r>
      <w:r>
        <w:t xml:space="preserve"> copying data from flash to an external SRAM as is done in booting </w:t>
      </w:r>
      <w:proofErr w:type="spellStart"/>
      <w:r>
        <w:t>eForth</w:t>
      </w:r>
      <w:proofErr w:type="spellEnd"/>
      <w:r>
        <w:t xml:space="preserve"> or </w:t>
      </w:r>
      <w:proofErr w:type="spellStart"/>
      <w:r>
        <w:t>polyFORTH</w:t>
      </w:r>
      <w:proofErr w:type="spellEnd"/>
      <w:r>
        <w:t>.</w:t>
      </w:r>
    </w:p>
    <w:p w14:paraId="4CED4552" w14:textId="77777777" w:rsidR="00093809" w:rsidRDefault="00B60E7B" w:rsidP="00CA1F84">
      <w:pPr>
        <w:pStyle w:val="BodyText"/>
      </w:pPr>
      <w:r>
        <w:t>S</w:t>
      </w:r>
      <w:r w:rsidR="00FD6CD8">
        <w:t>uch intermediate</w:t>
      </w:r>
      <w:r w:rsidR="00EC5E03">
        <w:t xml:space="preserve"> programs for the root </w:t>
      </w:r>
      <w:r>
        <w:t>may be</w:t>
      </w:r>
      <w:r w:rsidR="00EC5E03">
        <w:t xml:space="preserve"> generated using  </w:t>
      </w:r>
      <w:r w:rsidR="00EC5E03" w:rsidRPr="00B60E7B">
        <w:rPr>
          <w:rFonts w:ascii="Consolas" w:hAnsi="Consolas" w:cs="Consolas"/>
        </w:rPr>
        <w:t>/ROOT</w:t>
      </w:r>
      <w:r w:rsidR="00EC5E03">
        <w:t xml:space="preserve">  which d</w:t>
      </w:r>
      <w:r>
        <w:t>oes not employ</w:t>
      </w:r>
      <w:r w:rsidR="006E41AD">
        <w:t xml:space="preserve"> BDL</w:t>
      </w:r>
      <w:r>
        <w:t>, or included in the BDL for a stream in which case the streamer generates two frames for the boot path (one for all nodes but the root, and one for the root itself.)</w:t>
      </w:r>
      <w:r w:rsidR="00EC5E03">
        <w:t xml:space="preserve"> </w:t>
      </w:r>
      <w:r w:rsidR="009C5136">
        <w:t xml:space="preserve"> </w:t>
      </w:r>
      <w:r w:rsidR="00EC5E03">
        <w:t>When such a program will be accessing other flash during its operation</w:t>
      </w:r>
      <w:r w:rsidR="009C5136">
        <w:t xml:space="preserve"> and then resuming stream processing</w:t>
      </w:r>
      <w:r w:rsidR="00EC5E03">
        <w:t xml:space="preserve">, </w:t>
      </w:r>
      <w:r w:rsidR="009C5136">
        <w:t>the word  FORWARD  should be used after  ]FRAME  in a flash boot stream to pad the stream to the next even byte boundary in flash, and to patch the root node program for a forward reference to the padded restart address</w:t>
      </w:r>
      <w:r w:rsidR="00EC5E03">
        <w:t>.</w:t>
      </w:r>
    </w:p>
    <w:p w14:paraId="458942CA" w14:textId="77777777" w:rsidR="00CA1F84" w:rsidRDefault="009C5136" w:rsidP="00CA1F84">
      <w:pPr>
        <w:pStyle w:val="BodyText"/>
      </w:pPr>
      <w:r>
        <w:t xml:space="preserve">Only one memory load may be specified for a root node, and it must have the same source and destination offsets if the load is specified by  /SOME .  </w:t>
      </w:r>
      <w:r w:rsidR="00CA1F84">
        <w:t xml:space="preserve">Although it is possible to initialize more than RAM and P in a root node, this process would be complex and we have not built any particular such mechanism into the BDL.  None of this is relevant for node 207, but </w:t>
      </w:r>
      <w:r>
        <w:t>it is true for any real boot node</w:t>
      </w:r>
      <w:r w:rsidR="00CA1F84">
        <w:t>.</w:t>
      </w:r>
    </w:p>
    <w:p w14:paraId="3DD41DB8" w14:textId="77777777" w:rsidR="007650D3" w:rsidRDefault="007650D3" w:rsidP="007650D3">
      <w:pPr>
        <w:pStyle w:val="Heading4"/>
      </w:pPr>
      <w:r>
        <w:t>Special Considerations for SPI Flash</w:t>
      </w:r>
    </w:p>
    <w:p w14:paraId="0D84E99F" w14:textId="77777777" w:rsidR="007650D3" w:rsidRDefault="007650D3" w:rsidP="007650D3">
      <w:pPr>
        <w:pStyle w:val="BodyText"/>
      </w:pPr>
      <w:r>
        <w:t>The SPI node processes standard boot frame headers which may be concatenated so long as the flash is not being accessed in any other way during booting.  This stipulation is necessary because the end of a boot frame may occur on any even bit boundary within the flash, hence 0, 2, 4 or 6 bits into an addressable byte.  A straight concatenation may begin on the next bit boundary to be read</w:t>
      </w:r>
      <w:r w:rsidR="00152EE8">
        <w:t>.</w:t>
      </w:r>
      <w:r>
        <w:t xml:space="preserve">  A standard BDL frame will actually generate two concatenated boot frames:  One to load all nodes but the </w:t>
      </w:r>
      <w:r w:rsidR="00152EE8">
        <w:t>root</w:t>
      </w:r>
      <w:r>
        <w:t xml:space="preserve">, and the next to load the </w:t>
      </w:r>
      <w:r w:rsidR="00152EE8">
        <w:t>root</w:t>
      </w:r>
      <w:r>
        <w:t xml:space="preserve"> node and begin execution.  The second frame is a</w:t>
      </w:r>
      <w:r w:rsidR="00152EE8">
        <w:t xml:space="preserve">ctually generated using  /ROOT  but is derived from the limited BDL allowed for the root node.  Initialize P to the concatenation address  </w:t>
      </w:r>
      <w:r w:rsidR="00152EE8" w:rsidRPr="00152EE8">
        <w:rPr>
          <w:rFonts w:ascii="Consolas" w:hAnsi="Consolas"/>
        </w:rPr>
        <w:t xml:space="preserve">[ 705 ITS </w:t>
      </w:r>
      <w:proofErr w:type="spellStart"/>
      <w:r w:rsidR="00152EE8" w:rsidRPr="00152EE8">
        <w:rPr>
          <w:rFonts w:ascii="Consolas" w:hAnsi="Consolas"/>
        </w:rPr>
        <w:t>spi</w:t>
      </w:r>
      <w:proofErr w:type="spellEnd"/>
      <w:r w:rsidR="00152EE8" w:rsidRPr="00152EE8">
        <w:rPr>
          <w:rFonts w:ascii="Consolas" w:hAnsi="Consolas"/>
        </w:rPr>
        <w:t>-exec ]</w:t>
      </w:r>
      <w:r w:rsidR="00152EE8">
        <w:t xml:space="preserve">  if the root is not going to be otherwise accessing flash and there is to be another concatenated frame.</w:t>
      </w:r>
    </w:p>
    <w:p w14:paraId="3F034111" w14:textId="77777777" w:rsidR="007650D3" w:rsidRDefault="007650D3" w:rsidP="007650D3">
      <w:pPr>
        <w:pStyle w:val="BodyText"/>
      </w:pPr>
      <w:r>
        <w:lastRenderedPageBreak/>
        <w:t xml:space="preserve">In complex flash boots there may be several logical steps, and some of them may involve programming the root node </w:t>
      </w:r>
      <w:r w:rsidR="00152EE8">
        <w:t xml:space="preserve">to operate on the flash.  Examples include reading the </w:t>
      </w:r>
      <w:proofErr w:type="spellStart"/>
      <w:r w:rsidR="00152EE8">
        <w:t>polyFORTH</w:t>
      </w:r>
      <w:proofErr w:type="spellEnd"/>
      <w:r w:rsidR="00152EE8">
        <w:t xml:space="preserve"> nucleus from flash and writing it into external SRAM, and accessing a table of parameter values to be written at specified places in various nodes before booting the rest of their memory.  In these cases the bit alignment of the end of the previous boot stream is lost and a new starting address must be written into the root node's memory so that after that step is complete the normal boot code may be started at a byte-aligned place following the end of the previous boot stream.  This address, within the flash, is only known after the boot stream image has been padded, and</w:t>
      </w:r>
      <w:r w:rsidR="00F7599E">
        <w:t xml:space="preserve"> </w:t>
      </w:r>
      <w:r w:rsidR="00152EE8">
        <w:t xml:space="preserve"> </w:t>
      </w:r>
      <w:r w:rsidR="00F7599E">
        <w:t>FORWARD  is used to patch the root node program with this address information.</w:t>
      </w:r>
    </w:p>
    <w:p w14:paraId="7AE40DE0" w14:textId="77777777" w:rsidR="00F7599E" w:rsidRDefault="00F7599E" w:rsidP="007650D3">
      <w:pPr>
        <w:pStyle w:val="BodyText"/>
      </w:pPr>
      <w:r>
        <w:t xml:space="preserve">To build an SPI boot stream that is unpacked for debugging purposes, use the phrase  </w:t>
      </w:r>
      <w:r w:rsidRPr="00F7599E">
        <w:rPr>
          <w:rFonts w:ascii="Consolas" w:hAnsi="Consolas"/>
        </w:rPr>
        <w:t>0 S-END !</w:t>
      </w:r>
      <w:r>
        <w:t xml:space="preserve">  within  </w:t>
      </w:r>
      <w:r w:rsidRPr="00F7599E">
        <w:rPr>
          <w:rFonts w:ascii="Consolas" w:hAnsi="Consolas"/>
        </w:rPr>
        <w:t>STREAM[ ... ]STREAM</w:t>
      </w:r>
      <w:r>
        <w:t xml:space="preserve"> .</w:t>
      </w:r>
    </w:p>
    <w:p w14:paraId="19F54F60" w14:textId="77777777" w:rsidR="002579FE" w:rsidRDefault="002579FE" w:rsidP="002579FE">
      <w:pPr>
        <w:pStyle w:val="Heading4"/>
      </w:pPr>
      <w:r>
        <w:t xml:space="preserve">Special Considerations for </w:t>
      </w:r>
      <w:r w:rsidR="000F508E">
        <w:t>Serial boot</w:t>
      </w:r>
    </w:p>
    <w:p w14:paraId="72F2D93C" w14:textId="77777777" w:rsidR="000F508E" w:rsidRPr="000F508E" w:rsidRDefault="000F508E" w:rsidP="000F508E">
      <w:pPr>
        <w:pStyle w:val="BodyText"/>
      </w:pPr>
      <w:r>
        <w:t xml:space="preserve">When preparing a 2-chip boot stream for serial delivery through node 708, it's infeasible to visit node 000 on the first chip as part of the main stream.  So, if you need to program this node in any way it must be done as part of the bridge construction.  The 2-chip serial pF stream </w:t>
      </w:r>
      <w:r w:rsidR="00A756A9">
        <w:t>generator we provide loads a ganglion into node 000</w:t>
      </w:r>
      <w:r>
        <w:t>.</w:t>
      </w:r>
      <w:r w:rsidR="00F7074C">
        <w:t xml:space="preserve">  Copy the BDL for your node 000 here if you need it.</w:t>
      </w:r>
    </w:p>
    <w:p w14:paraId="6984B7F3" w14:textId="77777777" w:rsidR="002579FE" w:rsidRPr="007650D3" w:rsidRDefault="002579FE" w:rsidP="007650D3">
      <w:pPr>
        <w:pStyle w:val="BodyText"/>
      </w:pPr>
    </w:p>
    <w:p w14:paraId="2391C783" w14:textId="77777777" w:rsidR="007A0792" w:rsidRPr="007A0792" w:rsidRDefault="007A0792" w:rsidP="007A0792">
      <w:pPr>
        <w:pStyle w:val="Heading2"/>
      </w:pPr>
      <w:bookmarkStart w:id="574" w:name="_Toc119163501"/>
      <w:r w:rsidRPr="007A0792">
        <w:t>Transmitting Boot Streams</w:t>
      </w:r>
      <w:bookmarkEnd w:id="574"/>
    </w:p>
    <w:p w14:paraId="2A9FA516" w14:textId="77777777" w:rsidR="007A0792" w:rsidRDefault="00F7599E" w:rsidP="007A0792">
      <w:pPr>
        <w:pStyle w:val="BodyText"/>
      </w:pPr>
      <w:r>
        <w:t>You must generate a boot stream for the particular root node you plan to present it through.  While the BDL may be the same for chips to be booted through various nodes, the text of the boot streams differs because the paths necessarily differ for each root node.</w:t>
      </w:r>
    </w:p>
    <w:p w14:paraId="498D152F" w14:textId="77777777" w:rsidR="007A0792" w:rsidRDefault="007A0792" w:rsidP="007A0792">
      <w:pPr>
        <w:pStyle w:val="BodyText"/>
      </w:pPr>
      <w:r>
        <w:t>The vocabulary for injecting these streams depends on the system you're running on and on the method to be used.  These methods are as follows:</w:t>
      </w:r>
    </w:p>
    <w:p w14:paraId="44727DE5" w14:textId="77777777" w:rsidR="007A0792" w:rsidRPr="004F39F3" w:rsidRDefault="007A0792" w:rsidP="007A0792">
      <w:pPr>
        <w:pStyle w:val="Heading3"/>
      </w:pPr>
      <w:bookmarkStart w:id="575" w:name="_Toc119163502"/>
      <w:r w:rsidRPr="004F39F3">
        <w:t>From saneFORTH</w:t>
      </w:r>
      <w:bookmarkEnd w:id="575"/>
    </w:p>
    <w:p w14:paraId="7754A184" w14:textId="77777777" w:rsidR="007A0792" w:rsidRPr="00417DD6" w:rsidRDefault="007A0792" w:rsidP="007A0792">
      <w:pPr>
        <w:pStyle w:val="Heading4"/>
      </w:pPr>
      <w:r w:rsidRPr="00417DD6">
        <w:t>Asynchronous Serial</w:t>
      </w:r>
    </w:p>
    <w:p w14:paraId="04C5314E" w14:textId="77777777" w:rsidR="007A0792" w:rsidRPr="00417DD6" w:rsidRDefault="00417DD6" w:rsidP="007A0792">
      <w:pPr>
        <w:pStyle w:val="BodyText"/>
      </w:pPr>
      <w:proofErr w:type="spellStart"/>
      <w:r>
        <w:t>sF</w:t>
      </w:r>
      <w:proofErr w:type="spellEnd"/>
      <w:r>
        <w:t xml:space="preserve"> uses its external IDE to inject asynchronous boot streams into node 708 of the HOST chip </w:t>
      </w:r>
    </w:p>
    <w:p w14:paraId="1C0123A0" w14:textId="77777777" w:rsidR="003A6D2F" w:rsidRDefault="003A6D2F" w:rsidP="003A6D2F">
      <w:pPr>
        <w:pStyle w:val="List2"/>
      </w:pPr>
      <w:r>
        <w:rPr>
          <w:rFonts w:ascii="Consolas" w:hAnsi="Consolas" w:cs="Consolas"/>
          <w:b/>
        </w:rPr>
        <w:t>S-ORG S-LNG  HOST LOAD  !STREAM</w:t>
      </w:r>
      <w:r w:rsidRPr="00A16DEE">
        <w:t xml:space="preserve">  </w:t>
      </w:r>
      <w:r>
        <w:t>resets the chip and pumps the stream just built into it through boot node 708.  Returns when all words have been transmitted.  There is no flow control so completion does not prove success.</w:t>
      </w:r>
    </w:p>
    <w:p w14:paraId="72C083FE" w14:textId="77777777" w:rsidR="003A6D2F" w:rsidRDefault="003A6D2F" w:rsidP="003A6D2F">
      <w:pPr>
        <w:pStyle w:val="List2"/>
      </w:pPr>
      <w:r>
        <w:rPr>
          <w:rFonts w:ascii="Consolas" w:hAnsi="Consolas" w:cs="Consolas"/>
          <w:b/>
        </w:rPr>
        <w:t>!stream</w:t>
      </w:r>
      <w:r w:rsidRPr="00A16DEE">
        <w:t xml:space="preserve">  </w:t>
      </w:r>
      <w:r>
        <w:t>is used when the serial port is already set up and the chip has already been reset.  Used for second and subsequent streams when multiple streams are being injected.</w:t>
      </w:r>
    </w:p>
    <w:p w14:paraId="5E94A36E" w14:textId="77777777" w:rsidR="001E27F1" w:rsidRDefault="003A6D2F" w:rsidP="001E27F1">
      <w:pPr>
        <w:pStyle w:val="List2"/>
      </w:pPr>
      <w:r>
        <w:rPr>
          <w:rFonts w:ascii="Consolas" w:hAnsi="Consolas" w:cs="Consolas"/>
          <w:b/>
        </w:rPr>
        <w:t>!NUCLEUS</w:t>
      </w:r>
      <w:r w:rsidR="00417DD6" w:rsidRPr="00A16DEE">
        <w:t xml:space="preserve">  </w:t>
      </w:r>
      <w:r>
        <w:t xml:space="preserve">transmits the </w:t>
      </w:r>
      <w:proofErr w:type="spellStart"/>
      <w:r>
        <w:t>polyFORTH</w:t>
      </w:r>
      <w:proofErr w:type="spellEnd"/>
      <w:r>
        <w:t xml:space="preserve"> nucleus from block zero of the pF serial disk when initializing RAM over serial port</w:t>
      </w:r>
      <w:r w:rsidR="00D14266">
        <w:t>.</w:t>
      </w:r>
    </w:p>
    <w:p w14:paraId="074E8C0E" w14:textId="77777777" w:rsidR="007A0792" w:rsidRDefault="007A0792" w:rsidP="007A0792">
      <w:pPr>
        <w:pStyle w:val="BodyText"/>
      </w:pPr>
      <w:r w:rsidRPr="00417DD6">
        <w:t xml:space="preserve">The </w:t>
      </w:r>
      <w:r w:rsidR="004F39F3">
        <w:t xml:space="preserve">asynchronous </w:t>
      </w:r>
      <w:r w:rsidRPr="00417DD6">
        <w:t xml:space="preserve">boot stream can also span both host and target.  </w:t>
      </w:r>
      <w:r w:rsidR="004F39F3">
        <w:t>Upon completion the external IDE remains loaded and, if the stream in question left IDE code in node 708 with proper P setting, the external IDE may still be used with care and due considerations for what paths are feasible after the stream has been loaded.</w:t>
      </w:r>
      <w:r w:rsidR="003A6D2F">
        <w:t xml:space="preserve">  Use  </w:t>
      </w:r>
      <w:r w:rsidR="003A6D2F" w:rsidRPr="003A6D2F">
        <w:rPr>
          <w:rFonts w:ascii="Consolas" w:hAnsi="Consolas"/>
        </w:rPr>
        <w:t>Talk</w:t>
      </w:r>
      <w:r w:rsidR="003A6D2F">
        <w:t xml:space="preserve">  instead of  </w:t>
      </w:r>
      <w:r w:rsidR="003A6D2F" w:rsidRPr="003A6D2F">
        <w:rPr>
          <w:rFonts w:ascii="Consolas" w:hAnsi="Consolas"/>
        </w:rPr>
        <w:t>TALK</w:t>
      </w:r>
      <w:r w:rsidR="003A6D2F">
        <w:t xml:space="preserve">  to use existing serial port and avoid resetting the chip.</w:t>
      </w:r>
    </w:p>
    <w:p w14:paraId="6B5FA76F" w14:textId="77777777" w:rsidR="007A0792" w:rsidRPr="00CA656E" w:rsidRDefault="007A0792" w:rsidP="007A0792">
      <w:pPr>
        <w:pStyle w:val="Heading3"/>
        <w:rPr>
          <w:highlight w:val="yellow"/>
        </w:rPr>
      </w:pPr>
      <w:bookmarkStart w:id="576" w:name="_Toc119163503"/>
      <w:r w:rsidRPr="00CA656E">
        <w:rPr>
          <w:highlight w:val="yellow"/>
        </w:rPr>
        <w:t>From pF/144</w:t>
      </w:r>
      <w:bookmarkEnd w:id="576"/>
    </w:p>
    <w:p w14:paraId="4FA74FEC" w14:textId="77777777" w:rsidR="007A0792" w:rsidRDefault="00705BA9" w:rsidP="00705BA9">
      <w:pPr>
        <w:pStyle w:val="Heading4"/>
      </w:pPr>
      <w:r>
        <w:t>Internal Streams rooted at node 207</w:t>
      </w:r>
    </w:p>
    <w:p w14:paraId="60B201A6" w14:textId="77777777" w:rsidR="00705BA9" w:rsidRDefault="00705BA9" w:rsidP="00705BA9">
      <w:pPr>
        <w:pStyle w:val="BodyText"/>
      </w:pPr>
      <w:r>
        <w:t>Streams may be injected</w:t>
      </w:r>
      <w:r w:rsidR="002C69FC">
        <w:t>, at very high speed,</w:t>
      </w:r>
      <w:r>
        <w:t xml:space="preserve"> directly into the host chip after being built:</w:t>
      </w:r>
    </w:p>
    <w:p w14:paraId="27F6333E" w14:textId="77777777" w:rsidR="002C69FC" w:rsidRDefault="002C69FC" w:rsidP="002C69FC">
      <w:pPr>
        <w:pStyle w:val="List2"/>
      </w:pPr>
      <w:r>
        <w:rPr>
          <w:rFonts w:ascii="Consolas" w:hAnsi="Consolas" w:cs="Consolas"/>
          <w:b/>
        </w:rPr>
        <w:t>!SNORK</w:t>
      </w:r>
      <w:r w:rsidRPr="00A16DEE">
        <w:t xml:space="preserve">  </w:t>
      </w:r>
      <w:r>
        <w:t>pumps the stream just built out through the Snorkel into node 208 or 307 as indicated by the path in effect at the start of the stream.  Returns when all words have been absorbed by at least the first node in the path.</w:t>
      </w:r>
    </w:p>
    <w:p w14:paraId="2B18A79E" w14:textId="77777777" w:rsidR="002C69FC" w:rsidRDefault="002C69FC" w:rsidP="002C69FC">
      <w:pPr>
        <w:pStyle w:val="BodyText"/>
      </w:pPr>
      <w:bookmarkStart w:id="577" w:name="_Hlk509518475"/>
      <w:r>
        <w:lastRenderedPageBreak/>
        <w:t>Here is an example that instructs node 715 to emit a</w:t>
      </w:r>
      <w:r w:rsidR="00314641">
        <w:t>n approximately</w:t>
      </w:r>
      <w:r>
        <w:t xml:space="preserve"> 75 MHz signal on pin 715.17</w:t>
      </w:r>
      <w:r w:rsidR="00000386">
        <w:t>, assuming that nothing but ganglia have been loaded into any of the nodes along its path</w:t>
      </w:r>
      <w:r>
        <w:t>:</w:t>
      </w:r>
    </w:p>
    <w:p w14:paraId="6BE326EC" w14:textId="7C901C34" w:rsidR="003A0A50" w:rsidRDefault="0073438A" w:rsidP="002C69FC">
      <w:pPr>
        <w:pStyle w:val="Coding"/>
      </w:pPr>
      <w:r>
        <w:t>158</w:t>
      </w:r>
      <w:r w:rsidR="003A0A50">
        <w:t>1</w:t>
      </w:r>
    </w:p>
    <w:p w14:paraId="0459135D" w14:textId="77777777" w:rsidR="002C69FC" w:rsidRDefault="003A0A50" w:rsidP="002C69FC">
      <w:pPr>
        <w:pStyle w:val="Coding"/>
      </w:pPr>
      <w:r>
        <w:t xml:space="preserve"> </w:t>
      </w:r>
      <w:r w:rsidR="002C69FC">
        <w:t>0 ( Descriptor test)</w:t>
      </w:r>
    </w:p>
    <w:p w14:paraId="6848925A" w14:textId="77777777" w:rsidR="002C69FC" w:rsidRDefault="002C69FC" w:rsidP="002C69FC">
      <w:pPr>
        <w:pStyle w:val="Coding"/>
      </w:pPr>
      <w:r>
        <w:t xml:space="preserve"> 1 ASM[ # 715 NODE ERS # 0 org</w:t>
      </w:r>
    </w:p>
    <w:p w14:paraId="4323700B" w14:textId="77777777" w:rsidR="002C69FC" w:rsidRDefault="002C69FC" w:rsidP="002C69FC">
      <w:pPr>
        <w:pStyle w:val="Coding"/>
      </w:pPr>
      <w:r>
        <w:t xml:space="preserve"> 2    begin begin  !b </w:t>
      </w:r>
      <w:proofErr w:type="spellStart"/>
      <w:r>
        <w:t>unext</w:t>
      </w:r>
      <w:proofErr w:type="spellEnd"/>
      <w:r>
        <w:t xml:space="preserve"> </w:t>
      </w:r>
      <w:proofErr w:type="spellStart"/>
      <w:r>
        <w:t>unext</w:t>
      </w:r>
      <w:proofErr w:type="spellEnd"/>
      <w:r>
        <w:t xml:space="preserve">   &gt;BIN ]ASM</w:t>
      </w:r>
    </w:p>
    <w:p w14:paraId="418E3EAC" w14:textId="77777777" w:rsidR="002C69FC" w:rsidRDefault="002C69FC" w:rsidP="002C69FC">
      <w:pPr>
        <w:pStyle w:val="Coding"/>
      </w:pPr>
      <w:r>
        <w:t xml:space="preserve"> 3</w:t>
      </w:r>
    </w:p>
    <w:p w14:paraId="09071CD0" w14:textId="77777777" w:rsidR="002C69FC" w:rsidRDefault="002C69FC" w:rsidP="002C69FC">
      <w:pPr>
        <w:pStyle w:val="Coding"/>
      </w:pPr>
      <w:r>
        <w:t xml:space="preserve"> 4 0 ARRAY MYP  207 ORGN 210 TO 710 TO 715 TO -1 ,</w:t>
      </w:r>
    </w:p>
    <w:p w14:paraId="70E9003F" w14:textId="77777777" w:rsidR="002C69FC" w:rsidRDefault="002C69FC" w:rsidP="002C69FC">
      <w:pPr>
        <w:pStyle w:val="Coding"/>
      </w:pPr>
      <w:r>
        <w:t xml:space="preserve"> 5</w:t>
      </w:r>
    </w:p>
    <w:p w14:paraId="35BB62EE" w14:textId="77777777" w:rsidR="002C69FC" w:rsidRDefault="002C69FC" w:rsidP="002C69FC">
      <w:pPr>
        <w:pStyle w:val="Coding"/>
      </w:pPr>
      <w:r>
        <w:t xml:space="preserve"> 6 207 STREAM[   ' MYP COURSE</w:t>
      </w:r>
    </w:p>
    <w:p w14:paraId="70CF099E" w14:textId="77777777" w:rsidR="002C69FC" w:rsidRDefault="002C69FC" w:rsidP="002C69FC">
      <w:pPr>
        <w:pStyle w:val="Coding"/>
      </w:pPr>
      <w:r>
        <w:t xml:space="preserve"> 7    FRAME[   715 +NODE  0 1 715 /PART</w:t>
      </w:r>
    </w:p>
    <w:p w14:paraId="51B0E556" w14:textId="77777777" w:rsidR="002C69FC" w:rsidRDefault="002C69FC" w:rsidP="002C69FC">
      <w:pPr>
        <w:pStyle w:val="Coding"/>
      </w:pPr>
      <w:r>
        <w:t xml:space="preserve"> 8    -1. -1. -1. -1.  -1. -1. -1. -1.  -1.  9 /RSTACK</w:t>
      </w:r>
    </w:p>
    <w:p w14:paraId="0A5B06A9" w14:textId="77777777" w:rsidR="002C69FC" w:rsidRDefault="002C69FC" w:rsidP="002C69FC">
      <w:pPr>
        <w:pStyle w:val="Coding"/>
      </w:pPr>
      <w:r>
        <w:t xml:space="preserve"> 9    x20000. x30000.  2OVER 2OVER  2OVER 2OVER  2OVER 2OVER</w:t>
      </w:r>
    </w:p>
    <w:p w14:paraId="611B42E1" w14:textId="77777777" w:rsidR="002C69FC" w:rsidRDefault="002C69FC" w:rsidP="002C69FC">
      <w:pPr>
        <w:pStyle w:val="Coding"/>
      </w:pPr>
      <w:r>
        <w:t>10                     2OVER 2OVER  10 /STACK  IO /B  0 /P</w:t>
      </w:r>
    </w:p>
    <w:p w14:paraId="6DE1A87F" w14:textId="77777777" w:rsidR="002C69FC" w:rsidRDefault="002C69FC" w:rsidP="002C69FC">
      <w:pPr>
        <w:pStyle w:val="Coding"/>
      </w:pPr>
      <w:r>
        <w:t>11    ]FRAME  ]STREAM</w:t>
      </w:r>
    </w:p>
    <w:p w14:paraId="050A0C86" w14:textId="77777777" w:rsidR="002C69FC" w:rsidRDefault="002C69FC" w:rsidP="002C69FC">
      <w:pPr>
        <w:pStyle w:val="Coding"/>
      </w:pPr>
      <w:r>
        <w:t>12 !SNORK</w:t>
      </w:r>
    </w:p>
    <w:p w14:paraId="6D8F11DF" w14:textId="77777777" w:rsidR="003A0A50" w:rsidRDefault="003A0A50" w:rsidP="003A0A50">
      <w:pPr>
        <w:pStyle w:val="BodyText"/>
        <w:spacing w:before="120"/>
      </w:pPr>
      <w:r>
        <w:t>This example instructs node 500 of the target chip to emit a similar signal on its pin 500.17, assuming that the bridge has already been installed and activated, and that there are no obstructions along the path.  Note the use of  ORGN  to make the hop between nodes 400 and 10400:</w:t>
      </w:r>
    </w:p>
    <w:p w14:paraId="24AD83C3" w14:textId="3F96E03D" w:rsidR="003A0A50" w:rsidRDefault="0073438A" w:rsidP="003A0A50">
      <w:pPr>
        <w:pStyle w:val="Coding"/>
      </w:pPr>
      <w:r>
        <w:t>158</w:t>
      </w:r>
      <w:r w:rsidR="003A0A50">
        <w:t>2</w:t>
      </w:r>
    </w:p>
    <w:p w14:paraId="2FA48B1C" w14:textId="77777777" w:rsidR="003A0A50" w:rsidRDefault="003A0A50" w:rsidP="003A0A50">
      <w:pPr>
        <w:pStyle w:val="Coding"/>
      </w:pPr>
      <w:r>
        <w:t xml:space="preserve"> 0    ( 2-chip test)</w:t>
      </w:r>
    </w:p>
    <w:p w14:paraId="56797EA6" w14:textId="77777777" w:rsidR="003A0A50" w:rsidRDefault="003A0A50" w:rsidP="003A0A50">
      <w:pPr>
        <w:pStyle w:val="Coding"/>
      </w:pPr>
      <w:r>
        <w:t xml:space="preserve"> 1 ASM[ # 10500 NODE ERS # 0 org</w:t>
      </w:r>
    </w:p>
    <w:p w14:paraId="0DFC791B" w14:textId="77777777" w:rsidR="003A0A50" w:rsidRDefault="003A0A50" w:rsidP="003A0A50">
      <w:pPr>
        <w:pStyle w:val="Coding"/>
      </w:pPr>
      <w:r>
        <w:t xml:space="preserve"> 2    begin begin  !b </w:t>
      </w:r>
      <w:proofErr w:type="spellStart"/>
      <w:r>
        <w:t>unext</w:t>
      </w:r>
      <w:proofErr w:type="spellEnd"/>
      <w:r>
        <w:t xml:space="preserve"> </w:t>
      </w:r>
      <w:proofErr w:type="spellStart"/>
      <w:r>
        <w:t>unext</w:t>
      </w:r>
      <w:proofErr w:type="spellEnd"/>
      <w:r>
        <w:t xml:space="preserve">   &gt;BIN ]ASM</w:t>
      </w:r>
    </w:p>
    <w:p w14:paraId="29BEA946" w14:textId="77777777" w:rsidR="003A0A50" w:rsidRDefault="003A0A50" w:rsidP="003A0A50">
      <w:pPr>
        <w:pStyle w:val="Coding"/>
      </w:pPr>
      <w:r>
        <w:t xml:space="preserve"> 3</w:t>
      </w:r>
    </w:p>
    <w:p w14:paraId="12709935" w14:textId="77777777" w:rsidR="003A0A50" w:rsidRDefault="003A0A50" w:rsidP="003A0A50">
      <w:pPr>
        <w:pStyle w:val="Coding"/>
      </w:pPr>
      <w:r>
        <w:t xml:space="preserve"> 4 0 ARRAY MYP  207 ORGN 407 TO 400 TO  10400 ORGN 10500 TO  -1 ,</w:t>
      </w:r>
    </w:p>
    <w:p w14:paraId="04B23144" w14:textId="77777777" w:rsidR="003A0A50" w:rsidRDefault="003A0A50" w:rsidP="003A0A50">
      <w:pPr>
        <w:pStyle w:val="Coding"/>
      </w:pPr>
      <w:r>
        <w:t xml:space="preserve"> 5</w:t>
      </w:r>
    </w:p>
    <w:p w14:paraId="4318BB38" w14:textId="77777777" w:rsidR="003A0A50" w:rsidRDefault="003A0A50" w:rsidP="003A0A50">
      <w:pPr>
        <w:pStyle w:val="Coding"/>
      </w:pPr>
      <w:r>
        <w:t xml:space="preserve"> 6 207 STREAM[   ' MYP COURSE</w:t>
      </w:r>
    </w:p>
    <w:p w14:paraId="26D3320E" w14:textId="77777777" w:rsidR="003A0A50" w:rsidRDefault="003A0A50" w:rsidP="003A0A50">
      <w:pPr>
        <w:pStyle w:val="Coding"/>
      </w:pPr>
      <w:r>
        <w:t xml:space="preserve"> 7    FRAME[ 10500 +NODE  0 1 10500 /PART</w:t>
      </w:r>
    </w:p>
    <w:p w14:paraId="0F340D58" w14:textId="77777777" w:rsidR="003A0A50" w:rsidRDefault="003A0A50" w:rsidP="003A0A50">
      <w:pPr>
        <w:pStyle w:val="Coding"/>
      </w:pPr>
      <w:r>
        <w:t xml:space="preserve"> 8    -1. -1. -1. -1.  -1. -1. -1. -1.  -1.  9 /RSTACK</w:t>
      </w:r>
    </w:p>
    <w:p w14:paraId="5AF09CAB" w14:textId="77777777" w:rsidR="003A0A50" w:rsidRDefault="003A0A50" w:rsidP="003A0A50">
      <w:pPr>
        <w:pStyle w:val="Coding"/>
      </w:pPr>
      <w:r>
        <w:t xml:space="preserve"> 9    x20000. x30000.  2OVER 2OVER  2OVER 2OVER  2OVER 2OVER</w:t>
      </w:r>
    </w:p>
    <w:p w14:paraId="5BB732B2" w14:textId="77777777" w:rsidR="003A0A50" w:rsidRDefault="003A0A50" w:rsidP="003A0A50">
      <w:pPr>
        <w:pStyle w:val="Coding"/>
      </w:pPr>
      <w:r>
        <w:t>10                     2OVER 2OVER  10 /STACK  IO /B  0 /P</w:t>
      </w:r>
    </w:p>
    <w:p w14:paraId="1E20CA0E" w14:textId="77777777" w:rsidR="003A0A50" w:rsidRDefault="003A0A50" w:rsidP="003A0A50">
      <w:pPr>
        <w:pStyle w:val="Coding"/>
      </w:pPr>
      <w:r>
        <w:t>11    ]FRAME  ]STREAM</w:t>
      </w:r>
    </w:p>
    <w:p w14:paraId="6AF44A6F" w14:textId="77777777" w:rsidR="003A0A50" w:rsidRDefault="003A0A50" w:rsidP="003A0A50">
      <w:pPr>
        <w:pStyle w:val="Coding"/>
      </w:pPr>
      <w:r>
        <w:t>12 !SNORK</w:t>
      </w:r>
    </w:p>
    <w:p w14:paraId="38D86BE0" w14:textId="77777777" w:rsidR="003A0A50" w:rsidRDefault="003A0A50" w:rsidP="003A0A50">
      <w:pPr>
        <w:pStyle w:val="BodyText"/>
        <w:spacing w:before="120"/>
      </w:pPr>
      <w:r>
        <w:t xml:space="preserve">For the next example, we begin with a </w:t>
      </w:r>
      <w:r w:rsidR="002C31E0">
        <w:t xml:space="preserve">flash boot that does NOT load anything but </w:t>
      </w:r>
      <w:proofErr w:type="spellStart"/>
      <w:r w:rsidR="002C31E0">
        <w:t>polyFORTH</w:t>
      </w:r>
      <w:proofErr w:type="spellEnd"/>
      <w:r w:rsidR="002C31E0">
        <w:t xml:space="preserve"> and, if desired, the bridge.  This demonstrates that </w:t>
      </w:r>
      <w:proofErr w:type="spellStart"/>
      <w:r w:rsidR="002C31E0">
        <w:t>polyFORTH</w:t>
      </w:r>
      <w:proofErr w:type="spellEnd"/>
      <w:r w:rsidR="002C31E0">
        <w:t xml:space="preserve"> can load the ethernet cluster from within a live chip.  It is a torturous procedure because we must initially do a 9 LOAD for serial clock (HOME 9 LIST and edit is the best way to go) </w:t>
      </w:r>
      <w:r>
        <w:t xml:space="preserve"> :</w:t>
      </w:r>
    </w:p>
    <w:p w14:paraId="61AF4B69" w14:textId="1A256CFD" w:rsidR="002C31E0" w:rsidRDefault="00F14DD1" w:rsidP="002C31E0">
      <w:pPr>
        <w:pStyle w:val="Coding"/>
      </w:pPr>
      <w:r>
        <w:t>158</w:t>
      </w:r>
      <w:r w:rsidR="002C31E0">
        <w:t>3</w:t>
      </w:r>
    </w:p>
    <w:p w14:paraId="1CECEF96" w14:textId="77777777" w:rsidR="002C31E0" w:rsidRDefault="002C31E0" w:rsidP="002C31E0">
      <w:pPr>
        <w:pStyle w:val="Coding"/>
      </w:pPr>
      <w:r>
        <w:t xml:space="preserve"> 0 ( Add Ether to pF)</w:t>
      </w:r>
    </w:p>
    <w:p w14:paraId="48B00B4F" w14:textId="77777777" w:rsidR="002C31E0" w:rsidRDefault="002C31E0" w:rsidP="002C31E0">
      <w:pPr>
        <w:pStyle w:val="Coding"/>
      </w:pPr>
      <w:r>
        <w:t xml:space="preserve"> 1 STREAMER LOAD  1 CONSTANT ?CLK   1 CONSTANT ?ETH</w:t>
      </w:r>
    </w:p>
    <w:p w14:paraId="24AEA9EC" w14:textId="77777777" w:rsidR="002C31E0" w:rsidRDefault="002C31E0" w:rsidP="002C31E0">
      <w:pPr>
        <w:pStyle w:val="Coding"/>
      </w:pPr>
      <w:r>
        <w:t xml:space="preserve"> 2</w:t>
      </w:r>
    </w:p>
    <w:p w14:paraId="5BB97C81" w14:textId="77777777" w:rsidR="002C31E0" w:rsidRDefault="002C31E0" w:rsidP="002C31E0">
      <w:pPr>
        <w:pStyle w:val="Coding"/>
      </w:pPr>
      <w:r>
        <w:t xml:space="preserve"> 3 0 ARRAY MYP  207 ORGN 208 TO 108 TO 110 TO 10 TO 17 TO</w:t>
      </w:r>
    </w:p>
    <w:p w14:paraId="75EA3C6C" w14:textId="77777777" w:rsidR="002C31E0" w:rsidRDefault="002C31E0" w:rsidP="002C31E0">
      <w:pPr>
        <w:pStyle w:val="Coding"/>
      </w:pPr>
      <w:r>
        <w:t xml:space="preserve"> 4    617 TO 616 TO 116 TO 115 TO 415 TO 414 TO 114 TO 111 TO -1 ,</w:t>
      </w:r>
    </w:p>
    <w:p w14:paraId="361CFA17" w14:textId="77777777" w:rsidR="002C31E0" w:rsidRDefault="002C31E0" w:rsidP="002C31E0">
      <w:pPr>
        <w:pStyle w:val="Coding"/>
      </w:pPr>
      <w:r>
        <w:t xml:space="preserve"> 5</w:t>
      </w:r>
    </w:p>
    <w:p w14:paraId="10B30BC4" w14:textId="77777777" w:rsidR="002C31E0" w:rsidRDefault="002C31E0" w:rsidP="002C31E0">
      <w:pPr>
        <w:pStyle w:val="Coding"/>
      </w:pPr>
      <w:r>
        <w:t xml:space="preserve"> 6 207 STREAM[   ' MYP COURSE</w:t>
      </w:r>
    </w:p>
    <w:p w14:paraId="3FD715A7" w14:textId="77777777" w:rsidR="002C31E0" w:rsidRDefault="002C31E0" w:rsidP="002C31E0">
      <w:pPr>
        <w:pStyle w:val="Coding"/>
      </w:pPr>
      <w:r>
        <w:t xml:space="preserve"> 7    FRAME[  ( Clock/Ether)  ENIC 1+ LOAD  ]FRAME  ]STREAM</w:t>
      </w:r>
    </w:p>
    <w:p w14:paraId="39666B07" w14:textId="77777777" w:rsidR="002C31E0" w:rsidRDefault="002C31E0" w:rsidP="002C31E0">
      <w:pPr>
        <w:pStyle w:val="Coding"/>
      </w:pPr>
      <w:r>
        <w:t xml:space="preserve"> 8 !SNORK</w:t>
      </w:r>
    </w:p>
    <w:p w14:paraId="2924D0B3" w14:textId="77777777" w:rsidR="003A0A50" w:rsidRDefault="002C31E0" w:rsidP="002C31E0">
      <w:pPr>
        <w:pStyle w:val="Coding"/>
      </w:pPr>
      <w:r>
        <w:t xml:space="preserve"> 9</w:t>
      </w:r>
    </w:p>
    <w:p w14:paraId="04671EC0" w14:textId="77777777" w:rsidR="002C31E0" w:rsidRDefault="002C31E0" w:rsidP="002C31E0">
      <w:pPr>
        <w:pStyle w:val="Coding"/>
      </w:pPr>
    </w:p>
    <w:p w14:paraId="03135650" w14:textId="28D2DDCF" w:rsidR="002C31E0" w:rsidRDefault="00F14DD1" w:rsidP="002C31E0">
      <w:pPr>
        <w:pStyle w:val="Coding"/>
      </w:pPr>
      <w:r>
        <w:t>398</w:t>
      </w:r>
      <w:r w:rsidR="002C31E0">
        <w:t>3</w:t>
      </w:r>
    </w:p>
    <w:p w14:paraId="17E2F522" w14:textId="77777777" w:rsidR="002C31E0" w:rsidRDefault="002C31E0" w:rsidP="002C31E0">
      <w:pPr>
        <w:pStyle w:val="Coding"/>
      </w:pPr>
      <w:r>
        <w:t xml:space="preserve"> 0 Assumes flash boot only has </w:t>
      </w:r>
      <w:proofErr w:type="spellStart"/>
      <w:r>
        <w:t>polyFORTH</w:t>
      </w:r>
      <w:proofErr w:type="spellEnd"/>
      <w:r>
        <w:t xml:space="preserve"> and, if desired, bridge.</w:t>
      </w:r>
    </w:p>
    <w:p w14:paraId="78E2EA6C" w14:textId="77777777" w:rsidR="002C31E0" w:rsidRDefault="002C31E0" w:rsidP="002C31E0">
      <w:pPr>
        <w:pStyle w:val="Coding"/>
      </w:pPr>
      <w:r>
        <w:t xml:space="preserve"> 1    This loads and activates the ethernet NIC Mk1 and the 10MHz</w:t>
      </w:r>
    </w:p>
    <w:p w14:paraId="3448369C" w14:textId="77777777" w:rsidR="002C31E0" w:rsidRDefault="002C31E0" w:rsidP="002C31E0">
      <w:pPr>
        <w:pStyle w:val="Coding"/>
      </w:pPr>
      <w:r>
        <w:lastRenderedPageBreak/>
        <w:t xml:space="preserve"> 2    clock.  Because of the latter several steps are involved:</w:t>
      </w:r>
    </w:p>
    <w:p w14:paraId="5163BE6F" w14:textId="77777777" w:rsidR="002C31E0" w:rsidRDefault="002C31E0" w:rsidP="002C31E0">
      <w:pPr>
        <w:pStyle w:val="Coding"/>
      </w:pPr>
      <w:r>
        <w:t xml:space="preserve"> 3</w:t>
      </w:r>
    </w:p>
    <w:p w14:paraId="7A8D9844" w14:textId="77777777" w:rsidR="002C31E0" w:rsidRDefault="002C31E0" w:rsidP="002C31E0">
      <w:pPr>
        <w:pStyle w:val="Coding"/>
      </w:pPr>
      <w:r>
        <w:t xml:space="preserve"> 4    1.  Reset and hit space.</w:t>
      </w:r>
    </w:p>
    <w:p w14:paraId="251750C8" w14:textId="77777777" w:rsidR="002C31E0" w:rsidRDefault="002C31E0" w:rsidP="002C31E0">
      <w:pPr>
        <w:pStyle w:val="Coding"/>
      </w:pPr>
      <w:r>
        <w:t xml:space="preserve"> 5    2.  HOME 9 LIST and edit to use serial clock.  HI</w:t>
      </w:r>
    </w:p>
    <w:p w14:paraId="0A82C7AD" w14:textId="3C941502" w:rsidR="002C31E0" w:rsidRDefault="002C31E0" w:rsidP="002C31E0">
      <w:pPr>
        <w:pStyle w:val="Coding"/>
      </w:pPr>
      <w:r>
        <w:t xml:space="preserve"> 6    3.  AFORTH  </w:t>
      </w:r>
      <w:r w:rsidR="00F14DD1">
        <w:t>158</w:t>
      </w:r>
      <w:r>
        <w:t>3 LOAD  ... and link should become active.</w:t>
      </w:r>
    </w:p>
    <w:p w14:paraId="5632E21B" w14:textId="77777777" w:rsidR="002C31E0" w:rsidRDefault="002C31E0" w:rsidP="002C31E0">
      <w:pPr>
        <w:pStyle w:val="Coding"/>
      </w:pPr>
      <w:r>
        <w:t xml:space="preserve"> 7    4.  RELOAD  hit space</w:t>
      </w:r>
    </w:p>
    <w:p w14:paraId="791910BA" w14:textId="77777777" w:rsidR="002C31E0" w:rsidRDefault="002C31E0" w:rsidP="002C31E0">
      <w:pPr>
        <w:pStyle w:val="Coding"/>
      </w:pPr>
      <w:r>
        <w:t xml:space="preserve"> 8    5.  HOME 9 LIST and edit to use Ethernet clock.  HI</w:t>
      </w:r>
    </w:p>
    <w:p w14:paraId="51A3B77D" w14:textId="77777777" w:rsidR="002C31E0" w:rsidRDefault="002C31E0" w:rsidP="002C31E0">
      <w:pPr>
        <w:pStyle w:val="Coding"/>
      </w:pPr>
      <w:r>
        <w:t xml:space="preserve"> 9    6.  ETHER LOAD</w:t>
      </w:r>
    </w:p>
    <w:p w14:paraId="10C3236F" w14:textId="77777777" w:rsidR="0006159B" w:rsidRDefault="0006159B" w:rsidP="0006159B">
      <w:pPr>
        <w:pStyle w:val="Coding"/>
      </w:pPr>
      <w:r>
        <w:t>10</w:t>
      </w:r>
    </w:p>
    <w:p w14:paraId="293317D1" w14:textId="77777777" w:rsidR="0006159B" w:rsidRDefault="0006159B" w:rsidP="0006159B">
      <w:pPr>
        <w:pStyle w:val="Coding"/>
      </w:pPr>
      <w:r>
        <w:t>11 ETHER may in fact be loaded on top of AFORTH, or presumably</w:t>
      </w:r>
    </w:p>
    <w:p w14:paraId="28257323" w14:textId="77777777" w:rsidR="00C83838" w:rsidRDefault="0006159B" w:rsidP="00C83838">
      <w:pPr>
        <w:pStyle w:val="Coding"/>
      </w:pPr>
      <w:r>
        <w:t>12    vice versa, but conflicts on double constants may exist.</w:t>
      </w:r>
    </w:p>
    <w:p w14:paraId="3FBEC0C2" w14:textId="77777777" w:rsidR="003A0A50" w:rsidRDefault="003A0A50" w:rsidP="003A0A50">
      <w:pPr>
        <w:pStyle w:val="BodyText"/>
      </w:pPr>
    </w:p>
    <w:bookmarkEnd w:id="577"/>
    <w:p w14:paraId="13F5B16A" w14:textId="77777777" w:rsidR="00FD4B70" w:rsidRPr="00A16DEE" w:rsidRDefault="00FD4B70" w:rsidP="002C69FC">
      <w:pPr>
        <w:pStyle w:val="BodyText"/>
      </w:pPr>
    </w:p>
    <w:p w14:paraId="53A3E84D" w14:textId="77777777" w:rsidR="00705BA9" w:rsidRPr="002C69FC" w:rsidRDefault="002C69FC" w:rsidP="002C69FC">
      <w:pPr>
        <w:pStyle w:val="Heading4"/>
        <w:rPr>
          <w:highlight w:val="yellow"/>
        </w:rPr>
      </w:pPr>
      <w:r w:rsidRPr="002C69FC">
        <w:rPr>
          <w:highlight w:val="yellow"/>
        </w:rPr>
        <w:t>Asynchronous Serial</w:t>
      </w:r>
      <w:r w:rsidR="00F7599E">
        <w:rPr>
          <w:highlight w:val="yellow"/>
        </w:rPr>
        <w:t xml:space="preserve"> to Another Chip</w:t>
      </w:r>
    </w:p>
    <w:p w14:paraId="5213C609" w14:textId="77777777" w:rsidR="002C69FC" w:rsidRPr="002C69FC" w:rsidRDefault="002C69FC" w:rsidP="002C69FC">
      <w:pPr>
        <w:pStyle w:val="Heading4"/>
        <w:rPr>
          <w:highlight w:val="yellow"/>
        </w:rPr>
      </w:pPr>
      <w:r w:rsidRPr="002C69FC">
        <w:rPr>
          <w:highlight w:val="yellow"/>
        </w:rPr>
        <w:t>Synchronous Serial</w:t>
      </w:r>
      <w:r w:rsidR="00F7599E">
        <w:rPr>
          <w:highlight w:val="yellow"/>
        </w:rPr>
        <w:t xml:space="preserve"> to Another Chip</w:t>
      </w:r>
    </w:p>
    <w:p w14:paraId="5BA12EF8" w14:textId="77777777" w:rsidR="004125EF" w:rsidRPr="00F7599E" w:rsidRDefault="004125EF" w:rsidP="004125EF">
      <w:pPr>
        <w:pStyle w:val="Heading2"/>
      </w:pPr>
      <w:bookmarkStart w:id="578" w:name="_Toc119163504"/>
      <w:r w:rsidRPr="00F7599E">
        <w:t>Burning Flash</w:t>
      </w:r>
      <w:bookmarkEnd w:id="578"/>
    </w:p>
    <w:p w14:paraId="5193C8EB" w14:textId="77777777" w:rsidR="004125EF" w:rsidRDefault="008C51A6" w:rsidP="004125EF">
      <w:pPr>
        <w:pStyle w:val="BodyText"/>
      </w:pPr>
      <w:r>
        <w:t xml:space="preserve">By default, when generating a stream for node 705, </w:t>
      </w:r>
      <w:r w:rsidR="00DB042B">
        <w:t xml:space="preserve">both saneFORTH and </w:t>
      </w:r>
      <w:r>
        <w:t xml:space="preserve">pF/144 pack the stream into bytes that may be written to </w:t>
      </w:r>
      <w:r w:rsidR="00DB042B">
        <w:t>a flash memory starting at its absolute location zero.  This section describes the procedures for writing that stream image into a local or remote flash.</w:t>
      </w:r>
    </w:p>
    <w:p w14:paraId="2D8FBDA2" w14:textId="77777777" w:rsidR="00F7599E" w:rsidRPr="00F7599E" w:rsidRDefault="00F7599E" w:rsidP="00F7599E">
      <w:pPr>
        <w:pStyle w:val="Heading3"/>
        <w:rPr>
          <w:highlight w:val="yellow"/>
        </w:rPr>
      </w:pPr>
      <w:bookmarkStart w:id="579" w:name="_Toc119163505"/>
      <w:r w:rsidRPr="00F7599E">
        <w:rPr>
          <w:highlight w:val="yellow"/>
        </w:rPr>
        <w:t>Burning Flash from saneFORTH</w:t>
      </w:r>
      <w:bookmarkEnd w:id="579"/>
    </w:p>
    <w:p w14:paraId="7E6AB6A8" w14:textId="77777777" w:rsidR="00F7599E" w:rsidRDefault="00F7599E" w:rsidP="004125EF">
      <w:pPr>
        <w:pStyle w:val="BodyText"/>
      </w:pPr>
    </w:p>
    <w:p w14:paraId="5EEE3DD2" w14:textId="77777777" w:rsidR="00F7599E" w:rsidRDefault="00F7599E" w:rsidP="00F7599E">
      <w:pPr>
        <w:pStyle w:val="Heading3"/>
      </w:pPr>
      <w:bookmarkStart w:id="580" w:name="_Toc119163506"/>
      <w:r>
        <w:t>Burning flash from pF/144</w:t>
      </w:r>
      <w:bookmarkEnd w:id="580"/>
    </w:p>
    <w:p w14:paraId="74C6859D" w14:textId="77777777" w:rsidR="00F7599E" w:rsidRDefault="00F7599E" w:rsidP="004125EF">
      <w:pPr>
        <w:pStyle w:val="BodyText"/>
      </w:pPr>
      <w:r>
        <w:t xml:space="preserve">Code is provided for burning one's own flash (for example, the SPI flash that boots the Host chip on an Evaluation Board) </w:t>
      </w:r>
      <w:r w:rsidR="00DB042B">
        <w:t>or for burning the flash on another chip with which pF is communicating using external IDE.</w:t>
      </w:r>
    </w:p>
    <w:p w14:paraId="7F00E08D" w14:textId="77777777" w:rsidR="00DB042B" w:rsidRDefault="00DB042B" w:rsidP="00DB042B">
      <w:pPr>
        <w:pStyle w:val="Heading4"/>
      </w:pPr>
      <w:r>
        <w:t>Burning pF's Own Flash</w:t>
      </w:r>
    </w:p>
    <w:p w14:paraId="5FB37FA0" w14:textId="77777777" w:rsidR="00DB042B" w:rsidRDefault="00DB042B" w:rsidP="004125EF">
      <w:pPr>
        <w:pStyle w:val="BodyText"/>
      </w:pPr>
      <w:r>
        <w:t>Burning one's own flash is straightforward; all we need do is to copy the stream image to the front of the flash starting at absolute block zero (normally mapped at 40 DRIVE).</w:t>
      </w:r>
      <w:r w:rsidR="00763169">
        <w:t xml:space="preserve">  After </w:t>
      </w:r>
      <w:r w:rsidR="00085CDA">
        <w:t>generating the stream, simply execute the following word to rewrite flash boot on your own system:</w:t>
      </w:r>
    </w:p>
    <w:p w14:paraId="04340774" w14:textId="77777777" w:rsidR="00085CDA" w:rsidRDefault="00085CDA" w:rsidP="00085CDA">
      <w:pPr>
        <w:pStyle w:val="List2"/>
      </w:pPr>
      <w:r>
        <w:rPr>
          <w:rFonts w:ascii="Consolas" w:hAnsi="Consolas" w:cs="Consolas"/>
          <w:b/>
        </w:rPr>
        <w:t>WRITE-FLASH</w:t>
      </w:r>
      <w:r w:rsidRPr="00A16DEE">
        <w:t xml:space="preserve">  </w:t>
      </w:r>
      <w:r>
        <w:t>copies the packed boot stream just generated to the boot area of the current system's flash, at absolute block 48000 and regardless of the current  OFFSET .</w:t>
      </w:r>
    </w:p>
    <w:p w14:paraId="5B0E96F3" w14:textId="77777777" w:rsidR="00085CDA" w:rsidRDefault="00085CDA" w:rsidP="004125EF">
      <w:pPr>
        <w:pStyle w:val="BodyText"/>
      </w:pPr>
      <w:r>
        <w:t xml:space="preserve">Warning!  This procedure assumes the flash boot area begins at absolute block 48000 in the  </w:t>
      </w:r>
      <w:r w:rsidRPr="00085CDA">
        <w:rPr>
          <w:rFonts w:ascii="Consolas" w:hAnsi="Consolas"/>
        </w:rPr>
        <w:t>UNITS</w:t>
      </w:r>
      <w:r>
        <w:t xml:space="preserve">  mapping that is currently active on the pF/144 system.  If you are using some other mapping you will need to attend to the definition named  </w:t>
      </w:r>
      <w:r w:rsidRPr="00085CDA">
        <w:rPr>
          <w:b/>
        </w:rPr>
        <w:t>)FLASH</w:t>
      </w:r>
      <w:r>
        <w:t xml:space="preserve"> .</w:t>
      </w:r>
    </w:p>
    <w:p w14:paraId="59C1CFC1" w14:textId="77777777" w:rsidR="00085CDA" w:rsidRDefault="00085CDA" w:rsidP="004125EF">
      <w:pPr>
        <w:pStyle w:val="BodyText"/>
      </w:pPr>
    </w:p>
    <w:p w14:paraId="7B4BF308" w14:textId="77777777" w:rsidR="00DB042B" w:rsidRPr="00DB042B" w:rsidRDefault="00DB042B" w:rsidP="00DB042B">
      <w:pPr>
        <w:pStyle w:val="Heading4"/>
        <w:rPr>
          <w:highlight w:val="yellow"/>
        </w:rPr>
      </w:pPr>
      <w:r w:rsidRPr="00DB042B">
        <w:rPr>
          <w:highlight w:val="yellow"/>
        </w:rPr>
        <w:t>Burning Flash on Another Chip</w:t>
      </w:r>
    </w:p>
    <w:p w14:paraId="2BB76488" w14:textId="77777777" w:rsidR="00F7599E" w:rsidRDefault="00F7599E" w:rsidP="004125EF">
      <w:pPr>
        <w:pStyle w:val="BodyText"/>
      </w:pPr>
    </w:p>
    <w:p w14:paraId="35987B2A" w14:textId="77777777" w:rsidR="004125EF" w:rsidRPr="00933D0F" w:rsidRDefault="004125EF" w:rsidP="004125EF">
      <w:pPr>
        <w:pStyle w:val="Heading3"/>
      </w:pPr>
      <w:bookmarkStart w:id="581" w:name="_Toc119163507"/>
      <w:r w:rsidRPr="00933D0F">
        <w:t>Erasing Flash</w:t>
      </w:r>
      <w:bookmarkEnd w:id="581"/>
    </w:p>
    <w:p w14:paraId="35A8ADA4" w14:textId="40FAF66A" w:rsidR="004125EF" w:rsidRDefault="004125EF" w:rsidP="00933D0F">
      <w:pPr>
        <w:pStyle w:val="BodyText"/>
      </w:pPr>
      <w:r>
        <w:t>Flash needs to be erased before being written</w:t>
      </w:r>
      <w:r w:rsidR="004C5511">
        <w:t>.  Unless otherwise noted, all of our operations that write flash take care of the necessary erasure.  If you need to erase flash without writing it, study the code in BULK which uses  FERS  with absolute starting block number and count on the flash (remember that 0 DRIVE starts at block 128 absolute.)</w:t>
      </w:r>
    </w:p>
    <w:p w14:paraId="231A497E" w14:textId="42D00151" w:rsidR="004125EF" w:rsidRPr="00933D0F" w:rsidRDefault="004125EF" w:rsidP="004125EF">
      <w:pPr>
        <w:pStyle w:val="BodyText"/>
        <w:rPr>
          <w:b/>
          <w:kern w:val="28"/>
          <w:sz w:val="24"/>
          <w:highlight w:val="yellow"/>
        </w:rPr>
      </w:pPr>
      <w:r>
        <w:lastRenderedPageBreak/>
        <w:t xml:space="preserve">The smallest unit of flash that can be erased on the Evaluation Board is 4K bytes, so </w:t>
      </w:r>
      <w:r w:rsidR="004C5511">
        <w:t>erasing always starts</w:t>
      </w:r>
      <w:r>
        <w:t xml:space="preserve"> on a 4K byte boundary and </w:t>
      </w:r>
      <w:r w:rsidR="004C5511">
        <w:t>t</w:t>
      </w:r>
      <w:r>
        <w:t>he number of bytes erased will be rounded up to the nearest 4K as well.</w:t>
      </w:r>
    </w:p>
    <w:p w14:paraId="51164EB7" w14:textId="77777777" w:rsidR="00AD035E" w:rsidRDefault="00AD035E" w:rsidP="00AD035E">
      <w:pPr>
        <w:pStyle w:val="Heading2"/>
      </w:pPr>
      <w:bookmarkStart w:id="582" w:name="_Toc8929191"/>
      <w:bookmarkStart w:id="583" w:name="_Toc9331477"/>
      <w:bookmarkStart w:id="584" w:name="_Toc9332144"/>
      <w:bookmarkStart w:id="585" w:name="_Toc9332301"/>
      <w:bookmarkStart w:id="586" w:name="_Toc9332717"/>
      <w:bookmarkStart w:id="587" w:name="_Toc8929192"/>
      <w:bookmarkStart w:id="588" w:name="_Toc9331478"/>
      <w:bookmarkStart w:id="589" w:name="_Toc9332145"/>
      <w:bookmarkStart w:id="590" w:name="_Toc9332302"/>
      <w:bookmarkStart w:id="591" w:name="_Toc9332718"/>
      <w:bookmarkStart w:id="592" w:name="_Toc8929193"/>
      <w:bookmarkStart w:id="593" w:name="_Toc9331479"/>
      <w:bookmarkStart w:id="594" w:name="_Toc9332146"/>
      <w:bookmarkStart w:id="595" w:name="_Toc9332303"/>
      <w:bookmarkStart w:id="596" w:name="_Toc9332719"/>
      <w:bookmarkStart w:id="597" w:name="_Toc8929194"/>
      <w:bookmarkStart w:id="598" w:name="_Toc9331480"/>
      <w:bookmarkStart w:id="599" w:name="_Toc9332147"/>
      <w:bookmarkStart w:id="600" w:name="_Toc9332304"/>
      <w:bookmarkStart w:id="601" w:name="_Toc9332720"/>
      <w:bookmarkStart w:id="602" w:name="_Toc8929195"/>
      <w:bookmarkStart w:id="603" w:name="_Toc9331481"/>
      <w:bookmarkStart w:id="604" w:name="_Toc9332148"/>
      <w:bookmarkStart w:id="605" w:name="_Toc9332305"/>
      <w:bookmarkStart w:id="606" w:name="_Toc9332721"/>
      <w:bookmarkStart w:id="607" w:name="_Toc8929196"/>
      <w:bookmarkStart w:id="608" w:name="_Toc9331482"/>
      <w:bookmarkStart w:id="609" w:name="_Toc9332149"/>
      <w:bookmarkStart w:id="610" w:name="_Toc9332306"/>
      <w:bookmarkStart w:id="611" w:name="_Toc9332722"/>
      <w:bookmarkStart w:id="612" w:name="_Toc8929197"/>
      <w:bookmarkStart w:id="613" w:name="_Toc9331483"/>
      <w:bookmarkStart w:id="614" w:name="_Toc9332150"/>
      <w:bookmarkStart w:id="615" w:name="_Toc9332307"/>
      <w:bookmarkStart w:id="616" w:name="_Toc9332723"/>
      <w:bookmarkStart w:id="617" w:name="_Toc8929198"/>
      <w:bookmarkStart w:id="618" w:name="_Toc9331484"/>
      <w:bookmarkStart w:id="619" w:name="_Toc9332151"/>
      <w:bookmarkStart w:id="620" w:name="_Toc9332308"/>
      <w:bookmarkStart w:id="621" w:name="_Toc9332724"/>
      <w:bookmarkStart w:id="622" w:name="_Toc8929199"/>
      <w:bookmarkStart w:id="623" w:name="_Toc9331485"/>
      <w:bookmarkStart w:id="624" w:name="_Toc9332152"/>
      <w:bookmarkStart w:id="625" w:name="_Toc9332309"/>
      <w:bookmarkStart w:id="626" w:name="_Toc9332725"/>
      <w:bookmarkStart w:id="627" w:name="_Toc119163508"/>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r>
        <w:t>Auditing Streams</w:t>
      </w:r>
      <w:bookmarkEnd w:id="627"/>
    </w:p>
    <w:p w14:paraId="5FD6A708" w14:textId="77777777" w:rsidR="00AD035E" w:rsidRDefault="00AD035E" w:rsidP="00AD035E">
      <w:pPr>
        <w:pStyle w:val="BodyText"/>
      </w:pPr>
      <w:r>
        <w:t>When working with new stream structures it's useful to compare the stream just made with a reference.  Mechanism for doing this is included in  STREAMER .  Standard areas involved in these operations are 4740, where a packed flash stream may be saved, and 2340, where an unpacked stream of up to 60 blocks (14760 words) may be saved.</w:t>
      </w:r>
    </w:p>
    <w:p w14:paraId="48D2D4F8" w14:textId="77777777" w:rsidR="00AD035E" w:rsidRDefault="00AD035E" w:rsidP="00AD035E">
      <w:pPr>
        <w:pStyle w:val="BodyText"/>
        <w:ind w:left="1440" w:hanging="720"/>
      </w:pPr>
      <w:r>
        <w:rPr>
          <w:rFonts w:ascii="Consolas" w:hAnsi="Consolas" w:cs="Consolas"/>
          <w:b/>
        </w:rPr>
        <w:t>UNPACK</w:t>
      </w:r>
      <w:r w:rsidRPr="00F54292">
        <w:rPr>
          <w:rFonts w:ascii="Consolas" w:hAnsi="Consolas" w:cs="Consolas"/>
          <w:b/>
        </w:rPr>
        <w:t xml:space="preserve"> (n)</w:t>
      </w:r>
      <w:r>
        <w:t xml:space="preserve">  unpacks the given number of blocks of flash stream from 4740 to 2340.</w:t>
      </w:r>
    </w:p>
    <w:p w14:paraId="5B40F99F" w14:textId="77777777" w:rsidR="00AD035E" w:rsidRDefault="00AD035E" w:rsidP="00AD035E">
      <w:pPr>
        <w:pStyle w:val="BodyText"/>
        <w:ind w:left="1440" w:hanging="720"/>
      </w:pPr>
      <w:r>
        <w:rPr>
          <w:rFonts w:ascii="Consolas" w:hAnsi="Consolas" w:cs="Consolas"/>
          <w:b/>
        </w:rPr>
        <w:t>STASH</w:t>
      </w:r>
      <w:r>
        <w:t xml:space="preserve">  saves the streamer's current stream buffer to 2340, limited to 60 blocks.</w:t>
      </w:r>
    </w:p>
    <w:p w14:paraId="66B52632" w14:textId="77777777" w:rsidR="00A016E4" w:rsidRDefault="00A016E4" w:rsidP="00A016E4">
      <w:pPr>
        <w:pStyle w:val="BodyText"/>
        <w:ind w:left="1440" w:hanging="720"/>
      </w:pPr>
      <w:r>
        <w:rPr>
          <w:rFonts w:ascii="Consolas" w:hAnsi="Consolas" w:cs="Consolas"/>
          <w:b/>
        </w:rPr>
        <w:t>?STREAM</w:t>
      </w:r>
      <w:r>
        <w:t xml:space="preserve">  dumps the current </w:t>
      </w:r>
      <w:r w:rsidRPr="002B7000">
        <w:rPr>
          <w:b/>
          <w:i/>
        </w:rPr>
        <w:t>unpacked</w:t>
      </w:r>
      <w:r>
        <w:t xml:space="preserve"> stream buffer in hex, highlighting each word that differs from the reference stream in the area at 2340.  In saneFORTH the reference stream is at 2340 on the serial disk used by pF/144.</w:t>
      </w:r>
    </w:p>
    <w:p w14:paraId="4E873969" w14:textId="2BD6541F" w:rsidR="00AD035E" w:rsidRDefault="00AD035E" w:rsidP="00AD035E">
      <w:pPr>
        <w:pStyle w:val="BodyText"/>
        <w:ind w:left="1440" w:hanging="720"/>
      </w:pPr>
      <w:r>
        <w:rPr>
          <w:rFonts w:ascii="Consolas" w:hAnsi="Consolas" w:cs="Consolas"/>
          <w:b/>
        </w:rPr>
        <w:t>?</w:t>
      </w:r>
      <w:r w:rsidR="00A016E4">
        <w:rPr>
          <w:rFonts w:ascii="Consolas" w:hAnsi="Consolas" w:cs="Consolas"/>
          <w:b/>
        </w:rPr>
        <w:t>FLASH</w:t>
      </w:r>
      <w:r>
        <w:t xml:space="preserve">  dumps the current stream buffer in hex</w:t>
      </w:r>
      <w:r w:rsidR="00A016E4">
        <w:t xml:space="preserve"> </w:t>
      </w:r>
      <w:r w:rsidR="00A016E4">
        <w:rPr>
          <w:b/>
          <w:i/>
        </w:rPr>
        <w:t>packed for flash</w:t>
      </w:r>
      <w:r>
        <w:t xml:space="preserve">, highlighting each word that differs from the </w:t>
      </w:r>
      <w:r w:rsidR="00A016E4">
        <w:t>current boot flash</w:t>
      </w:r>
      <w:r w:rsidR="002B7000">
        <w:t xml:space="preserve">.  In saneFORTH the reference stream is at </w:t>
      </w:r>
      <w:r w:rsidR="00A016E4">
        <w:t>47</w:t>
      </w:r>
      <w:r w:rsidR="002B7000">
        <w:t>40 on the serial disk used by pF/144.</w:t>
      </w:r>
    </w:p>
    <w:p w14:paraId="5865EAD3" w14:textId="6024A2CC" w:rsidR="00A07FC8" w:rsidRPr="00A878A9" w:rsidRDefault="00A07FC8" w:rsidP="00AD035E">
      <w:pPr>
        <w:pStyle w:val="BodyText"/>
        <w:ind w:left="1440" w:hanging="720"/>
        <w:rPr>
          <w:rFonts w:asciiTheme="minorHAnsi" w:hAnsiTheme="minorHAnsi" w:cstheme="minorHAnsi"/>
        </w:rPr>
      </w:pPr>
      <w:r>
        <w:rPr>
          <w:rFonts w:ascii="Consolas" w:hAnsi="Consolas" w:cs="Consolas"/>
          <w:b/>
        </w:rPr>
        <w:t xml:space="preserve">.LOADING  </w:t>
      </w:r>
      <w:r w:rsidRPr="00A878A9">
        <w:rPr>
          <w:rFonts w:asciiTheme="minorHAnsi" w:hAnsiTheme="minorHAnsi" w:cstheme="minorHAnsi"/>
        </w:rPr>
        <w:t xml:space="preserve">available after loading block </w:t>
      </w:r>
      <w:r w:rsidR="00F14DD1">
        <w:rPr>
          <w:rFonts w:asciiTheme="minorHAnsi" w:hAnsiTheme="minorHAnsi" w:cstheme="minorHAnsi"/>
        </w:rPr>
        <w:t>161</w:t>
      </w:r>
      <w:r w:rsidRPr="00A878A9">
        <w:rPr>
          <w:rFonts w:asciiTheme="minorHAnsi" w:hAnsiTheme="minorHAnsi" w:cstheme="minorHAnsi"/>
        </w:rPr>
        <w:t>9</w:t>
      </w:r>
      <w:r>
        <w:rPr>
          <w:rFonts w:asciiTheme="minorHAnsi" w:hAnsiTheme="minorHAnsi" w:cstheme="minorHAnsi"/>
        </w:rPr>
        <w:t>.  Displays what the most recently generated unpacked stream does based on the content of the STREAMER's tables.</w:t>
      </w:r>
    </w:p>
    <w:p w14:paraId="34B2448A" w14:textId="77777777" w:rsidR="00AD035E" w:rsidRPr="00AD035E" w:rsidRDefault="00AD035E" w:rsidP="00AD035E">
      <w:pPr>
        <w:pStyle w:val="BodyText"/>
      </w:pPr>
    </w:p>
    <w:p w14:paraId="35FC4257" w14:textId="11DBA0B2" w:rsidR="00CB4468" w:rsidRDefault="00CB4468" w:rsidP="00AD035E">
      <w:pPr>
        <w:pStyle w:val="Heading3"/>
      </w:pPr>
      <w:bookmarkStart w:id="628" w:name="_Toc119163509"/>
      <w:r>
        <w:t>Getting Streams from Flash</w:t>
      </w:r>
      <w:r w:rsidR="0081104C">
        <w:t xml:space="preserve"> </w:t>
      </w:r>
      <w:r w:rsidR="0081104C" w:rsidRPr="00A878A9">
        <w:rPr>
          <w:color w:val="FF0000"/>
        </w:rPr>
        <w:t>pF/144 ONLY</w:t>
      </w:r>
      <w:bookmarkEnd w:id="628"/>
    </w:p>
    <w:p w14:paraId="2989E623" w14:textId="5A93B1BF" w:rsidR="00CB4468" w:rsidRDefault="00CB4468" w:rsidP="00CB4468">
      <w:pPr>
        <w:pStyle w:val="BodyText"/>
      </w:pPr>
      <w:r>
        <w:t xml:space="preserve">The simplest way to </w:t>
      </w:r>
      <w:r w:rsidR="0041767F">
        <w:t xml:space="preserve">obtain a stream made by </w:t>
      </w:r>
      <w:proofErr w:type="spellStart"/>
      <w:r w:rsidR="0041767F">
        <w:t>colorForth</w:t>
      </w:r>
      <w:proofErr w:type="spellEnd"/>
      <w:r w:rsidR="0041767F">
        <w:t xml:space="preserve"> is to burn the stream into flash from </w:t>
      </w:r>
      <w:proofErr w:type="spellStart"/>
      <w:r w:rsidR="0041767F">
        <w:t>colorForth</w:t>
      </w:r>
      <w:proofErr w:type="spellEnd"/>
      <w:r w:rsidR="0041767F">
        <w:t xml:space="preserve">, boot to it, and then copy it to the comparison area.  With standard mapping </w:t>
      </w:r>
      <w:r w:rsidR="00A07FC8">
        <w:t>(SPI flash for 24000 blocks at absolute zero, followed by 24000 blocks of serial disk, followed by 128-block flash boot area)</w:t>
      </w:r>
      <w:r w:rsidR="0041767F">
        <w:t>, this can be done as follows:</w:t>
      </w:r>
    </w:p>
    <w:p w14:paraId="2A4EA116" w14:textId="77777777" w:rsidR="0041767F" w:rsidRDefault="0041767F" w:rsidP="00531A04">
      <w:pPr>
        <w:pStyle w:val="BodyText"/>
        <w:numPr>
          <w:ilvl w:val="0"/>
          <w:numId w:val="20"/>
        </w:numPr>
      </w:pPr>
      <w:r>
        <w:t>0 DRIVE DISKING LOAD</w:t>
      </w:r>
    </w:p>
    <w:p w14:paraId="258690B3" w14:textId="6F16D9DB" w:rsidR="0041767F" w:rsidRDefault="00A07FC8" w:rsidP="00531A04">
      <w:pPr>
        <w:pStyle w:val="BodyText"/>
        <w:numPr>
          <w:ilvl w:val="0"/>
          <w:numId w:val="20"/>
        </w:numPr>
      </w:pPr>
      <w:r>
        <w:t>48000</w:t>
      </w:r>
      <w:r w:rsidR="0041767F">
        <w:t xml:space="preserve">  24000 4740</w:t>
      </w:r>
      <w:r>
        <w:t xml:space="preserve"> +</w:t>
      </w:r>
      <w:r w:rsidR="0041767F">
        <w:t xml:space="preserve"> </w:t>
      </w:r>
      <w:r>
        <w:t xml:space="preserve"> </w:t>
      </w:r>
      <w:proofErr w:type="spellStart"/>
      <w:r w:rsidR="0041767F">
        <w:t>nn</w:t>
      </w:r>
      <w:proofErr w:type="spellEnd"/>
      <w:r w:rsidR="0041767F">
        <w:t xml:space="preserve"> BLOCKS</w:t>
      </w:r>
      <w:r w:rsidR="0081104C">
        <w:t xml:space="preserve">  (to place it on serial disk)</w:t>
      </w:r>
    </w:p>
    <w:p w14:paraId="1A1C8D93" w14:textId="46647FDC" w:rsidR="0041767F" w:rsidRDefault="0081104C" w:rsidP="00531A04">
      <w:pPr>
        <w:pStyle w:val="BodyText"/>
        <w:numPr>
          <w:ilvl w:val="0"/>
          <w:numId w:val="20"/>
        </w:numPr>
      </w:pPr>
      <w:r>
        <w:t xml:space="preserve">48000  </w:t>
      </w:r>
      <w:r w:rsidR="0041767F">
        <w:t xml:space="preserve">4740  </w:t>
      </w:r>
      <w:proofErr w:type="spellStart"/>
      <w:r w:rsidR="0041767F">
        <w:t>nn</w:t>
      </w:r>
      <w:proofErr w:type="spellEnd"/>
      <w:r w:rsidR="0041767F">
        <w:t xml:space="preserve"> BLOCKS</w:t>
      </w:r>
      <w:r>
        <w:t xml:space="preserve">  (to place it on SPI flash disk).</w:t>
      </w:r>
    </w:p>
    <w:p w14:paraId="547000B1" w14:textId="77777777" w:rsidR="00AD035E" w:rsidRPr="00AD035E" w:rsidRDefault="001E6DF8" w:rsidP="00F0798F">
      <w:pPr>
        <w:pStyle w:val="Heading3"/>
      </w:pPr>
      <w:bookmarkStart w:id="629" w:name="_Toc119163510"/>
      <w:r>
        <w:t>Ge</w:t>
      </w:r>
      <w:r w:rsidR="00AD035E" w:rsidRPr="00AD035E">
        <w:t xml:space="preserve">tting </w:t>
      </w:r>
      <w:r w:rsidR="00AD035E">
        <w:t>Streams</w:t>
      </w:r>
      <w:r w:rsidR="00AD035E" w:rsidRPr="00AD035E">
        <w:t xml:space="preserve"> from </w:t>
      </w:r>
      <w:proofErr w:type="spellStart"/>
      <w:r w:rsidR="00AD035E" w:rsidRPr="00AD035E">
        <w:t>colorForth</w:t>
      </w:r>
      <w:bookmarkEnd w:id="629"/>
      <w:proofErr w:type="spellEnd"/>
    </w:p>
    <w:p w14:paraId="67D75A4B" w14:textId="77777777" w:rsidR="00AD035E" w:rsidRPr="00AD035E" w:rsidRDefault="00AD035E" w:rsidP="00AD035E">
      <w:pPr>
        <w:spacing w:after="160"/>
      </w:pPr>
      <w:r w:rsidRPr="00AD035E">
        <w:t xml:space="preserve">When converting an existing body of </w:t>
      </w:r>
      <w:proofErr w:type="spellStart"/>
      <w:r w:rsidRPr="00AD035E">
        <w:t>colorForth</w:t>
      </w:r>
      <w:proofErr w:type="spellEnd"/>
      <w:r w:rsidRPr="00AD035E">
        <w:t xml:space="preserve"> based code to aF-3, it is prudent to use the </w:t>
      </w:r>
      <w:proofErr w:type="spellStart"/>
      <w:r w:rsidRPr="00AD035E">
        <w:t>colorForth</w:t>
      </w:r>
      <w:proofErr w:type="spellEnd"/>
      <w:r w:rsidRPr="00AD035E">
        <w:t xml:space="preserve"> </w:t>
      </w:r>
      <w:r>
        <w:t>stream for loading that code</w:t>
      </w:r>
      <w:r w:rsidRPr="00AD035E">
        <w:t xml:space="preserve"> as a reference.  The following steps accomplish this:</w:t>
      </w:r>
    </w:p>
    <w:p w14:paraId="4BAFE0D6" w14:textId="77777777" w:rsidR="00AD035E" w:rsidRPr="00AD035E" w:rsidRDefault="00AD035E" w:rsidP="00531A04">
      <w:pPr>
        <w:numPr>
          <w:ilvl w:val="0"/>
          <w:numId w:val="19"/>
        </w:numPr>
        <w:spacing w:after="160"/>
      </w:pPr>
      <w:r w:rsidRPr="00AD035E">
        <w:t xml:space="preserve">In </w:t>
      </w:r>
      <w:proofErr w:type="spellStart"/>
      <w:r w:rsidRPr="00AD035E">
        <w:t>colorForth</w:t>
      </w:r>
      <w:proofErr w:type="spellEnd"/>
      <w:r w:rsidRPr="00AD035E">
        <w:t xml:space="preserve">,   </w:t>
      </w:r>
      <w:r w:rsidRPr="00AD035E">
        <w:rPr>
          <w:rFonts w:ascii="Consolas" w:hAnsi="Consolas" w:cs="Consolas"/>
          <w:b/>
        </w:rPr>
        <w:t>compile</w:t>
      </w:r>
      <w:r w:rsidRPr="00AD035E">
        <w:t xml:space="preserve">   all of the code of interest.</w:t>
      </w:r>
    </w:p>
    <w:p w14:paraId="355159AB" w14:textId="77777777" w:rsidR="00AD035E" w:rsidRDefault="00AD035E" w:rsidP="00531A04">
      <w:pPr>
        <w:numPr>
          <w:ilvl w:val="0"/>
          <w:numId w:val="19"/>
        </w:numPr>
        <w:spacing w:after="160"/>
      </w:pPr>
      <w:r w:rsidRPr="00AD035E">
        <w:t xml:space="preserve">Say  </w:t>
      </w:r>
      <w:proofErr w:type="spellStart"/>
      <w:r w:rsidRPr="00AD035E">
        <w:rPr>
          <w:rFonts w:ascii="Consolas" w:hAnsi="Consolas" w:cs="Consolas"/>
          <w:b/>
        </w:rPr>
        <w:t>bnamed</w:t>
      </w:r>
      <w:proofErr w:type="spellEnd"/>
      <w:r w:rsidRPr="00AD035E">
        <w:rPr>
          <w:rFonts w:ascii="Consolas" w:hAnsi="Consolas" w:cs="Consolas"/>
          <w:b/>
        </w:rPr>
        <w:t xml:space="preserve"> </w:t>
      </w:r>
      <w:proofErr w:type="spellStart"/>
      <w:r w:rsidR="00DD64C4">
        <w:rPr>
          <w:rFonts w:ascii="Consolas" w:hAnsi="Consolas" w:cs="Consolas"/>
          <w:b/>
        </w:rPr>
        <w:t>mystream</w:t>
      </w:r>
      <w:proofErr w:type="spellEnd"/>
      <w:r w:rsidRPr="00AD035E">
        <w:t xml:space="preserve">  (or other name of your choice) to output file name.</w:t>
      </w:r>
    </w:p>
    <w:p w14:paraId="0CE9CC7E" w14:textId="77777777" w:rsidR="00DD64C4" w:rsidRDefault="00DD64C4" w:rsidP="00531A04">
      <w:pPr>
        <w:numPr>
          <w:ilvl w:val="0"/>
          <w:numId w:val="19"/>
        </w:numPr>
        <w:spacing w:after="160"/>
      </w:pPr>
      <w:r>
        <w:t>Edit the stream generation block to abort with a bad word after the word  stream</w:t>
      </w:r>
    </w:p>
    <w:p w14:paraId="0056A950" w14:textId="77777777" w:rsidR="00DD64C4" w:rsidRPr="00AD035E" w:rsidRDefault="00DD64C4" w:rsidP="00531A04">
      <w:pPr>
        <w:numPr>
          <w:ilvl w:val="0"/>
          <w:numId w:val="19"/>
        </w:numPr>
        <w:spacing w:after="160"/>
      </w:pPr>
      <w:r>
        <w:t>Generate stream, let it abort and note the address and count found there.</w:t>
      </w:r>
    </w:p>
    <w:p w14:paraId="17AA03A2" w14:textId="77777777" w:rsidR="00AD035E" w:rsidRPr="00AD035E" w:rsidRDefault="00AD035E" w:rsidP="00531A04">
      <w:pPr>
        <w:numPr>
          <w:ilvl w:val="0"/>
          <w:numId w:val="19"/>
        </w:numPr>
        <w:spacing w:after="160"/>
      </w:pPr>
      <w:r w:rsidRPr="00AD035E">
        <w:t xml:space="preserve">Say  </w:t>
      </w:r>
      <w:r w:rsidRPr="00AD035E">
        <w:rPr>
          <w:rFonts w:ascii="Consolas" w:hAnsi="Consolas" w:cs="Consolas"/>
          <w:b/>
        </w:rPr>
        <w:t>32768</w:t>
      </w:r>
      <w:r w:rsidR="00DD64C4">
        <w:rPr>
          <w:rFonts w:ascii="Consolas" w:hAnsi="Consolas" w:cs="Consolas"/>
          <w:b/>
        </w:rPr>
        <w:t xml:space="preserve"> </w:t>
      </w:r>
      <w:proofErr w:type="spellStart"/>
      <w:r w:rsidR="00DD64C4">
        <w:rPr>
          <w:rFonts w:ascii="Consolas" w:hAnsi="Consolas" w:cs="Consolas"/>
          <w:b/>
        </w:rPr>
        <w:t>nnc</w:t>
      </w:r>
      <w:proofErr w:type="spellEnd"/>
      <w:r w:rsidR="00DD64C4">
        <w:rPr>
          <w:rFonts w:ascii="Consolas" w:hAnsi="Consolas" w:cs="Consolas"/>
          <w:b/>
        </w:rPr>
        <w:t xml:space="preserve"> + </w:t>
      </w:r>
      <w:proofErr w:type="spellStart"/>
      <w:r w:rsidR="00DD64C4">
        <w:rPr>
          <w:rFonts w:ascii="Consolas" w:hAnsi="Consolas" w:cs="Consolas"/>
          <w:b/>
        </w:rPr>
        <w:t>nnc</w:t>
      </w:r>
      <w:proofErr w:type="spellEnd"/>
      <w:r w:rsidR="00DD64C4">
        <w:rPr>
          <w:rFonts w:ascii="Consolas" w:hAnsi="Consolas" w:cs="Consolas"/>
          <w:b/>
        </w:rPr>
        <w:t xml:space="preserve"> +</w:t>
      </w:r>
      <w:r w:rsidRPr="00AD035E">
        <w:rPr>
          <w:rFonts w:ascii="Consolas" w:hAnsi="Consolas" w:cs="Consolas"/>
          <w:b/>
        </w:rPr>
        <w:t xml:space="preserve"> 4800 </w:t>
      </w:r>
      <w:proofErr w:type="spellStart"/>
      <w:r w:rsidRPr="00AD035E">
        <w:rPr>
          <w:rFonts w:ascii="Consolas" w:hAnsi="Consolas" w:cs="Consolas"/>
          <w:b/>
        </w:rPr>
        <w:t>wback</w:t>
      </w:r>
      <w:proofErr w:type="spellEnd"/>
      <w:r w:rsidRPr="00AD035E">
        <w:t xml:space="preserve">  to write a 4800-block file</w:t>
      </w:r>
      <w:r w:rsidR="00DD64C4">
        <w:t xml:space="preserve"> starting with the stream.</w:t>
      </w:r>
      <w:r w:rsidRPr="00AD035E">
        <w:t xml:space="preserve"> Only the first </w:t>
      </w:r>
      <w:r w:rsidR="00DD64C4">
        <w:t>few</w:t>
      </w:r>
      <w:r w:rsidRPr="00AD035E">
        <w:t xml:space="preserve"> blocks are relevant, but this simplifies file mapping into the </w:t>
      </w:r>
      <w:proofErr w:type="spellStart"/>
      <w:r w:rsidRPr="00AD035E">
        <w:t>sF</w:t>
      </w:r>
      <w:proofErr w:type="spellEnd"/>
      <w:r w:rsidRPr="00AD035E">
        <w:t xml:space="preserve"> system.</w:t>
      </w:r>
    </w:p>
    <w:p w14:paraId="705A1FB6" w14:textId="77777777" w:rsidR="00AD035E" w:rsidRPr="00AD035E" w:rsidRDefault="00AD035E" w:rsidP="00531A04">
      <w:pPr>
        <w:numPr>
          <w:ilvl w:val="0"/>
          <w:numId w:val="19"/>
        </w:numPr>
        <w:spacing w:after="160"/>
      </w:pPr>
      <w:r w:rsidRPr="00AD035E">
        <w:t>Move this file into the  pf  directory</w:t>
      </w:r>
    </w:p>
    <w:p w14:paraId="4C7F8AB9" w14:textId="77777777" w:rsidR="00AD035E" w:rsidRPr="00AD035E" w:rsidRDefault="00AD035E" w:rsidP="00531A04">
      <w:pPr>
        <w:numPr>
          <w:ilvl w:val="0"/>
          <w:numId w:val="19"/>
        </w:numPr>
        <w:spacing w:after="160"/>
      </w:pPr>
      <w:r w:rsidRPr="00AD035E">
        <w:t xml:space="preserve">On the </w:t>
      </w:r>
      <w:proofErr w:type="spellStart"/>
      <w:r w:rsidRPr="00AD035E">
        <w:t>sF</w:t>
      </w:r>
      <w:proofErr w:type="spellEnd"/>
      <w:r w:rsidRPr="00AD035E">
        <w:t xml:space="preserve"> system, in block 149 temporarily replace  </w:t>
      </w:r>
      <w:r w:rsidRPr="00AD035E">
        <w:rPr>
          <w:rFonts w:ascii="Consolas" w:hAnsi="Consolas" w:cs="Consolas"/>
          <w:b/>
        </w:rPr>
        <w:t>OBJ-AF3</w:t>
      </w:r>
      <w:r w:rsidRPr="00AD035E">
        <w:t xml:space="preserve">  with your file's name,  </w:t>
      </w:r>
      <w:r w:rsidRPr="00AD035E">
        <w:rPr>
          <w:rFonts w:ascii="Consolas" w:hAnsi="Consolas" w:cs="Consolas"/>
          <w:b/>
        </w:rPr>
        <w:t>FLUSH</w:t>
      </w:r>
      <w:r w:rsidRPr="00AD035E">
        <w:t xml:space="preserve">  and  </w:t>
      </w:r>
      <w:r w:rsidRPr="00AD035E">
        <w:rPr>
          <w:rFonts w:ascii="Consolas" w:hAnsi="Consolas" w:cs="Consolas"/>
          <w:b/>
        </w:rPr>
        <w:t>RELOAD</w:t>
      </w:r>
      <w:r w:rsidRPr="00AD035E">
        <w:t xml:space="preserve"> .</w:t>
      </w:r>
    </w:p>
    <w:p w14:paraId="53F9C621" w14:textId="77777777" w:rsidR="00AD035E" w:rsidRPr="00AD035E" w:rsidRDefault="00DD64C4" w:rsidP="00531A04">
      <w:pPr>
        <w:numPr>
          <w:ilvl w:val="0"/>
          <w:numId w:val="19"/>
        </w:numPr>
        <w:spacing w:after="160"/>
        <w:rPr>
          <w:highlight w:val="yellow"/>
        </w:rPr>
      </w:pPr>
      <w:r w:rsidRPr="00DD64C4">
        <w:rPr>
          <w:highlight w:val="yellow"/>
        </w:rPr>
        <w:t>Use utility not written yet and conventions not made yet to capture and save the stream.</w:t>
      </w:r>
    </w:p>
    <w:p w14:paraId="3032C18C" w14:textId="3F4E7988" w:rsidR="00AD035E" w:rsidRPr="00AD035E" w:rsidRDefault="00AD035E" w:rsidP="00531A04">
      <w:pPr>
        <w:numPr>
          <w:ilvl w:val="0"/>
          <w:numId w:val="19"/>
        </w:numPr>
        <w:spacing w:after="160"/>
      </w:pPr>
      <w:r w:rsidRPr="00AD035E">
        <w:t xml:space="preserve">In block </w:t>
      </w:r>
      <w:r w:rsidR="00882D91">
        <w:t>150</w:t>
      </w:r>
      <w:r w:rsidRPr="00AD035E">
        <w:t xml:space="preserve">, restore the </w:t>
      </w:r>
      <w:r w:rsidRPr="00AD035E">
        <w:rPr>
          <w:rFonts w:ascii="Consolas" w:hAnsi="Consolas" w:cs="Consolas"/>
          <w:b/>
        </w:rPr>
        <w:t>OBJ-AF3</w:t>
      </w:r>
      <w:r w:rsidRPr="00AD035E">
        <w:t xml:space="preserve"> file name,  </w:t>
      </w:r>
      <w:r w:rsidRPr="00AD035E">
        <w:rPr>
          <w:rFonts w:ascii="Consolas" w:hAnsi="Consolas" w:cs="Consolas"/>
          <w:b/>
        </w:rPr>
        <w:t>FLUSH</w:t>
      </w:r>
      <w:r w:rsidRPr="00AD035E">
        <w:t xml:space="preserve">  and  </w:t>
      </w:r>
      <w:r w:rsidRPr="00AD035E">
        <w:rPr>
          <w:rFonts w:ascii="Consolas" w:hAnsi="Consolas" w:cs="Consolas"/>
          <w:b/>
        </w:rPr>
        <w:t>RELOAD</w:t>
      </w:r>
      <w:r w:rsidRPr="00AD035E">
        <w:t xml:space="preserve"> .</w:t>
      </w:r>
      <w:r w:rsidR="00882D91">
        <w:t xml:space="preserve">  If you are using the new project packaging mechanism, you will probably need to edit your  custom.txt  file instead.</w:t>
      </w:r>
    </w:p>
    <w:p w14:paraId="2637DE5E" w14:textId="77777777" w:rsidR="00AD035E" w:rsidRDefault="00DD64C4" w:rsidP="00531A04">
      <w:pPr>
        <w:numPr>
          <w:ilvl w:val="0"/>
          <w:numId w:val="19"/>
        </w:numPr>
        <w:spacing w:after="160"/>
        <w:rPr>
          <w:highlight w:val="yellow"/>
        </w:rPr>
      </w:pPr>
      <w:r w:rsidRPr="00DD64C4">
        <w:rPr>
          <w:highlight w:val="yellow"/>
        </w:rPr>
        <w:lastRenderedPageBreak/>
        <w:t>Additional steps to be determined.</w:t>
      </w:r>
    </w:p>
    <w:p w14:paraId="485A9311" w14:textId="493F501D" w:rsidR="00DD64C4" w:rsidRDefault="00DD64C4" w:rsidP="00531A04">
      <w:pPr>
        <w:numPr>
          <w:ilvl w:val="0"/>
          <w:numId w:val="19"/>
        </w:numPr>
        <w:spacing w:after="160"/>
      </w:pPr>
      <w:r w:rsidRPr="00DD64C4">
        <w:t xml:space="preserve">Remove the change you made to the stream generation block in </w:t>
      </w:r>
      <w:proofErr w:type="spellStart"/>
      <w:r w:rsidRPr="00DD64C4">
        <w:t>colorForth</w:t>
      </w:r>
      <w:proofErr w:type="spellEnd"/>
      <w:r w:rsidRPr="00DD64C4">
        <w:t>.</w:t>
      </w:r>
    </w:p>
    <w:p w14:paraId="1CF141ED" w14:textId="7D3C0EE7" w:rsidR="00354CF0" w:rsidRDefault="00354CF0" w:rsidP="00354CF0">
      <w:pPr>
        <w:spacing w:after="160"/>
      </w:pPr>
      <w:r>
        <w:br w:type="page"/>
      </w:r>
    </w:p>
    <w:p w14:paraId="1840BDDC" w14:textId="788657A1" w:rsidR="00654AC8" w:rsidRPr="00A369DC" w:rsidRDefault="00654AC8" w:rsidP="00654AC8">
      <w:pPr>
        <w:pStyle w:val="Heading1"/>
      </w:pPr>
      <w:bookmarkStart w:id="630" w:name="_Toc13383303"/>
      <w:bookmarkStart w:id="631" w:name="_Toc13383924"/>
      <w:bookmarkStart w:id="632" w:name="_Toc13384089"/>
      <w:bookmarkStart w:id="633" w:name="_Toc13384397"/>
      <w:bookmarkStart w:id="634" w:name="_Toc13383304"/>
      <w:bookmarkStart w:id="635" w:name="_Toc13383925"/>
      <w:bookmarkStart w:id="636" w:name="_Toc13384090"/>
      <w:bookmarkStart w:id="637" w:name="_Toc13384398"/>
      <w:bookmarkStart w:id="638" w:name="_Toc13383305"/>
      <w:bookmarkStart w:id="639" w:name="_Toc13383926"/>
      <w:bookmarkStart w:id="640" w:name="_Toc13384091"/>
      <w:bookmarkStart w:id="641" w:name="_Toc13384399"/>
      <w:bookmarkStart w:id="642" w:name="_Toc119163511"/>
      <w:bookmarkEnd w:id="630"/>
      <w:bookmarkEnd w:id="631"/>
      <w:bookmarkEnd w:id="632"/>
      <w:bookmarkEnd w:id="633"/>
      <w:bookmarkEnd w:id="634"/>
      <w:bookmarkEnd w:id="635"/>
      <w:bookmarkEnd w:id="636"/>
      <w:bookmarkEnd w:id="637"/>
      <w:bookmarkEnd w:id="638"/>
      <w:bookmarkEnd w:id="639"/>
      <w:bookmarkEnd w:id="640"/>
      <w:bookmarkEnd w:id="641"/>
      <w:r w:rsidRPr="00A369DC">
        <w:lastRenderedPageBreak/>
        <w:t>Simulation Testing</w:t>
      </w:r>
      <w:r w:rsidR="002D739F" w:rsidRPr="00A369DC">
        <w:t xml:space="preserve"> with </w:t>
      </w:r>
      <w:bookmarkEnd w:id="563"/>
      <w:r w:rsidR="00A369DC">
        <w:t>SOFTSIM</w:t>
      </w:r>
      <w:bookmarkEnd w:id="642"/>
    </w:p>
    <w:p w14:paraId="06C06AE2" w14:textId="44810797" w:rsidR="002D739F" w:rsidRDefault="00A369DC" w:rsidP="002D739F">
      <w:pPr>
        <w:pStyle w:val="BodyText"/>
      </w:pPr>
      <w:r>
        <w:t xml:space="preserve">SOFTSIM </w:t>
      </w:r>
      <w:r w:rsidR="009E43EE">
        <w:t xml:space="preserve">(the </w:t>
      </w:r>
      <w:r w:rsidR="002D739F">
        <w:t>Software Simulator</w:t>
      </w:r>
      <w:r w:rsidR="009E43EE">
        <w:t xml:space="preserve">) </w:t>
      </w:r>
      <w:r w:rsidR="002D739F">
        <w:t>is a program that simulates the actions of Green Arrays computers</w:t>
      </w:r>
      <w:r w:rsidR="00D24077">
        <w:t xml:space="preserve">, </w:t>
      </w:r>
      <w:r w:rsidR="00D24077" w:rsidRPr="00B412F0">
        <w:rPr>
          <w:b/>
          <w:i/>
        </w:rPr>
        <w:t xml:space="preserve">in </w:t>
      </w:r>
      <w:r w:rsidR="00DD6C07">
        <w:rPr>
          <w:b/>
          <w:i/>
        </w:rPr>
        <w:t>two</w:t>
      </w:r>
      <w:r w:rsidR="00D24077" w:rsidRPr="00B412F0">
        <w:rPr>
          <w:b/>
          <w:i/>
        </w:rPr>
        <w:t xml:space="preserve"> GA144 chip</w:t>
      </w:r>
      <w:r w:rsidR="00DD6C07">
        <w:rPr>
          <w:b/>
          <w:i/>
        </w:rPr>
        <w:t>s</w:t>
      </w:r>
      <w:r w:rsidR="00D24077">
        <w:t>,</w:t>
      </w:r>
      <w:r w:rsidR="002D739F">
        <w:t xml:space="preserve"> at a high level.  </w:t>
      </w:r>
      <w:r>
        <w:t>The charter of this simulator is to achieve the same results in values but not in timing, either relative to wall time or between nodes, as would a real chip.  There are coarse delays simulated for long operations such as memory read/write, but these are only provided to aid in perspective.</w:t>
      </w:r>
      <w:r w:rsidR="002D739F">
        <w:t xml:space="preserve">.  </w:t>
      </w:r>
      <w:r>
        <w:t>Tutorial follows.</w:t>
      </w:r>
    </w:p>
    <w:p w14:paraId="1ED10596" w14:textId="7FCE667D" w:rsidR="002D739F" w:rsidRPr="00933D0F" w:rsidRDefault="00AC5656" w:rsidP="002D739F">
      <w:pPr>
        <w:pStyle w:val="Heading2"/>
      </w:pPr>
      <w:bookmarkStart w:id="643" w:name="_Toc119163512"/>
      <w:r w:rsidRPr="00933D0F">
        <w:t>The Display</w:t>
      </w:r>
      <w:bookmarkEnd w:id="643"/>
    </w:p>
    <w:p w14:paraId="017240DD" w14:textId="23A6A679" w:rsidR="00CF6D42" w:rsidRDefault="002D739F" w:rsidP="002D739F">
      <w:pPr>
        <w:pStyle w:val="BodyText"/>
      </w:pPr>
      <w:r>
        <w:t xml:space="preserve">After starting </w:t>
      </w:r>
      <w:r w:rsidR="00A369DC">
        <w:t>aF3</w:t>
      </w:r>
      <w:r>
        <w:t xml:space="preserve">, type  </w:t>
      </w:r>
      <w:r w:rsidR="00A369DC">
        <w:rPr>
          <w:rFonts w:ascii="Consolas" w:hAnsi="Consolas" w:cs="Consolas"/>
          <w:b/>
        </w:rPr>
        <w:t>SOFTSIM LOAD</w:t>
      </w:r>
      <w:r w:rsidR="00A369DC">
        <w:t xml:space="preserve">  </w:t>
      </w:r>
      <w:r>
        <w:t xml:space="preserve">at the command line. </w:t>
      </w:r>
      <w:r w:rsidR="00A369DC">
        <w:t>The command prompt window will be enlarged (you may need to select a smaller font in order for this to succeed; we are not permitted to exceed the screen dimensions with that enla</w:t>
      </w:r>
      <w:r w:rsidR="00DD6C07">
        <w:t>r</w:t>
      </w:r>
      <w:r w:rsidR="00A369DC">
        <w:t xml:space="preserve">gement.)  </w:t>
      </w:r>
      <w:r w:rsidR="00CE3225">
        <w:t>Here is an example of the display you should see</w:t>
      </w:r>
      <w:r w:rsidR="00CA0677">
        <w:t xml:space="preserve">.  In the default </w:t>
      </w:r>
      <w:r w:rsidR="00254E80">
        <w:t>layout</w:t>
      </w:r>
      <w:r w:rsidR="00CA0677">
        <w:t xml:space="preserve"> shown below, there are three sections which help you "drill down" into the chip.  In the upper right corner is a</w:t>
      </w:r>
      <w:r w:rsidR="007F51C3">
        <w:t xml:space="preserve"> </w:t>
      </w:r>
      <w:r w:rsidR="007F51C3" w:rsidRPr="00933D0F">
        <w:rPr>
          <w:b/>
          <w:i/>
        </w:rPr>
        <w:t xml:space="preserve">full chip </w:t>
      </w:r>
      <w:r w:rsidR="00254E80" w:rsidRPr="00933D0F">
        <w:rPr>
          <w:b/>
          <w:i/>
        </w:rPr>
        <w:t>view</w:t>
      </w:r>
      <w:r w:rsidR="00CA0677" w:rsidRPr="00AE756A">
        <w:rPr>
          <w:i/>
        </w:rPr>
        <w:t xml:space="preserve"> </w:t>
      </w:r>
      <w:r w:rsidR="007F51C3">
        <w:t xml:space="preserve">showing </w:t>
      </w:r>
      <w:r w:rsidR="00601768">
        <w:t>two GA144s</w:t>
      </w:r>
      <w:r w:rsidR="007F51C3">
        <w:t xml:space="preserve"> as </w:t>
      </w:r>
      <w:r w:rsidR="00CA0677">
        <w:t>8x18 array</w:t>
      </w:r>
      <w:r w:rsidR="00601768">
        <w:t>s of computers, with chip 1 on top</w:t>
      </w:r>
      <w:r w:rsidR="00CA0677">
        <w:t>.  On the left is</w:t>
      </w:r>
      <w:r>
        <w:t xml:space="preserve"> an</w:t>
      </w:r>
      <w:r w:rsidR="007F51C3">
        <w:t xml:space="preserve"> </w:t>
      </w:r>
      <w:r w:rsidR="007F51C3" w:rsidRPr="00933D0F">
        <w:rPr>
          <w:b/>
          <w:i/>
        </w:rPr>
        <w:t>overview</w:t>
      </w:r>
      <w:r>
        <w:t xml:space="preserve"> </w:t>
      </w:r>
      <w:r w:rsidR="007F51C3">
        <w:t xml:space="preserve">showing the major status and registers of a rectangular </w:t>
      </w:r>
      <w:r w:rsidR="00254E80">
        <w:t>section</w:t>
      </w:r>
      <w:r w:rsidR="007F51C3">
        <w:t xml:space="preserve"> of the chip's nodes</w:t>
      </w:r>
      <w:r w:rsidR="00C3644A">
        <w:t xml:space="preserve"> (4x8).  </w:t>
      </w:r>
      <w:r w:rsidR="00601768">
        <w:t>Between these sections</w:t>
      </w:r>
      <w:r w:rsidR="00C3644A">
        <w:t xml:space="preserve"> is a detailed view of a </w:t>
      </w:r>
      <w:r w:rsidR="00C3644A" w:rsidRPr="00933D0F">
        <w:rPr>
          <w:b/>
          <w:i/>
        </w:rPr>
        <w:t>focus node</w:t>
      </w:r>
      <w:r w:rsidR="00C3644A">
        <w:t xml:space="preserve">.  The </w:t>
      </w:r>
      <w:r w:rsidR="00C54476">
        <w:t>lower right-hand</w:t>
      </w:r>
      <w:r w:rsidR="00C3644A">
        <w:t xml:space="preserve"> part of the display is a normal</w:t>
      </w:r>
      <w:r w:rsidR="00C54476">
        <w:t xml:space="preserve"> 25x80</w:t>
      </w:r>
      <w:r w:rsidR="00C3644A">
        <w:t xml:space="preserve"> FORTH terminal for control and programming.</w:t>
      </w:r>
    </w:p>
    <w:p w14:paraId="5F66E3D5" w14:textId="7D5427CB" w:rsidR="00C3644A" w:rsidRDefault="00C54476" w:rsidP="002D739F">
      <w:pPr>
        <w:pStyle w:val="BodyText"/>
      </w:pPr>
      <w:r>
        <w:rPr>
          <w:noProof/>
        </w:rPr>
        <mc:AlternateContent>
          <mc:Choice Requires="wps">
            <w:drawing>
              <wp:anchor distT="0" distB="0" distL="114300" distR="114300" simplePos="0" relativeHeight="251677184" behindDoc="0" locked="0" layoutInCell="1" allowOverlap="1" wp14:anchorId="32ABADB7" wp14:editId="50DED1FA">
                <wp:simplePos x="0" y="0"/>
                <wp:positionH relativeFrom="column">
                  <wp:posOffset>-260985</wp:posOffset>
                </wp:positionH>
                <wp:positionV relativeFrom="paragraph">
                  <wp:posOffset>570775</wp:posOffset>
                </wp:positionV>
                <wp:extent cx="6704965" cy="5072380"/>
                <wp:effectExtent l="0" t="0" r="635" b="0"/>
                <wp:wrapSquare wrapText="bothSides"/>
                <wp:docPr id="15" name="Text Box 15"/>
                <wp:cNvGraphicFramePr/>
                <a:graphic xmlns:a="http://schemas.openxmlformats.org/drawingml/2006/main">
                  <a:graphicData uri="http://schemas.microsoft.com/office/word/2010/wordprocessingShape">
                    <wps:wsp>
                      <wps:cNvSpPr txBox="1"/>
                      <wps:spPr>
                        <a:xfrm>
                          <a:off x="0" y="0"/>
                          <a:ext cx="6704965" cy="50723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610DE41" w14:textId="42F281E8" w:rsidR="00D3352C" w:rsidRDefault="00D3352C" w:rsidP="00933D0F">
                            <w:pPr>
                              <w:ind w:left="90" w:hanging="90"/>
                              <w:jc w:val="center"/>
                            </w:pPr>
                            <w:r w:rsidRPr="005A496C">
                              <w:rPr>
                                <w:noProof/>
                              </w:rPr>
                              <w:drawing>
                                <wp:inline distT="0" distB="0" distL="0" distR="0" wp14:anchorId="5C7D0F89" wp14:editId="28135A03">
                                  <wp:extent cx="6515735" cy="48939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15735" cy="489394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BADB7" id="Text Box 15" o:spid="_x0000_s1029" type="#_x0000_t202" style="position:absolute;margin-left:-20.55pt;margin-top:44.95pt;width:527.95pt;height:399.4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" fillcolor="white [3201]" stroked="f" strokeweight=".5pt">
                <v:textbox>
                  <w:txbxContent>
                    <w:p w14:paraId="4610DE41" w14:textId="42F281E8" w:rsidR="00D3352C" w:rsidRDefault="00D3352C" w:rsidP="00933D0F">
                      <w:pPr>
                        <w:ind w:left="90" w:hanging="90"/>
                        <w:jc w:val="center"/>
                      </w:pPr>
                      <w:r w:rsidRPr="005A496C">
                        <w:rPr>
                          <w:noProof/>
                        </w:rPr>
                        <w:drawing>
                          <wp:inline distT="0" distB="0" distL="0" distR="0" wp14:anchorId="5C7D0F89" wp14:editId="28135A03">
                            <wp:extent cx="6515735" cy="48939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15735" cy="4893945"/>
                                    </a:xfrm>
                                    <a:prstGeom prst="rect">
                                      <a:avLst/>
                                    </a:prstGeom>
                                    <a:noFill/>
                                    <a:ln>
                                      <a:noFill/>
                                    </a:ln>
                                  </pic:spPr>
                                </pic:pic>
                              </a:graphicData>
                            </a:graphic>
                          </wp:inline>
                        </w:drawing>
                      </w:r>
                    </w:p>
                  </w:txbxContent>
                </v:textbox>
                <w10:wrap type="square"/>
              </v:shape>
            </w:pict>
          </mc:Fallback>
        </mc:AlternateContent>
      </w:r>
      <w:r w:rsidR="00C3644A">
        <w:t xml:space="preserve">The characters in the full chip view are </w:t>
      </w:r>
      <w:r w:rsidR="00C3644A" w:rsidRPr="00933D0F">
        <w:rPr>
          <w:rFonts w:ascii="Consolas" w:hAnsi="Consolas"/>
          <w:b/>
        </w:rPr>
        <w:t>#</w:t>
      </w:r>
      <w:r w:rsidR="00C3644A">
        <w:t xml:space="preserve"> for nodes in the </w:t>
      </w:r>
      <w:r w:rsidR="00C3644A" w:rsidRPr="00933D0F">
        <w:rPr>
          <w:i/>
        </w:rPr>
        <w:t>overview</w:t>
      </w:r>
      <w:r w:rsidR="00C3644A">
        <w:t xml:space="preserve">, </w:t>
      </w:r>
      <w:r w:rsidR="00C3644A" w:rsidRPr="00933D0F">
        <w:rPr>
          <w:rFonts w:ascii="Consolas" w:hAnsi="Consolas"/>
          <w:b/>
        </w:rPr>
        <w:t>O</w:t>
      </w:r>
      <w:r w:rsidR="00C3644A">
        <w:t xml:space="preserve"> for the </w:t>
      </w:r>
      <w:r w:rsidR="00C3644A" w:rsidRPr="00933D0F">
        <w:rPr>
          <w:i/>
        </w:rPr>
        <w:t>focus node</w:t>
      </w:r>
      <w:r w:rsidR="00C3644A">
        <w:t xml:space="preserve">, and </w:t>
      </w:r>
      <w:r w:rsidR="00C3644A" w:rsidRPr="00933D0F">
        <w:rPr>
          <w:rFonts w:ascii="Consolas" w:hAnsi="Consolas"/>
          <w:b/>
        </w:rPr>
        <w:t>=</w:t>
      </w:r>
      <w:r w:rsidR="00C3644A">
        <w:t xml:space="preserve"> for all others.  Background of nodes in this view are blue if suspended, yellow if active, and red if the node is presumed "dead" after executing an undefined operation.  These colors also apply to node numbers in the overview and focus node sections.</w:t>
      </w:r>
    </w:p>
    <w:p w14:paraId="42F48FB5" w14:textId="70950116" w:rsidR="00CB66ED" w:rsidRDefault="00216FD2" w:rsidP="009E2108">
      <w:pPr>
        <w:pStyle w:val="Heading3"/>
      </w:pPr>
      <w:bookmarkStart w:id="644" w:name="_Toc119163513"/>
      <w:r>
        <w:lastRenderedPageBreak/>
        <w:t>Meaning of the Data Displayed</w:t>
      </w:r>
      <w:bookmarkEnd w:id="644"/>
    </w:p>
    <w:p w14:paraId="16AEB2D5" w14:textId="2C02C06D" w:rsidR="00F0526D" w:rsidRDefault="00780321" w:rsidP="002D739F">
      <w:pPr>
        <w:pStyle w:val="BodyText"/>
      </w:pPr>
      <w:r>
        <w:t xml:space="preserve">For simplicity, the simulation assumes a fixed cycle time.  All instructions begin at a cycle boundary, including resuming after suspension or completing the delay for a long operation.  All parts of the display show conditions as they are before any node has </w:t>
      </w:r>
      <w:r w:rsidR="00356B6F">
        <w:t>begun executing</w:t>
      </w:r>
      <w:r>
        <w:t xml:space="preserve"> </w:t>
      </w:r>
      <w:r w:rsidR="00356B6F">
        <w:t>its</w:t>
      </w:r>
      <w:r>
        <w:t xml:space="preserve"> next cycle.  This means the opcode shown is </w:t>
      </w:r>
      <w:r w:rsidR="00356B6F">
        <w:t>about</w:t>
      </w:r>
      <w:r>
        <w:t xml:space="preserve"> to be executed</w:t>
      </w:r>
      <w:r w:rsidR="00356B6F">
        <w:t xml:space="preserve"> if the node isn't suspended</w:t>
      </w:r>
      <w:r>
        <w:t xml:space="preserve">, and registers/stacks are as that next opcode will find them.  </w:t>
      </w:r>
      <w:r w:rsidR="007932C3">
        <w:t xml:space="preserve">While an instruction fetch is occurring, the opcode reads  </w:t>
      </w:r>
      <w:r w:rsidR="007932C3" w:rsidRPr="009E2108">
        <w:rPr>
          <w:b/>
        </w:rPr>
        <w:t>fetch</w:t>
      </w:r>
      <w:r w:rsidR="007932C3">
        <w:t xml:space="preserve">  .  Various instructions involve time delays, in which case the opcode shown will be the one that is still executing during the delay (the delay indication differs</w:t>
      </w:r>
      <w:r w:rsidR="00CB4005">
        <w:t xml:space="preserve"> between overview and focus node views.</w:t>
      </w:r>
      <w:r w:rsidR="007932C3">
        <w:t>)</w:t>
      </w:r>
    </w:p>
    <w:p w14:paraId="093C19DF" w14:textId="1B5B2657" w:rsidR="00356B6F" w:rsidRDefault="00356B6F" w:rsidP="002D739F">
      <w:pPr>
        <w:pStyle w:val="BodyText"/>
        <w:rPr>
          <w:i/>
        </w:rPr>
      </w:pPr>
      <w:r w:rsidRPr="00027945">
        <w:rPr>
          <w:b/>
          <w:i/>
        </w:rPr>
        <w:t xml:space="preserve">Please remember that this is not actually how the chip works!  </w:t>
      </w:r>
      <w:r w:rsidRPr="00027945">
        <w:rPr>
          <w:i/>
        </w:rPr>
        <w:t>The purpose of SOFTSIM is to assist in visualizing and debugging code at a very high level, not to accurately simulate the timing of a chip made of asynchronous computers, each of which will due to process variation be running at a slightly different speed, and responding to stimuli that are synchronized only with the sources of those stimuli, not with any fixed clock.  If your code respects the rules pertaining to multiport read and write operations, it should give the same results in SOFTSIM as it does in the real chip... but not in the same amount of time</w:t>
      </w:r>
      <w:r w:rsidR="00B84D52">
        <w:rPr>
          <w:i/>
        </w:rPr>
        <w:t>, and certainly not with synchronization of events between nodes that are not talking to each other or to the same internal or external central points</w:t>
      </w:r>
      <w:r w:rsidRPr="00027945">
        <w:rPr>
          <w:i/>
        </w:rPr>
        <w:t xml:space="preserve">.  If on the other hand your code is pushing those rules, it could appear to work in SOFTSIM but fail </w:t>
      </w:r>
      <w:r w:rsidR="00027945" w:rsidRPr="00027945">
        <w:rPr>
          <w:i/>
        </w:rPr>
        <w:t>in the real chip</w:t>
      </w:r>
      <w:r w:rsidR="00CB4005">
        <w:rPr>
          <w:i/>
        </w:rPr>
        <w:t>, or vice-versa</w:t>
      </w:r>
      <w:r w:rsidR="00027945">
        <w:rPr>
          <w:i/>
        </w:rPr>
        <w:t>.  It is important to always keep this in mind when making use of SOFTSIM</w:t>
      </w:r>
      <w:r w:rsidR="00027945" w:rsidRPr="00027945">
        <w:rPr>
          <w:i/>
        </w:rPr>
        <w:t>.</w:t>
      </w:r>
    </w:p>
    <w:p w14:paraId="12DA9B6B" w14:textId="47E1D8D7" w:rsidR="00B84D52" w:rsidRPr="00027945" w:rsidRDefault="00B84D52" w:rsidP="002D739F">
      <w:pPr>
        <w:pStyle w:val="BodyText"/>
        <w:rPr>
          <w:i/>
        </w:rPr>
      </w:pPr>
      <w:r>
        <w:rPr>
          <w:i/>
        </w:rPr>
        <w:t>Likewise, I/O testbeds, discussed later, must be written and used with the understanding that the simulation time scale is intentionally and practically not reliable.  Attempts to stress the chip with external inputs whose speeds approach the chip's limits will easily produce misleading results.  Using the simulator to test logic is fine; explore timing limits with real chips and apply margins to account for variation in chip performance due to process, voltage, temperature and aging.</w:t>
      </w:r>
    </w:p>
    <w:p w14:paraId="6C00A3EB" w14:textId="009CEB3F" w:rsidR="00780321" w:rsidRDefault="00780321" w:rsidP="002D739F">
      <w:pPr>
        <w:pStyle w:val="BodyText"/>
      </w:pPr>
      <w:r>
        <w:t xml:space="preserve">Where addresses are shown in these displays, they are formatted either as two digit hex numbers for RAM or ROM; or a three character string for I/O addresses.  In the latter case  </w:t>
      </w:r>
      <w:r w:rsidRPr="00933D0F">
        <w:rPr>
          <w:b/>
        </w:rPr>
        <w:t>all</w:t>
      </w:r>
      <w:r>
        <w:t xml:space="preserve">  means  </w:t>
      </w:r>
      <w:proofErr w:type="spellStart"/>
      <w:r w:rsidRPr="00933D0F">
        <w:rPr>
          <w:b/>
          <w:i/>
        </w:rPr>
        <w:t>rdlu</w:t>
      </w:r>
      <w:proofErr w:type="spellEnd"/>
      <w:r>
        <w:t xml:space="preserve"> .  Other forms are </w:t>
      </w:r>
      <w:r w:rsidR="00DD6C07">
        <w:t>self-</w:t>
      </w:r>
      <w:r>
        <w:t>explanatory.</w:t>
      </w:r>
    </w:p>
    <w:p w14:paraId="5124A72E" w14:textId="76E69BE6" w:rsidR="00780321" w:rsidRDefault="002A166A" w:rsidP="00DC6D57">
      <w:pPr>
        <w:pStyle w:val="BodyText"/>
        <w:spacing w:after="0"/>
      </w:pPr>
      <w:r>
        <w:t xml:space="preserve">The display shown below represents "cycle" 505 of chip 0 loaded with </w:t>
      </w:r>
      <w:proofErr w:type="spellStart"/>
      <w:r>
        <w:t>polyFORTH</w:t>
      </w:r>
      <w:proofErr w:type="spellEnd"/>
      <w:r>
        <w:t xml:space="preserve"> and the Ethernet NIC, set to use a 10 MHz crystal, but with no I/O testbeds (so external SRAM is not connected and what's being read from it is garbage).  </w:t>
      </w:r>
      <w:r w:rsidR="00780321">
        <w:t>The details of the sections, and the vocabulary for arranging the display as you like, are discussed in the following sections.</w:t>
      </w:r>
    </w:p>
    <w:p w14:paraId="012DD30D" w14:textId="144663F8" w:rsidR="00216FD2" w:rsidRPr="009E2108" w:rsidRDefault="00216FD2" w:rsidP="00AC5656">
      <w:pPr>
        <w:pStyle w:val="Heading3"/>
      </w:pPr>
      <w:bookmarkStart w:id="645" w:name="_Toc119163514"/>
      <w:r w:rsidRPr="009E2108">
        <w:t>"Time" and Cycle Count</w:t>
      </w:r>
      <w:bookmarkEnd w:id="645"/>
    </w:p>
    <w:p w14:paraId="6B75DEC2" w14:textId="3BF54400" w:rsidR="00216FD2" w:rsidRPr="009E2108" w:rsidRDefault="00795CAB" w:rsidP="009E2108">
      <w:pPr>
        <w:pStyle w:val="BodyText"/>
      </w:pPr>
      <w:r>
        <w:rPr>
          <w:noProof/>
        </w:rPr>
        <mc:AlternateContent>
          <mc:Choice Requires="wps">
            <w:drawing>
              <wp:anchor distT="0" distB="0" distL="114300" distR="114300" simplePos="0" relativeHeight="251661824" behindDoc="0" locked="0" layoutInCell="1" allowOverlap="1" wp14:anchorId="4B3E83B9" wp14:editId="0F2A52DE">
                <wp:simplePos x="0" y="0"/>
                <wp:positionH relativeFrom="column">
                  <wp:posOffset>4712451</wp:posOffset>
                </wp:positionH>
                <wp:positionV relativeFrom="paragraph">
                  <wp:posOffset>10564</wp:posOffset>
                </wp:positionV>
                <wp:extent cx="1305098" cy="581891"/>
                <wp:effectExtent l="0" t="0" r="9525" b="8890"/>
                <wp:wrapSquare wrapText="bothSides"/>
                <wp:docPr id="7" name="Text Box 7"/>
                <wp:cNvGraphicFramePr/>
                <a:graphic xmlns:a="http://schemas.openxmlformats.org/drawingml/2006/main">
                  <a:graphicData uri="http://schemas.microsoft.com/office/word/2010/wordprocessingShape">
                    <wps:wsp>
                      <wps:cNvSpPr txBox="1"/>
                      <wps:spPr>
                        <a:xfrm>
                          <a:off x="0" y="0"/>
                          <a:ext cx="1305098" cy="581891"/>
                        </a:xfrm>
                        <a:prstGeom prst="rect">
                          <a:avLst/>
                        </a:prstGeom>
                        <a:solidFill>
                          <a:schemeClr val="lt1"/>
                        </a:solidFill>
                        <a:ln w="6350">
                          <a:noFill/>
                        </a:ln>
                      </wps:spPr>
                      <wps:txbx>
                        <w:txbxContent>
                          <w:p w14:paraId="6C2CAD6C" w14:textId="6EE56758" w:rsidR="00D3352C" w:rsidRDefault="00D3352C">
                            <w:r w:rsidRPr="005A496C">
                              <w:rPr>
                                <w:noProof/>
                              </w:rPr>
                              <w:drawing>
                                <wp:inline distT="0" distB="0" distL="0" distR="0" wp14:anchorId="232C6E90" wp14:editId="5AACE097">
                                  <wp:extent cx="1115695" cy="466725"/>
                                  <wp:effectExtent l="0" t="0" r="825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15695" cy="4667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3E83B9" id="Text Box 7" o:spid="_x0000_s1030" type="#_x0000_t202" style="position:absolute;margin-left:371.05pt;margin-top:.85pt;width:102.75pt;height:45.8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" fillcolor="white [3201]" stroked="f" strokeweight=".5pt">
                <v:textbox>
                  <w:txbxContent>
                    <w:p w14:paraId="6C2CAD6C" w14:textId="6EE56758" w:rsidR="00D3352C" w:rsidRDefault="00D3352C">
                      <w:r w:rsidRPr="005A496C">
                        <w:rPr>
                          <w:noProof/>
                        </w:rPr>
                        <w:drawing>
                          <wp:inline distT="0" distB="0" distL="0" distR="0" wp14:anchorId="232C6E90" wp14:editId="5AACE097">
                            <wp:extent cx="1115695" cy="466725"/>
                            <wp:effectExtent l="0" t="0" r="825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15695" cy="466725"/>
                                    </a:xfrm>
                                    <a:prstGeom prst="rect">
                                      <a:avLst/>
                                    </a:prstGeom>
                                    <a:noFill/>
                                    <a:ln>
                                      <a:noFill/>
                                    </a:ln>
                                  </pic:spPr>
                                </pic:pic>
                              </a:graphicData>
                            </a:graphic>
                          </wp:inline>
                        </w:drawing>
                      </w:r>
                    </w:p>
                  </w:txbxContent>
                </v:textbox>
                <w10:wrap type="square"/>
              </v:shape>
            </w:pict>
          </mc:Fallback>
        </mc:AlternateContent>
      </w:r>
      <w:r w:rsidR="00216FD2" w:rsidRPr="009E2108">
        <w:t xml:space="preserve">Under the </w:t>
      </w:r>
      <w:r w:rsidR="00216FD2">
        <w:t xml:space="preserve">full chip views are two numbers.  The first, labeled  </w:t>
      </w:r>
      <w:r w:rsidR="00216FD2" w:rsidRPr="009E2108">
        <w:rPr>
          <w:b/>
        </w:rPr>
        <w:t>~us</w:t>
      </w:r>
      <w:r w:rsidR="00216FD2">
        <w:t xml:space="preserve"> , is an extremely rough estimate of the elapsed time since simulated RESET.  The second, labeled  </w:t>
      </w:r>
      <w:proofErr w:type="spellStart"/>
      <w:r w:rsidR="00216FD2" w:rsidRPr="009E2108">
        <w:rPr>
          <w:b/>
        </w:rPr>
        <w:t>cyc</w:t>
      </w:r>
      <w:proofErr w:type="spellEnd"/>
      <w:r w:rsidR="00216FD2">
        <w:t xml:space="preserve"> , is the number of simulation cycles that have run since RESET.  Because, as noted above, "cycles" do not exist in the real chip either within a node or between nodes, the number of cycles is an abstraction.  The approximate elapsed time is</w:t>
      </w:r>
      <w:r>
        <w:t xml:space="preserve"> accumulated at 1.4 ns per "cycle", so it too is an abstraction.  That said, the time is likely within an order of magnitude of reality so it can be useful.</w:t>
      </w:r>
    </w:p>
    <w:p w14:paraId="1429234C" w14:textId="128AA578" w:rsidR="00AC5656" w:rsidRPr="009E2108" w:rsidRDefault="009E77D0" w:rsidP="00AC5656">
      <w:pPr>
        <w:pStyle w:val="Heading3"/>
      </w:pPr>
      <w:bookmarkStart w:id="646" w:name="_Toc119163515"/>
      <w:r w:rsidRPr="009E2108">
        <w:rPr>
          <w:noProof/>
        </w:rPr>
        <w:lastRenderedPageBreak/>
        <mc:AlternateContent>
          <mc:Choice Requires="wps">
            <w:drawing>
              <wp:anchor distT="0" distB="0" distL="114300" distR="114300" simplePos="0" relativeHeight="251667968" behindDoc="0" locked="0" layoutInCell="1" allowOverlap="1" wp14:anchorId="6BFAA430" wp14:editId="65B9C977">
                <wp:simplePos x="0" y="0"/>
                <wp:positionH relativeFrom="column">
                  <wp:posOffset>5211561</wp:posOffset>
                </wp:positionH>
                <wp:positionV relativeFrom="paragraph">
                  <wp:posOffset>41102</wp:posOffset>
                </wp:positionV>
                <wp:extent cx="764713" cy="21779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764713" cy="2177935"/>
                        </a:xfrm>
                        <a:prstGeom prst="rect">
                          <a:avLst/>
                        </a:prstGeom>
                        <a:solidFill>
                          <a:schemeClr val="lt1"/>
                        </a:solidFill>
                        <a:ln w="6350">
                          <a:noFill/>
                        </a:ln>
                      </wps:spPr>
                      <wps:txbx>
                        <w:txbxContent>
                          <w:p w14:paraId="3B5E86FA" w14:textId="630F6EA4" w:rsidR="00D3352C" w:rsidRDefault="00D3352C">
                            <w:r w:rsidRPr="005A496C">
                              <w:rPr>
                                <w:noProof/>
                              </w:rPr>
                              <w:drawing>
                                <wp:inline distT="0" distB="0" distL="0" distR="0" wp14:anchorId="44D763D7" wp14:editId="124B051A">
                                  <wp:extent cx="560070" cy="2079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0070" cy="20796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FAA430" id="Text Box 13" o:spid="_x0000_s1031" type="#_x0000_t202" style="position:absolute;left:0;text-align:left;margin-left:410.35pt;margin-top:3.25pt;width:60.2pt;height:171.5pt;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" fillcolor="white [3201]" stroked="f" strokeweight=".5pt">
                <v:textbox>
                  <w:txbxContent>
                    <w:p w14:paraId="3B5E86FA" w14:textId="630F6EA4" w:rsidR="00D3352C" w:rsidRDefault="00D3352C">
                      <w:r w:rsidRPr="005A496C">
                        <w:rPr>
                          <w:noProof/>
                        </w:rPr>
                        <w:drawing>
                          <wp:inline distT="0" distB="0" distL="0" distR="0" wp14:anchorId="44D763D7" wp14:editId="124B051A">
                            <wp:extent cx="560070" cy="2079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0070" cy="2079625"/>
                                    </a:xfrm>
                                    <a:prstGeom prst="rect">
                                      <a:avLst/>
                                    </a:prstGeom>
                                    <a:noFill/>
                                    <a:ln>
                                      <a:noFill/>
                                    </a:ln>
                                  </pic:spPr>
                                </pic:pic>
                              </a:graphicData>
                            </a:graphic>
                          </wp:inline>
                        </w:drawing>
                      </w:r>
                    </w:p>
                  </w:txbxContent>
                </v:textbox>
                <w10:wrap type="square"/>
              </v:shape>
            </w:pict>
          </mc:Fallback>
        </mc:AlternateContent>
      </w:r>
      <w:r w:rsidR="00AC5656" w:rsidRPr="009E2108">
        <w:t>The Overview Section</w:t>
      </w:r>
      <w:bookmarkEnd w:id="646"/>
    </w:p>
    <w:p w14:paraId="71197F2A" w14:textId="448A0248" w:rsidR="00AC5656" w:rsidRDefault="002A166A" w:rsidP="00933D0F">
      <w:pPr>
        <w:pStyle w:val="BodyText"/>
      </w:pPr>
      <w:r>
        <w:t>This section shows a high level summary of what's going on in each of 32 nodes in an 8x4 array.  The array may be moved around</w:t>
      </w:r>
      <w:r w:rsidR="00873239">
        <w:t xml:space="preserve"> on the chips;</w:t>
      </w:r>
      <w:r>
        <w:t xml:space="preserve"> the nodes currently displayed are shown on the full chip view as the character # .  As an example  let's look at node </w:t>
      </w:r>
      <w:r w:rsidR="009E77D0">
        <w:t>00</w:t>
      </w:r>
      <w:r w:rsidR="005A496C">
        <w:t>8</w:t>
      </w:r>
      <w:r>
        <w:t xml:space="preserve"> in the example </w:t>
      </w:r>
      <w:r w:rsidR="00873239">
        <w:t>above</w:t>
      </w:r>
      <w:r w:rsidR="00D85384">
        <w:t>.</w:t>
      </w:r>
    </w:p>
    <w:p w14:paraId="121C9715" w14:textId="67BF3132" w:rsidR="009E77D0" w:rsidRDefault="009E77D0" w:rsidP="00933D0F">
      <w:pPr>
        <w:pStyle w:val="BodyText"/>
      </w:pPr>
      <w:r>
        <w:t>The lines</w:t>
      </w:r>
      <w:r w:rsidR="00D85384">
        <w:t xml:space="preserve">, starting from 1 on top, </w:t>
      </w:r>
      <w:r>
        <w:t>indicate:  1) that we are</w:t>
      </w:r>
      <w:r w:rsidR="005A496C">
        <w:t xml:space="preserve"> driving pins 17,5,3,1 as shown; 3 high means SRAM read</w:t>
      </w:r>
      <w:r>
        <w:t>.  2) This is node 00</w:t>
      </w:r>
      <w:r w:rsidR="005A496C">
        <w:t>8</w:t>
      </w:r>
      <w:r w:rsidR="00CA0D21">
        <w:t>, not running,</w:t>
      </w:r>
      <w:r>
        <w:t xml:space="preserve"> and the "address bus" is </w:t>
      </w:r>
      <w:r w:rsidR="005A496C">
        <w:t xml:space="preserve"> r-l- </w:t>
      </w:r>
      <w:r>
        <w:t>.  3) Next op is @</w:t>
      </w:r>
      <w:r w:rsidR="005A496C">
        <w:t>b</w:t>
      </w:r>
      <w:r>
        <w:t xml:space="preserve"> in slot </w:t>
      </w:r>
      <w:r w:rsidR="000F223E">
        <w:t>0</w:t>
      </w:r>
      <w:r>
        <w:t xml:space="preserve">.  4,6,8,9,10,11) Registers </w:t>
      </w:r>
      <w:r w:rsidR="00CA0D21">
        <w:t xml:space="preserve">I (instruction), a, io, r, t, s.  5) no delay, register P is </w:t>
      </w:r>
      <w:r w:rsidR="005A496C">
        <w:t>x25</w:t>
      </w:r>
      <w:r w:rsidR="000F223E">
        <w:t xml:space="preserve"> (op came from x</w:t>
      </w:r>
      <w:r w:rsidR="005A496C">
        <w:t>24</w:t>
      </w:r>
      <w:r w:rsidR="000F223E">
        <w:t>)</w:t>
      </w:r>
      <w:r w:rsidR="00CA0D21">
        <w:t>.  7) b register, interpreted symbolically as an address</w:t>
      </w:r>
      <w:r w:rsidR="00D85384">
        <w:t>, is</w:t>
      </w:r>
      <w:r w:rsidR="005A496C">
        <w:t xml:space="preserve"> </w:t>
      </w:r>
      <w:r w:rsidR="00D85384">
        <w:t xml:space="preserve"> </w:t>
      </w:r>
      <w:r w:rsidR="005A496C">
        <w:t xml:space="preserve">r-l- </w:t>
      </w:r>
      <w:r w:rsidR="00CA0D21">
        <w:t xml:space="preserve">.  </w:t>
      </w:r>
      <w:r w:rsidR="005A496C">
        <w:t>T</w:t>
      </w:r>
      <w:r w:rsidR="00CA0D21">
        <w:t xml:space="preserve">he reason the node isn't running is that it is suspended, waiting on a fetch from </w:t>
      </w:r>
      <w:r w:rsidR="005A496C">
        <w:t>RIGHT or LEFT</w:t>
      </w:r>
      <w:r w:rsidR="00CA0D21">
        <w:t>.</w:t>
      </w:r>
    </w:p>
    <w:p w14:paraId="386EC653" w14:textId="17179C0C" w:rsidR="00D85384" w:rsidRDefault="00D85384" w:rsidP="00933D0F">
      <w:pPr>
        <w:pStyle w:val="BodyText"/>
      </w:pPr>
      <w:r>
        <w:t>Refer to the table in the next section for the complete legend for nodes in this view.</w:t>
      </w:r>
    </w:p>
    <w:p w14:paraId="69C2F03E" w14:textId="08947504" w:rsidR="0098020D" w:rsidRDefault="006E33C4" w:rsidP="00933D0F">
      <w:pPr>
        <w:pStyle w:val="BodyText"/>
      </w:pPr>
      <w:r>
        <w:t>I/O pins or ports are shown on the top and/or bottom of the overview.  GPIO and other normal pins are depicted as 0 or 1 for low or high with color attribute indicating pin mode (white on blue high impedance input; white on grey input with weak pull-down; white on magenta output.)</w:t>
      </w:r>
    </w:p>
    <w:p w14:paraId="2E71A71D" w14:textId="5EB51CF9" w:rsidR="00873239" w:rsidRDefault="00D85384" w:rsidP="00873239">
      <w:pPr>
        <w:pStyle w:val="BodyText"/>
      </w:pPr>
      <w:r>
        <w:t>Each node's depiction shows</w:t>
      </w:r>
      <w:r w:rsidR="00873239">
        <w:t xml:space="preserve"> a list of the values of registers and opcode names representing the current state of that node.  The state depicted is </w:t>
      </w:r>
      <w:r w:rsidR="00873239" w:rsidRPr="00933D0F">
        <w:rPr>
          <w:i/>
        </w:rPr>
        <w:t>before</w:t>
      </w:r>
      <w:r w:rsidR="00873239">
        <w:t xml:space="preserve"> an instruction is executed; the opcode shown will be executed next, and all the registers are shown as they will be when the opcode begins execution.</w:t>
      </w:r>
      <w:r>
        <w:t xml:space="preserve">  When the </w:t>
      </w:r>
      <w:r w:rsidR="0098020D">
        <w:t xml:space="preserve">F18 is suspended waiting for port or pin wake-up, the operation shown is the one that's suspended.  For certain fetch or store operations there is a </w:t>
      </w:r>
      <w:proofErr w:type="spellStart"/>
      <w:r w:rsidR="0098020D">
        <w:t>multi cycle</w:t>
      </w:r>
      <w:proofErr w:type="spellEnd"/>
      <w:r w:rsidR="0098020D">
        <w:t xml:space="preserve"> delay, in which case the operation shown is the one whose execution is not yet complete.</w:t>
      </w:r>
      <w:r w:rsidR="00873239">
        <w:t xml:space="preserve">  If an instruction word is being fetched, the current opcode will read </w:t>
      </w:r>
      <w:r w:rsidR="0098020D">
        <w:t xml:space="preserve"> </w:t>
      </w:r>
      <w:r w:rsidR="00873239" w:rsidRPr="009E2108">
        <w:rPr>
          <w:b/>
        </w:rPr>
        <w:t>fetch</w:t>
      </w:r>
      <w:r w:rsidR="0098020D">
        <w:t xml:space="preserve"> </w:t>
      </w:r>
      <w:r w:rsidR="00873239">
        <w:t xml:space="preserve">.  Each node shows twelve lines.  From top to bottom, using node </w:t>
      </w:r>
      <w:r w:rsidR="0098020D">
        <w:t>007</w:t>
      </w:r>
      <w:r w:rsidR="00873239">
        <w:t xml:space="preserve"> from the above display as an example, they are:</w:t>
      </w:r>
    </w:p>
    <w:tbl>
      <w:tblPr>
        <w:tblStyle w:val="TableGrid3"/>
        <w:tblW w:w="0" w:type="auto"/>
        <w:tblInd w:w="44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634"/>
        <w:gridCol w:w="1098"/>
        <w:gridCol w:w="1440"/>
        <w:gridCol w:w="6318"/>
      </w:tblGrid>
      <w:tr w:rsidR="00834479" w:rsidRPr="00221FCC" w14:paraId="61DE7646" w14:textId="77777777" w:rsidTr="009E2108">
        <w:trPr>
          <w:cantSplit/>
        </w:trPr>
        <w:tc>
          <w:tcPr>
            <w:tcW w:w="634" w:type="dxa"/>
            <w:tcBorders>
              <w:top w:val="single" w:sz="12" w:space="0" w:color="auto"/>
              <w:bottom w:val="single" w:sz="12" w:space="0" w:color="auto"/>
            </w:tcBorders>
            <w:vAlign w:val="center"/>
          </w:tcPr>
          <w:p w14:paraId="5924E28B" w14:textId="77777777" w:rsidR="00873239" w:rsidRPr="00221FCC" w:rsidRDefault="00873239" w:rsidP="000B6F65">
            <w:pPr>
              <w:jc w:val="center"/>
            </w:pPr>
            <w:r w:rsidRPr="00221FCC">
              <w:t>Row</w:t>
            </w:r>
          </w:p>
        </w:tc>
        <w:tc>
          <w:tcPr>
            <w:tcW w:w="1098" w:type="dxa"/>
            <w:tcBorders>
              <w:top w:val="single" w:sz="12" w:space="0" w:color="auto"/>
              <w:bottom w:val="single" w:sz="12" w:space="0" w:color="auto"/>
            </w:tcBorders>
          </w:tcPr>
          <w:p w14:paraId="7713D49F" w14:textId="77777777" w:rsidR="00873239" w:rsidRPr="00221FCC" w:rsidRDefault="00873239" w:rsidP="000B6F65">
            <w:r w:rsidRPr="00221FCC">
              <w:t>Example</w:t>
            </w:r>
          </w:p>
        </w:tc>
        <w:tc>
          <w:tcPr>
            <w:tcW w:w="1440" w:type="dxa"/>
            <w:tcBorders>
              <w:top w:val="single" w:sz="12" w:space="0" w:color="auto"/>
              <w:bottom w:val="single" w:sz="12" w:space="0" w:color="auto"/>
            </w:tcBorders>
          </w:tcPr>
          <w:p w14:paraId="4ED0C7B4" w14:textId="77777777" w:rsidR="00873239" w:rsidRPr="00221FCC" w:rsidRDefault="00873239" w:rsidP="000B6F65">
            <w:r w:rsidRPr="00221FCC">
              <w:t>Name</w:t>
            </w:r>
          </w:p>
        </w:tc>
        <w:tc>
          <w:tcPr>
            <w:tcW w:w="6318" w:type="dxa"/>
            <w:tcBorders>
              <w:top w:val="single" w:sz="12" w:space="0" w:color="auto"/>
              <w:bottom w:val="single" w:sz="12" w:space="0" w:color="auto"/>
            </w:tcBorders>
            <w:vAlign w:val="center"/>
          </w:tcPr>
          <w:p w14:paraId="3A8A2C9E" w14:textId="77777777" w:rsidR="00873239" w:rsidRPr="00221FCC" w:rsidRDefault="00873239" w:rsidP="000B6F65">
            <w:r w:rsidRPr="00221FCC">
              <w:t>Description</w:t>
            </w:r>
          </w:p>
        </w:tc>
      </w:tr>
      <w:tr w:rsidR="00834479" w:rsidRPr="00221FCC" w14:paraId="241709AA" w14:textId="77777777" w:rsidTr="009E2108">
        <w:trPr>
          <w:cantSplit/>
        </w:trPr>
        <w:tc>
          <w:tcPr>
            <w:tcW w:w="634" w:type="dxa"/>
            <w:tcBorders>
              <w:top w:val="single" w:sz="12" w:space="0" w:color="auto"/>
              <w:bottom w:val="single" w:sz="4" w:space="0" w:color="auto"/>
            </w:tcBorders>
            <w:vAlign w:val="center"/>
          </w:tcPr>
          <w:p w14:paraId="2E6C4335" w14:textId="77777777" w:rsidR="00873239" w:rsidRPr="00221FCC" w:rsidRDefault="00873239" w:rsidP="000B6F65">
            <w:pPr>
              <w:jc w:val="center"/>
            </w:pPr>
            <w:r w:rsidRPr="00221FCC">
              <w:t>1</w:t>
            </w:r>
          </w:p>
        </w:tc>
        <w:tc>
          <w:tcPr>
            <w:tcW w:w="1098" w:type="dxa"/>
            <w:tcBorders>
              <w:top w:val="single" w:sz="12" w:space="0" w:color="auto"/>
              <w:bottom w:val="single" w:sz="4" w:space="0" w:color="auto"/>
            </w:tcBorders>
            <w:vAlign w:val="center"/>
          </w:tcPr>
          <w:p w14:paraId="0A5B11B0" w14:textId="65255F10" w:rsidR="00873239" w:rsidRPr="00221FCC" w:rsidRDefault="0098020D" w:rsidP="000B6F65">
            <w:pPr>
              <w:rPr>
                <w:rFonts w:ascii="Consolas" w:hAnsi="Consolas" w:cs="Consolas"/>
              </w:rPr>
            </w:pPr>
            <w:r w:rsidRPr="009E2108">
              <w:rPr>
                <w:rFonts w:ascii="Consolas" w:hAnsi="Consolas" w:cs="Consolas"/>
                <w:i/>
              </w:rPr>
              <w:t>C</w:t>
            </w:r>
            <w:r>
              <w:rPr>
                <w:rFonts w:ascii="Consolas" w:hAnsi="Consolas" w:cs="Consolas"/>
              </w:rPr>
              <w:t xml:space="preserve"> </w:t>
            </w:r>
            <w:proofErr w:type="spellStart"/>
            <w:r w:rsidRPr="009E2108">
              <w:rPr>
                <w:rFonts w:ascii="Consolas" w:hAnsi="Consolas" w:cs="Consolas"/>
                <w:i/>
              </w:rPr>
              <w:t>pppp</w:t>
            </w:r>
            <w:proofErr w:type="spellEnd"/>
          </w:p>
        </w:tc>
        <w:tc>
          <w:tcPr>
            <w:tcW w:w="1440" w:type="dxa"/>
            <w:tcBorders>
              <w:top w:val="single" w:sz="12" w:space="0" w:color="auto"/>
              <w:bottom w:val="single" w:sz="4" w:space="0" w:color="auto"/>
            </w:tcBorders>
            <w:vAlign w:val="center"/>
          </w:tcPr>
          <w:p w14:paraId="62C240B6" w14:textId="65BCC426" w:rsidR="00873239" w:rsidRPr="00221FCC" w:rsidRDefault="0098020D" w:rsidP="000B6F65">
            <w:r>
              <w:t>Port r/w and pins.</w:t>
            </w:r>
          </w:p>
        </w:tc>
        <w:tc>
          <w:tcPr>
            <w:tcW w:w="6318" w:type="dxa"/>
            <w:tcBorders>
              <w:top w:val="single" w:sz="12" w:space="0" w:color="auto"/>
              <w:bottom w:val="single" w:sz="4" w:space="0" w:color="auto"/>
            </w:tcBorders>
            <w:vAlign w:val="center"/>
          </w:tcPr>
          <w:p w14:paraId="101159CD" w14:textId="7999B57D" w:rsidR="0098020D" w:rsidRDefault="0098020D" w:rsidP="009E2108">
            <w:pPr>
              <w:ind w:left="258" w:hanging="258"/>
            </w:pPr>
            <w:r w:rsidRPr="009E2108">
              <w:rPr>
                <w:i/>
              </w:rPr>
              <w:t>C</w:t>
            </w:r>
            <w:r>
              <w:t xml:space="preserve"> indicates reading (V) or writing (^) the port leading to the "North".</w:t>
            </w:r>
          </w:p>
          <w:p w14:paraId="513973A9" w14:textId="623CF04F" w:rsidR="00873239" w:rsidRPr="00221FCC" w:rsidRDefault="0098020D" w:rsidP="009E2108">
            <w:pPr>
              <w:ind w:left="258" w:hanging="258"/>
            </w:pPr>
            <w:proofErr w:type="spellStart"/>
            <w:r w:rsidRPr="009E2108">
              <w:rPr>
                <w:i/>
              </w:rPr>
              <w:t>pppp</w:t>
            </w:r>
            <w:proofErr w:type="spellEnd"/>
            <w:r>
              <w:t xml:space="preserve"> is blank unless the node has pins.  </w:t>
            </w:r>
            <w:r w:rsidR="00B80084">
              <w:t>+</w:t>
            </w:r>
            <w:proofErr w:type="spellStart"/>
            <w:r w:rsidR="00B80084">
              <w:t>ph</w:t>
            </w:r>
            <w:proofErr w:type="spellEnd"/>
            <w:r w:rsidR="00B80084">
              <w:t xml:space="preserve"> and -</w:t>
            </w:r>
            <w:proofErr w:type="spellStart"/>
            <w:r w:rsidR="00B80084">
              <w:t>ph</w:t>
            </w:r>
            <w:proofErr w:type="spellEnd"/>
            <w:r w:rsidR="00B80084">
              <w:t xml:space="preserve"> indicate phantom pin high or low.  Pin states are shown with pin 17 on left and pin 1 on right.  Each pin is shown with its voltage as high (1) or low (0).  The mode of the pin is shown by color and background mapping.  Output is white on magenta.  High impedance input is white on blue.  Input with weak pull-down is white on grey.</w:t>
            </w:r>
          </w:p>
        </w:tc>
      </w:tr>
      <w:tr w:rsidR="00834479" w:rsidRPr="00221FCC" w14:paraId="40FEDFCB" w14:textId="77777777" w:rsidTr="009E2108">
        <w:trPr>
          <w:cantSplit/>
        </w:trPr>
        <w:tc>
          <w:tcPr>
            <w:tcW w:w="634" w:type="dxa"/>
            <w:tcBorders>
              <w:top w:val="single" w:sz="4" w:space="0" w:color="auto"/>
              <w:bottom w:val="single" w:sz="4" w:space="0" w:color="auto"/>
            </w:tcBorders>
            <w:vAlign w:val="center"/>
          </w:tcPr>
          <w:p w14:paraId="22DA8E7C" w14:textId="77777777" w:rsidR="00873239" w:rsidRPr="00221FCC" w:rsidRDefault="00873239" w:rsidP="000B6F65">
            <w:pPr>
              <w:jc w:val="center"/>
            </w:pPr>
            <w:r w:rsidRPr="00221FCC">
              <w:t>2</w:t>
            </w:r>
          </w:p>
        </w:tc>
        <w:tc>
          <w:tcPr>
            <w:tcW w:w="1098" w:type="dxa"/>
            <w:tcBorders>
              <w:top w:val="single" w:sz="4" w:space="0" w:color="auto"/>
              <w:bottom w:val="single" w:sz="4" w:space="0" w:color="auto"/>
            </w:tcBorders>
            <w:vAlign w:val="center"/>
          </w:tcPr>
          <w:p w14:paraId="3598E8B7" w14:textId="4C0E2222" w:rsidR="00873239" w:rsidRPr="00221FCC" w:rsidRDefault="00834479" w:rsidP="000B6F65">
            <w:pPr>
              <w:rPr>
                <w:rFonts w:ascii="Consolas" w:hAnsi="Consolas" w:cs="Consolas"/>
              </w:rPr>
            </w:pPr>
            <w:proofErr w:type="spellStart"/>
            <w:r>
              <w:rPr>
                <w:rFonts w:ascii="Consolas" w:hAnsi="Consolas" w:cs="Consolas"/>
              </w:rPr>
              <w:t>yxx</w:t>
            </w:r>
            <w:r w:rsidRPr="009E2108">
              <w:rPr>
                <w:rFonts w:ascii="Consolas" w:hAnsi="Consolas" w:cs="Consolas"/>
                <w:i/>
              </w:rPr>
              <w:t>bus</w:t>
            </w:r>
            <w:proofErr w:type="spellEnd"/>
          </w:p>
        </w:tc>
        <w:tc>
          <w:tcPr>
            <w:tcW w:w="1440" w:type="dxa"/>
            <w:tcBorders>
              <w:top w:val="single" w:sz="4" w:space="0" w:color="auto"/>
              <w:bottom w:val="single" w:sz="4" w:space="0" w:color="auto"/>
            </w:tcBorders>
            <w:vAlign w:val="center"/>
          </w:tcPr>
          <w:p w14:paraId="46247AC3" w14:textId="77777777" w:rsidR="00873239" w:rsidRPr="00221FCC" w:rsidRDefault="00873239" w:rsidP="000B6F65">
            <w:r w:rsidRPr="00221FCC">
              <w:t>NODE/Abus</w:t>
            </w:r>
          </w:p>
        </w:tc>
        <w:tc>
          <w:tcPr>
            <w:tcW w:w="6318" w:type="dxa"/>
            <w:tcBorders>
              <w:top w:val="single" w:sz="4" w:space="0" w:color="auto"/>
              <w:bottom w:val="single" w:sz="4" w:space="0" w:color="auto"/>
            </w:tcBorders>
            <w:vAlign w:val="center"/>
          </w:tcPr>
          <w:p w14:paraId="4CC7A3FF" w14:textId="77777777" w:rsidR="00884286" w:rsidRDefault="00834479">
            <w:pPr>
              <w:ind w:left="258" w:hanging="258"/>
            </w:pPr>
            <w:proofErr w:type="spellStart"/>
            <w:r w:rsidRPr="009E2108">
              <w:rPr>
                <w:i/>
              </w:rPr>
              <w:t>yxx</w:t>
            </w:r>
            <w:proofErr w:type="spellEnd"/>
            <w:r>
              <w:t xml:space="preserve"> is node number within either chip.  As noted above, it will be black on yellow if active, white on blue if suspended, or white on red if locked up.</w:t>
            </w:r>
          </w:p>
          <w:p w14:paraId="00867338" w14:textId="501F00B8" w:rsidR="00873239" w:rsidRPr="00221FCC" w:rsidRDefault="00834479" w:rsidP="00884286">
            <w:pPr>
              <w:ind w:left="258" w:hanging="258"/>
            </w:pPr>
            <w:r>
              <w:t xml:space="preserve">The "address </w:t>
            </w:r>
            <w:r w:rsidRPr="00884286">
              <w:rPr>
                <w:i/>
              </w:rPr>
              <w:t>bus</w:t>
            </w:r>
            <w:r>
              <w:t>" value shown (symbolically if in the I/O range) is that used for the most recent (or ongoing) memory operation.</w:t>
            </w:r>
          </w:p>
        </w:tc>
      </w:tr>
      <w:tr w:rsidR="00834479" w:rsidRPr="00221FCC" w14:paraId="1F8189F8" w14:textId="77777777" w:rsidTr="009E2108">
        <w:trPr>
          <w:cantSplit/>
        </w:trPr>
        <w:tc>
          <w:tcPr>
            <w:tcW w:w="634" w:type="dxa"/>
            <w:tcBorders>
              <w:top w:val="single" w:sz="4" w:space="0" w:color="auto"/>
              <w:bottom w:val="single" w:sz="4" w:space="0" w:color="auto"/>
            </w:tcBorders>
            <w:vAlign w:val="center"/>
          </w:tcPr>
          <w:p w14:paraId="0CDC4E49" w14:textId="77777777" w:rsidR="00873239" w:rsidRPr="00221FCC" w:rsidRDefault="00873239" w:rsidP="000B6F65">
            <w:pPr>
              <w:jc w:val="center"/>
            </w:pPr>
            <w:r w:rsidRPr="00221FCC">
              <w:t>3</w:t>
            </w:r>
          </w:p>
        </w:tc>
        <w:tc>
          <w:tcPr>
            <w:tcW w:w="1098" w:type="dxa"/>
            <w:tcBorders>
              <w:top w:val="single" w:sz="4" w:space="0" w:color="auto"/>
              <w:bottom w:val="single" w:sz="4" w:space="0" w:color="auto"/>
            </w:tcBorders>
            <w:vAlign w:val="center"/>
          </w:tcPr>
          <w:p w14:paraId="7AB3F5CC" w14:textId="45F892F1" w:rsidR="00873239" w:rsidRPr="00221FCC" w:rsidRDefault="00834479" w:rsidP="000B6F65">
            <w:pPr>
              <w:rPr>
                <w:rFonts w:ascii="Consolas" w:hAnsi="Consolas" w:cs="Consolas"/>
              </w:rPr>
            </w:pPr>
            <w:proofErr w:type="spellStart"/>
            <w:r>
              <w:rPr>
                <w:rFonts w:ascii="Consolas" w:hAnsi="Consolas" w:cs="Consolas"/>
              </w:rPr>
              <w:t>s</w:t>
            </w:r>
            <w:r w:rsidRPr="009E2108">
              <w:rPr>
                <w:rFonts w:ascii="Consolas" w:hAnsi="Consolas" w:cs="Consolas"/>
                <w:i/>
              </w:rPr>
              <w:t>Opcod</w:t>
            </w:r>
            <w:proofErr w:type="spellEnd"/>
          </w:p>
        </w:tc>
        <w:tc>
          <w:tcPr>
            <w:tcW w:w="1440" w:type="dxa"/>
            <w:tcBorders>
              <w:top w:val="single" w:sz="4" w:space="0" w:color="auto"/>
              <w:bottom w:val="single" w:sz="4" w:space="0" w:color="auto"/>
            </w:tcBorders>
            <w:vAlign w:val="center"/>
          </w:tcPr>
          <w:p w14:paraId="64E9848D" w14:textId="233942DB" w:rsidR="00873239" w:rsidRPr="00221FCC" w:rsidRDefault="00873239" w:rsidP="000B6F65">
            <w:r w:rsidRPr="00221FCC">
              <w:t>S</w:t>
            </w:r>
            <w:r w:rsidR="00805F56">
              <w:t>lot</w:t>
            </w:r>
            <w:r w:rsidRPr="00221FCC">
              <w:t>/O</w:t>
            </w:r>
            <w:r w:rsidR="00805F56">
              <w:t>pcode</w:t>
            </w:r>
          </w:p>
        </w:tc>
        <w:tc>
          <w:tcPr>
            <w:tcW w:w="6318" w:type="dxa"/>
            <w:tcBorders>
              <w:top w:val="single" w:sz="4" w:space="0" w:color="auto"/>
              <w:bottom w:val="single" w:sz="4" w:space="0" w:color="auto"/>
            </w:tcBorders>
            <w:vAlign w:val="center"/>
          </w:tcPr>
          <w:p w14:paraId="6D8EEF5C" w14:textId="694BFF32" w:rsidR="00873239" w:rsidRPr="00221FCC" w:rsidRDefault="00873239" w:rsidP="009E2108">
            <w:pPr>
              <w:ind w:left="258" w:hanging="258"/>
            </w:pPr>
            <w:r w:rsidRPr="00221FCC">
              <w:t xml:space="preserve">The slot </w:t>
            </w:r>
            <w:r w:rsidR="00834479">
              <w:t xml:space="preserve">selector </w:t>
            </w:r>
            <w:r w:rsidR="00884286">
              <w:t xml:space="preserve">and </w:t>
            </w:r>
            <w:r w:rsidR="00834479">
              <w:t>next/current opcode</w:t>
            </w:r>
            <w:r w:rsidR="00884286">
              <w:t xml:space="preserve"> to be executed in the next cycle</w:t>
            </w:r>
            <w:r w:rsidR="00834479">
              <w:t>.</w:t>
            </w:r>
            <w:r w:rsidR="00805F56">
              <w:t xml:space="preserve">  The opcode is  </w:t>
            </w:r>
            <w:r w:rsidR="00805F56" w:rsidRPr="009E2108">
              <w:rPr>
                <w:b/>
              </w:rPr>
              <w:t>fetch</w:t>
            </w:r>
            <w:r w:rsidR="00805F56">
              <w:t xml:space="preserve">  if we are doing an instruction fetch.</w:t>
            </w:r>
          </w:p>
        </w:tc>
      </w:tr>
      <w:tr w:rsidR="00834479" w:rsidRPr="00221FCC" w14:paraId="6DECF01B" w14:textId="77777777" w:rsidTr="009E2108">
        <w:trPr>
          <w:cantSplit/>
        </w:trPr>
        <w:tc>
          <w:tcPr>
            <w:tcW w:w="634" w:type="dxa"/>
            <w:tcBorders>
              <w:top w:val="single" w:sz="4" w:space="0" w:color="auto"/>
              <w:bottom w:val="single" w:sz="12" w:space="0" w:color="auto"/>
            </w:tcBorders>
            <w:vAlign w:val="center"/>
          </w:tcPr>
          <w:p w14:paraId="4796B826" w14:textId="77777777" w:rsidR="00873239" w:rsidRPr="00221FCC" w:rsidRDefault="00873239" w:rsidP="000B6F65">
            <w:pPr>
              <w:jc w:val="center"/>
            </w:pPr>
            <w:r w:rsidRPr="00221FCC">
              <w:t>4</w:t>
            </w:r>
          </w:p>
        </w:tc>
        <w:tc>
          <w:tcPr>
            <w:tcW w:w="1098" w:type="dxa"/>
            <w:tcBorders>
              <w:top w:val="single" w:sz="4" w:space="0" w:color="auto"/>
              <w:bottom w:val="single" w:sz="12" w:space="0" w:color="auto"/>
            </w:tcBorders>
            <w:vAlign w:val="center"/>
          </w:tcPr>
          <w:p w14:paraId="7C236776" w14:textId="03B375E5" w:rsidR="00873239" w:rsidRPr="00221FCC" w:rsidRDefault="00805F56" w:rsidP="000B6F65">
            <w:pPr>
              <w:rPr>
                <w:rFonts w:ascii="Consolas" w:hAnsi="Consolas" w:cs="Consolas"/>
              </w:rPr>
            </w:pPr>
            <w:r>
              <w:rPr>
                <w:rFonts w:ascii="Consolas" w:hAnsi="Consolas" w:cs="Consolas"/>
              </w:rPr>
              <w:t>i03B0A</w:t>
            </w:r>
          </w:p>
        </w:tc>
        <w:tc>
          <w:tcPr>
            <w:tcW w:w="1440" w:type="dxa"/>
            <w:tcBorders>
              <w:top w:val="single" w:sz="4" w:space="0" w:color="auto"/>
              <w:bottom w:val="single" w:sz="12" w:space="0" w:color="auto"/>
            </w:tcBorders>
            <w:vAlign w:val="center"/>
          </w:tcPr>
          <w:p w14:paraId="75451C04" w14:textId="77777777" w:rsidR="00873239" w:rsidRPr="00221FCC" w:rsidRDefault="00873239" w:rsidP="000B6F65">
            <w:r w:rsidRPr="00221FCC">
              <w:t>I</w:t>
            </w:r>
          </w:p>
        </w:tc>
        <w:tc>
          <w:tcPr>
            <w:tcW w:w="6318" w:type="dxa"/>
            <w:tcBorders>
              <w:top w:val="single" w:sz="4" w:space="0" w:color="auto"/>
              <w:bottom w:val="single" w:sz="12" w:space="0" w:color="auto"/>
            </w:tcBorders>
            <w:vAlign w:val="center"/>
          </w:tcPr>
          <w:p w14:paraId="7750B2EC" w14:textId="77777777" w:rsidR="00873239" w:rsidRPr="00221FCC" w:rsidRDefault="00873239" w:rsidP="009E2108">
            <w:pPr>
              <w:ind w:left="258" w:hanging="258"/>
            </w:pPr>
            <w:r>
              <w:t>T</w:t>
            </w:r>
            <w:r w:rsidRPr="00221FCC">
              <w:t>he instruction register</w:t>
            </w:r>
          </w:p>
        </w:tc>
      </w:tr>
      <w:tr w:rsidR="00834479" w:rsidRPr="00221FCC" w14:paraId="23A69985" w14:textId="77777777" w:rsidTr="009E2108">
        <w:trPr>
          <w:cantSplit/>
        </w:trPr>
        <w:tc>
          <w:tcPr>
            <w:tcW w:w="634" w:type="dxa"/>
            <w:tcBorders>
              <w:top w:val="single" w:sz="12" w:space="0" w:color="auto"/>
              <w:bottom w:val="single" w:sz="4" w:space="0" w:color="auto"/>
            </w:tcBorders>
            <w:vAlign w:val="center"/>
          </w:tcPr>
          <w:p w14:paraId="35C43D10" w14:textId="77777777" w:rsidR="00873239" w:rsidRPr="00221FCC" w:rsidRDefault="00873239" w:rsidP="000B6F65">
            <w:pPr>
              <w:jc w:val="center"/>
            </w:pPr>
            <w:r w:rsidRPr="00221FCC">
              <w:t>5</w:t>
            </w:r>
          </w:p>
        </w:tc>
        <w:tc>
          <w:tcPr>
            <w:tcW w:w="1098" w:type="dxa"/>
            <w:tcBorders>
              <w:top w:val="single" w:sz="12" w:space="0" w:color="auto"/>
              <w:bottom w:val="single" w:sz="4" w:space="0" w:color="auto"/>
            </w:tcBorders>
            <w:vAlign w:val="center"/>
          </w:tcPr>
          <w:p w14:paraId="44674F07" w14:textId="775751BB" w:rsidR="00873239" w:rsidRPr="00221FCC" w:rsidRDefault="00805F56" w:rsidP="000B6F65">
            <w:pPr>
              <w:rPr>
                <w:rFonts w:ascii="Consolas" w:hAnsi="Consolas" w:cs="Consolas"/>
              </w:rPr>
            </w:pPr>
            <w:proofErr w:type="spellStart"/>
            <w:r w:rsidRPr="009E2108">
              <w:rPr>
                <w:rFonts w:ascii="Consolas" w:hAnsi="Consolas" w:cs="Consolas"/>
                <w:i/>
              </w:rPr>
              <w:t>WdpppE</w:t>
            </w:r>
            <w:proofErr w:type="spellEnd"/>
            <w:r w:rsidR="00873239">
              <w:rPr>
                <w:rFonts w:ascii="Consolas" w:hAnsi="Consolas" w:cs="Consolas"/>
              </w:rPr>
              <w:t>&gt;</w:t>
            </w:r>
          </w:p>
        </w:tc>
        <w:tc>
          <w:tcPr>
            <w:tcW w:w="1440" w:type="dxa"/>
            <w:tcBorders>
              <w:top w:val="single" w:sz="12" w:space="0" w:color="auto"/>
              <w:bottom w:val="single" w:sz="4" w:space="0" w:color="auto"/>
            </w:tcBorders>
            <w:vAlign w:val="center"/>
          </w:tcPr>
          <w:p w14:paraId="4A4F8C92" w14:textId="77777777" w:rsidR="00873239" w:rsidRPr="00221FCC" w:rsidRDefault="00873239" w:rsidP="000B6F65">
            <w:r w:rsidRPr="00221FCC">
              <w:t>M/P</w:t>
            </w:r>
          </w:p>
        </w:tc>
        <w:tc>
          <w:tcPr>
            <w:tcW w:w="6318" w:type="dxa"/>
            <w:tcBorders>
              <w:top w:val="single" w:sz="12" w:space="0" w:color="auto"/>
              <w:bottom w:val="single" w:sz="4" w:space="0" w:color="auto"/>
            </w:tcBorders>
            <w:vAlign w:val="center"/>
          </w:tcPr>
          <w:p w14:paraId="3EB6B3B6" w14:textId="668A3104" w:rsidR="00805F56" w:rsidRDefault="00805F56" w:rsidP="009E2108">
            <w:pPr>
              <w:ind w:left="258" w:hanging="258"/>
            </w:pPr>
            <w:r w:rsidRPr="009E2108">
              <w:rPr>
                <w:i/>
              </w:rPr>
              <w:t>W</w:t>
            </w:r>
            <w:r>
              <w:t xml:space="preserve"> and </w:t>
            </w:r>
            <w:r w:rsidRPr="009E2108">
              <w:rPr>
                <w:i/>
              </w:rPr>
              <w:t>E</w:t>
            </w:r>
            <w:r>
              <w:t xml:space="preserve"> indicate writing or reading the "West" and "East" ports using &lt;&gt; to show read/write direction</w:t>
            </w:r>
            <w:r w:rsidR="00D42D55">
              <w:t xml:space="preserve"> similarly to use of ^ and V for North/South</w:t>
            </w:r>
            <w:r>
              <w:t>.</w:t>
            </w:r>
          </w:p>
          <w:p w14:paraId="5E876142" w14:textId="6E83D76E" w:rsidR="00D42D55" w:rsidRDefault="00D42D55" w:rsidP="009E2108">
            <w:pPr>
              <w:ind w:left="258" w:hanging="258"/>
            </w:pPr>
            <w:r w:rsidRPr="009E2108">
              <w:rPr>
                <w:i/>
              </w:rPr>
              <w:t>d</w:t>
            </w:r>
            <w:r>
              <w:t xml:space="preserve"> is the delay counter.  If it's </w:t>
            </w:r>
            <w:r w:rsidR="005A496C">
              <w:t>&gt;1</w:t>
            </w:r>
            <w:r>
              <w:t>, the operation shown will not complete this cycle.</w:t>
            </w:r>
          </w:p>
          <w:p w14:paraId="68D08C63" w14:textId="6D818215" w:rsidR="00873239" w:rsidRPr="00221FCC" w:rsidRDefault="00D42D55" w:rsidP="009E2108">
            <w:pPr>
              <w:ind w:left="258" w:hanging="258"/>
            </w:pPr>
            <w:proofErr w:type="spellStart"/>
            <w:r w:rsidRPr="009E2108">
              <w:rPr>
                <w:i/>
              </w:rPr>
              <w:t>ppp</w:t>
            </w:r>
            <w:proofErr w:type="spellEnd"/>
            <w:r>
              <w:t xml:space="preserve"> is the P register (program counter) value, defining the next address to be fetched</w:t>
            </w:r>
            <w:r w:rsidR="005A496C">
              <w:t>/stored</w:t>
            </w:r>
            <w:r>
              <w:t xml:space="preserve"> by </w:t>
            </w:r>
            <w:r w:rsidR="00357267">
              <w:t xml:space="preserve"> </w:t>
            </w:r>
            <w:r>
              <w:t>@p</w:t>
            </w:r>
            <w:r w:rsidR="005A496C">
              <w:t xml:space="preserve"> </w:t>
            </w:r>
            <w:r w:rsidR="00357267">
              <w:t xml:space="preserve"> </w:t>
            </w:r>
            <w:r w:rsidR="005A496C">
              <w:t>!p</w:t>
            </w:r>
            <w:r>
              <w:t xml:space="preserve"> </w:t>
            </w:r>
            <w:r w:rsidR="00357267">
              <w:t xml:space="preserve"> </w:t>
            </w:r>
            <w:r>
              <w:t>or instruction fetch.</w:t>
            </w:r>
          </w:p>
        </w:tc>
      </w:tr>
      <w:tr w:rsidR="00834479" w:rsidRPr="00221FCC" w14:paraId="42575E77" w14:textId="77777777" w:rsidTr="009E2108">
        <w:trPr>
          <w:cantSplit/>
        </w:trPr>
        <w:tc>
          <w:tcPr>
            <w:tcW w:w="634" w:type="dxa"/>
            <w:tcBorders>
              <w:top w:val="single" w:sz="4" w:space="0" w:color="auto"/>
              <w:bottom w:val="single" w:sz="4" w:space="0" w:color="auto"/>
            </w:tcBorders>
            <w:vAlign w:val="center"/>
          </w:tcPr>
          <w:p w14:paraId="495C37D7" w14:textId="77777777" w:rsidR="00873239" w:rsidRPr="00221FCC" w:rsidRDefault="00873239" w:rsidP="000B6F65">
            <w:pPr>
              <w:jc w:val="center"/>
            </w:pPr>
            <w:r w:rsidRPr="00221FCC">
              <w:t>6</w:t>
            </w:r>
          </w:p>
        </w:tc>
        <w:tc>
          <w:tcPr>
            <w:tcW w:w="1098" w:type="dxa"/>
            <w:tcBorders>
              <w:top w:val="single" w:sz="4" w:space="0" w:color="auto"/>
              <w:bottom w:val="single" w:sz="4" w:space="0" w:color="auto"/>
            </w:tcBorders>
            <w:vAlign w:val="center"/>
          </w:tcPr>
          <w:p w14:paraId="71D7199B" w14:textId="1C6846E2" w:rsidR="00873239" w:rsidRPr="00221FCC" w:rsidRDefault="00873239" w:rsidP="000B6F65">
            <w:pPr>
              <w:rPr>
                <w:rFonts w:ascii="Consolas" w:hAnsi="Consolas" w:cs="Consolas"/>
              </w:rPr>
            </w:pPr>
            <w:r>
              <w:rPr>
                <w:rFonts w:ascii="Consolas" w:hAnsi="Consolas" w:cs="Consolas"/>
              </w:rPr>
              <w:t>a</w:t>
            </w:r>
            <w:r w:rsidR="00805F56">
              <w:rPr>
                <w:rFonts w:ascii="Consolas" w:hAnsi="Consolas" w:cs="Consolas"/>
              </w:rPr>
              <w:t>00115</w:t>
            </w:r>
          </w:p>
        </w:tc>
        <w:tc>
          <w:tcPr>
            <w:tcW w:w="1440" w:type="dxa"/>
            <w:tcBorders>
              <w:top w:val="single" w:sz="4" w:space="0" w:color="auto"/>
              <w:bottom w:val="single" w:sz="4" w:space="0" w:color="auto"/>
            </w:tcBorders>
            <w:vAlign w:val="center"/>
          </w:tcPr>
          <w:p w14:paraId="63FE3BBA" w14:textId="77777777" w:rsidR="00873239" w:rsidRPr="00221FCC" w:rsidRDefault="00873239" w:rsidP="000B6F65">
            <w:r w:rsidRPr="00221FCC">
              <w:t>A</w:t>
            </w:r>
          </w:p>
        </w:tc>
        <w:tc>
          <w:tcPr>
            <w:tcW w:w="6318" w:type="dxa"/>
            <w:tcBorders>
              <w:top w:val="single" w:sz="4" w:space="0" w:color="auto"/>
              <w:bottom w:val="single" w:sz="4" w:space="0" w:color="auto"/>
            </w:tcBorders>
            <w:vAlign w:val="center"/>
          </w:tcPr>
          <w:p w14:paraId="2B46487B" w14:textId="77777777" w:rsidR="00873239" w:rsidRPr="00221FCC" w:rsidRDefault="00873239" w:rsidP="009E2108">
            <w:pPr>
              <w:ind w:left="258" w:hanging="258"/>
            </w:pPr>
            <w:r w:rsidRPr="00221FCC">
              <w:t>18 bit pointer register A.</w:t>
            </w:r>
          </w:p>
        </w:tc>
      </w:tr>
      <w:tr w:rsidR="00834479" w:rsidRPr="00221FCC" w14:paraId="57C08C9B" w14:textId="77777777" w:rsidTr="009E2108">
        <w:trPr>
          <w:cantSplit/>
        </w:trPr>
        <w:tc>
          <w:tcPr>
            <w:tcW w:w="634" w:type="dxa"/>
            <w:tcBorders>
              <w:top w:val="single" w:sz="4" w:space="0" w:color="auto"/>
              <w:bottom w:val="single" w:sz="4" w:space="0" w:color="auto"/>
            </w:tcBorders>
            <w:vAlign w:val="center"/>
          </w:tcPr>
          <w:p w14:paraId="2CCFD585" w14:textId="77777777" w:rsidR="00873239" w:rsidRPr="00221FCC" w:rsidRDefault="00873239" w:rsidP="000B6F65">
            <w:pPr>
              <w:jc w:val="center"/>
            </w:pPr>
            <w:r w:rsidRPr="00221FCC">
              <w:t>7</w:t>
            </w:r>
          </w:p>
        </w:tc>
        <w:tc>
          <w:tcPr>
            <w:tcW w:w="1098" w:type="dxa"/>
            <w:tcBorders>
              <w:top w:val="single" w:sz="4" w:space="0" w:color="auto"/>
              <w:bottom w:val="single" w:sz="4" w:space="0" w:color="auto"/>
            </w:tcBorders>
            <w:vAlign w:val="center"/>
          </w:tcPr>
          <w:p w14:paraId="3C3F246F" w14:textId="67740B44" w:rsidR="00873239" w:rsidRPr="00221FCC" w:rsidRDefault="00873239" w:rsidP="000B6F65">
            <w:pPr>
              <w:rPr>
                <w:rFonts w:ascii="Consolas" w:hAnsi="Consolas" w:cs="Consolas"/>
              </w:rPr>
            </w:pPr>
            <w:r>
              <w:rPr>
                <w:rFonts w:ascii="Consolas" w:hAnsi="Consolas" w:cs="Consolas"/>
              </w:rPr>
              <w:t>b</w:t>
            </w:r>
            <w:r w:rsidRPr="00221FCC">
              <w:rPr>
                <w:rFonts w:ascii="Consolas" w:hAnsi="Consolas" w:cs="Consolas"/>
              </w:rPr>
              <w:t xml:space="preserve">  </w:t>
            </w:r>
            <w:r w:rsidR="00805F56">
              <w:rPr>
                <w:rFonts w:ascii="Consolas" w:hAnsi="Consolas" w:cs="Consolas"/>
              </w:rPr>
              <w:t>-l-</w:t>
            </w:r>
          </w:p>
        </w:tc>
        <w:tc>
          <w:tcPr>
            <w:tcW w:w="1440" w:type="dxa"/>
            <w:tcBorders>
              <w:top w:val="single" w:sz="4" w:space="0" w:color="auto"/>
              <w:bottom w:val="single" w:sz="4" w:space="0" w:color="auto"/>
            </w:tcBorders>
            <w:vAlign w:val="center"/>
          </w:tcPr>
          <w:p w14:paraId="5D659D59" w14:textId="77777777" w:rsidR="00873239" w:rsidRPr="00221FCC" w:rsidRDefault="00873239" w:rsidP="000B6F65">
            <w:r w:rsidRPr="00221FCC">
              <w:t>B</w:t>
            </w:r>
          </w:p>
        </w:tc>
        <w:tc>
          <w:tcPr>
            <w:tcW w:w="6318" w:type="dxa"/>
            <w:tcBorders>
              <w:top w:val="single" w:sz="4" w:space="0" w:color="auto"/>
              <w:bottom w:val="single" w:sz="4" w:space="0" w:color="auto"/>
            </w:tcBorders>
            <w:vAlign w:val="center"/>
          </w:tcPr>
          <w:p w14:paraId="1E52562C" w14:textId="69E10E43" w:rsidR="00873239" w:rsidRPr="00221FCC" w:rsidRDefault="00873239" w:rsidP="009E2108">
            <w:pPr>
              <w:ind w:left="258" w:hanging="258"/>
            </w:pPr>
            <w:r w:rsidRPr="00221FCC">
              <w:t>10 bit pointer register B</w:t>
            </w:r>
            <w:r w:rsidR="00805F56">
              <w:t>, symbolic if known.</w:t>
            </w:r>
          </w:p>
        </w:tc>
      </w:tr>
      <w:tr w:rsidR="00834479" w:rsidRPr="00221FCC" w14:paraId="4488D951" w14:textId="77777777" w:rsidTr="009E2108">
        <w:trPr>
          <w:cantSplit/>
          <w:trHeight w:val="170"/>
        </w:trPr>
        <w:tc>
          <w:tcPr>
            <w:tcW w:w="634" w:type="dxa"/>
            <w:tcBorders>
              <w:top w:val="single" w:sz="4" w:space="0" w:color="auto"/>
              <w:bottom w:val="single" w:sz="12" w:space="0" w:color="auto"/>
            </w:tcBorders>
            <w:vAlign w:val="center"/>
          </w:tcPr>
          <w:p w14:paraId="10DF001C" w14:textId="77777777" w:rsidR="00873239" w:rsidRPr="00221FCC" w:rsidRDefault="00873239" w:rsidP="000B6F65">
            <w:pPr>
              <w:jc w:val="center"/>
            </w:pPr>
            <w:r w:rsidRPr="00221FCC">
              <w:t>8</w:t>
            </w:r>
          </w:p>
        </w:tc>
        <w:tc>
          <w:tcPr>
            <w:tcW w:w="1098" w:type="dxa"/>
            <w:tcBorders>
              <w:top w:val="single" w:sz="4" w:space="0" w:color="auto"/>
              <w:bottom w:val="single" w:sz="12" w:space="0" w:color="auto"/>
            </w:tcBorders>
            <w:vAlign w:val="center"/>
          </w:tcPr>
          <w:p w14:paraId="5613F7EE" w14:textId="79ED0304" w:rsidR="00873239" w:rsidRPr="00221FCC" w:rsidRDefault="00873239" w:rsidP="000B6F65">
            <w:pPr>
              <w:rPr>
                <w:rFonts w:ascii="Consolas" w:hAnsi="Consolas" w:cs="Consolas"/>
              </w:rPr>
            </w:pPr>
            <w:r>
              <w:rPr>
                <w:rFonts w:ascii="Consolas" w:hAnsi="Consolas" w:cs="Consolas"/>
              </w:rPr>
              <w:t>o</w:t>
            </w:r>
            <w:r w:rsidR="00805F56">
              <w:rPr>
                <w:rFonts w:ascii="Consolas" w:hAnsi="Consolas" w:cs="Consolas"/>
              </w:rPr>
              <w:t>102AA</w:t>
            </w:r>
          </w:p>
        </w:tc>
        <w:tc>
          <w:tcPr>
            <w:tcW w:w="1440" w:type="dxa"/>
            <w:tcBorders>
              <w:top w:val="single" w:sz="4" w:space="0" w:color="auto"/>
              <w:bottom w:val="single" w:sz="12" w:space="0" w:color="auto"/>
            </w:tcBorders>
            <w:vAlign w:val="center"/>
          </w:tcPr>
          <w:p w14:paraId="571B436C" w14:textId="77777777" w:rsidR="00873239" w:rsidRPr="00221FCC" w:rsidRDefault="00873239" w:rsidP="000B6F65">
            <w:r w:rsidRPr="00221FCC">
              <w:t>IO</w:t>
            </w:r>
          </w:p>
        </w:tc>
        <w:tc>
          <w:tcPr>
            <w:tcW w:w="6318" w:type="dxa"/>
            <w:tcBorders>
              <w:top w:val="single" w:sz="4" w:space="0" w:color="auto"/>
              <w:bottom w:val="single" w:sz="12" w:space="0" w:color="auto"/>
            </w:tcBorders>
            <w:vAlign w:val="center"/>
          </w:tcPr>
          <w:p w14:paraId="4BF65788" w14:textId="77777777" w:rsidR="00873239" w:rsidRPr="00221FCC" w:rsidRDefault="00873239" w:rsidP="009E2108">
            <w:pPr>
              <w:ind w:left="258" w:hanging="258"/>
            </w:pPr>
            <w:r>
              <w:t>T</w:t>
            </w:r>
            <w:r w:rsidRPr="00221FCC">
              <w:t xml:space="preserve">he </w:t>
            </w:r>
            <w:r w:rsidRPr="009E2108">
              <w:t>write-only part</w:t>
            </w:r>
            <w:r w:rsidRPr="00221FCC">
              <w:t xml:space="preserve"> of the IO register.</w:t>
            </w:r>
          </w:p>
        </w:tc>
      </w:tr>
      <w:tr w:rsidR="00834479" w:rsidRPr="00221FCC" w14:paraId="0393487F" w14:textId="77777777" w:rsidTr="009E2108">
        <w:trPr>
          <w:cantSplit/>
        </w:trPr>
        <w:tc>
          <w:tcPr>
            <w:tcW w:w="634" w:type="dxa"/>
            <w:tcBorders>
              <w:top w:val="single" w:sz="12" w:space="0" w:color="auto"/>
              <w:bottom w:val="single" w:sz="4" w:space="0" w:color="auto"/>
            </w:tcBorders>
            <w:vAlign w:val="center"/>
          </w:tcPr>
          <w:p w14:paraId="5105DB41" w14:textId="77777777" w:rsidR="00873239" w:rsidRPr="00221FCC" w:rsidRDefault="00873239" w:rsidP="000B6F65">
            <w:pPr>
              <w:jc w:val="center"/>
            </w:pPr>
            <w:r w:rsidRPr="00221FCC">
              <w:t>9</w:t>
            </w:r>
          </w:p>
        </w:tc>
        <w:tc>
          <w:tcPr>
            <w:tcW w:w="1098" w:type="dxa"/>
            <w:tcBorders>
              <w:top w:val="single" w:sz="12" w:space="0" w:color="auto"/>
              <w:bottom w:val="single" w:sz="4" w:space="0" w:color="auto"/>
            </w:tcBorders>
            <w:vAlign w:val="center"/>
          </w:tcPr>
          <w:p w14:paraId="68B93CDB" w14:textId="1499B920" w:rsidR="00873239" w:rsidRPr="00221FCC" w:rsidRDefault="00873239" w:rsidP="000B6F65">
            <w:pPr>
              <w:rPr>
                <w:rFonts w:ascii="Consolas" w:hAnsi="Consolas" w:cs="Consolas"/>
              </w:rPr>
            </w:pPr>
            <w:r>
              <w:rPr>
                <w:rFonts w:ascii="Consolas" w:hAnsi="Consolas" w:cs="Consolas"/>
              </w:rPr>
              <w:t>r</w:t>
            </w:r>
            <w:r w:rsidR="00805F56">
              <w:rPr>
                <w:rFonts w:ascii="Consolas" w:hAnsi="Consolas" w:cs="Consolas"/>
              </w:rPr>
              <w:t>2AAAA</w:t>
            </w:r>
          </w:p>
        </w:tc>
        <w:tc>
          <w:tcPr>
            <w:tcW w:w="1440" w:type="dxa"/>
            <w:tcBorders>
              <w:top w:val="single" w:sz="12" w:space="0" w:color="auto"/>
              <w:bottom w:val="single" w:sz="4" w:space="0" w:color="auto"/>
            </w:tcBorders>
            <w:vAlign w:val="center"/>
          </w:tcPr>
          <w:p w14:paraId="25607B25" w14:textId="77777777" w:rsidR="00873239" w:rsidRPr="00221FCC" w:rsidRDefault="00873239" w:rsidP="000B6F65">
            <w:r w:rsidRPr="00221FCC">
              <w:t>R</w:t>
            </w:r>
          </w:p>
        </w:tc>
        <w:tc>
          <w:tcPr>
            <w:tcW w:w="6318" w:type="dxa"/>
            <w:tcBorders>
              <w:top w:val="single" w:sz="12" w:space="0" w:color="auto"/>
              <w:bottom w:val="single" w:sz="4" w:space="0" w:color="auto"/>
            </w:tcBorders>
            <w:vAlign w:val="center"/>
          </w:tcPr>
          <w:p w14:paraId="01610F44" w14:textId="77777777" w:rsidR="00873239" w:rsidRPr="00221FCC" w:rsidRDefault="00873239" w:rsidP="009E2108">
            <w:pPr>
              <w:ind w:left="258" w:hanging="258"/>
            </w:pPr>
            <w:r>
              <w:t>T</w:t>
            </w:r>
            <w:r w:rsidRPr="00221FCC">
              <w:t>op of return stack.</w:t>
            </w:r>
          </w:p>
        </w:tc>
      </w:tr>
      <w:tr w:rsidR="00834479" w:rsidRPr="00221FCC" w14:paraId="564B4BE0" w14:textId="77777777" w:rsidTr="009E2108">
        <w:trPr>
          <w:cantSplit/>
        </w:trPr>
        <w:tc>
          <w:tcPr>
            <w:tcW w:w="634" w:type="dxa"/>
            <w:tcBorders>
              <w:top w:val="single" w:sz="4" w:space="0" w:color="auto"/>
              <w:bottom w:val="single" w:sz="4" w:space="0" w:color="auto"/>
            </w:tcBorders>
            <w:vAlign w:val="center"/>
          </w:tcPr>
          <w:p w14:paraId="4450EABB" w14:textId="77777777" w:rsidR="00873239" w:rsidRPr="00221FCC" w:rsidRDefault="00873239" w:rsidP="000B6F65">
            <w:pPr>
              <w:jc w:val="center"/>
            </w:pPr>
            <w:r w:rsidRPr="00221FCC">
              <w:t>10</w:t>
            </w:r>
          </w:p>
        </w:tc>
        <w:tc>
          <w:tcPr>
            <w:tcW w:w="1098" w:type="dxa"/>
            <w:tcBorders>
              <w:top w:val="single" w:sz="4" w:space="0" w:color="auto"/>
              <w:bottom w:val="single" w:sz="4" w:space="0" w:color="auto"/>
            </w:tcBorders>
            <w:vAlign w:val="center"/>
          </w:tcPr>
          <w:p w14:paraId="6F49EEEA" w14:textId="685FC016" w:rsidR="00873239" w:rsidRPr="00221FCC" w:rsidRDefault="00873239" w:rsidP="000B6F65">
            <w:pPr>
              <w:rPr>
                <w:rFonts w:ascii="Consolas" w:hAnsi="Consolas" w:cs="Consolas"/>
              </w:rPr>
            </w:pPr>
            <w:r>
              <w:rPr>
                <w:rFonts w:ascii="Consolas" w:hAnsi="Consolas" w:cs="Consolas"/>
              </w:rPr>
              <w:t>t</w:t>
            </w:r>
            <w:r w:rsidR="00805F56">
              <w:rPr>
                <w:rFonts w:ascii="Consolas" w:hAnsi="Consolas" w:cs="Consolas"/>
              </w:rPr>
              <w:t>00141</w:t>
            </w:r>
          </w:p>
        </w:tc>
        <w:tc>
          <w:tcPr>
            <w:tcW w:w="1440" w:type="dxa"/>
            <w:tcBorders>
              <w:top w:val="single" w:sz="4" w:space="0" w:color="auto"/>
              <w:bottom w:val="single" w:sz="4" w:space="0" w:color="auto"/>
            </w:tcBorders>
            <w:vAlign w:val="center"/>
          </w:tcPr>
          <w:p w14:paraId="025F85F1" w14:textId="77777777" w:rsidR="00873239" w:rsidRPr="00221FCC" w:rsidRDefault="00873239" w:rsidP="000B6F65">
            <w:r w:rsidRPr="00221FCC">
              <w:t>T</w:t>
            </w:r>
          </w:p>
        </w:tc>
        <w:tc>
          <w:tcPr>
            <w:tcW w:w="6318" w:type="dxa"/>
            <w:tcBorders>
              <w:top w:val="single" w:sz="4" w:space="0" w:color="auto"/>
              <w:bottom w:val="single" w:sz="4" w:space="0" w:color="auto"/>
            </w:tcBorders>
            <w:vAlign w:val="center"/>
          </w:tcPr>
          <w:p w14:paraId="25A216A4" w14:textId="0A783350" w:rsidR="00873239" w:rsidRPr="00221FCC" w:rsidRDefault="00873239" w:rsidP="009E2108">
            <w:pPr>
              <w:ind w:left="258" w:hanging="258"/>
            </w:pPr>
            <w:r>
              <w:t>T</w:t>
            </w:r>
            <w:r w:rsidRPr="00221FCC">
              <w:t xml:space="preserve">op of data stack.  </w:t>
            </w:r>
            <w:r w:rsidR="00277274">
              <w:t>If carry latch is set, "*" replaces "t".</w:t>
            </w:r>
          </w:p>
        </w:tc>
      </w:tr>
      <w:tr w:rsidR="00834479" w:rsidRPr="00221FCC" w14:paraId="348139BC" w14:textId="77777777" w:rsidTr="009E2108">
        <w:trPr>
          <w:cantSplit/>
        </w:trPr>
        <w:tc>
          <w:tcPr>
            <w:tcW w:w="634" w:type="dxa"/>
            <w:tcBorders>
              <w:top w:val="single" w:sz="4" w:space="0" w:color="auto"/>
              <w:bottom w:val="single" w:sz="4" w:space="0" w:color="auto"/>
            </w:tcBorders>
            <w:vAlign w:val="center"/>
          </w:tcPr>
          <w:p w14:paraId="21AAA6FF" w14:textId="77777777" w:rsidR="00873239" w:rsidRPr="00221FCC" w:rsidRDefault="00873239" w:rsidP="000B6F65">
            <w:pPr>
              <w:jc w:val="center"/>
            </w:pPr>
            <w:r w:rsidRPr="00221FCC">
              <w:lastRenderedPageBreak/>
              <w:t>11</w:t>
            </w:r>
          </w:p>
        </w:tc>
        <w:tc>
          <w:tcPr>
            <w:tcW w:w="1098" w:type="dxa"/>
            <w:tcBorders>
              <w:top w:val="single" w:sz="4" w:space="0" w:color="auto"/>
              <w:bottom w:val="single" w:sz="4" w:space="0" w:color="auto"/>
            </w:tcBorders>
            <w:vAlign w:val="center"/>
          </w:tcPr>
          <w:p w14:paraId="2AD53737" w14:textId="3C59066D" w:rsidR="00873239" w:rsidRPr="00221FCC" w:rsidRDefault="00873239" w:rsidP="000B6F65">
            <w:pPr>
              <w:rPr>
                <w:rFonts w:ascii="Consolas" w:hAnsi="Consolas" w:cs="Consolas"/>
              </w:rPr>
            </w:pPr>
            <w:r>
              <w:rPr>
                <w:rFonts w:ascii="Consolas" w:hAnsi="Consolas" w:cs="Consolas"/>
              </w:rPr>
              <w:t>s</w:t>
            </w:r>
            <w:r w:rsidR="00805F56">
              <w:rPr>
                <w:rFonts w:ascii="Consolas" w:hAnsi="Consolas" w:cs="Consolas"/>
              </w:rPr>
              <w:t>0015D</w:t>
            </w:r>
          </w:p>
        </w:tc>
        <w:tc>
          <w:tcPr>
            <w:tcW w:w="1440" w:type="dxa"/>
            <w:tcBorders>
              <w:top w:val="single" w:sz="4" w:space="0" w:color="auto"/>
              <w:bottom w:val="single" w:sz="4" w:space="0" w:color="auto"/>
            </w:tcBorders>
            <w:vAlign w:val="center"/>
          </w:tcPr>
          <w:p w14:paraId="50B403C2" w14:textId="77777777" w:rsidR="00873239" w:rsidRPr="00221FCC" w:rsidRDefault="00873239" w:rsidP="000B6F65">
            <w:r w:rsidRPr="00221FCC">
              <w:t>S</w:t>
            </w:r>
          </w:p>
        </w:tc>
        <w:tc>
          <w:tcPr>
            <w:tcW w:w="6318" w:type="dxa"/>
            <w:tcBorders>
              <w:top w:val="single" w:sz="4" w:space="0" w:color="auto"/>
              <w:bottom w:val="single" w:sz="4" w:space="0" w:color="auto"/>
            </w:tcBorders>
            <w:vAlign w:val="center"/>
          </w:tcPr>
          <w:p w14:paraId="25010DF5" w14:textId="77777777" w:rsidR="00873239" w:rsidRPr="00221FCC" w:rsidRDefault="00873239" w:rsidP="009E2108">
            <w:pPr>
              <w:ind w:left="258" w:hanging="258"/>
            </w:pPr>
            <w:r>
              <w:t>S</w:t>
            </w:r>
            <w:r w:rsidRPr="00221FCC">
              <w:t>econd on data stack.</w:t>
            </w:r>
          </w:p>
        </w:tc>
      </w:tr>
      <w:tr w:rsidR="00834479" w:rsidRPr="00221FCC" w14:paraId="2635C117" w14:textId="77777777" w:rsidTr="009E2108">
        <w:trPr>
          <w:cantSplit/>
        </w:trPr>
        <w:tc>
          <w:tcPr>
            <w:tcW w:w="634" w:type="dxa"/>
            <w:tcBorders>
              <w:top w:val="single" w:sz="4" w:space="0" w:color="auto"/>
              <w:bottom w:val="single" w:sz="12" w:space="0" w:color="auto"/>
            </w:tcBorders>
            <w:vAlign w:val="center"/>
          </w:tcPr>
          <w:p w14:paraId="5C90B0F2" w14:textId="77777777" w:rsidR="00873239" w:rsidRPr="00221FCC" w:rsidRDefault="00873239" w:rsidP="000B6F65">
            <w:pPr>
              <w:jc w:val="center"/>
            </w:pPr>
            <w:r w:rsidRPr="00221FCC">
              <w:t>12</w:t>
            </w:r>
          </w:p>
        </w:tc>
        <w:tc>
          <w:tcPr>
            <w:tcW w:w="1098" w:type="dxa"/>
            <w:tcBorders>
              <w:top w:val="single" w:sz="4" w:space="0" w:color="auto"/>
              <w:bottom w:val="single" w:sz="12" w:space="0" w:color="auto"/>
            </w:tcBorders>
            <w:vAlign w:val="center"/>
          </w:tcPr>
          <w:p w14:paraId="35E110FA" w14:textId="3E5855CB" w:rsidR="00873239" w:rsidRPr="00221FCC" w:rsidRDefault="00805F56" w:rsidP="000B6F65">
            <w:pPr>
              <w:rPr>
                <w:rFonts w:ascii="Consolas" w:hAnsi="Consolas" w:cs="Consolas"/>
              </w:rPr>
            </w:pPr>
            <w:proofErr w:type="spellStart"/>
            <w:r w:rsidRPr="009E2108">
              <w:rPr>
                <w:rFonts w:ascii="Consolas" w:hAnsi="Consolas" w:cs="Consolas"/>
                <w:i/>
              </w:rPr>
              <w:t>C</w:t>
            </w:r>
            <w:r>
              <w:rPr>
                <w:rFonts w:ascii="Consolas" w:hAnsi="Consolas" w:cs="Consolas"/>
                <w:i/>
              </w:rPr>
              <w:t>ddddd</w:t>
            </w:r>
            <w:proofErr w:type="spellEnd"/>
            <w:r w:rsidR="00873239" w:rsidRPr="00221FCC">
              <w:rPr>
                <w:rFonts w:ascii="Consolas" w:hAnsi="Consolas" w:cs="Consolas"/>
              </w:rPr>
              <w:t xml:space="preserve">  </w:t>
            </w:r>
          </w:p>
        </w:tc>
        <w:tc>
          <w:tcPr>
            <w:tcW w:w="1440" w:type="dxa"/>
            <w:tcBorders>
              <w:top w:val="single" w:sz="4" w:space="0" w:color="auto"/>
              <w:bottom w:val="single" w:sz="12" w:space="0" w:color="auto"/>
            </w:tcBorders>
            <w:vAlign w:val="center"/>
          </w:tcPr>
          <w:p w14:paraId="1655113A" w14:textId="77777777" w:rsidR="00873239" w:rsidRPr="00221FCC" w:rsidRDefault="00873239" w:rsidP="000B6F65">
            <w:r w:rsidRPr="00221FCC">
              <w:t>Pins and/or ports</w:t>
            </w:r>
          </w:p>
        </w:tc>
        <w:tc>
          <w:tcPr>
            <w:tcW w:w="6318" w:type="dxa"/>
            <w:tcBorders>
              <w:top w:val="single" w:sz="4" w:space="0" w:color="auto"/>
              <w:bottom w:val="single" w:sz="12" w:space="0" w:color="auto"/>
            </w:tcBorders>
            <w:vAlign w:val="center"/>
          </w:tcPr>
          <w:p w14:paraId="6FC1B98B" w14:textId="3076BF3A" w:rsidR="00805F56" w:rsidRDefault="00805F56" w:rsidP="009E2108">
            <w:pPr>
              <w:ind w:left="258" w:hanging="258"/>
            </w:pPr>
            <w:r w:rsidRPr="009E2108">
              <w:rPr>
                <w:i/>
              </w:rPr>
              <w:t>C</w:t>
            </w:r>
            <w:r>
              <w:t xml:space="preserve"> indicates reading (^) or writing (V) the port leading to the "South".</w:t>
            </w:r>
          </w:p>
          <w:p w14:paraId="58829FB5" w14:textId="132FCCFB" w:rsidR="00873239" w:rsidRPr="00221FCC" w:rsidRDefault="00805F56" w:rsidP="009E2108">
            <w:pPr>
              <w:ind w:left="258" w:hanging="258"/>
            </w:pPr>
            <w:proofErr w:type="spellStart"/>
            <w:r w:rsidRPr="009E2108">
              <w:rPr>
                <w:i/>
              </w:rPr>
              <w:t>ddddd</w:t>
            </w:r>
            <w:proofErr w:type="spellEnd"/>
            <w:r>
              <w:t xml:space="preserve"> if nonblank is the value of the data register/bus/pins.  When white on blue the port or device is in input mode.  When white on magenta, the port or device is in output mode.</w:t>
            </w:r>
          </w:p>
        </w:tc>
      </w:tr>
    </w:tbl>
    <w:p w14:paraId="773D5D21" w14:textId="77777777" w:rsidR="00873239" w:rsidRDefault="00873239" w:rsidP="00873239">
      <w:pPr>
        <w:pStyle w:val="BodyText"/>
      </w:pPr>
    </w:p>
    <w:p w14:paraId="63C44B7C" w14:textId="7DFD9109" w:rsidR="000B6F65" w:rsidRDefault="000B6F65" w:rsidP="00933D0F">
      <w:pPr>
        <w:pStyle w:val="BodyText"/>
      </w:pPr>
      <w:r>
        <w:br w:type="page"/>
      </w:r>
    </w:p>
    <w:p w14:paraId="49150B6E" w14:textId="2BD76C36" w:rsidR="00780321" w:rsidRPr="009E2108" w:rsidRDefault="00FC5918" w:rsidP="00933D0F">
      <w:pPr>
        <w:pStyle w:val="Heading3"/>
      </w:pPr>
      <w:bookmarkStart w:id="647" w:name="_Toc13295790"/>
      <w:bookmarkStart w:id="648" w:name="_Toc13340988"/>
      <w:bookmarkStart w:id="649" w:name="_Toc13383932"/>
      <w:bookmarkStart w:id="650" w:name="_Toc13384097"/>
      <w:bookmarkStart w:id="651" w:name="_Toc13384405"/>
      <w:bookmarkStart w:id="652" w:name="_Toc119163516"/>
      <w:r w:rsidRPr="009E2108">
        <w:rPr>
          <w:noProof/>
        </w:rPr>
        <w:lastRenderedPageBreak/>
        <mc:AlternateContent>
          <mc:Choice Requires="wps">
            <w:drawing>
              <wp:anchor distT="0" distB="0" distL="114300" distR="114300" simplePos="0" relativeHeight="251671040" behindDoc="0" locked="0" layoutInCell="1" allowOverlap="1" wp14:anchorId="21E0650A" wp14:editId="2372CAA0">
                <wp:simplePos x="0" y="0"/>
                <wp:positionH relativeFrom="column">
                  <wp:posOffset>2443827</wp:posOffset>
                </wp:positionH>
                <wp:positionV relativeFrom="paragraph">
                  <wp:posOffset>-116</wp:posOffset>
                </wp:positionV>
                <wp:extent cx="3948430" cy="4014470"/>
                <wp:effectExtent l="0" t="0" r="13970" b="24130"/>
                <wp:wrapSquare wrapText="bothSides"/>
                <wp:docPr id="17" name="Text Box 17"/>
                <wp:cNvGraphicFramePr/>
                <a:graphic xmlns:a="http://schemas.openxmlformats.org/drawingml/2006/main">
                  <a:graphicData uri="http://schemas.microsoft.com/office/word/2010/wordprocessingShape">
                    <wps:wsp>
                      <wps:cNvSpPr txBox="1"/>
                      <wps:spPr>
                        <a:xfrm>
                          <a:off x="0" y="0"/>
                          <a:ext cx="3948430" cy="4014470"/>
                        </a:xfrm>
                        <a:prstGeom prst="rect">
                          <a:avLst/>
                        </a:prstGeom>
                        <a:solidFill>
                          <a:schemeClr val="lt1"/>
                        </a:solidFill>
                        <a:ln w="6350">
                          <a:solidFill>
                            <a:prstClr val="black"/>
                          </a:solidFill>
                        </a:ln>
                      </wps:spPr>
                      <wps:txbx>
                        <w:txbxContent>
                          <w:p w14:paraId="0E1A5C1F" w14:textId="44DC7F9C" w:rsidR="00D3352C" w:rsidRDefault="00D3352C">
                            <w:r w:rsidRPr="00357267">
                              <w:rPr>
                                <w:noProof/>
                              </w:rPr>
                              <w:drawing>
                                <wp:inline distT="0" distB="0" distL="0" distR="0" wp14:anchorId="16D0D4D5" wp14:editId="40778956">
                                  <wp:extent cx="3749675" cy="3916680"/>
                                  <wp:effectExtent l="0" t="0" r="317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49675" cy="39166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E0650A" id="Text Box 17" o:spid="_x0000_s1032" type="#_x0000_t202" style="position:absolute;left:0;text-align:left;margin-left:192.45pt;margin-top:0;width:310.9pt;height:316.1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" fillcolor="white [3201]" strokeweight=".5pt">
                <v:textbox>
                  <w:txbxContent>
                    <w:p w14:paraId="0E1A5C1F" w14:textId="44DC7F9C" w:rsidR="00D3352C" w:rsidRDefault="00D3352C">
                      <w:r w:rsidRPr="00357267">
                        <w:rPr>
                          <w:noProof/>
                        </w:rPr>
                        <w:drawing>
                          <wp:inline distT="0" distB="0" distL="0" distR="0" wp14:anchorId="16D0D4D5" wp14:editId="40778956">
                            <wp:extent cx="3749675" cy="3916680"/>
                            <wp:effectExtent l="0" t="0" r="317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49675" cy="3916680"/>
                                    </a:xfrm>
                                    <a:prstGeom prst="rect">
                                      <a:avLst/>
                                    </a:prstGeom>
                                    <a:noFill/>
                                    <a:ln>
                                      <a:noFill/>
                                    </a:ln>
                                  </pic:spPr>
                                </pic:pic>
                              </a:graphicData>
                            </a:graphic>
                          </wp:inline>
                        </w:drawing>
                      </w:r>
                    </w:p>
                  </w:txbxContent>
                </v:textbox>
                <w10:wrap type="square"/>
              </v:shape>
            </w:pict>
          </mc:Fallback>
        </mc:AlternateContent>
      </w:r>
      <w:bookmarkEnd w:id="647"/>
      <w:bookmarkEnd w:id="648"/>
      <w:bookmarkEnd w:id="649"/>
      <w:bookmarkEnd w:id="650"/>
      <w:bookmarkEnd w:id="651"/>
      <w:r w:rsidR="00AC5656" w:rsidRPr="009E2108">
        <w:t>The Focus Node Section</w:t>
      </w:r>
      <w:bookmarkEnd w:id="652"/>
    </w:p>
    <w:p w14:paraId="007626E3" w14:textId="4C109C39" w:rsidR="00FC5918" w:rsidRDefault="00FC5918" w:rsidP="00FC5918">
      <w:pPr>
        <w:pStyle w:val="BodyText"/>
      </w:pPr>
      <w:r>
        <w:t xml:space="preserve">Between the overview and the full chip view lies a detailed depiction, expanding on the overview, of the current </w:t>
      </w:r>
      <w:r w:rsidR="00CA0677" w:rsidRPr="00933D0F">
        <w:rPr>
          <w:b/>
          <w:i/>
        </w:rPr>
        <w:t>focus node</w:t>
      </w:r>
      <w:r w:rsidR="00C02EA0">
        <w:t>.</w:t>
      </w:r>
      <w:r>
        <w:t xml:space="preserve">  Field depiction and color coding are the same except as indicated</w:t>
      </w:r>
      <w:r w:rsidR="00AF2276">
        <w:t>.</w:t>
      </w:r>
      <w:r>
        <w:t xml:space="preserve">  Here is node 8 at the moment of the above example</w:t>
      </w:r>
      <w:r w:rsidR="00423D22">
        <w:t>.</w:t>
      </w:r>
    </w:p>
    <w:p w14:paraId="6F5032C5" w14:textId="2AC9576D" w:rsidR="00423D22" w:rsidRDefault="00423D22" w:rsidP="00FC5918">
      <w:pPr>
        <w:pStyle w:val="BodyText"/>
      </w:pPr>
      <w:r>
        <w:t xml:space="preserve">The full  </w:t>
      </w:r>
      <w:proofErr w:type="spellStart"/>
      <w:r w:rsidRPr="009E2108">
        <w:rPr>
          <w:b/>
        </w:rPr>
        <w:t>cyyxx</w:t>
      </w:r>
      <w:proofErr w:type="spellEnd"/>
      <w:r>
        <w:t xml:space="preserve">  node number is shown, highlighted for activity or lock-up.  Registers p, io, b and a are shown on the top line; p and b are shown with symbolic addresses when relevant.  If a is in the I/O range, its full hex value is also shown symbolically.</w:t>
      </w:r>
    </w:p>
    <w:p w14:paraId="092BA952" w14:textId="611E2498" w:rsidR="00423D22" w:rsidRDefault="00423D22" w:rsidP="00FC5918">
      <w:pPr>
        <w:pStyle w:val="BodyText"/>
      </w:pPr>
      <w:r>
        <w:t>Pins and data in the next line are the same as those in the top and bottom rows of the overview.</w:t>
      </w:r>
    </w:p>
    <w:p w14:paraId="5C6EC697" w14:textId="1DA2BDCE" w:rsidR="00423D22" w:rsidRDefault="00423D22" w:rsidP="00FC5918">
      <w:pPr>
        <w:pStyle w:val="BodyText"/>
      </w:pPr>
      <w:r>
        <w:t>The next line shows the I register with its disassembly.</w:t>
      </w:r>
    </w:p>
    <w:p w14:paraId="2BABC036" w14:textId="0885C86F" w:rsidR="00423D22" w:rsidRDefault="00423D22" w:rsidP="00FC5918">
      <w:pPr>
        <w:pStyle w:val="BodyText"/>
      </w:pPr>
      <w:r>
        <w:t xml:space="preserve">The </w:t>
      </w:r>
      <w:r w:rsidR="00884286">
        <w:t xml:space="preserve">address, </w:t>
      </w:r>
      <w:r>
        <w:t>slot and opcode shown</w:t>
      </w:r>
      <w:r w:rsidR="00884286">
        <w:t xml:space="preserve"> reflect the instruction to be executed in the next cycle, or the previous instruction being continued due to suspension (for I/O) or delay (for operations like memory).  Note that in normal operation P advances after each</w:t>
      </w:r>
      <w:r w:rsidR="001E523E">
        <w:t xml:space="preserve"> fetch</w:t>
      </w:r>
      <w:r w:rsidR="00884286">
        <w:t xml:space="preserve"> or store in memory</w:t>
      </w:r>
      <w:r w:rsidR="001E523E">
        <w:t xml:space="preserve"> using P, so unless the node is executing from a port, "p" and "loc" will normally differ</w:t>
      </w:r>
      <w:r w:rsidR="00884286">
        <w:t>.  Be</w:t>
      </w:r>
      <w:r>
        <w:t xml:space="preserve">neath that line may appear  </w:t>
      </w:r>
      <w:r w:rsidRPr="009E2108">
        <w:rPr>
          <w:b/>
        </w:rPr>
        <w:t>SUSPENDED</w:t>
      </w:r>
      <w:r>
        <w:t xml:space="preserve"> , </w:t>
      </w:r>
      <w:r w:rsidRPr="009E2108">
        <w:rPr>
          <w:b/>
        </w:rPr>
        <w:t>DELAYING</w:t>
      </w:r>
      <w:r>
        <w:t xml:space="preserve">  or </w:t>
      </w:r>
      <w:r w:rsidRPr="009E2108">
        <w:rPr>
          <w:b/>
        </w:rPr>
        <w:t>LOCKUP!</w:t>
      </w:r>
      <w:r>
        <w:t xml:space="preserve"> .</w:t>
      </w:r>
    </w:p>
    <w:p w14:paraId="4E828F0E" w14:textId="42EEA785" w:rsidR="00423D22" w:rsidRDefault="00423D22" w:rsidP="00FC5918">
      <w:pPr>
        <w:pStyle w:val="BodyText"/>
      </w:pPr>
      <w:r>
        <w:t xml:space="preserve">To the left of these lines is a dot.  If there are any port communications going on, </w:t>
      </w:r>
      <w:r w:rsidR="001E523E">
        <w:t xml:space="preserve">the symbols </w:t>
      </w:r>
      <w:r>
        <w:t xml:space="preserve">used for the same purpose in </w:t>
      </w:r>
      <w:r w:rsidR="001112D3">
        <w:t xml:space="preserve">the overview </w:t>
      </w:r>
      <w:r w:rsidR="007817F6">
        <w:t>appear</w:t>
      </w:r>
      <w:r w:rsidR="001112D3">
        <w:t xml:space="preserve"> on the cardinal sides of the dot.</w:t>
      </w:r>
      <w:r w:rsidR="001E523E">
        <w:t xml:space="preserve">  </w:t>
      </w:r>
      <w:r w:rsidR="007817F6">
        <w:t>"</w:t>
      </w:r>
      <w:r w:rsidR="001E523E">
        <w:t>Arrows</w:t>
      </w:r>
      <w:r w:rsidR="007817F6">
        <w:t>"</w:t>
      </w:r>
      <w:r w:rsidR="001E523E">
        <w:t xml:space="preserve"> pointing to the dot are reads, away writes.</w:t>
      </w:r>
    </w:p>
    <w:p w14:paraId="089C73B8" w14:textId="76D16BBD" w:rsidR="001112D3" w:rsidRDefault="001112D3" w:rsidP="00FC5918">
      <w:pPr>
        <w:pStyle w:val="BodyText"/>
      </w:pPr>
      <w:r>
        <w:t>Beneath these lines is a dump of 16 contiguous cells of memory showing labels if any, address, value of the data and a disassembly of that value interpreted as an instruction word.  If the address in P is visible, it is highlighted black on yellow.</w:t>
      </w:r>
    </w:p>
    <w:p w14:paraId="2EFF6896" w14:textId="5FDB2F6F" w:rsidR="00FC5918" w:rsidRDefault="001112D3" w:rsidP="00FC5918">
      <w:pPr>
        <w:pStyle w:val="BodyText"/>
      </w:pPr>
      <w:r>
        <w:t>The right side of this view shows the return stack on top, growing downward, and data stack below, growing upward.</w:t>
      </w:r>
      <w:r w:rsidR="006C5ED5">
        <w:t xml:space="preserve">  Carry is shown in the same way as in overview:  Label for register t changes to * when carry set.</w:t>
      </w:r>
    </w:p>
    <w:p w14:paraId="1ED0A6BE" w14:textId="63ED821F" w:rsidR="001112D3" w:rsidRDefault="001112D3" w:rsidP="00FC5918">
      <w:pPr>
        <w:pStyle w:val="BodyText"/>
      </w:pPr>
      <w:r>
        <w:t>Operator functions are provided to select a focus node, and to toggle between the current and most recent focus nodes.  For any given node, by default the memory dump tracks P to ensure the next cell of the instruction stream is visible.  Operator functions exist to override this by specifying the starting address which is then frozen, and to release this freezing of the dump origin.</w:t>
      </w:r>
    </w:p>
    <w:p w14:paraId="51979E92" w14:textId="798C65EE" w:rsidR="000D2D9E" w:rsidRDefault="000D2D9E" w:rsidP="000D2D9E">
      <w:pPr>
        <w:pStyle w:val="Heading2"/>
        <w:rPr>
          <w:noProof/>
        </w:rPr>
      </w:pPr>
      <w:bookmarkStart w:id="653" w:name="_Toc13295631"/>
      <w:bookmarkStart w:id="654" w:name="_Toc13295792"/>
      <w:bookmarkStart w:id="655" w:name="_Toc13340990"/>
      <w:bookmarkStart w:id="656" w:name="_Toc13383313"/>
      <w:bookmarkStart w:id="657" w:name="_Toc13383934"/>
      <w:bookmarkStart w:id="658" w:name="_Toc13384099"/>
      <w:bookmarkStart w:id="659" w:name="_Toc13384407"/>
      <w:bookmarkStart w:id="660" w:name="_Toc13295632"/>
      <w:bookmarkStart w:id="661" w:name="_Toc13295793"/>
      <w:bookmarkStart w:id="662" w:name="_Toc13340991"/>
      <w:bookmarkStart w:id="663" w:name="_Toc13383314"/>
      <w:bookmarkStart w:id="664" w:name="_Toc13383935"/>
      <w:bookmarkStart w:id="665" w:name="_Toc13384100"/>
      <w:bookmarkStart w:id="666" w:name="_Toc13384408"/>
      <w:bookmarkStart w:id="667" w:name="_Toc119163517"/>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r>
        <w:rPr>
          <w:noProof/>
        </w:rPr>
        <w:t>Loading Code to Simulate</w:t>
      </w:r>
      <w:bookmarkEnd w:id="667"/>
    </w:p>
    <w:p w14:paraId="40AB2526" w14:textId="77777777" w:rsidR="000D2D9E" w:rsidRDefault="000D2D9E" w:rsidP="000D2D9E">
      <w:pPr>
        <w:pStyle w:val="BodyText"/>
      </w:pPr>
      <w:r>
        <w:t>When SOFTSIM is loaded, node RAMs are only initialized as they typically appear on power-up (x15555) and the nodes are all set to their P values as of RESET (the simulator presently uses xA9,  warm , for non-boot nodes, for simplicity).  If you allow this to run, all nodes will, in not many ns, be  SUSPENDED (asleep) as is the case with the real chip.</w:t>
      </w:r>
    </w:p>
    <w:p w14:paraId="207A4211" w14:textId="17B01D4F" w:rsidR="00254E80" w:rsidRDefault="000D2D9E" w:rsidP="002D739F">
      <w:pPr>
        <w:pStyle w:val="BodyText"/>
      </w:pPr>
      <w:r>
        <w:t xml:space="preserve">At present, there is only one fully supported method for initializing the chip with code to run.  SOFTSIM directly understands and processes Boot Descriptor Language (see </w:t>
      </w:r>
      <w:r>
        <w:fldChar w:fldCharType="begin"/>
      </w:r>
      <w:r>
        <w:instrText xml:space="preserve"> REF _Ref472245829 \r \h </w:instrText>
      </w:r>
      <w:r>
        <w:fldChar w:fldCharType="separate"/>
      </w:r>
      <w:r w:rsidR="00DA6B1C">
        <w:t>6.1.1</w:t>
      </w:r>
      <w:r>
        <w:fldChar w:fldCharType="end"/>
      </w:r>
      <w:r>
        <w:t>).  So, after loading SOFTSIM, load some BDL.  For example</w:t>
      </w:r>
      <w:r w:rsidR="00A77E7D">
        <w:t>,</w:t>
      </w:r>
      <w:r>
        <w:t xml:space="preserve"> see block 1674, which loads </w:t>
      </w:r>
      <w:proofErr w:type="spellStart"/>
      <w:r>
        <w:t>polyFORTH</w:t>
      </w:r>
      <w:proofErr w:type="spellEnd"/>
      <w:r>
        <w:t xml:space="preserve"> virtual machine, SRAM cluster, and the Ethernet NIC.  This body of code will not do much without I/O testbeds but it is a place to start.  See below for another example.</w:t>
      </w:r>
      <w:r w:rsidR="00254E80">
        <w:br w:type="page"/>
      </w:r>
    </w:p>
    <w:p w14:paraId="0D4538E8" w14:textId="1A2F4530" w:rsidR="002D739F" w:rsidRPr="009E2108" w:rsidRDefault="00C44390" w:rsidP="002D739F">
      <w:pPr>
        <w:pStyle w:val="Heading2"/>
      </w:pPr>
      <w:bookmarkStart w:id="668" w:name="_Toc305242797"/>
      <w:bookmarkStart w:id="669" w:name="_Toc119163518"/>
      <w:bookmarkEnd w:id="668"/>
      <w:r w:rsidRPr="009E2108">
        <w:lastRenderedPageBreak/>
        <w:t>Operating the Simulator</w:t>
      </w:r>
      <w:bookmarkEnd w:id="669"/>
    </w:p>
    <w:p w14:paraId="33A4CEA2" w14:textId="5854306A" w:rsidR="00801A7A" w:rsidRDefault="00C44390" w:rsidP="002D739F">
      <w:pPr>
        <w:pStyle w:val="BodyText"/>
        <w:rPr>
          <w:noProof/>
        </w:rPr>
      </w:pPr>
      <w:r>
        <w:rPr>
          <w:noProof/>
        </w:rPr>
        <w:t xml:space="preserve">At any time, you may type  </w:t>
      </w:r>
      <w:r w:rsidRPr="009E2108">
        <w:rPr>
          <w:rFonts w:ascii="Consolas" w:hAnsi="Consolas"/>
          <w:b/>
          <w:noProof/>
        </w:rPr>
        <w:t>HELP</w:t>
      </w:r>
      <w:r>
        <w:rPr>
          <w:noProof/>
        </w:rPr>
        <w:t xml:space="preserve">  to display a help screen with reminders of these operating procedures.  The vocabulary for operating is as follows:</w:t>
      </w:r>
    </w:p>
    <w:p w14:paraId="532CBF26" w14:textId="1F7A23BB" w:rsidR="00C44390" w:rsidRDefault="00C44390" w:rsidP="00C44390">
      <w:pPr>
        <w:pStyle w:val="BodyText"/>
        <w:ind w:left="1440" w:hanging="720"/>
      </w:pPr>
      <w:r>
        <w:rPr>
          <w:rFonts w:ascii="Consolas" w:hAnsi="Consolas" w:cs="Consolas"/>
          <w:b/>
        </w:rPr>
        <w:t>OVIEW</w:t>
      </w:r>
      <w:r>
        <w:t xml:space="preserve">  enables the IJKL keys to </w:t>
      </w:r>
      <w:r w:rsidR="00AF2276">
        <w:t xml:space="preserve">move </w:t>
      </w:r>
      <w:r>
        <w:t>the 8x4-node overview rectangle around.  You will see feedback in both the full chip view and the overview area.  Any key other than IJKL exits this dialog.</w:t>
      </w:r>
    </w:p>
    <w:p w14:paraId="76ADECD8" w14:textId="7A446F06" w:rsidR="00C44390" w:rsidRDefault="00C44390" w:rsidP="00C44390">
      <w:pPr>
        <w:pStyle w:val="BodyText"/>
        <w:ind w:left="1440" w:hanging="720"/>
      </w:pPr>
      <w:r>
        <w:rPr>
          <w:rFonts w:ascii="Consolas" w:hAnsi="Consolas" w:cs="Consolas"/>
          <w:b/>
        </w:rPr>
        <w:t>SEE</w:t>
      </w:r>
      <w:r w:rsidRPr="00F54292">
        <w:rPr>
          <w:rFonts w:ascii="Consolas" w:hAnsi="Consolas" w:cs="Consolas"/>
          <w:b/>
        </w:rPr>
        <w:t xml:space="preserve"> (</w:t>
      </w:r>
      <w:proofErr w:type="spellStart"/>
      <w:r>
        <w:rPr>
          <w:rFonts w:ascii="Consolas" w:hAnsi="Consolas" w:cs="Consolas"/>
          <w:b/>
        </w:rPr>
        <w:t>nn</w:t>
      </w:r>
      <w:proofErr w:type="spellEnd"/>
      <w:r w:rsidRPr="00F54292">
        <w:rPr>
          <w:rFonts w:ascii="Consolas" w:hAnsi="Consolas" w:cs="Consolas"/>
          <w:b/>
        </w:rPr>
        <w:t>)</w:t>
      </w:r>
      <w:r>
        <w:t xml:space="preserve">  selects a new Focus Node (</w:t>
      </w:r>
      <w:proofErr w:type="spellStart"/>
      <w:r>
        <w:t>cyyxx</w:t>
      </w:r>
      <w:proofErr w:type="spellEnd"/>
      <w:r>
        <w:t>) and remembers the previous one.</w:t>
      </w:r>
    </w:p>
    <w:p w14:paraId="096404B9" w14:textId="39931B56" w:rsidR="00C44390" w:rsidRDefault="00C44390" w:rsidP="00C44390">
      <w:pPr>
        <w:pStyle w:val="BodyText"/>
        <w:ind w:left="1440" w:hanging="720"/>
      </w:pPr>
      <w:r>
        <w:rPr>
          <w:rFonts w:ascii="Consolas" w:hAnsi="Consolas" w:cs="Consolas"/>
          <w:b/>
        </w:rPr>
        <w:t>OTHER</w:t>
      </w:r>
      <w:r>
        <w:t xml:space="preserve">  toggles between the current focus node and the one most recently focused.</w:t>
      </w:r>
    </w:p>
    <w:p w14:paraId="5D15D032" w14:textId="706083C7" w:rsidR="00C44390" w:rsidRDefault="00C44390" w:rsidP="00C44390">
      <w:pPr>
        <w:pStyle w:val="BodyText"/>
        <w:ind w:left="1440" w:hanging="720"/>
      </w:pPr>
      <w:r>
        <w:rPr>
          <w:rFonts w:ascii="Consolas" w:hAnsi="Consolas" w:cs="Consolas"/>
          <w:b/>
        </w:rPr>
        <w:t>MEM</w:t>
      </w:r>
      <w:r w:rsidRPr="00F54292">
        <w:rPr>
          <w:rFonts w:ascii="Consolas" w:hAnsi="Consolas" w:cs="Consolas"/>
          <w:b/>
        </w:rPr>
        <w:t xml:space="preserve"> (</w:t>
      </w:r>
      <w:r>
        <w:rPr>
          <w:rFonts w:ascii="Consolas" w:hAnsi="Consolas" w:cs="Consolas"/>
          <w:b/>
        </w:rPr>
        <w:t>a</w:t>
      </w:r>
      <w:r w:rsidRPr="00F54292">
        <w:rPr>
          <w:rFonts w:ascii="Consolas" w:hAnsi="Consolas" w:cs="Consolas"/>
          <w:b/>
        </w:rPr>
        <w:t>)</w:t>
      </w:r>
      <w:r>
        <w:t xml:space="preserve">  sets new starting address for memory display of current focus node and freezes it.</w:t>
      </w:r>
    </w:p>
    <w:p w14:paraId="28E107B3" w14:textId="27FC2B83" w:rsidR="00C44390" w:rsidRDefault="00C44390" w:rsidP="00C44390">
      <w:pPr>
        <w:pStyle w:val="BodyText"/>
        <w:ind w:left="1440" w:hanging="720"/>
      </w:pPr>
      <w:r>
        <w:rPr>
          <w:rFonts w:ascii="Consolas" w:hAnsi="Consolas" w:cs="Consolas"/>
          <w:b/>
        </w:rPr>
        <w:t>-MEM</w:t>
      </w:r>
      <w:r>
        <w:t xml:space="preserve">  un-freezes memory display of current focus node so it will again track P.</w:t>
      </w:r>
    </w:p>
    <w:p w14:paraId="5BF12954" w14:textId="13DB17C0" w:rsidR="00C44390" w:rsidRDefault="00C44390" w:rsidP="00C44390">
      <w:pPr>
        <w:pStyle w:val="BodyText"/>
        <w:ind w:left="1440" w:hanging="720"/>
      </w:pPr>
      <w:r>
        <w:rPr>
          <w:rFonts w:ascii="Consolas" w:hAnsi="Consolas" w:cs="Consolas"/>
          <w:b/>
        </w:rPr>
        <w:t>Z</w:t>
      </w:r>
      <w:r>
        <w:t xml:space="preserve">  takes a single step of all nodes and updates entire display.</w:t>
      </w:r>
    </w:p>
    <w:p w14:paraId="4DCB6A69" w14:textId="029AF59E" w:rsidR="00C44390" w:rsidRDefault="00C44390" w:rsidP="00C44390">
      <w:pPr>
        <w:pStyle w:val="BodyText"/>
        <w:ind w:left="1440" w:hanging="720"/>
      </w:pPr>
      <w:r>
        <w:rPr>
          <w:rFonts w:ascii="Consolas" w:hAnsi="Consolas" w:cs="Consolas"/>
          <w:b/>
        </w:rPr>
        <w:t>FAST</w:t>
      </w:r>
      <w:r w:rsidRPr="00F54292">
        <w:rPr>
          <w:rFonts w:ascii="Consolas" w:hAnsi="Consolas" w:cs="Consolas"/>
          <w:b/>
        </w:rPr>
        <w:t xml:space="preserve"> (n)</w:t>
      </w:r>
      <w:r>
        <w:t xml:space="preserve">  runs  n  steps updating only the display of "time" and cycles.  Full display update when done.</w:t>
      </w:r>
    </w:p>
    <w:p w14:paraId="57B1EA94" w14:textId="70049A6E" w:rsidR="00F1529F" w:rsidRDefault="00F1529F" w:rsidP="00F1529F">
      <w:pPr>
        <w:pStyle w:val="BodyText"/>
        <w:ind w:left="1440" w:hanging="720"/>
      </w:pPr>
      <w:r>
        <w:rPr>
          <w:rFonts w:ascii="Consolas" w:hAnsi="Consolas" w:cs="Consolas"/>
          <w:b/>
        </w:rPr>
        <w:t>SUPER</w:t>
      </w:r>
      <w:r w:rsidRPr="00F54292">
        <w:rPr>
          <w:rFonts w:ascii="Consolas" w:hAnsi="Consolas" w:cs="Consolas"/>
          <w:b/>
        </w:rPr>
        <w:t xml:space="preserve"> (</w:t>
      </w:r>
      <w:r>
        <w:rPr>
          <w:rFonts w:ascii="Consolas" w:hAnsi="Consolas" w:cs="Consolas"/>
          <w:b/>
        </w:rPr>
        <w:t>n</w:t>
      </w:r>
      <w:r w:rsidRPr="00F54292">
        <w:rPr>
          <w:rFonts w:ascii="Consolas" w:hAnsi="Consolas" w:cs="Consolas"/>
          <w:b/>
        </w:rPr>
        <w:t>)</w:t>
      </w:r>
      <w:r>
        <w:t xml:space="preserve">  like  FAST  but does not update the display at all until done.</w:t>
      </w:r>
    </w:p>
    <w:p w14:paraId="3D7191E5" w14:textId="77777777" w:rsidR="00B174E8" w:rsidRDefault="00B174E8" w:rsidP="00B174E8">
      <w:pPr>
        <w:pStyle w:val="BodyText"/>
        <w:ind w:left="1440" w:hanging="720"/>
      </w:pPr>
      <w:r>
        <w:rPr>
          <w:rFonts w:ascii="Consolas" w:hAnsi="Consolas" w:cs="Consolas"/>
          <w:b/>
        </w:rPr>
        <w:t>SS</w:t>
      </w:r>
      <w:r>
        <w:t xml:space="preserve">  Sets for operator-initiated single steps by striking any key except ENTER, which punches out.</w:t>
      </w:r>
    </w:p>
    <w:p w14:paraId="48F6E1FF" w14:textId="4BEB4EE5" w:rsidR="00B174E8" w:rsidRDefault="00B174E8" w:rsidP="00B174E8">
      <w:pPr>
        <w:pStyle w:val="BodyText"/>
        <w:ind w:left="1440" w:hanging="720"/>
      </w:pPr>
      <w:r>
        <w:rPr>
          <w:rFonts w:ascii="Consolas" w:hAnsi="Consolas" w:cs="Consolas"/>
          <w:b/>
        </w:rPr>
        <w:t xml:space="preserve">BREAK (a s </w:t>
      </w:r>
      <w:proofErr w:type="spellStart"/>
      <w:r>
        <w:rPr>
          <w:rFonts w:ascii="Consolas" w:hAnsi="Consolas" w:cs="Consolas"/>
          <w:b/>
        </w:rPr>
        <w:t>nn</w:t>
      </w:r>
      <w:proofErr w:type="spellEnd"/>
      <w:r>
        <w:rPr>
          <w:rFonts w:ascii="Consolas" w:hAnsi="Consolas" w:cs="Consolas"/>
          <w:b/>
        </w:rPr>
        <w:t>)</w:t>
      </w:r>
      <w:r>
        <w:t xml:space="preserve">  sets breakpoint for node </w:t>
      </w:r>
      <w:proofErr w:type="spellStart"/>
      <w:r>
        <w:t>nn</w:t>
      </w:r>
      <w:proofErr w:type="spellEnd"/>
      <w:r>
        <w:t xml:space="preserve"> when next op to execute is address a slot s.</w:t>
      </w:r>
    </w:p>
    <w:p w14:paraId="5F8103E9" w14:textId="5FF4F2EE" w:rsidR="00F1529F" w:rsidRDefault="00B174E8" w:rsidP="00F1529F">
      <w:pPr>
        <w:pStyle w:val="BodyText"/>
        <w:ind w:left="1440" w:hanging="720"/>
      </w:pPr>
      <w:r>
        <w:rPr>
          <w:rFonts w:ascii="Consolas" w:hAnsi="Consolas" w:cs="Consolas"/>
          <w:b/>
        </w:rPr>
        <w:t>-BREAK (</w:t>
      </w:r>
      <w:proofErr w:type="spellStart"/>
      <w:r>
        <w:rPr>
          <w:rFonts w:ascii="Consolas" w:hAnsi="Consolas" w:cs="Consolas"/>
          <w:b/>
        </w:rPr>
        <w:t>nn</w:t>
      </w:r>
      <w:proofErr w:type="spellEnd"/>
      <w:r>
        <w:rPr>
          <w:rFonts w:ascii="Consolas" w:hAnsi="Consolas" w:cs="Consolas"/>
          <w:b/>
        </w:rPr>
        <w:t>)</w:t>
      </w:r>
      <w:r w:rsidR="00F1529F">
        <w:t xml:space="preserve">  </w:t>
      </w:r>
      <w:r>
        <w:t xml:space="preserve">clears any breakpoint for node </w:t>
      </w:r>
      <w:proofErr w:type="spellStart"/>
      <w:r>
        <w:t>nn</w:t>
      </w:r>
      <w:proofErr w:type="spellEnd"/>
      <w:r w:rsidR="000D2D9E">
        <w:t>.</w:t>
      </w:r>
    </w:p>
    <w:p w14:paraId="13D7A6F5" w14:textId="7A6DDC8E" w:rsidR="00C44390" w:rsidRDefault="007817F6" w:rsidP="007817F6">
      <w:pPr>
        <w:pStyle w:val="Heading3"/>
        <w:rPr>
          <w:noProof/>
        </w:rPr>
      </w:pPr>
      <w:bookmarkStart w:id="670" w:name="_Toc119163519"/>
      <w:r>
        <w:rPr>
          <w:noProof/>
        </w:rPr>
        <w:t>About Breakpoints</w:t>
      </w:r>
      <w:bookmarkEnd w:id="670"/>
    </w:p>
    <w:p w14:paraId="375C644B" w14:textId="7777D7E7" w:rsidR="007817F6" w:rsidRDefault="00267F83" w:rsidP="007817F6">
      <w:pPr>
        <w:pStyle w:val="BodyText"/>
      </w:pPr>
      <w:bookmarkStart w:id="671" w:name="_Toc11761215"/>
      <w:bookmarkStart w:id="672" w:name="_Toc11761216"/>
      <w:bookmarkStart w:id="673" w:name="_Toc11761217"/>
      <w:bookmarkStart w:id="674" w:name="_Toc11761218"/>
      <w:bookmarkStart w:id="675" w:name="_Toc305242800"/>
      <w:bookmarkEnd w:id="671"/>
      <w:bookmarkEnd w:id="672"/>
      <w:bookmarkEnd w:id="673"/>
      <w:bookmarkEnd w:id="674"/>
      <w:bookmarkEnd w:id="675"/>
      <w:r w:rsidRPr="00267F83">
        <w:t xml:space="preserve">Each node may have </w:t>
      </w:r>
      <w:r w:rsidR="00D33C71">
        <w:t>one and only one</w:t>
      </w:r>
      <w:r w:rsidRPr="00267F83">
        <w:t xml:space="preserve"> breakpoint </w:t>
      </w:r>
      <w:r w:rsidR="007817F6">
        <w:t>defined</w:t>
      </w:r>
      <w:r w:rsidRPr="00267F83">
        <w:t xml:space="preserve">. </w:t>
      </w:r>
      <w:r>
        <w:t xml:space="preserve"> </w:t>
      </w:r>
      <w:r w:rsidRPr="00267F83">
        <w:t xml:space="preserve">When </w:t>
      </w:r>
      <w:r w:rsidR="007817F6">
        <w:t>any</w:t>
      </w:r>
      <w:r w:rsidRPr="00267F83">
        <w:t xml:space="preserve"> node is about to execute the instruction from </w:t>
      </w:r>
      <w:r w:rsidR="007817F6">
        <w:t>the address and slot given,</w:t>
      </w:r>
      <w:r w:rsidRPr="00267F83">
        <w:t xml:space="preserve"> </w:t>
      </w:r>
      <w:r w:rsidR="007817F6">
        <w:t>SOFTSIM</w:t>
      </w:r>
      <w:r w:rsidRPr="00267F83">
        <w:t xml:space="preserve"> will stop </w:t>
      </w:r>
      <w:r w:rsidR="007817F6">
        <w:t xml:space="preserve">before starting to execute the entire cycle in which that instruction would begin (or continue) execution </w:t>
      </w:r>
      <w:r w:rsidRPr="00267F83">
        <w:t xml:space="preserve">and </w:t>
      </w:r>
      <w:r w:rsidR="007817F6">
        <w:t>display that node as the focus node.</w:t>
      </w:r>
    </w:p>
    <w:p w14:paraId="4BA29F58" w14:textId="564BC930" w:rsidR="007817F6" w:rsidRDefault="007817F6" w:rsidP="007817F6">
      <w:pPr>
        <w:pStyle w:val="BodyText"/>
      </w:pPr>
      <w:r>
        <w:t>If you specify an instruction that may suspend, it will continue to stop simulation</w:t>
      </w:r>
      <w:r w:rsidR="00357267">
        <w:t xml:space="preserve"> before its execution has started and will not re-breakpoint during suspension. </w:t>
      </w:r>
      <w:r>
        <w:t xml:space="preserve"> The same is true of </w:t>
      </w:r>
      <w:r w:rsidR="00FA7337">
        <w:t xml:space="preserve">operations such as memory fetch/store that can be delayed.  </w:t>
      </w:r>
      <w:r w:rsidR="00357267">
        <w:t>Some thought is justified in choosing breakpoints</w:t>
      </w:r>
      <w:r w:rsidR="00FA7337">
        <w:t>.</w:t>
      </w:r>
    </w:p>
    <w:p w14:paraId="34720809" w14:textId="018237E4" w:rsidR="00357267" w:rsidRDefault="00357267" w:rsidP="00357267">
      <w:pPr>
        <w:pStyle w:val="Heading3"/>
      </w:pPr>
      <w:bookmarkStart w:id="676" w:name="_Toc119163520"/>
      <w:r>
        <w:t>Initialization</w:t>
      </w:r>
      <w:bookmarkEnd w:id="676"/>
    </w:p>
    <w:p w14:paraId="7BA6E570" w14:textId="0667834F" w:rsidR="00357267" w:rsidRDefault="00A77E7D" w:rsidP="00357267">
      <w:pPr>
        <w:pStyle w:val="BodyText"/>
      </w:pPr>
      <w:r>
        <w:t xml:space="preserve">Block 1698 is an example of </w:t>
      </w:r>
      <w:r w:rsidR="006C5ED5">
        <w:t>loading SOFTSIM, loading</w:t>
      </w:r>
      <w:r>
        <w:t xml:space="preserve"> chip 0 with </w:t>
      </w:r>
      <w:proofErr w:type="spellStart"/>
      <w:r>
        <w:t>polyFORTH</w:t>
      </w:r>
      <w:proofErr w:type="spellEnd"/>
      <w:r>
        <w:t xml:space="preserve"> and the Ethernet NIC, using the TB-SRAM testbed that simulates a 2Mb external SRAM that's initialized with the </w:t>
      </w:r>
      <w:proofErr w:type="spellStart"/>
      <w:r>
        <w:t>polyFORTH</w:t>
      </w:r>
      <w:proofErr w:type="spellEnd"/>
      <w:r>
        <w:t xml:space="preserve"> nucleus.  It will run up to the point of waiting for an autobaud space key in node 200.</w:t>
      </w:r>
    </w:p>
    <w:p w14:paraId="5268238A" w14:textId="659FD4D6" w:rsidR="006C5ED5" w:rsidRPr="00357267" w:rsidRDefault="006C5ED5" w:rsidP="00357267">
      <w:pPr>
        <w:pStyle w:val="BodyText"/>
      </w:pPr>
      <w:r>
        <w:t>Another example is block 1737 which loads SOFTSIM, assembles a simple program, loads it into node 000, and sets up the view for simulation.</w:t>
      </w:r>
    </w:p>
    <w:p w14:paraId="6E806936" w14:textId="4C251FE7" w:rsidR="00863699" w:rsidRDefault="00863699">
      <w:pPr>
        <w:pStyle w:val="BodyText"/>
      </w:pPr>
      <w:r>
        <w:br w:type="page"/>
      </w:r>
    </w:p>
    <w:p w14:paraId="4F511FE6" w14:textId="77777777" w:rsidR="00D33C71" w:rsidRPr="00D052E7" w:rsidRDefault="00D33C71" w:rsidP="00AE756A">
      <w:pPr>
        <w:pStyle w:val="Heading2"/>
      </w:pPr>
      <w:bookmarkStart w:id="677" w:name="_Toc312412791"/>
      <w:bookmarkStart w:id="678" w:name="_Toc312413483"/>
      <w:bookmarkStart w:id="679" w:name="_Toc312431625"/>
      <w:bookmarkStart w:id="680" w:name="_Toc119163521"/>
      <w:bookmarkEnd w:id="677"/>
      <w:bookmarkEnd w:id="678"/>
      <w:bookmarkEnd w:id="679"/>
      <w:r w:rsidRPr="00D052E7">
        <w:lastRenderedPageBreak/>
        <w:t>Testbeds</w:t>
      </w:r>
      <w:bookmarkEnd w:id="680"/>
    </w:p>
    <w:p w14:paraId="45BCB92A" w14:textId="60DC3FF6" w:rsidR="00D052E7" w:rsidRDefault="00D052E7" w:rsidP="00D33C71">
      <w:pPr>
        <w:pStyle w:val="BodyText"/>
      </w:pPr>
      <w:r>
        <w:t xml:space="preserve">Testbeds in SOFTSIM are pieces of code that simulate external circuitry well enough to exercise the F18 code.  Several are provided and by default compiled with SOFTSIM.  Each testbed provides a vocabulary to instantiate it for one or more interfaces.  For example,  </w:t>
      </w:r>
      <w:r w:rsidRPr="00D052E7">
        <w:rPr>
          <w:rFonts w:ascii="Consolas" w:hAnsi="Consolas"/>
          <w:b/>
        </w:rPr>
        <w:t>TB-SRAM</w:t>
      </w:r>
      <w:r>
        <w:t xml:space="preserve">  instantiates a 2MB external SRAM interfaced with the 40 pins of nodes 7, 8 and 9.</w:t>
      </w:r>
    </w:p>
    <w:p w14:paraId="07CB51E5" w14:textId="047AA077" w:rsidR="00D052E7" w:rsidRDefault="00D052E7" w:rsidP="00D33C71">
      <w:pPr>
        <w:pStyle w:val="BodyText"/>
      </w:pPr>
      <w:r>
        <w:t xml:space="preserve">You may write your own testbeds for use with SOFTSIM.  The linkage is via  </w:t>
      </w:r>
      <w:proofErr w:type="spellStart"/>
      <w:r w:rsidRPr="00D052E7">
        <w:rPr>
          <w:rFonts w:ascii="Consolas" w:hAnsi="Consolas"/>
          <w:b/>
        </w:rPr>
        <w:t>nTB</w:t>
      </w:r>
      <w:proofErr w:type="spellEnd"/>
      <w:r>
        <w:t xml:space="preserve">  for each node.  This vector is @EXECUTEd after each instruction cycle has been executed on a node but before the end-cycle updating, suspension or delay processing have been done.</w:t>
      </w:r>
    </w:p>
    <w:p w14:paraId="2D5F5D63" w14:textId="77777777" w:rsidR="00DF23F5" w:rsidRPr="009E2108" w:rsidRDefault="00DF23F5" w:rsidP="00AE756A">
      <w:pPr>
        <w:pStyle w:val="Heading2"/>
      </w:pPr>
      <w:bookmarkStart w:id="681" w:name="_Toc312412793"/>
      <w:bookmarkStart w:id="682" w:name="_Toc312413485"/>
      <w:bookmarkStart w:id="683" w:name="_Toc312431627"/>
      <w:bookmarkStart w:id="684" w:name="_Toc312412794"/>
      <w:bookmarkStart w:id="685" w:name="_Toc312413486"/>
      <w:bookmarkStart w:id="686" w:name="_Toc312431628"/>
      <w:bookmarkStart w:id="687" w:name="_Toc119163522"/>
      <w:bookmarkEnd w:id="681"/>
      <w:bookmarkEnd w:id="682"/>
      <w:bookmarkEnd w:id="683"/>
      <w:bookmarkEnd w:id="684"/>
      <w:bookmarkEnd w:id="685"/>
      <w:bookmarkEnd w:id="686"/>
      <w:r w:rsidRPr="009E2108">
        <w:t xml:space="preserve">Interactive Testing with </w:t>
      </w:r>
      <w:proofErr w:type="spellStart"/>
      <w:r w:rsidRPr="009E2108">
        <w:t>Softsim</w:t>
      </w:r>
      <w:bookmarkEnd w:id="687"/>
      <w:proofErr w:type="spellEnd"/>
    </w:p>
    <w:p w14:paraId="0DAC0CEE" w14:textId="4E38EEC7" w:rsidR="005E0AC8" w:rsidRDefault="00101E61" w:rsidP="00B00061">
      <w:pPr>
        <w:pStyle w:val="BodyText"/>
      </w:pPr>
      <w:r>
        <w:t xml:space="preserve">You are invited to study the code of SOFTSIM and to make use of that information if you wish to probe details of a node's state that are not displayed in our views.  The vocabulary for doing this is not documented presently because SOFTSIM in </w:t>
      </w:r>
      <w:proofErr w:type="spellStart"/>
      <w:r>
        <w:t>arrayForth</w:t>
      </w:r>
      <w:proofErr w:type="spellEnd"/>
      <w:r>
        <w:t xml:space="preserve"> 3 is still under development and thus is subject to change.</w:t>
      </w:r>
    </w:p>
    <w:p w14:paraId="62631D7E" w14:textId="55BD571C" w:rsidR="00101E61" w:rsidRDefault="00101E61" w:rsidP="00B00061">
      <w:pPr>
        <w:pStyle w:val="BodyText"/>
      </w:pPr>
      <w:r>
        <w:br w:type="page"/>
      </w:r>
    </w:p>
    <w:p w14:paraId="74A1C5E3" w14:textId="2E08BBC4" w:rsidR="00654AC8" w:rsidRPr="00EA3E63" w:rsidRDefault="00FD447C" w:rsidP="00FD447C">
      <w:pPr>
        <w:pStyle w:val="Heading1"/>
        <w:rPr>
          <w:highlight w:val="yellow"/>
        </w:rPr>
      </w:pPr>
      <w:bookmarkStart w:id="688" w:name="_Toc13340998"/>
      <w:bookmarkStart w:id="689" w:name="_Toc13383321"/>
      <w:bookmarkStart w:id="690" w:name="_Toc13383942"/>
      <w:bookmarkStart w:id="691" w:name="_Toc13384107"/>
      <w:bookmarkStart w:id="692" w:name="_Toc13384415"/>
      <w:bookmarkStart w:id="693" w:name="_Toc119163523"/>
      <w:bookmarkEnd w:id="688"/>
      <w:bookmarkEnd w:id="689"/>
      <w:bookmarkEnd w:id="690"/>
      <w:bookmarkEnd w:id="691"/>
      <w:bookmarkEnd w:id="692"/>
      <w:r w:rsidRPr="00EA3E63">
        <w:rPr>
          <w:highlight w:val="yellow"/>
        </w:rPr>
        <w:lastRenderedPageBreak/>
        <w:t>Practical Example</w:t>
      </w:r>
      <w:bookmarkEnd w:id="693"/>
    </w:p>
    <w:p w14:paraId="7D318BFF" w14:textId="77777777" w:rsidR="00D624B8" w:rsidRDefault="00D624B8" w:rsidP="00D624B8">
      <w:pPr>
        <w:pStyle w:val="BodyText"/>
      </w:pPr>
      <w:r>
        <w:t xml:space="preserve">We have chosen a simple application to act as a practical example of how to develop and test an </w:t>
      </w:r>
      <w:proofErr w:type="spellStart"/>
      <w:r>
        <w:t>arrayForth</w:t>
      </w:r>
      <w:proofErr w:type="spellEnd"/>
      <w:r>
        <w:t xml:space="preserve"> program.  The only parts we will need are those included in your EVB001 evaluation kit so you should be able to reproduce our results exactly.  Our application is a simple PWM algorithm generating output to an LED.</w:t>
      </w:r>
    </w:p>
    <w:p w14:paraId="70D4C3A0" w14:textId="77777777" w:rsidR="00D624B8" w:rsidRDefault="00D624B8" w:rsidP="00D624B8">
      <w:pPr>
        <w:pStyle w:val="BodyText"/>
      </w:pPr>
      <w:r>
        <w:t xml:space="preserve">Although simple, the PWM we will demonstrate uses a </w:t>
      </w:r>
      <w:r w:rsidR="00D57039">
        <w:t xml:space="preserve">nontrivial </w:t>
      </w:r>
      <w:r>
        <w:t>approach.</w:t>
      </w:r>
      <w:r w:rsidR="007061D5">
        <w:t xml:space="preserve"> </w:t>
      </w:r>
      <w:r>
        <w:t xml:space="preserve"> </w:t>
      </w:r>
      <w:r w:rsidR="00D57039">
        <w:t xml:space="preserve">Many </w:t>
      </w:r>
      <w:r>
        <w:t xml:space="preserve">PWMs divide a fixed interval into a low period and a high period such that their sum is a constant period. </w:t>
      </w:r>
      <w:r w:rsidR="007061D5">
        <w:t xml:space="preserve"> </w:t>
      </w:r>
      <w:r>
        <w:t xml:space="preserve">The output value is the ratio of high to low time. </w:t>
      </w:r>
      <w:r w:rsidR="007061D5">
        <w:t xml:space="preserve"> </w:t>
      </w:r>
      <w:r>
        <w:t xml:space="preserve">The fixed maximum update rate derives from the period chosen. </w:t>
      </w:r>
      <w:r w:rsidR="007061D5">
        <w:t xml:space="preserve"> </w:t>
      </w:r>
      <w:r>
        <w:t>The resolution derives from the number time units the period is divided up into, usually a power of two.</w:t>
      </w:r>
    </w:p>
    <w:p w14:paraId="2D61B30F" w14:textId="77777777" w:rsidR="00D624B8" w:rsidRDefault="00D624B8" w:rsidP="00D624B8">
      <w:pPr>
        <w:pStyle w:val="BodyText"/>
      </w:pPr>
      <w:r>
        <w:t xml:space="preserve">PWMs have the benefit of generating an analog value from a digital output which is linear, assuming you can feed a perfect integrator. </w:t>
      </w:r>
      <w:r w:rsidR="007061D5">
        <w:t xml:space="preserve"> </w:t>
      </w:r>
      <w:r>
        <w:t xml:space="preserve">All PWMs force a trade-off between resolution and update rate. </w:t>
      </w:r>
      <w:r w:rsidR="007061D5">
        <w:t xml:space="preserve"> </w:t>
      </w:r>
      <w:r>
        <w:t>Usually this trade-off is fixed by the designer for any given application by choosing an inner loop timing interval and a number of intervals in the major period.</w:t>
      </w:r>
    </w:p>
    <w:p w14:paraId="181F0983" w14:textId="77777777" w:rsidR="00D624B8" w:rsidRDefault="00D624B8" w:rsidP="00D624B8">
      <w:pPr>
        <w:pStyle w:val="BodyText"/>
      </w:pPr>
      <w:r>
        <w:t xml:space="preserve">The algorithm we will demonstrate has several benefits over the classical design. </w:t>
      </w:r>
      <w:r w:rsidR="007061D5">
        <w:t xml:space="preserve"> </w:t>
      </w:r>
      <w:r>
        <w:t>The value presented for output is represented as a binary fraction between 0 and 1.</w:t>
      </w:r>
      <w:r w:rsidR="007061D5">
        <w:t xml:space="preserve"> </w:t>
      </w:r>
      <w:r>
        <w:t xml:space="preserve"> The precision of the output is not affected by the inner loop update frequency which should always run as rapidly as attainable by the selected hardware.</w:t>
      </w:r>
      <w:r w:rsidR="007061D5">
        <w:t xml:space="preserve"> </w:t>
      </w:r>
      <w:r>
        <w:t xml:space="preserve"> The higher the inner loop frequency the faster any given output will reach it</w:t>
      </w:r>
      <w:r w:rsidR="007061D5">
        <w:t>s</w:t>
      </w:r>
      <w:r>
        <w:t xml:space="preserve"> desired average value. </w:t>
      </w:r>
      <w:r w:rsidR="007061D5">
        <w:t xml:space="preserve"> </w:t>
      </w:r>
      <w:r>
        <w:t xml:space="preserve">The maximum output rate is determined by period of the inner loop times the power of two represented by the least significant bit </w:t>
      </w:r>
      <w:r w:rsidR="00146FD6">
        <w:t>you have decided</w:t>
      </w:r>
      <w:r>
        <w:t xml:space="preserve"> is important.</w:t>
      </w:r>
    </w:p>
    <w:p w14:paraId="79BCAFDE" w14:textId="77777777" w:rsidR="00D624B8" w:rsidRDefault="00D624B8" w:rsidP="00D624B8">
      <w:pPr>
        <w:pStyle w:val="Heading2"/>
      </w:pPr>
      <w:bookmarkStart w:id="694" w:name="_Toc119163524"/>
      <w:r>
        <w:t>Selecting resources</w:t>
      </w:r>
      <w:bookmarkEnd w:id="694"/>
    </w:p>
    <w:p w14:paraId="56B3CA36" w14:textId="77777777" w:rsidR="00D624B8" w:rsidRDefault="00D624B8" w:rsidP="00D624B8">
      <w:pPr>
        <w:pStyle w:val="BodyText"/>
      </w:pPr>
      <w:r>
        <w:t xml:space="preserve">For our example we will be using node 600 from the host chip because its output is easily accessible. </w:t>
      </w:r>
      <w:r w:rsidR="007061D5">
        <w:t xml:space="preserve"> </w:t>
      </w:r>
      <w:r>
        <w:t xml:space="preserve">We must move the jumper on J39 from 1-2 to 2-3 to expose host 600.17 output. </w:t>
      </w:r>
      <w:r w:rsidR="007061D5">
        <w:t xml:space="preserve"> </w:t>
      </w:r>
      <w:r>
        <w:t>This would affect automatic MMC access but will not interfere with access to the boot flash.</w:t>
      </w:r>
    </w:p>
    <w:p w14:paraId="4A616F7B" w14:textId="77777777" w:rsidR="00D624B8" w:rsidRDefault="00D624B8" w:rsidP="00D624B8">
      <w:pPr>
        <w:pStyle w:val="BodyText"/>
      </w:pPr>
      <w:r>
        <w:t xml:space="preserve">For brightness we will use 3.3v provided by one of the FTDI chips. </w:t>
      </w:r>
      <w:r w:rsidR="007061D5">
        <w:t xml:space="preserve"> </w:t>
      </w:r>
      <w:r>
        <w:t xml:space="preserve">Pin J7 is from the USB chip we will be using so it makes a good choice. </w:t>
      </w:r>
      <w:r w:rsidR="007061D5">
        <w:t xml:space="preserve"> </w:t>
      </w:r>
      <w:r>
        <w:t>We have chosen to solder one of our LEDs between J7 and J8-3 as a com input activity light.</w:t>
      </w:r>
      <w:r w:rsidR="007061D5">
        <w:t xml:space="preserve"> </w:t>
      </w:r>
      <w:r>
        <w:t xml:space="preserve"> By connecting one of our clip leads to the anode of this LED we can pick up the 3.3v safely.</w:t>
      </w:r>
    </w:p>
    <w:p w14:paraId="16FE90D0" w14:textId="77777777" w:rsidR="00D624B8" w:rsidRDefault="00D624B8" w:rsidP="00D624B8">
      <w:pPr>
        <w:pStyle w:val="BodyText"/>
      </w:pPr>
      <w:r>
        <w:t xml:space="preserve">To minimize measurement interference we placed our scope between ground and J39-1. </w:t>
      </w:r>
      <w:r w:rsidR="007061D5">
        <w:t xml:space="preserve"> </w:t>
      </w:r>
      <w:r>
        <w:t>We have soldered stake pins to one of the ground areas near the prototyping region on our EVB001 and connected scope ground there.</w:t>
      </w:r>
    </w:p>
    <w:p w14:paraId="3F0627D8" w14:textId="77777777" w:rsidR="00D624B8" w:rsidRDefault="00D624B8" w:rsidP="00D624B8">
      <w:pPr>
        <w:pStyle w:val="BodyText"/>
      </w:pPr>
      <w:r>
        <w:t>We will use the default IDE hook path 0 which runs the perimeter counter clockwise.</w:t>
      </w:r>
      <w:r w:rsidR="007061D5">
        <w:t xml:space="preserve"> </w:t>
      </w:r>
      <w:r>
        <w:t xml:space="preserve"> To make sure that node 705 is available right after reset be sure to keep J26 1-2 </w:t>
      </w:r>
      <w:proofErr w:type="spellStart"/>
      <w:r>
        <w:t>jumpered</w:t>
      </w:r>
      <w:proofErr w:type="spellEnd"/>
      <w:r>
        <w:t xml:space="preserve"> (for SPI no-boot select) whenever testing.</w:t>
      </w:r>
    </w:p>
    <w:p w14:paraId="6A3370B8" w14:textId="77777777" w:rsidR="00D624B8" w:rsidRDefault="007061D5" w:rsidP="007061D5">
      <w:pPr>
        <w:pStyle w:val="Heading2"/>
      </w:pPr>
      <w:bookmarkStart w:id="695" w:name="_Toc119163525"/>
      <w:r>
        <w:rPr>
          <w:noProof/>
        </w:rPr>
        <mc:AlternateContent>
          <mc:Choice Requires="wps">
            <w:drawing>
              <wp:anchor distT="0" distB="0" distL="114300" distR="114300" simplePos="0" relativeHeight="251624960" behindDoc="0" locked="0" layoutInCell="1" allowOverlap="1" wp14:anchorId="34B1506C" wp14:editId="360DBA19">
                <wp:simplePos x="0" y="0"/>
                <wp:positionH relativeFrom="column">
                  <wp:posOffset>2587625</wp:posOffset>
                </wp:positionH>
                <wp:positionV relativeFrom="paragraph">
                  <wp:posOffset>0</wp:posOffset>
                </wp:positionV>
                <wp:extent cx="3693160" cy="2743200"/>
                <wp:effectExtent l="0" t="0" r="2540" b="0"/>
                <wp:wrapSquare wrapText="bothSides"/>
                <wp:docPr id="8" name="Text Box 8"/>
                <wp:cNvGraphicFramePr/>
                <a:graphic xmlns:a="http://schemas.openxmlformats.org/drawingml/2006/main">
                  <a:graphicData uri="http://schemas.microsoft.com/office/word/2010/wordprocessingShape">
                    <wps:wsp>
                      <wps:cNvSpPr txBox="1"/>
                      <wps:spPr>
                        <a:xfrm>
                          <a:off x="0" y="0"/>
                          <a:ext cx="3693160" cy="2743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36C49B0" w14:textId="77777777" w:rsidR="00D3352C" w:rsidRDefault="00D3352C">
                            <w:r>
                              <w:rPr>
                                <w:noProof/>
                              </w:rPr>
                              <w:drawing>
                                <wp:inline distT="0" distB="0" distL="0" distR="0" wp14:anchorId="260CE95A" wp14:editId="5860F444">
                                  <wp:extent cx="3555001" cy="2596896"/>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d LED crop.jpg"/>
                                          <pic:cNvPicPr/>
                                        </pic:nvPicPr>
                                        <pic:blipFill>
                                          <a:blip r:embed="rId29">
                                            <a:extLst>
                                              <a:ext uri="{28A0092B-C50C-407E-A947-70E740481C1C}">
                                                <a14:useLocalDpi xmlns:a14="http://schemas.microsoft.com/office/drawing/2010/main" val="0"/>
                                              </a:ext>
                                            </a:extLst>
                                          </a:blip>
                                          <a:stretch>
                                            <a:fillRect/>
                                          </a:stretch>
                                        </pic:blipFill>
                                        <pic:spPr>
                                          <a:xfrm>
                                            <a:off x="0" y="0"/>
                                            <a:ext cx="3558136" cy="259918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1506C" id="Text Box 8" o:spid="_x0000_s1033" type="#_x0000_t202" style="position:absolute;left:0;text-align:left;margin-left:203.75pt;margin-top:0;width:290.8pt;height:3in;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" fillcolor="white [3201]" stroked="f" strokeweight=".5pt">
                <v:textbox>
                  <w:txbxContent>
                    <w:p w14:paraId="336C49B0" w14:textId="77777777" w:rsidR="00D3352C" w:rsidRDefault="00D3352C">
                      <w:r>
                        <w:rPr>
                          <w:noProof/>
                        </w:rPr>
                        <w:drawing>
                          <wp:inline distT="0" distB="0" distL="0" distR="0" wp14:anchorId="260CE95A" wp14:editId="5860F444">
                            <wp:extent cx="3555001" cy="2596896"/>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d LED crop.jpg"/>
                                    <pic:cNvPicPr/>
                                  </pic:nvPicPr>
                                  <pic:blipFill>
                                    <a:blip r:embed="rId29">
                                      <a:extLst>
                                        <a:ext uri="{28A0092B-C50C-407E-A947-70E740481C1C}">
                                          <a14:useLocalDpi xmlns:a14="http://schemas.microsoft.com/office/drawing/2010/main" val="0"/>
                                        </a:ext>
                                      </a:extLst>
                                    </a:blip>
                                    <a:stretch>
                                      <a:fillRect/>
                                    </a:stretch>
                                  </pic:blipFill>
                                  <pic:spPr>
                                    <a:xfrm>
                                      <a:off x="0" y="0"/>
                                      <a:ext cx="3558136" cy="2599186"/>
                                    </a:xfrm>
                                    <a:prstGeom prst="rect">
                                      <a:avLst/>
                                    </a:prstGeom>
                                  </pic:spPr>
                                </pic:pic>
                              </a:graphicData>
                            </a:graphic>
                          </wp:inline>
                        </w:drawing>
                      </w:r>
                    </w:p>
                  </w:txbxContent>
                </v:textbox>
                <w10:wrap type="square"/>
              </v:shape>
            </w:pict>
          </mc:Fallback>
        </mc:AlternateContent>
      </w:r>
      <w:r w:rsidR="00D624B8">
        <w:t>Wiring</w:t>
      </w:r>
      <w:bookmarkEnd w:id="695"/>
    </w:p>
    <w:p w14:paraId="52782839" w14:textId="77777777" w:rsidR="000B5E00" w:rsidRDefault="00D624B8" w:rsidP="00D624B8">
      <w:pPr>
        <w:pStyle w:val="BodyText"/>
      </w:pPr>
      <w:r>
        <w:t>See the</w:t>
      </w:r>
      <w:r w:rsidR="000B5E00">
        <w:t xml:space="preserve"> adjacent</w:t>
      </w:r>
      <w:r>
        <w:t xml:space="preserve"> image for a wiring example. </w:t>
      </w:r>
      <w:r w:rsidR="007061D5">
        <w:t xml:space="preserve"> </w:t>
      </w:r>
      <w:r>
        <w:t xml:space="preserve">We twisted the clip leads together loosely and connected one lead from the J7 USB LED anode to the anode of our free standing test LED. </w:t>
      </w:r>
      <w:r w:rsidR="007061D5">
        <w:t xml:space="preserve"> </w:t>
      </w:r>
      <w:r>
        <w:t xml:space="preserve">The other color clip lead runs from J39-1 to the test LED cathode. </w:t>
      </w:r>
      <w:r w:rsidR="007061D5">
        <w:t xml:space="preserve"> </w:t>
      </w:r>
      <w:r>
        <w:t>You may choose to place one of the resistor</w:t>
      </w:r>
      <w:r w:rsidR="007061D5">
        <w:t>s</w:t>
      </w:r>
      <w:r>
        <w:t xml:space="preserve"> supplied between 3.3v and the LED to limit </w:t>
      </w:r>
      <w:r w:rsidR="007061D5">
        <w:t>current</w:t>
      </w:r>
      <w:r>
        <w:t xml:space="preserve"> when the LED is powered. We have chosen to leave it out in this demo as the measured voltage is just below spec and it simplifies the setup.</w:t>
      </w:r>
      <w:r w:rsidR="000B5E00">
        <w:br w:type="page"/>
      </w:r>
    </w:p>
    <w:p w14:paraId="66ABE354" w14:textId="77777777" w:rsidR="00D624B8" w:rsidRDefault="00D624B8" w:rsidP="00D624B8">
      <w:pPr>
        <w:pStyle w:val="BodyText"/>
      </w:pPr>
      <w:r>
        <w:lastRenderedPageBreak/>
        <w:t>We can verify our wiring and check our assumptions by simple interactive use of the IDE.</w:t>
      </w:r>
    </w:p>
    <w:p w14:paraId="6B3CF870" w14:textId="77777777" w:rsidR="004B490C" w:rsidRDefault="004B490C" w:rsidP="00531A04">
      <w:pPr>
        <w:pStyle w:val="BodyText"/>
        <w:numPr>
          <w:ilvl w:val="0"/>
          <w:numId w:val="11"/>
        </w:numPr>
      </w:pPr>
      <w:r>
        <w:t>Make sure the No-</w:t>
      </w:r>
      <w:proofErr w:type="spellStart"/>
      <w:r>
        <w:t>Boot</w:t>
      </w:r>
      <w:proofErr w:type="spellEnd"/>
      <w:r>
        <w:t xml:space="preserve"> jumper J26 is installed to avoi</w:t>
      </w:r>
      <w:r w:rsidR="001B5E96">
        <w:t>d conflicts which might cause hangs.</w:t>
      </w:r>
    </w:p>
    <w:p w14:paraId="1D13C23F" w14:textId="77777777" w:rsidR="00D624B8" w:rsidRDefault="00D624B8" w:rsidP="00531A04">
      <w:pPr>
        <w:pStyle w:val="BodyText"/>
        <w:numPr>
          <w:ilvl w:val="0"/>
          <w:numId w:val="11"/>
        </w:numPr>
      </w:pPr>
      <w:r>
        <w:t xml:space="preserve">Simply type  </w:t>
      </w:r>
      <w:r w:rsidRPr="009300A6">
        <w:rPr>
          <w:rFonts w:ascii="Consolas" w:hAnsi="Consolas" w:cs="Consolas"/>
          <w:b/>
        </w:rPr>
        <w:t>host load panel</w:t>
      </w:r>
      <w:r>
        <w:t xml:space="preserve">  to load the IDE.</w:t>
      </w:r>
    </w:p>
    <w:p w14:paraId="1A0FB18C" w14:textId="77777777" w:rsidR="00D624B8" w:rsidRDefault="00D624B8" w:rsidP="00531A04">
      <w:pPr>
        <w:pStyle w:val="BodyText"/>
        <w:numPr>
          <w:ilvl w:val="0"/>
          <w:numId w:val="11"/>
        </w:numPr>
      </w:pPr>
      <w:r>
        <w:t xml:space="preserve">Then type  </w:t>
      </w:r>
      <w:r w:rsidRPr="000B5E00">
        <w:rPr>
          <w:rFonts w:ascii="Consolas" w:hAnsi="Consolas" w:cs="Consolas"/>
          <w:b/>
        </w:rPr>
        <w:t>talk 0 600 hook</w:t>
      </w:r>
      <w:r w:rsidR="000B5E00">
        <w:rPr>
          <w:rFonts w:ascii="Consolas" w:hAnsi="Consolas" w:cs="Consolas"/>
          <w:b/>
        </w:rPr>
        <w:t xml:space="preserve"> </w:t>
      </w:r>
      <w:proofErr w:type="spellStart"/>
      <w:r w:rsidR="000B5E00">
        <w:rPr>
          <w:rFonts w:ascii="Consolas" w:hAnsi="Consolas" w:cs="Consolas"/>
          <w:b/>
        </w:rPr>
        <w:t>upd</w:t>
      </w:r>
      <w:proofErr w:type="spellEnd"/>
      <w:r>
        <w:t xml:space="preserve">  to gain access to node 600 and display its stack.</w:t>
      </w:r>
    </w:p>
    <w:p w14:paraId="671B0659" w14:textId="1E335B19" w:rsidR="00D624B8" w:rsidRDefault="00D624B8" w:rsidP="00531A04">
      <w:pPr>
        <w:pStyle w:val="BodyText"/>
        <w:numPr>
          <w:ilvl w:val="0"/>
          <w:numId w:val="11"/>
        </w:numPr>
      </w:pPr>
      <w:r>
        <w:t>Switch to hex input</w:t>
      </w:r>
      <w:r w:rsidR="00F75F30">
        <w:t xml:space="preserve"> (see </w:t>
      </w:r>
      <w:r w:rsidR="00F75F30">
        <w:fldChar w:fldCharType="begin"/>
      </w:r>
      <w:r w:rsidR="00F75F30">
        <w:instrText xml:space="preserve"> REF _Ref303883945 \w \p \h </w:instrText>
      </w:r>
      <w:r w:rsidR="00F75F30">
        <w:fldChar w:fldCharType="separate"/>
      </w:r>
      <w:r w:rsidR="00DA6B1C">
        <w:rPr>
          <w:b/>
          <w:bCs/>
        </w:rPr>
        <w:t>Error! Reference source not found.</w:t>
      </w:r>
      <w:r w:rsidR="00F75F30">
        <w:fldChar w:fldCharType="end"/>
      </w:r>
      <w:r w:rsidR="00F75F30">
        <w:t>)</w:t>
      </w:r>
      <w:r>
        <w:t xml:space="preserve"> and type  </w:t>
      </w:r>
      <w:r w:rsidRPr="000B5E00">
        <w:rPr>
          <w:rFonts w:ascii="Consolas" w:hAnsi="Consolas" w:cs="Consolas"/>
          <w:b/>
        </w:rPr>
        <w:t xml:space="preserve">20000 io </w:t>
      </w:r>
      <w:r w:rsidR="00CA03F4">
        <w:rPr>
          <w:rFonts w:ascii="Consolas" w:hAnsi="Consolas" w:cs="Consolas"/>
          <w:b/>
        </w:rPr>
        <w:t>r</w:t>
      </w:r>
      <w:r w:rsidRPr="000B5E00">
        <w:rPr>
          <w:rFonts w:ascii="Consolas" w:hAnsi="Consolas" w:cs="Consolas"/>
          <w:b/>
        </w:rPr>
        <w:t>!</w:t>
      </w:r>
      <w:r>
        <w:t xml:space="preserve">  to place the pin in strong pull down and the LED should illuminate.</w:t>
      </w:r>
      <w:r w:rsidR="007061D5">
        <w:t xml:space="preserve">  </w:t>
      </w:r>
      <w:r>
        <w:t>A glance at the scope should show the pin to be near 0.5v due to maximum current draw through the LED.</w:t>
      </w:r>
    </w:p>
    <w:p w14:paraId="12CF70E8" w14:textId="77777777" w:rsidR="00D624B8" w:rsidRDefault="00D624B8" w:rsidP="00D624B8">
      <w:pPr>
        <w:pStyle w:val="BodyText"/>
      </w:pPr>
      <w:r>
        <w:t>Try typing the following in succession and observe the voltage on your scope:</w:t>
      </w:r>
    </w:p>
    <w:p w14:paraId="3B2B2F53" w14:textId="77777777" w:rsidR="00D624B8" w:rsidRDefault="00D624B8" w:rsidP="00531A04">
      <w:pPr>
        <w:pStyle w:val="BodyText"/>
        <w:numPr>
          <w:ilvl w:val="0"/>
          <w:numId w:val="12"/>
        </w:numPr>
        <w:spacing w:after="0"/>
      </w:pPr>
      <w:r w:rsidRPr="000B5E00">
        <w:rPr>
          <w:rFonts w:ascii="Consolas" w:hAnsi="Consolas" w:cs="Consolas"/>
          <w:b/>
        </w:rPr>
        <w:t xml:space="preserve">10000 io </w:t>
      </w:r>
      <w:r w:rsidR="00CA03F4">
        <w:rPr>
          <w:rFonts w:ascii="Consolas" w:hAnsi="Consolas" w:cs="Consolas"/>
          <w:b/>
        </w:rPr>
        <w:t>r</w:t>
      </w:r>
      <w:r w:rsidRPr="000B5E00">
        <w:rPr>
          <w:rFonts w:ascii="Consolas" w:hAnsi="Consolas" w:cs="Consolas"/>
          <w:b/>
        </w:rPr>
        <w:t>!</w:t>
      </w:r>
      <w:r w:rsidR="000B5E00">
        <w:rPr>
          <w:rFonts w:ascii="Consolas" w:hAnsi="Consolas" w:cs="Consolas"/>
          <w:b/>
        </w:rPr>
        <w:t xml:space="preserve">  </w:t>
      </w:r>
      <w:r w:rsidR="000B5E00" w:rsidRPr="000B5E00">
        <w:t>(weak pull-down)</w:t>
      </w:r>
    </w:p>
    <w:p w14:paraId="02C36217" w14:textId="77777777" w:rsidR="00D624B8" w:rsidRDefault="00D624B8" w:rsidP="00531A04">
      <w:pPr>
        <w:pStyle w:val="BodyText"/>
        <w:numPr>
          <w:ilvl w:val="0"/>
          <w:numId w:val="12"/>
        </w:numPr>
        <w:spacing w:after="0"/>
      </w:pPr>
      <w:r w:rsidRPr="000B5E00">
        <w:rPr>
          <w:rFonts w:ascii="Consolas" w:hAnsi="Consolas" w:cs="Consolas"/>
          <w:b/>
        </w:rPr>
        <w:t xml:space="preserve">30000 io </w:t>
      </w:r>
      <w:r w:rsidR="00CA03F4">
        <w:rPr>
          <w:rFonts w:ascii="Consolas" w:hAnsi="Consolas" w:cs="Consolas"/>
          <w:b/>
        </w:rPr>
        <w:t>r</w:t>
      </w:r>
      <w:r w:rsidRPr="000B5E00">
        <w:rPr>
          <w:rFonts w:ascii="Consolas" w:hAnsi="Consolas" w:cs="Consolas"/>
          <w:b/>
        </w:rPr>
        <w:t>!</w:t>
      </w:r>
      <w:r w:rsidR="000B5E00">
        <w:rPr>
          <w:rFonts w:ascii="Consolas" w:hAnsi="Consolas" w:cs="Consolas"/>
          <w:b/>
        </w:rPr>
        <w:t xml:space="preserve">  </w:t>
      </w:r>
      <w:r w:rsidR="000B5E00" w:rsidRPr="000B5E00">
        <w:t>(drive pin high)</w:t>
      </w:r>
    </w:p>
    <w:p w14:paraId="1C96C527" w14:textId="77777777" w:rsidR="00D624B8" w:rsidRDefault="00D624B8" w:rsidP="00531A04">
      <w:pPr>
        <w:pStyle w:val="BodyText"/>
        <w:numPr>
          <w:ilvl w:val="0"/>
          <w:numId w:val="12"/>
        </w:numPr>
      </w:pPr>
      <w:r w:rsidRPr="000B5E00">
        <w:rPr>
          <w:rFonts w:ascii="Consolas" w:hAnsi="Consolas" w:cs="Consolas"/>
          <w:b/>
        </w:rPr>
        <w:t xml:space="preserve">0 io </w:t>
      </w:r>
      <w:r w:rsidR="00CA03F4">
        <w:rPr>
          <w:rFonts w:ascii="Consolas" w:hAnsi="Consolas" w:cs="Consolas"/>
          <w:b/>
        </w:rPr>
        <w:t>r</w:t>
      </w:r>
      <w:r w:rsidRPr="000B5E00">
        <w:rPr>
          <w:rFonts w:ascii="Consolas" w:hAnsi="Consolas" w:cs="Consolas"/>
          <w:b/>
        </w:rPr>
        <w:t>!</w:t>
      </w:r>
      <w:r w:rsidR="000B5E00">
        <w:rPr>
          <w:rFonts w:ascii="Consolas" w:hAnsi="Consolas" w:cs="Consolas"/>
          <w:b/>
        </w:rPr>
        <w:t xml:space="preserve">  </w:t>
      </w:r>
      <w:r w:rsidR="000B5E00" w:rsidRPr="000B5E00">
        <w:t>(high impedance)</w:t>
      </w:r>
    </w:p>
    <w:p w14:paraId="5F1636DF" w14:textId="77777777" w:rsidR="00D624B8" w:rsidRDefault="00D624B8" w:rsidP="007061D5">
      <w:pPr>
        <w:pStyle w:val="Heading2"/>
      </w:pPr>
      <w:bookmarkStart w:id="696" w:name="_Toc119163526"/>
      <w:r>
        <w:t>Writing the code</w:t>
      </w:r>
      <w:bookmarkEnd w:id="696"/>
    </w:p>
    <w:p w14:paraId="7243E159" w14:textId="77777777" w:rsidR="00D624B8" w:rsidRDefault="00D624B8" w:rsidP="00D624B8">
      <w:pPr>
        <w:pStyle w:val="BodyText"/>
      </w:pPr>
      <w:r>
        <w:t xml:space="preserve">The sample code we will show you has been placed in block </w:t>
      </w:r>
      <w:r w:rsidR="003F5691">
        <w:t>842</w:t>
      </w:r>
      <w:r>
        <w:t xml:space="preserve">. </w:t>
      </w:r>
      <w:r w:rsidR="000B5E00">
        <w:t xml:space="preserve"> </w:t>
      </w:r>
      <w:r>
        <w:t xml:space="preserve">This is part of an open range of blocks that you may use freely. </w:t>
      </w:r>
      <w:r w:rsidR="000B5E00">
        <w:t xml:space="preserve"> </w:t>
      </w:r>
      <w:r>
        <w:t xml:space="preserve">To make sure that our work is automatically run through the F18 compiler we have also placed a load for it into block </w:t>
      </w:r>
      <w:r w:rsidR="003F5691">
        <w:t>200</w:t>
      </w:r>
      <w:r>
        <w:t xml:space="preserve">. </w:t>
      </w:r>
      <w:r w:rsidR="000B5E00">
        <w:t xml:space="preserve"> </w:t>
      </w:r>
      <w:r w:rsidR="003F5691">
        <w:t>(</w:t>
      </w:r>
      <w:r>
        <w:t xml:space="preserve">You should follow the same pattern when you begin your own projects. </w:t>
      </w:r>
      <w:r w:rsidR="000B5E00">
        <w:t xml:space="preserve"> </w:t>
      </w:r>
      <w:r>
        <w:t xml:space="preserve">If your project spans many blocks </w:t>
      </w:r>
      <w:r w:rsidR="000B5E00">
        <w:t xml:space="preserve">it's a good practice to </w:t>
      </w:r>
      <w:r>
        <w:t>use the first block to load all the others and load only this first block from 200.</w:t>
      </w:r>
      <w:r w:rsidR="003F5691">
        <w:t xml:space="preserve">)  Blocks 200 and 842 in the </w:t>
      </w:r>
      <w:proofErr w:type="spellStart"/>
      <w:r w:rsidR="003F5691">
        <w:t>arrayForth</w:t>
      </w:r>
      <w:proofErr w:type="spellEnd"/>
      <w:r w:rsidR="003F5691">
        <w:t xml:space="preserve"> distribution contain these things to facilitate your walking through this exercise.</w:t>
      </w:r>
    </w:p>
    <w:p w14:paraId="31291974" w14:textId="77777777" w:rsidR="00D624B8" w:rsidRDefault="00D624B8" w:rsidP="00D624B8">
      <w:pPr>
        <w:pStyle w:val="BodyText"/>
      </w:pPr>
      <w:r>
        <w:t xml:space="preserve">When picking a sequence for loading your blocks the safest one is to load each server node sometime before their respective clients. </w:t>
      </w:r>
      <w:r w:rsidR="000B5E00">
        <w:t xml:space="preserve"> </w:t>
      </w:r>
      <w:r>
        <w:t xml:space="preserve">As a matter of definition a pair of nodes have a server/client relationship if the server trusts jumping or calling the shared port and the client feeds instructions to the same port. </w:t>
      </w:r>
      <w:r w:rsidR="000B5E00">
        <w:t xml:space="preserve"> </w:t>
      </w:r>
      <w:r>
        <w:t>In practice this relationship does not change dynamically.</w:t>
      </w:r>
      <w:r w:rsidR="000B5E00">
        <w:t xml:space="preserve"> </w:t>
      </w:r>
      <w:r>
        <w:t xml:space="preserve"> By loading the servers first then names defined in them are available for making instruction words that the client can feed back to them.</w:t>
      </w:r>
    </w:p>
    <w:p w14:paraId="10C25661" w14:textId="77777777" w:rsidR="00D624B8" w:rsidRDefault="00D624B8" w:rsidP="00D624B8">
      <w:pPr>
        <w:pStyle w:val="BodyText"/>
      </w:pPr>
      <w:r>
        <w:t xml:space="preserve">Our sample is only one block and one node long. </w:t>
      </w:r>
      <w:r w:rsidR="000B5E00">
        <w:t xml:space="preserve"> </w:t>
      </w:r>
      <w:r>
        <w:t>It begins with an identifying comment and then show</w:t>
      </w:r>
      <w:r w:rsidR="000B5E00">
        <w:t>s</w:t>
      </w:r>
      <w:r>
        <w:t xml:space="preserve"> that it is F18 code for node 600 beginning from location zero. </w:t>
      </w:r>
      <w:r w:rsidR="000B5E00">
        <w:t xml:space="preserve"> </w:t>
      </w:r>
      <w:r>
        <w:t xml:space="preserve">If this code </w:t>
      </w:r>
      <w:r w:rsidR="000C7283">
        <w:t>were</w:t>
      </w:r>
      <w:r>
        <w:t xml:space="preserve"> node</w:t>
      </w:r>
      <w:r w:rsidR="000C7283">
        <w:t>-</w:t>
      </w:r>
      <w:r>
        <w:t>independent</w:t>
      </w:r>
      <w:r w:rsidR="000C7283">
        <w:t>,</w:t>
      </w:r>
      <w:r>
        <w:t xml:space="preserve"> you might want to leave out the  </w:t>
      </w:r>
      <w:r w:rsidRPr="000B5E00">
        <w:rPr>
          <w:rFonts w:ascii="Consolas" w:hAnsi="Consolas" w:cs="Consolas"/>
          <w:b/>
        </w:rPr>
        <w:t>600 node</w:t>
      </w:r>
      <w:r>
        <w:t xml:space="preserve">  phrase and specify that from the block loading this one. </w:t>
      </w:r>
      <w:r w:rsidR="000B5E00">
        <w:t xml:space="preserve"> </w:t>
      </w:r>
      <w:r>
        <w:t xml:space="preserve">The code </w:t>
      </w:r>
      <w:r w:rsidR="00E11A49">
        <w:t xml:space="preserve">is </w:t>
      </w:r>
      <w:r>
        <w:t xml:space="preserve">divided into three sections, each one in turn more aware of the others. </w:t>
      </w:r>
      <w:r w:rsidR="000B5E00">
        <w:t xml:space="preserve"> </w:t>
      </w:r>
      <w:r>
        <w:t xml:space="preserve">We will describe the code in the order </w:t>
      </w:r>
      <w:r w:rsidR="00E11A49">
        <w:t>of its writing</w:t>
      </w:r>
      <w:r>
        <w:t>, as if wrapping the onion.</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423"/>
        <w:gridCol w:w="360"/>
        <w:gridCol w:w="4108"/>
      </w:tblGrid>
      <w:tr w:rsidR="003F5691" w:rsidRPr="003F5691" w14:paraId="7FA9FB2E" w14:textId="77777777" w:rsidTr="005E69F1">
        <w:trPr>
          <w:tblCellSpacing w:w="15" w:type="dxa"/>
          <w:jc w:val="center"/>
        </w:trPr>
        <w:tc>
          <w:tcPr>
            <w:tcW w:w="4368" w:type="dxa"/>
            <w:shd w:val="clear" w:color="auto" w:fill="FFFFFF"/>
            <w:noWrap/>
            <w:hideMark/>
          </w:tcPr>
          <w:p w14:paraId="0A78758C" w14:textId="77777777" w:rsidR="003F5691" w:rsidRPr="003F5691" w:rsidRDefault="003F5691" w:rsidP="005E69F1">
            <w:pPr>
              <w:rPr>
                <w:rFonts w:ascii="Consolas" w:hAnsi="Consolas" w:cs="Consolas"/>
                <w:b/>
                <w:bCs/>
                <w:sz w:val="16"/>
                <w:szCs w:val="16"/>
              </w:rPr>
            </w:pPr>
            <w:r w:rsidRPr="003F5691">
              <w:rPr>
                <w:rFonts w:ascii="Consolas" w:hAnsi="Consolas" w:cs="Consolas"/>
                <w:b/>
                <w:bCs/>
                <w:sz w:val="16"/>
                <w:szCs w:val="16"/>
              </w:rPr>
              <w:br/>
            </w:r>
            <w:proofErr w:type="spellStart"/>
            <w:r w:rsidRPr="003F5691">
              <w:rPr>
                <w:rStyle w:val="HTMLCode"/>
                <w:rFonts w:ascii="Consolas" w:hAnsi="Consolas" w:cs="Consolas"/>
                <w:b/>
                <w:bCs/>
                <w:color w:val="444444"/>
                <w:sz w:val="16"/>
                <w:szCs w:val="16"/>
              </w:rPr>
              <w:t>pwm</w:t>
            </w:r>
            <w:proofErr w:type="spellEnd"/>
            <w:r w:rsidRPr="003F5691">
              <w:rPr>
                <w:rStyle w:val="HTMLCode"/>
                <w:rFonts w:ascii="Consolas" w:hAnsi="Consolas" w:cs="Consolas"/>
                <w:b/>
                <w:bCs/>
                <w:color w:val="444444"/>
                <w:sz w:val="16"/>
                <w:szCs w:val="16"/>
              </w:rPr>
              <w:t xml:space="preserve"> demo for host node 600</w:t>
            </w:r>
            <w:r w:rsidRPr="003F5691">
              <w:rPr>
                <w:rFonts w:ascii="Consolas" w:hAnsi="Consolas" w:cs="Consolas"/>
                <w:b/>
                <w:bCs/>
                <w:color w:val="0000FF"/>
                <w:sz w:val="16"/>
                <w:szCs w:val="16"/>
              </w:rPr>
              <w:br/>
            </w:r>
            <w:r w:rsidRPr="003F5691">
              <w:rPr>
                <w:rFonts w:ascii="Consolas" w:hAnsi="Consolas" w:cs="Consolas"/>
                <w:b/>
                <w:bCs/>
                <w:color w:val="0000FF"/>
                <w:sz w:val="16"/>
                <w:szCs w:val="16"/>
              </w:rPr>
              <w:br/>
            </w:r>
            <w:r w:rsidRPr="003F5691">
              <w:rPr>
                <w:rStyle w:val="HTMLCode"/>
                <w:rFonts w:ascii="Consolas" w:hAnsi="Consolas" w:cs="Consolas"/>
                <w:b/>
                <w:bCs/>
                <w:color w:val="FF0000"/>
                <w:sz w:val="16"/>
                <w:szCs w:val="16"/>
              </w:rPr>
              <w:t>pol</w:t>
            </w:r>
            <w:r w:rsidRPr="003F5691">
              <w:rPr>
                <w:rStyle w:val="HTMLCode"/>
                <w:rFonts w:ascii="Consolas" w:hAnsi="Consolas" w:cs="Consolas"/>
                <w:b/>
                <w:bCs/>
                <w:color w:val="444444"/>
                <w:sz w:val="16"/>
                <w:szCs w:val="16"/>
              </w:rPr>
              <w:t xml:space="preserve"> checks for ide inputs and calls</w:t>
            </w:r>
            <w:r w:rsidRPr="003F5691">
              <w:rPr>
                <w:rStyle w:val="HTMLCode"/>
                <w:rFonts w:ascii="Consolas" w:hAnsi="Consolas" w:cs="Consolas"/>
                <w:b/>
                <w:bCs/>
                <w:color w:val="00CC00"/>
                <w:sz w:val="16"/>
                <w:szCs w:val="16"/>
              </w:rPr>
              <w:t xml:space="preserve"> down</w:t>
            </w:r>
            <w:r w:rsidRPr="003F5691">
              <w:rPr>
                <w:rFonts w:ascii="Consolas" w:hAnsi="Consolas" w:cs="Consolas"/>
                <w:b/>
                <w:bCs/>
                <w:color w:val="0000FF"/>
                <w:sz w:val="16"/>
                <w:szCs w:val="16"/>
              </w:rPr>
              <w:br/>
            </w:r>
            <w:r w:rsidRPr="003F5691">
              <w:rPr>
                <w:rStyle w:val="HTMLCode"/>
                <w:rFonts w:ascii="Consolas" w:hAnsi="Consolas" w:cs="Consolas"/>
                <w:b/>
                <w:bCs/>
                <w:color w:val="444444"/>
                <w:sz w:val="16"/>
                <w:szCs w:val="16"/>
              </w:rPr>
              <w:t>when noticed.</w:t>
            </w:r>
            <w:r w:rsidRPr="003F5691">
              <w:rPr>
                <w:rFonts w:ascii="Consolas" w:hAnsi="Consolas" w:cs="Consolas"/>
                <w:b/>
                <w:bCs/>
                <w:color w:val="FF0000"/>
                <w:sz w:val="16"/>
                <w:szCs w:val="16"/>
              </w:rPr>
              <w:br/>
            </w:r>
            <w:proofErr w:type="spellStart"/>
            <w:r w:rsidRPr="003F5691">
              <w:rPr>
                <w:rStyle w:val="HTMLCode"/>
                <w:rFonts w:ascii="Consolas" w:hAnsi="Consolas" w:cs="Consolas"/>
                <w:b/>
                <w:bCs/>
                <w:color w:val="FF0000"/>
                <w:sz w:val="16"/>
                <w:szCs w:val="16"/>
              </w:rPr>
              <w:t>rtn</w:t>
            </w:r>
            <w:proofErr w:type="spellEnd"/>
            <w:r w:rsidRPr="003F5691">
              <w:rPr>
                <w:rStyle w:val="HTMLCode"/>
                <w:rFonts w:ascii="Consolas" w:hAnsi="Consolas" w:cs="Consolas"/>
                <w:b/>
                <w:bCs/>
                <w:color w:val="444444"/>
                <w:sz w:val="16"/>
                <w:szCs w:val="16"/>
              </w:rPr>
              <w:t xml:space="preserve"> is the return point from a</w:t>
            </w:r>
            <w:r w:rsidRPr="003F5691">
              <w:rPr>
                <w:rStyle w:val="HTMLCode"/>
                <w:rFonts w:ascii="Consolas" w:hAnsi="Consolas" w:cs="Consolas"/>
                <w:b/>
                <w:bCs/>
                <w:color w:val="00CC00"/>
                <w:sz w:val="16"/>
                <w:szCs w:val="16"/>
              </w:rPr>
              <w:t xml:space="preserve"> down</w:t>
            </w:r>
            <w:r w:rsidRPr="003F5691">
              <w:rPr>
                <w:rStyle w:val="HTMLCode"/>
                <w:rFonts w:ascii="Consolas" w:hAnsi="Consolas" w:cs="Consolas"/>
                <w:b/>
                <w:bCs/>
                <w:color w:val="444444"/>
                <w:sz w:val="16"/>
                <w:szCs w:val="16"/>
              </w:rPr>
              <w:t xml:space="preserve"> call</w:t>
            </w:r>
            <w:r w:rsidRPr="003F5691">
              <w:rPr>
                <w:rFonts w:ascii="Consolas" w:hAnsi="Consolas" w:cs="Consolas"/>
                <w:b/>
                <w:bCs/>
                <w:color w:val="0000FF"/>
                <w:sz w:val="16"/>
                <w:szCs w:val="16"/>
              </w:rPr>
              <w:br/>
            </w:r>
            <w:r w:rsidRPr="003F5691">
              <w:rPr>
                <w:rStyle w:val="HTMLCode"/>
                <w:rFonts w:ascii="Consolas" w:hAnsi="Consolas" w:cs="Consolas"/>
                <w:b/>
                <w:bCs/>
                <w:color w:val="444444"/>
                <w:sz w:val="16"/>
                <w:szCs w:val="16"/>
              </w:rPr>
              <w:t>and is used by</w:t>
            </w:r>
            <w:r w:rsidRPr="003F5691">
              <w:rPr>
                <w:rStyle w:val="HTMLCode"/>
                <w:rFonts w:ascii="Consolas" w:hAnsi="Consolas" w:cs="Consolas"/>
                <w:b/>
                <w:bCs/>
                <w:color w:val="DDAA00"/>
                <w:sz w:val="16"/>
                <w:szCs w:val="16"/>
              </w:rPr>
              <w:t xml:space="preserve"> </w:t>
            </w:r>
            <w:proofErr w:type="spellStart"/>
            <w:r w:rsidRPr="003F5691">
              <w:rPr>
                <w:rStyle w:val="HTMLCode"/>
                <w:rFonts w:ascii="Consolas" w:hAnsi="Consolas" w:cs="Consolas"/>
                <w:b/>
                <w:bCs/>
                <w:color w:val="DDAA00"/>
                <w:sz w:val="16"/>
                <w:szCs w:val="16"/>
              </w:rPr>
              <w:t>upd</w:t>
            </w:r>
            <w:proofErr w:type="spellEnd"/>
            <w:r w:rsidRPr="003F5691">
              <w:rPr>
                <w:rStyle w:val="HTMLCode"/>
                <w:rFonts w:ascii="Consolas" w:hAnsi="Consolas" w:cs="Consolas"/>
                <w:b/>
                <w:bCs/>
                <w:color w:val="444444"/>
                <w:sz w:val="16"/>
                <w:szCs w:val="16"/>
              </w:rPr>
              <w:t xml:space="preserve"> as an re-entry point.</w:t>
            </w:r>
            <w:r w:rsidRPr="003F5691">
              <w:rPr>
                <w:rFonts w:ascii="Consolas" w:hAnsi="Consolas" w:cs="Consolas"/>
                <w:b/>
                <w:bCs/>
                <w:color w:val="FF0000"/>
                <w:sz w:val="16"/>
                <w:szCs w:val="16"/>
              </w:rPr>
              <w:br/>
            </w:r>
            <w:proofErr w:type="spellStart"/>
            <w:r w:rsidRPr="003F5691">
              <w:rPr>
                <w:rStyle w:val="HTMLCode"/>
                <w:rFonts w:ascii="Consolas" w:hAnsi="Consolas" w:cs="Consolas"/>
                <w:b/>
                <w:bCs/>
                <w:color w:val="FF0000"/>
                <w:sz w:val="16"/>
                <w:szCs w:val="16"/>
              </w:rPr>
              <w:t>cyc</w:t>
            </w:r>
            <w:proofErr w:type="spellEnd"/>
            <w:r w:rsidRPr="003F5691">
              <w:rPr>
                <w:rStyle w:val="HTMLCode"/>
                <w:rFonts w:ascii="Consolas" w:hAnsi="Consolas" w:cs="Consolas"/>
                <w:b/>
                <w:bCs/>
                <w:color w:val="444444"/>
                <w:sz w:val="16"/>
                <w:szCs w:val="16"/>
              </w:rPr>
              <w:t xml:space="preserve"> begins the actual </w:t>
            </w:r>
            <w:proofErr w:type="spellStart"/>
            <w:r w:rsidRPr="003F5691">
              <w:rPr>
                <w:rStyle w:val="HTMLCode"/>
                <w:rFonts w:ascii="Consolas" w:hAnsi="Consolas" w:cs="Consolas"/>
                <w:b/>
                <w:bCs/>
                <w:color w:val="444444"/>
                <w:sz w:val="16"/>
                <w:szCs w:val="16"/>
              </w:rPr>
              <w:t>pwm</w:t>
            </w:r>
            <w:proofErr w:type="spellEnd"/>
            <w:r w:rsidRPr="003F5691">
              <w:rPr>
                <w:rStyle w:val="HTMLCode"/>
                <w:rFonts w:ascii="Consolas" w:hAnsi="Consolas" w:cs="Consolas"/>
                <w:b/>
                <w:bCs/>
                <w:color w:val="444444"/>
                <w:sz w:val="16"/>
                <w:szCs w:val="16"/>
              </w:rPr>
              <w:t xml:space="preserve"> code.</w:t>
            </w:r>
            <w:r w:rsidRPr="003F5691">
              <w:rPr>
                <w:rFonts w:ascii="Consolas" w:hAnsi="Consolas" w:cs="Consolas"/>
                <w:b/>
                <w:bCs/>
                <w:color w:val="FF0000"/>
                <w:sz w:val="16"/>
                <w:szCs w:val="16"/>
              </w:rPr>
              <w:br/>
            </w:r>
            <w:proofErr w:type="spellStart"/>
            <w:r w:rsidRPr="003F5691">
              <w:rPr>
                <w:rStyle w:val="HTMLCode"/>
                <w:rFonts w:ascii="Consolas" w:hAnsi="Consolas" w:cs="Consolas"/>
                <w:b/>
                <w:bCs/>
                <w:color w:val="FF0000"/>
                <w:sz w:val="16"/>
                <w:szCs w:val="16"/>
              </w:rPr>
              <w:t>upd</w:t>
            </w:r>
            <w:proofErr w:type="spellEnd"/>
            <w:r w:rsidRPr="003F5691">
              <w:rPr>
                <w:rStyle w:val="HTMLCode"/>
                <w:rFonts w:ascii="Consolas" w:hAnsi="Consolas" w:cs="Consolas"/>
                <w:b/>
                <w:bCs/>
                <w:color w:val="444444"/>
                <w:sz w:val="16"/>
                <w:szCs w:val="16"/>
              </w:rPr>
              <w:t xml:space="preserve"> is the ide entry point for initial</w:t>
            </w:r>
            <w:r w:rsidRPr="003F5691">
              <w:rPr>
                <w:rFonts w:ascii="Consolas" w:hAnsi="Consolas" w:cs="Consolas"/>
                <w:b/>
                <w:bCs/>
                <w:color w:val="0000FF"/>
                <w:sz w:val="16"/>
                <w:szCs w:val="16"/>
              </w:rPr>
              <w:br/>
            </w:r>
            <w:r w:rsidRPr="003F5691">
              <w:rPr>
                <w:rStyle w:val="HTMLCode"/>
                <w:rFonts w:ascii="Consolas" w:hAnsi="Consolas" w:cs="Consolas"/>
                <w:b/>
                <w:bCs/>
                <w:color w:val="444444"/>
                <w:sz w:val="16"/>
                <w:szCs w:val="16"/>
              </w:rPr>
              <w:t xml:space="preserve">start or output update. </w:t>
            </w:r>
          </w:p>
        </w:tc>
        <w:tc>
          <w:tcPr>
            <w:tcW w:w="330" w:type="dxa"/>
            <w:shd w:val="clear" w:color="auto" w:fill="FFFFFF"/>
            <w:noWrap/>
            <w:hideMark/>
          </w:tcPr>
          <w:p w14:paraId="4A423913" w14:textId="77777777" w:rsidR="003F5691" w:rsidRPr="003F5691" w:rsidRDefault="003F5691">
            <w:pPr>
              <w:rPr>
                <w:rFonts w:ascii="Consolas" w:hAnsi="Consolas" w:cs="Consolas"/>
                <w:b/>
                <w:bCs/>
                <w:sz w:val="16"/>
                <w:szCs w:val="16"/>
              </w:rPr>
            </w:pPr>
          </w:p>
        </w:tc>
        <w:tc>
          <w:tcPr>
            <w:tcW w:w="4053" w:type="dxa"/>
            <w:shd w:val="clear" w:color="auto" w:fill="FFFFFF"/>
            <w:noWrap/>
            <w:hideMark/>
          </w:tcPr>
          <w:p w14:paraId="69947719" w14:textId="77777777" w:rsidR="003F5691" w:rsidRPr="003F5691" w:rsidRDefault="003F5691" w:rsidP="002A2F6C">
            <w:pPr>
              <w:rPr>
                <w:rFonts w:ascii="Consolas" w:hAnsi="Consolas" w:cs="Consolas"/>
                <w:b/>
                <w:bCs/>
                <w:sz w:val="16"/>
                <w:szCs w:val="16"/>
              </w:rPr>
            </w:pPr>
            <w:r w:rsidRPr="003F5691">
              <w:rPr>
                <w:rFonts w:ascii="Consolas" w:hAnsi="Consolas" w:cs="Consolas"/>
                <w:b/>
                <w:bCs/>
                <w:sz w:val="16"/>
                <w:szCs w:val="16"/>
              </w:rPr>
              <w:t xml:space="preserve">842 list </w:t>
            </w:r>
            <w:r w:rsidRPr="003F5691">
              <w:rPr>
                <w:rFonts w:ascii="Consolas" w:hAnsi="Consolas" w:cs="Consolas"/>
                <w:b/>
                <w:bCs/>
                <w:sz w:val="16"/>
                <w:szCs w:val="16"/>
              </w:rPr>
              <w:br/>
            </w:r>
            <w:proofErr w:type="spellStart"/>
            <w:r w:rsidRPr="003F5691">
              <w:rPr>
                <w:rStyle w:val="HTMLCode"/>
                <w:rFonts w:ascii="Consolas" w:hAnsi="Consolas" w:cs="Consolas"/>
                <w:b/>
                <w:bCs/>
                <w:color w:val="444444"/>
                <w:sz w:val="16"/>
                <w:szCs w:val="16"/>
              </w:rPr>
              <w:t>pwm</w:t>
            </w:r>
            <w:proofErr w:type="spellEnd"/>
            <w:r w:rsidRPr="003F5691">
              <w:rPr>
                <w:rStyle w:val="HTMLCode"/>
                <w:rFonts w:ascii="Consolas" w:hAnsi="Consolas" w:cs="Consolas"/>
                <w:b/>
                <w:bCs/>
                <w:color w:val="444444"/>
                <w:sz w:val="16"/>
                <w:szCs w:val="16"/>
              </w:rPr>
              <w:t xml:space="preserve"> demo</w:t>
            </w:r>
            <w:r w:rsidRPr="003F5691">
              <w:rPr>
                <w:rStyle w:val="HTMLCode"/>
                <w:rFonts w:ascii="Consolas" w:hAnsi="Consolas" w:cs="Consolas"/>
                <w:b/>
                <w:bCs/>
                <w:color w:val="DDAA00"/>
                <w:sz w:val="16"/>
                <w:szCs w:val="16"/>
              </w:rPr>
              <w:t xml:space="preserve"> 600 node 0 org</w:t>
            </w:r>
            <w:r w:rsidRPr="003F5691">
              <w:rPr>
                <w:rFonts w:ascii="Consolas" w:hAnsi="Consolas" w:cs="Consolas"/>
                <w:b/>
                <w:bCs/>
                <w:color w:val="0000FF"/>
                <w:sz w:val="16"/>
                <w:szCs w:val="16"/>
              </w:rPr>
              <w:br/>
            </w:r>
            <w:r w:rsidRPr="003F5691">
              <w:rPr>
                <w:rFonts w:ascii="Consolas" w:hAnsi="Consolas" w:cs="Consolas"/>
                <w:b/>
                <w:bCs/>
                <w:color w:val="0000FF"/>
                <w:sz w:val="16"/>
                <w:szCs w:val="16"/>
              </w:rPr>
              <w:br/>
            </w:r>
            <w:r w:rsidRPr="003F5691">
              <w:rPr>
                <w:rStyle w:val="HTMLCode"/>
                <w:rFonts w:ascii="Consolas" w:hAnsi="Consolas" w:cs="Consolas"/>
                <w:b/>
                <w:bCs/>
                <w:color w:val="FF0000"/>
                <w:sz w:val="16"/>
                <w:szCs w:val="16"/>
              </w:rPr>
              <w:t>pol</w:t>
            </w:r>
            <w:r w:rsidRPr="003F5691">
              <w:rPr>
                <w:rStyle w:val="HTMLCode"/>
                <w:rFonts w:ascii="Consolas" w:hAnsi="Consolas" w:cs="Consolas"/>
                <w:b/>
                <w:bCs/>
                <w:i/>
                <w:iCs/>
                <w:color w:val="BBBBBB"/>
                <w:sz w:val="16"/>
                <w:szCs w:val="16"/>
              </w:rPr>
              <w:t xml:space="preserve"> 000</w:t>
            </w:r>
            <w:r w:rsidRPr="003F5691">
              <w:rPr>
                <w:rStyle w:val="HTMLCode"/>
                <w:rFonts w:ascii="Consolas" w:hAnsi="Consolas" w:cs="Consolas"/>
                <w:b/>
                <w:bCs/>
                <w:color w:val="00CC00"/>
                <w:sz w:val="16"/>
                <w:szCs w:val="16"/>
              </w:rPr>
              <w:t xml:space="preserve"> @b</w:t>
            </w:r>
            <w:r w:rsidRPr="003F5691">
              <w:rPr>
                <w:rStyle w:val="HTMLCode"/>
                <w:rFonts w:ascii="Consolas" w:hAnsi="Consolas" w:cs="Consolas"/>
                <w:b/>
                <w:bCs/>
                <w:i/>
                <w:iCs/>
                <w:color w:val="009900"/>
                <w:sz w:val="16"/>
                <w:szCs w:val="16"/>
              </w:rPr>
              <w:t xml:space="preserve"> 2000</w:t>
            </w:r>
            <w:r w:rsidRPr="003F5691">
              <w:rPr>
                <w:rStyle w:val="HTMLCode"/>
                <w:rFonts w:ascii="Consolas" w:hAnsi="Consolas" w:cs="Consolas"/>
                <w:b/>
                <w:bCs/>
                <w:color w:val="444444"/>
                <w:sz w:val="16"/>
                <w:szCs w:val="16"/>
              </w:rPr>
              <w:t xml:space="preserve"> </w:t>
            </w:r>
            <w:proofErr w:type="spellStart"/>
            <w:r w:rsidRPr="003F5691">
              <w:rPr>
                <w:rStyle w:val="HTMLCode"/>
                <w:rFonts w:ascii="Consolas" w:hAnsi="Consolas" w:cs="Consolas"/>
                <w:b/>
                <w:bCs/>
                <w:color w:val="444444"/>
                <w:sz w:val="16"/>
                <w:szCs w:val="16"/>
              </w:rPr>
              <w:t>dw</w:t>
            </w:r>
            <w:proofErr w:type="spellEnd"/>
            <w:r w:rsidRPr="003F5691">
              <w:rPr>
                <w:rStyle w:val="HTMLCode"/>
                <w:rFonts w:ascii="Consolas" w:hAnsi="Consolas" w:cs="Consolas"/>
                <w:b/>
                <w:bCs/>
                <w:color w:val="00CC00"/>
                <w:sz w:val="16"/>
                <w:szCs w:val="16"/>
              </w:rPr>
              <w:t xml:space="preserve"> and if</w:t>
            </w:r>
            <w:r w:rsidRPr="003F5691">
              <w:rPr>
                <w:rFonts w:ascii="Consolas" w:hAnsi="Consolas" w:cs="Consolas"/>
                <w:b/>
                <w:bCs/>
                <w:color w:val="0000FF"/>
                <w:sz w:val="16"/>
                <w:szCs w:val="16"/>
              </w:rPr>
              <w:br/>
            </w:r>
            <w:r w:rsidRPr="003F5691">
              <w:rPr>
                <w:rStyle w:val="HTMLCode"/>
                <w:rFonts w:ascii="Consolas" w:hAnsi="Consolas" w:cs="Consolas"/>
                <w:b/>
                <w:bCs/>
                <w:color w:val="444444"/>
                <w:sz w:val="16"/>
                <w:szCs w:val="16"/>
              </w:rPr>
              <w:t>...</w:t>
            </w:r>
            <w:r w:rsidRPr="003F5691">
              <w:rPr>
                <w:rStyle w:val="HTMLCode"/>
                <w:rFonts w:ascii="Consolas" w:hAnsi="Consolas" w:cs="Consolas"/>
                <w:b/>
                <w:bCs/>
                <w:i/>
                <w:iCs/>
                <w:color w:val="BBBBBB"/>
                <w:sz w:val="16"/>
                <w:szCs w:val="16"/>
              </w:rPr>
              <w:t xml:space="preserve"> 003</w:t>
            </w:r>
            <w:r w:rsidRPr="003F5691">
              <w:rPr>
                <w:rStyle w:val="HTMLCode"/>
                <w:rFonts w:ascii="Consolas" w:hAnsi="Consolas" w:cs="Consolas"/>
                <w:b/>
                <w:bCs/>
                <w:color w:val="444444"/>
                <w:sz w:val="16"/>
                <w:szCs w:val="16"/>
              </w:rPr>
              <w:t xml:space="preserve"> ...</w:t>
            </w:r>
            <w:r w:rsidRPr="003F5691">
              <w:rPr>
                <w:rStyle w:val="HTMLCode"/>
                <w:rFonts w:ascii="Consolas" w:hAnsi="Consolas" w:cs="Consolas"/>
                <w:b/>
                <w:bCs/>
                <w:color w:val="00CC00"/>
                <w:sz w:val="16"/>
                <w:szCs w:val="16"/>
              </w:rPr>
              <w:t xml:space="preserve"> down b! @b push </w:t>
            </w:r>
            <w:r w:rsidR="002936AA">
              <w:rPr>
                <w:rStyle w:val="HTMLCode"/>
                <w:rFonts w:ascii="Consolas" w:hAnsi="Consolas" w:cs="Consolas"/>
                <w:b/>
                <w:bCs/>
                <w:color w:val="00CC00"/>
                <w:sz w:val="16"/>
                <w:szCs w:val="16"/>
              </w:rPr>
              <w:t>ex</w:t>
            </w:r>
            <w:r w:rsidRPr="003F5691">
              <w:rPr>
                <w:rFonts w:ascii="Consolas" w:hAnsi="Consolas" w:cs="Consolas"/>
                <w:b/>
                <w:bCs/>
                <w:color w:val="0000FF"/>
                <w:sz w:val="16"/>
                <w:szCs w:val="16"/>
              </w:rPr>
              <w:br/>
            </w:r>
            <w:proofErr w:type="spellStart"/>
            <w:r w:rsidRPr="003F5691">
              <w:rPr>
                <w:rStyle w:val="HTMLCode"/>
                <w:rFonts w:ascii="Consolas" w:hAnsi="Consolas" w:cs="Consolas"/>
                <w:b/>
                <w:bCs/>
                <w:color w:val="FF0000"/>
                <w:sz w:val="16"/>
                <w:szCs w:val="16"/>
              </w:rPr>
              <w:t>rtn</w:t>
            </w:r>
            <w:proofErr w:type="spellEnd"/>
            <w:r w:rsidRPr="003F5691">
              <w:rPr>
                <w:rStyle w:val="HTMLCode"/>
                <w:rFonts w:ascii="Consolas" w:hAnsi="Consolas" w:cs="Consolas"/>
                <w:b/>
                <w:bCs/>
                <w:i/>
                <w:iCs/>
                <w:color w:val="BBBBBB"/>
                <w:sz w:val="16"/>
                <w:szCs w:val="16"/>
              </w:rPr>
              <w:t xml:space="preserve"> 006</w:t>
            </w:r>
            <w:r w:rsidRPr="003F5691">
              <w:rPr>
                <w:rStyle w:val="HTMLCode"/>
                <w:rFonts w:ascii="Consolas" w:hAnsi="Consolas" w:cs="Consolas"/>
                <w:b/>
                <w:bCs/>
                <w:color w:val="444444"/>
                <w:sz w:val="16"/>
                <w:szCs w:val="16"/>
              </w:rPr>
              <w:t xml:space="preserve"> ...</w:t>
            </w:r>
            <w:r w:rsidRPr="003F5691">
              <w:rPr>
                <w:rStyle w:val="HTMLCode"/>
                <w:rFonts w:ascii="Consolas" w:hAnsi="Consolas" w:cs="Consolas"/>
                <w:b/>
                <w:bCs/>
                <w:color w:val="00CC00"/>
                <w:sz w:val="16"/>
                <w:szCs w:val="16"/>
              </w:rPr>
              <w:t xml:space="preserve"> io b! then</w:t>
            </w:r>
            <w:r w:rsidRPr="003F5691">
              <w:rPr>
                <w:rStyle w:val="HTMLCode"/>
                <w:rFonts w:ascii="Consolas" w:hAnsi="Consolas" w:cs="Consolas"/>
                <w:b/>
                <w:bCs/>
                <w:i/>
                <w:iCs/>
                <w:color w:val="BBBBBB"/>
                <w:sz w:val="16"/>
                <w:szCs w:val="16"/>
              </w:rPr>
              <w:t xml:space="preserve"> 008</w:t>
            </w:r>
            <w:r w:rsidRPr="003F5691">
              <w:rPr>
                <w:rStyle w:val="HTMLCode"/>
                <w:rFonts w:ascii="Consolas" w:hAnsi="Consolas" w:cs="Consolas"/>
                <w:b/>
                <w:bCs/>
                <w:color w:val="00CC00"/>
                <w:sz w:val="16"/>
                <w:szCs w:val="16"/>
              </w:rPr>
              <w:t xml:space="preserve"> drop</w:t>
            </w:r>
            <w:r w:rsidRPr="003F5691">
              <w:rPr>
                <w:rFonts w:ascii="Consolas" w:hAnsi="Consolas" w:cs="Consolas"/>
                <w:b/>
                <w:bCs/>
                <w:color w:val="0000FF"/>
                <w:sz w:val="16"/>
                <w:szCs w:val="16"/>
              </w:rPr>
              <w:br/>
            </w:r>
            <w:r w:rsidRPr="003F5691">
              <w:rPr>
                <w:rFonts w:ascii="Consolas" w:hAnsi="Consolas" w:cs="Consolas"/>
                <w:b/>
                <w:bCs/>
                <w:color w:val="0000FF"/>
                <w:sz w:val="16"/>
                <w:szCs w:val="16"/>
              </w:rPr>
              <w:br/>
            </w:r>
            <w:proofErr w:type="spellStart"/>
            <w:r w:rsidRPr="003F5691">
              <w:rPr>
                <w:rStyle w:val="HTMLCode"/>
                <w:rFonts w:ascii="Consolas" w:hAnsi="Consolas" w:cs="Consolas"/>
                <w:b/>
                <w:bCs/>
                <w:color w:val="444444"/>
                <w:sz w:val="16"/>
                <w:szCs w:val="16"/>
              </w:rPr>
              <w:t>cyc</w:t>
            </w:r>
            <w:proofErr w:type="spellEnd"/>
            <w:r w:rsidRPr="003F5691">
              <w:rPr>
                <w:rStyle w:val="HTMLCode"/>
                <w:rFonts w:ascii="Consolas" w:hAnsi="Consolas" w:cs="Consolas"/>
                <w:b/>
                <w:bCs/>
                <w:color w:val="444444"/>
                <w:sz w:val="16"/>
                <w:szCs w:val="16"/>
              </w:rPr>
              <w:t xml:space="preserve"> </w:t>
            </w:r>
            <w:proofErr w:type="spellStart"/>
            <w:r w:rsidRPr="003F5691">
              <w:rPr>
                <w:rStyle w:val="HTMLCode"/>
                <w:rFonts w:ascii="Consolas" w:hAnsi="Consolas" w:cs="Consolas"/>
                <w:b/>
                <w:bCs/>
                <w:color w:val="444444"/>
                <w:sz w:val="16"/>
                <w:szCs w:val="16"/>
              </w:rPr>
              <w:t>ie</w:t>
            </w:r>
            <w:proofErr w:type="spellEnd"/>
            <w:r w:rsidRPr="003F5691">
              <w:rPr>
                <w:rStyle w:val="HTMLCode"/>
                <w:rFonts w:ascii="Consolas" w:hAnsi="Consolas" w:cs="Consolas"/>
                <w:b/>
                <w:bCs/>
                <w:color w:val="444444"/>
                <w:sz w:val="16"/>
                <w:szCs w:val="16"/>
              </w:rPr>
              <w:t>-</w:t>
            </w:r>
            <w:r w:rsidRPr="003F5691">
              <w:rPr>
                <w:rStyle w:val="HTMLCode"/>
                <w:rFonts w:ascii="Consolas" w:hAnsi="Consolas" w:cs="Consolas"/>
                <w:b/>
                <w:bCs/>
                <w:i/>
                <w:iCs/>
                <w:color w:val="009900"/>
                <w:sz w:val="16"/>
                <w:szCs w:val="16"/>
              </w:rPr>
              <w:t xml:space="preserve"> 1FFFF</w:t>
            </w:r>
            <w:r w:rsidRPr="003F5691">
              <w:rPr>
                <w:rStyle w:val="HTMLCode"/>
                <w:rFonts w:ascii="Consolas" w:hAnsi="Consolas" w:cs="Consolas"/>
                <w:b/>
                <w:bCs/>
                <w:color w:val="00CC00"/>
                <w:sz w:val="16"/>
                <w:szCs w:val="16"/>
              </w:rPr>
              <w:t xml:space="preserve"> and over . + -if</w:t>
            </w:r>
            <w:r w:rsidRPr="003F5691">
              <w:rPr>
                <w:rFonts w:ascii="Consolas" w:hAnsi="Consolas" w:cs="Consolas"/>
                <w:b/>
                <w:bCs/>
                <w:color w:val="0000FF"/>
                <w:sz w:val="16"/>
                <w:szCs w:val="16"/>
              </w:rPr>
              <w:br/>
            </w:r>
            <w:r w:rsidRPr="003F5691">
              <w:rPr>
                <w:rStyle w:val="HTMLCode"/>
                <w:rFonts w:ascii="Consolas" w:hAnsi="Consolas" w:cs="Consolas"/>
                <w:b/>
                <w:bCs/>
                <w:color w:val="444444"/>
                <w:sz w:val="16"/>
                <w:szCs w:val="16"/>
              </w:rPr>
              <w:t>...</w:t>
            </w:r>
            <w:r w:rsidRPr="003F5691">
              <w:rPr>
                <w:rStyle w:val="HTMLCode"/>
                <w:rFonts w:ascii="Consolas" w:hAnsi="Consolas" w:cs="Consolas"/>
                <w:b/>
                <w:bCs/>
                <w:i/>
                <w:iCs/>
                <w:color w:val="BBBBBB"/>
                <w:sz w:val="16"/>
                <w:szCs w:val="16"/>
              </w:rPr>
              <w:t xml:space="preserve"> 00C</w:t>
            </w:r>
            <w:r w:rsidRPr="003F5691">
              <w:rPr>
                <w:rStyle w:val="HTMLCode"/>
                <w:rFonts w:ascii="Consolas" w:hAnsi="Consolas" w:cs="Consolas"/>
                <w:b/>
                <w:bCs/>
                <w:color w:val="444444"/>
                <w:sz w:val="16"/>
                <w:szCs w:val="16"/>
              </w:rPr>
              <w:t xml:space="preserve"> ...</w:t>
            </w:r>
            <w:r w:rsidRPr="003F5691">
              <w:rPr>
                <w:rStyle w:val="HTMLCode"/>
                <w:rFonts w:ascii="Consolas" w:hAnsi="Consolas" w:cs="Consolas"/>
                <w:b/>
                <w:bCs/>
                <w:i/>
                <w:iCs/>
                <w:color w:val="009900"/>
                <w:sz w:val="16"/>
                <w:szCs w:val="16"/>
              </w:rPr>
              <w:t xml:space="preserve"> 20000</w:t>
            </w:r>
            <w:r w:rsidRPr="003F5691">
              <w:rPr>
                <w:rStyle w:val="HTMLCode"/>
                <w:rFonts w:ascii="Consolas" w:hAnsi="Consolas" w:cs="Consolas"/>
                <w:b/>
                <w:bCs/>
                <w:color w:val="00CC00"/>
                <w:sz w:val="16"/>
                <w:szCs w:val="16"/>
              </w:rPr>
              <w:t xml:space="preserve"> !b pol ;</w:t>
            </w:r>
            <w:r w:rsidRPr="003F5691">
              <w:rPr>
                <w:rFonts w:ascii="Consolas" w:hAnsi="Consolas" w:cs="Consolas"/>
                <w:b/>
                <w:bCs/>
                <w:color w:val="0000FF"/>
                <w:sz w:val="16"/>
                <w:szCs w:val="16"/>
              </w:rPr>
              <w:br/>
            </w:r>
            <w:r w:rsidRPr="003F5691">
              <w:rPr>
                <w:rStyle w:val="HTMLCode"/>
                <w:rFonts w:ascii="Consolas" w:hAnsi="Consolas" w:cs="Consolas"/>
                <w:b/>
                <w:bCs/>
                <w:color w:val="444444"/>
                <w:sz w:val="16"/>
                <w:szCs w:val="16"/>
              </w:rPr>
              <w:t>...</w:t>
            </w:r>
            <w:r w:rsidRPr="003F5691">
              <w:rPr>
                <w:rStyle w:val="HTMLCode"/>
                <w:rFonts w:ascii="Consolas" w:hAnsi="Consolas" w:cs="Consolas"/>
                <w:b/>
                <w:bCs/>
                <w:i/>
                <w:iCs/>
                <w:color w:val="BBBBBB"/>
                <w:sz w:val="16"/>
                <w:szCs w:val="16"/>
              </w:rPr>
              <w:t xml:space="preserve"> 00F</w:t>
            </w:r>
            <w:r w:rsidRPr="003F5691">
              <w:rPr>
                <w:rStyle w:val="HTMLCode"/>
                <w:rFonts w:ascii="Consolas" w:hAnsi="Consolas" w:cs="Consolas"/>
                <w:b/>
                <w:bCs/>
                <w:color w:val="00CC00"/>
                <w:sz w:val="16"/>
                <w:szCs w:val="16"/>
              </w:rPr>
              <w:t xml:space="preserve"> then</w:t>
            </w:r>
            <w:r w:rsidRPr="003F5691">
              <w:rPr>
                <w:rStyle w:val="HTMLCode"/>
                <w:rFonts w:ascii="Consolas" w:hAnsi="Consolas" w:cs="Consolas"/>
                <w:b/>
                <w:bCs/>
                <w:i/>
                <w:iCs/>
                <w:color w:val="009900"/>
                <w:sz w:val="16"/>
                <w:szCs w:val="16"/>
              </w:rPr>
              <w:t xml:space="preserve"> 10000</w:t>
            </w:r>
            <w:r w:rsidRPr="003F5691">
              <w:rPr>
                <w:rStyle w:val="HTMLCode"/>
                <w:rFonts w:ascii="Consolas" w:hAnsi="Consolas" w:cs="Consolas"/>
                <w:b/>
                <w:bCs/>
                <w:i/>
                <w:iCs/>
                <w:color w:val="777777"/>
                <w:sz w:val="16"/>
                <w:szCs w:val="16"/>
              </w:rPr>
              <w:t xml:space="preserve"> 0</w:t>
            </w:r>
            <w:r w:rsidRPr="003F5691">
              <w:rPr>
                <w:rStyle w:val="HTMLCode"/>
                <w:rFonts w:ascii="Consolas" w:hAnsi="Consolas" w:cs="Consolas"/>
                <w:b/>
                <w:bCs/>
                <w:color w:val="00CC00"/>
                <w:sz w:val="16"/>
                <w:szCs w:val="16"/>
              </w:rPr>
              <w:t xml:space="preserve"> !b pol ;</w:t>
            </w:r>
            <w:r w:rsidRPr="003F5691">
              <w:rPr>
                <w:rFonts w:ascii="Consolas" w:hAnsi="Consolas" w:cs="Consolas"/>
                <w:b/>
                <w:bCs/>
                <w:color w:val="0000FF"/>
                <w:sz w:val="16"/>
                <w:szCs w:val="16"/>
              </w:rPr>
              <w:br/>
            </w:r>
            <w:r w:rsidRPr="003F5691">
              <w:rPr>
                <w:rFonts w:ascii="Consolas" w:hAnsi="Consolas" w:cs="Consolas"/>
                <w:b/>
                <w:bCs/>
                <w:color w:val="0000FF"/>
                <w:sz w:val="16"/>
                <w:szCs w:val="16"/>
              </w:rPr>
              <w:br/>
            </w:r>
            <w:proofErr w:type="spellStart"/>
            <w:r w:rsidRPr="003F5691">
              <w:rPr>
                <w:rStyle w:val="HTMLCode"/>
                <w:rFonts w:ascii="Consolas" w:hAnsi="Consolas" w:cs="Consolas"/>
                <w:b/>
                <w:bCs/>
                <w:color w:val="FF0000"/>
                <w:sz w:val="16"/>
                <w:szCs w:val="16"/>
              </w:rPr>
              <w:t>upd</w:t>
            </w:r>
            <w:proofErr w:type="spellEnd"/>
            <w:r w:rsidRPr="003F5691">
              <w:rPr>
                <w:rStyle w:val="HTMLCode"/>
                <w:rFonts w:ascii="Consolas" w:hAnsi="Consolas" w:cs="Consolas"/>
                <w:b/>
                <w:bCs/>
                <w:i/>
                <w:iCs/>
                <w:color w:val="BBBBBB"/>
                <w:sz w:val="16"/>
                <w:szCs w:val="16"/>
              </w:rPr>
              <w:t xml:space="preserve"> 012</w:t>
            </w:r>
            <w:r w:rsidRPr="003F5691">
              <w:rPr>
                <w:rStyle w:val="HTMLCode"/>
                <w:rFonts w:ascii="Consolas" w:hAnsi="Consolas" w:cs="Consolas"/>
                <w:b/>
                <w:bCs/>
                <w:color w:val="444444"/>
                <w:sz w:val="16"/>
                <w:szCs w:val="16"/>
              </w:rPr>
              <w:t xml:space="preserve"> </w:t>
            </w:r>
            <w:proofErr w:type="spellStart"/>
            <w:r w:rsidRPr="003F5691">
              <w:rPr>
                <w:rStyle w:val="HTMLCode"/>
                <w:rFonts w:ascii="Consolas" w:hAnsi="Consolas" w:cs="Consolas"/>
                <w:b/>
                <w:bCs/>
                <w:color w:val="444444"/>
                <w:sz w:val="16"/>
                <w:szCs w:val="16"/>
              </w:rPr>
              <w:t>xex</w:t>
            </w:r>
            <w:proofErr w:type="spellEnd"/>
            <w:r w:rsidRPr="003F5691">
              <w:rPr>
                <w:rStyle w:val="HTMLCode"/>
                <w:rFonts w:ascii="Consolas" w:hAnsi="Consolas" w:cs="Consolas"/>
                <w:b/>
                <w:bCs/>
                <w:color w:val="444444"/>
                <w:sz w:val="16"/>
                <w:szCs w:val="16"/>
              </w:rPr>
              <w:t>-</w:t>
            </w:r>
            <w:r w:rsidRPr="003F5691">
              <w:rPr>
                <w:rStyle w:val="HTMLCode"/>
                <w:rFonts w:ascii="Consolas" w:hAnsi="Consolas" w:cs="Consolas"/>
                <w:b/>
                <w:bCs/>
                <w:color w:val="00CC00"/>
                <w:sz w:val="16"/>
                <w:szCs w:val="16"/>
              </w:rPr>
              <w:t xml:space="preserve"> drop push drop</w:t>
            </w:r>
            <w:r w:rsidRPr="003F5691">
              <w:rPr>
                <w:rStyle w:val="HTMLCode"/>
                <w:rFonts w:ascii="Consolas" w:hAnsi="Consolas" w:cs="Consolas"/>
                <w:b/>
                <w:bCs/>
                <w:i/>
                <w:iCs/>
                <w:color w:val="009900"/>
                <w:sz w:val="16"/>
                <w:szCs w:val="16"/>
              </w:rPr>
              <w:t xml:space="preserve"> 100</w:t>
            </w:r>
            <w:r w:rsidRPr="003F5691">
              <w:rPr>
                <w:rFonts w:ascii="Consolas" w:hAnsi="Consolas" w:cs="Consolas"/>
                <w:b/>
                <w:bCs/>
                <w:color w:val="0000FF"/>
                <w:sz w:val="16"/>
                <w:szCs w:val="16"/>
              </w:rPr>
              <w:br/>
            </w:r>
            <w:r w:rsidRPr="003F5691">
              <w:rPr>
                <w:rStyle w:val="HTMLCode"/>
                <w:rFonts w:ascii="Consolas" w:hAnsi="Consolas" w:cs="Consolas"/>
                <w:b/>
                <w:bCs/>
                <w:color w:val="444444"/>
                <w:sz w:val="16"/>
                <w:szCs w:val="16"/>
              </w:rPr>
              <w:t>...</w:t>
            </w:r>
            <w:r w:rsidRPr="003F5691">
              <w:rPr>
                <w:rStyle w:val="HTMLCode"/>
                <w:rFonts w:ascii="Consolas" w:hAnsi="Consolas" w:cs="Consolas"/>
                <w:b/>
                <w:bCs/>
                <w:i/>
                <w:iCs/>
                <w:color w:val="BBBBBB"/>
                <w:sz w:val="16"/>
                <w:szCs w:val="16"/>
              </w:rPr>
              <w:t xml:space="preserve"> 014</w:t>
            </w:r>
            <w:r w:rsidRPr="003F5691">
              <w:rPr>
                <w:rStyle w:val="HTMLCode"/>
                <w:rFonts w:ascii="Consolas" w:hAnsi="Consolas" w:cs="Consolas"/>
                <w:b/>
                <w:bCs/>
                <w:color w:val="00CC00"/>
                <w:sz w:val="16"/>
                <w:szCs w:val="16"/>
              </w:rPr>
              <w:t xml:space="preserve"> pop </w:t>
            </w:r>
            <w:proofErr w:type="spellStart"/>
            <w:r w:rsidRPr="003F5691">
              <w:rPr>
                <w:rStyle w:val="HTMLCode"/>
                <w:rFonts w:ascii="Consolas" w:hAnsi="Consolas" w:cs="Consolas"/>
                <w:b/>
                <w:bCs/>
                <w:color w:val="00CC00"/>
                <w:sz w:val="16"/>
                <w:szCs w:val="16"/>
              </w:rPr>
              <w:t>pop</w:t>
            </w:r>
            <w:proofErr w:type="spellEnd"/>
            <w:r w:rsidRPr="003F5691">
              <w:rPr>
                <w:rStyle w:val="HTMLCode"/>
                <w:rFonts w:ascii="Consolas" w:hAnsi="Consolas" w:cs="Consolas"/>
                <w:b/>
                <w:bCs/>
                <w:color w:val="444444"/>
                <w:sz w:val="16"/>
                <w:szCs w:val="16"/>
              </w:rPr>
              <w:t xml:space="preserve"> </w:t>
            </w:r>
            <w:proofErr w:type="spellStart"/>
            <w:r w:rsidRPr="003F5691">
              <w:rPr>
                <w:rStyle w:val="HTMLCode"/>
                <w:rFonts w:ascii="Consolas" w:hAnsi="Consolas" w:cs="Consolas"/>
                <w:b/>
                <w:bCs/>
                <w:color w:val="444444"/>
                <w:sz w:val="16"/>
                <w:szCs w:val="16"/>
              </w:rPr>
              <w:t>iex</w:t>
            </w:r>
            <w:proofErr w:type="spellEnd"/>
            <w:r w:rsidRPr="003F5691">
              <w:rPr>
                <w:rStyle w:val="HTMLCode"/>
                <w:rFonts w:ascii="Consolas" w:hAnsi="Consolas" w:cs="Consolas"/>
                <w:b/>
                <w:bCs/>
                <w:color w:val="444444"/>
                <w:sz w:val="16"/>
                <w:szCs w:val="16"/>
              </w:rPr>
              <w:t>-</w:t>
            </w:r>
            <w:r w:rsidRPr="003F5691">
              <w:rPr>
                <w:rStyle w:val="HTMLCode"/>
                <w:rFonts w:ascii="Consolas" w:hAnsi="Consolas" w:cs="Consolas"/>
                <w:b/>
                <w:bCs/>
                <w:color w:val="00CC00"/>
                <w:sz w:val="16"/>
                <w:szCs w:val="16"/>
              </w:rPr>
              <w:t xml:space="preserve"> </w:t>
            </w:r>
            <w:proofErr w:type="spellStart"/>
            <w:r w:rsidRPr="003F5691">
              <w:rPr>
                <w:rStyle w:val="HTMLCode"/>
                <w:rFonts w:ascii="Consolas" w:hAnsi="Consolas" w:cs="Consolas"/>
                <w:b/>
                <w:bCs/>
                <w:color w:val="00CC00"/>
                <w:sz w:val="16"/>
                <w:szCs w:val="16"/>
              </w:rPr>
              <w:t>rtn</w:t>
            </w:r>
            <w:proofErr w:type="spellEnd"/>
            <w:r w:rsidRPr="003F5691">
              <w:rPr>
                <w:rStyle w:val="HTMLCode"/>
                <w:rFonts w:ascii="Consolas" w:hAnsi="Consolas" w:cs="Consolas"/>
                <w:b/>
                <w:bCs/>
                <w:color w:val="00CC00"/>
                <w:sz w:val="16"/>
                <w:szCs w:val="16"/>
              </w:rPr>
              <w:t xml:space="preserve"> ;</w:t>
            </w:r>
            <w:r w:rsidRPr="003F5691">
              <w:rPr>
                <w:rStyle w:val="HTMLCode"/>
                <w:rFonts w:ascii="Consolas" w:hAnsi="Consolas" w:cs="Consolas"/>
                <w:b/>
                <w:bCs/>
                <w:i/>
                <w:iCs/>
                <w:color w:val="BBBBBB"/>
                <w:sz w:val="16"/>
                <w:szCs w:val="16"/>
              </w:rPr>
              <w:t xml:space="preserve"> 016 </w:t>
            </w:r>
          </w:p>
        </w:tc>
      </w:tr>
    </w:tbl>
    <w:p w14:paraId="371612A4" w14:textId="77777777" w:rsidR="003F5691" w:rsidRDefault="003F5691" w:rsidP="005E69F1">
      <w:pPr>
        <w:pStyle w:val="BodyText"/>
        <w:spacing w:after="0"/>
      </w:pPr>
    </w:p>
    <w:p w14:paraId="64D5EC07" w14:textId="77777777" w:rsidR="00D624B8" w:rsidRDefault="00D624B8" w:rsidP="00D624B8">
      <w:pPr>
        <w:pStyle w:val="BodyText"/>
      </w:pPr>
      <w:r>
        <w:t>The core function is the three lines beginning with the comment "</w:t>
      </w:r>
      <w:proofErr w:type="spellStart"/>
      <w:r>
        <w:t>cyc</w:t>
      </w:r>
      <w:proofErr w:type="spellEnd"/>
      <w:r>
        <w:t xml:space="preserve">". </w:t>
      </w:r>
      <w:r w:rsidR="000B5E00">
        <w:t xml:space="preserve"> </w:t>
      </w:r>
      <w:r>
        <w:t>This code expects two stack items</w:t>
      </w:r>
      <w:r w:rsidR="00ED1651">
        <w:t xml:space="preserve">: </w:t>
      </w:r>
      <w:r>
        <w:t xml:space="preserve"> </w:t>
      </w:r>
      <w:r w:rsidR="00ED1651">
        <w:t>a</w:t>
      </w:r>
      <w:r>
        <w:t xml:space="preserve">n increment value and an error accumulator. </w:t>
      </w:r>
      <w:r w:rsidR="000B5E00">
        <w:t xml:space="preserve"> </w:t>
      </w:r>
      <w:r>
        <w:t>It implements the inner loop of the PWM algorithm by calculating and sending a new value to the output pin.</w:t>
      </w:r>
      <w:r w:rsidR="000B5E00">
        <w:t xml:space="preserve"> </w:t>
      </w:r>
      <w:r>
        <w:t xml:space="preserve"> The hex number 20000 sets the output to strong pull down which will turn on the LED. </w:t>
      </w:r>
      <w:r w:rsidR="000B5E00">
        <w:t xml:space="preserve"> </w:t>
      </w:r>
      <w:r>
        <w:t xml:space="preserve">All other output values will not cause significant current flow. </w:t>
      </w:r>
      <w:r w:rsidR="00ED1651">
        <w:t xml:space="preserve"> </w:t>
      </w:r>
      <w:r>
        <w:t>A hex value of 30000 would select str</w:t>
      </w:r>
      <w:r w:rsidR="00ED1651">
        <w:t>o</w:t>
      </w:r>
      <w:r>
        <w:t>ng pull up and is not useful for this application.</w:t>
      </w:r>
      <w:r w:rsidR="00ED1651">
        <w:t xml:space="preserve"> </w:t>
      </w:r>
      <w:r>
        <w:t xml:space="preserve"> The hex value 10000 sets weak pull down and turns the LED off. </w:t>
      </w:r>
      <w:r w:rsidR="00ED1651">
        <w:t xml:space="preserve"> </w:t>
      </w:r>
      <w:r>
        <w:t>The commented 0 would select tristate output which also turns off the LED</w:t>
      </w:r>
      <w:r w:rsidR="00ED1651">
        <w:t xml:space="preserve"> but permits the pad to float higher</w:t>
      </w:r>
      <w:r>
        <w:t>.</w:t>
      </w:r>
      <w:r w:rsidR="00ED1651">
        <w:t xml:space="preserve"> </w:t>
      </w:r>
      <w:r>
        <w:t xml:space="preserve"> By toggling which of these values is commented one can rapidly compare the consequences. </w:t>
      </w:r>
      <w:r w:rsidR="00ED1651">
        <w:t xml:space="preserve"> </w:t>
      </w:r>
      <w:r>
        <w:t>We will discuss how this is done in the next section.</w:t>
      </w:r>
    </w:p>
    <w:p w14:paraId="7DCCA932" w14:textId="77777777" w:rsidR="00D624B8" w:rsidRDefault="00D624B8" w:rsidP="00D624B8">
      <w:pPr>
        <w:pStyle w:val="BodyText"/>
      </w:pPr>
      <w:r>
        <w:lastRenderedPageBreak/>
        <w:t>The algorithm used is essentially an adaptation of the</w:t>
      </w:r>
      <w:r w:rsidR="00ED1651">
        <w:t xml:space="preserve"> classical</w:t>
      </w:r>
      <w:r>
        <w:t xml:space="preserve"> </w:t>
      </w:r>
      <w:proofErr w:type="spellStart"/>
      <w:r>
        <w:t>Bresenham</w:t>
      </w:r>
      <w:proofErr w:type="spellEnd"/>
      <w:r>
        <w:t xml:space="preserve"> line interpolation algorithm (or at least </w:t>
      </w:r>
      <w:r w:rsidR="00ED1651">
        <w:t>one</w:t>
      </w:r>
      <w:r>
        <w:t xml:space="preserve"> understanding of it). </w:t>
      </w:r>
      <w:r w:rsidR="00ED1651">
        <w:t xml:space="preserve"> </w:t>
      </w:r>
      <w:r>
        <w:t xml:space="preserve">PWMs are good at </w:t>
      </w:r>
      <w:r w:rsidR="007C48AA">
        <w:t>adjusting average</w:t>
      </w:r>
      <w:r>
        <w:t xml:space="preserve"> power by controlling the duty cycle of </w:t>
      </w:r>
      <w:r w:rsidR="00ED1651">
        <w:t>a current</w:t>
      </w:r>
      <w:r>
        <w:t xml:space="preserve"> source</w:t>
      </w:r>
      <w:r w:rsidR="00ED1651">
        <w:t xml:space="preserve"> or sink</w:t>
      </w:r>
      <w:r>
        <w:t xml:space="preserve">. </w:t>
      </w:r>
      <w:r w:rsidR="00ED1651">
        <w:t xml:space="preserve"> </w:t>
      </w:r>
      <w:r>
        <w:t xml:space="preserve">Power sinks such as LEDs or motors are examples of good candidates for PWM control. </w:t>
      </w:r>
      <w:r w:rsidR="007C48AA">
        <w:t xml:space="preserve"> </w:t>
      </w:r>
      <w:r>
        <w:t xml:space="preserve">Because the switch to the energy source is either full on or off they are more efficient than typical analog control methods. </w:t>
      </w:r>
      <w:r w:rsidR="007C48AA">
        <w:t xml:space="preserve"> </w:t>
      </w:r>
      <w:r>
        <w:t>The following analogy should help us to visualize this use of the algorithm.</w:t>
      </w:r>
    </w:p>
    <w:p w14:paraId="2F83EF82" w14:textId="77777777" w:rsidR="00D624B8" w:rsidRDefault="00D624B8" w:rsidP="00D624B8">
      <w:pPr>
        <w:pStyle w:val="BodyText"/>
      </w:pPr>
      <w:r>
        <w:t xml:space="preserve">Think of a pixel as being the smallest unit of </w:t>
      </w:r>
      <w:r w:rsidR="007C48AA">
        <w:t>energy</w:t>
      </w:r>
      <w:r>
        <w:t xml:space="preserve"> that we can control; full </w:t>
      </w:r>
      <w:r w:rsidR="007C48AA">
        <w:t>power</w:t>
      </w:r>
      <w:r>
        <w:t xml:space="preserve"> times the shortest time period we can cycle the algorithm. </w:t>
      </w:r>
      <w:r w:rsidR="007C48AA">
        <w:t xml:space="preserve"> </w:t>
      </w:r>
      <w:r>
        <w:t xml:space="preserve">We can map the set of all positive slopes onto the set of binary fractions between 0 and 1 by thinking of the slope as the ratio of power on to power off time. </w:t>
      </w:r>
      <w:r w:rsidR="007C48AA">
        <w:t xml:space="preserve"> </w:t>
      </w:r>
      <w:r>
        <w:t xml:space="preserve">A vertical slope is full power and a flat slope is zero power. </w:t>
      </w:r>
      <w:r w:rsidR="007C48AA">
        <w:t xml:space="preserve"> </w:t>
      </w:r>
      <w:r>
        <w:t xml:space="preserve">An infinitely thin line leaving the origin with rational ratio will pass between many pixels without striking them dead center. </w:t>
      </w:r>
      <w:r w:rsidR="007C48AA">
        <w:t xml:space="preserve"> </w:t>
      </w:r>
      <w:r>
        <w:t>There is an error term that maintains the amount by which each idea</w:t>
      </w:r>
      <w:r w:rsidR="007C48AA">
        <w:t>l</w:t>
      </w:r>
      <w:r>
        <w:t xml:space="preserve"> point is missed as the line goes by. </w:t>
      </w:r>
      <w:r w:rsidR="007C48AA">
        <w:t xml:space="preserve"> </w:t>
      </w:r>
      <w:r>
        <w:t xml:space="preserve">The slope, as a binary fraction, is added to this error term. </w:t>
      </w:r>
      <w:r w:rsidR="007C48AA">
        <w:t xml:space="preserve"> </w:t>
      </w:r>
      <w:r>
        <w:t xml:space="preserve">Each time there is an overflow a one is output. </w:t>
      </w:r>
      <w:r w:rsidR="007C48AA">
        <w:t xml:space="preserve"> </w:t>
      </w:r>
      <w:r>
        <w:t xml:space="preserve">Each time there is no overflow a zero is output. </w:t>
      </w:r>
      <w:r w:rsidR="007C48AA">
        <w:t xml:space="preserve"> </w:t>
      </w:r>
      <w:r w:rsidR="00A777CC">
        <w:t>The remain</w:t>
      </w:r>
      <w:r>
        <w:t>d</w:t>
      </w:r>
      <w:r w:rsidR="007C48AA">
        <w:t>er</w:t>
      </w:r>
      <w:r>
        <w:t xml:space="preserve"> less than one left in the error term is always carried forward to the next interval.</w:t>
      </w:r>
    </w:p>
    <w:p w14:paraId="738809F1" w14:textId="77777777" w:rsidR="00D624B8" w:rsidRDefault="00D624B8" w:rsidP="00D624B8">
      <w:pPr>
        <w:pStyle w:val="BodyText"/>
      </w:pPr>
      <w:r>
        <w:t xml:space="preserve">At 0.5 duty cycle there is a perfect square wave at maximum frequency. </w:t>
      </w:r>
      <w:r w:rsidR="007C48AA">
        <w:t xml:space="preserve"> </w:t>
      </w:r>
      <w:r>
        <w:t>Above 0.5 the high pulse</w:t>
      </w:r>
      <w:r w:rsidR="007C48AA">
        <w:t>s</w:t>
      </w:r>
      <w:r>
        <w:t xml:space="preserve"> begin to concatenate, separated by low pulses of the minimum width. </w:t>
      </w:r>
      <w:r w:rsidR="007C48AA">
        <w:t xml:space="preserve"> </w:t>
      </w:r>
      <w:r>
        <w:t>Below 0.5 the low pulse</w:t>
      </w:r>
      <w:r w:rsidR="007C48AA">
        <w:t>s</w:t>
      </w:r>
      <w:r>
        <w:t xml:space="preserve"> concatenate between lone high pulses. </w:t>
      </w:r>
      <w:r w:rsidR="007C48AA">
        <w:t xml:space="preserve"> </w:t>
      </w:r>
      <w:r>
        <w:t xml:space="preserve">At 0.25 there is a pulse train at half the maximum frequency. </w:t>
      </w:r>
      <w:r w:rsidR="007C48AA">
        <w:t xml:space="preserve"> </w:t>
      </w:r>
      <w:r>
        <w:t xml:space="preserve">At 0.125 the frequency is a quarter of maximum. </w:t>
      </w:r>
      <w:r w:rsidR="007C48AA">
        <w:t xml:space="preserve"> </w:t>
      </w:r>
      <w:r>
        <w:t>Above 0.5 for compl</w:t>
      </w:r>
      <w:r w:rsidR="007C48AA">
        <w:t>e</w:t>
      </w:r>
      <w:r>
        <w:t xml:space="preserve">mentary slopes </w:t>
      </w:r>
      <w:r w:rsidR="007C48AA">
        <w:t>(</w:t>
      </w:r>
      <w:r>
        <w:t>where compl</w:t>
      </w:r>
      <w:r w:rsidR="007C48AA">
        <w:t>e</w:t>
      </w:r>
      <w:r>
        <w:t xml:space="preserve">mentary is defined as 1-x </w:t>
      </w:r>
      <w:r w:rsidR="007C48AA">
        <w:t>and</w:t>
      </w:r>
      <w:r>
        <w:t xml:space="preserve"> x is 0.5 to a positive power</w:t>
      </w:r>
      <w:r w:rsidR="007C48AA">
        <w:t>)</w:t>
      </w:r>
      <w:r>
        <w:t xml:space="preserve">, </w:t>
      </w:r>
      <w:r w:rsidR="007C48AA">
        <w:t>t</w:t>
      </w:r>
      <w:r>
        <w:t xml:space="preserve">he signal frequency changes just </w:t>
      </w:r>
      <w:r w:rsidR="007C48AA">
        <w:t>as it does for those x below 0.</w:t>
      </w:r>
      <w:r>
        <w:t>5</w:t>
      </w:r>
      <w:r w:rsidR="007C48AA">
        <w:t>,</w:t>
      </w:r>
      <w:r>
        <w:t xml:space="preserve"> except that the output signal is inverted. </w:t>
      </w:r>
      <w:r w:rsidR="007C48AA">
        <w:t xml:space="preserve"> </w:t>
      </w:r>
      <w:r>
        <w:t>For slopes below 0.5 represented by more than one 1 bit</w:t>
      </w:r>
      <w:r w:rsidR="007C48AA">
        <w:t xml:space="preserve"> in their binary fractional forms</w:t>
      </w:r>
      <w:r>
        <w:t xml:space="preserve">, the output is made up from all contributing frequencies interspersed. </w:t>
      </w:r>
      <w:r w:rsidR="007C48AA">
        <w:t xml:space="preserve"> </w:t>
      </w:r>
      <w:r>
        <w:t xml:space="preserve">Because only a single overflow is possible in each cycle, each frequency is magically merged at its own unique phase. </w:t>
      </w:r>
      <w:r w:rsidR="007C48AA">
        <w:t xml:space="preserve"> </w:t>
      </w:r>
      <w:r>
        <w:t>At slopes of either 1.0 or 0.0 the error term never changes and the output either saturates or stops.</w:t>
      </w:r>
    </w:p>
    <w:p w14:paraId="44F259D6" w14:textId="77777777" w:rsidR="00D624B8" w:rsidRDefault="00D624B8" w:rsidP="00D624B8">
      <w:pPr>
        <w:pStyle w:val="BodyText"/>
      </w:pPr>
      <w:r w:rsidRPr="003F5691">
        <w:t>In our</w:t>
      </w:r>
      <w:r>
        <w:t xml:space="preserve"> implementation the hex number 20000 represents 1. </w:t>
      </w:r>
      <w:r w:rsidR="003F5691">
        <w:t xml:space="preserve"> </w:t>
      </w:r>
      <w:r>
        <w:t xml:space="preserve">The number 10000 is a half and so on. </w:t>
      </w:r>
      <w:r w:rsidR="003F5691">
        <w:t xml:space="preserve"> </w:t>
      </w:r>
      <w:r>
        <w:t>At the beginning of "</w:t>
      </w:r>
      <w:proofErr w:type="spellStart"/>
      <w:r>
        <w:t>cyc</w:t>
      </w:r>
      <w:proofErr w:type="spellEnd"/>
      <w:r>
        <w:t xml:space="preserve">" the  </w:t>
      </w:r>
      <w:r w:rsidRPr="003F5691">
        <w:rPr>
          <w:rFonts w:ascii="Consolas" w:hAnsi="Consolas" w:cs="Consolas"/>
          <w:b/>
        </w:rPr>
        <w:t>1ffff and</w:t>
      </w:r>
      <w:r>
        <w:t xml:space="preserve">  removes any present overflow bits from the error term so that the next new one can be detected. </w:t>
      </w:r>
      <w:r w:rsidR="003F5691">
        <w:t xml:space="preserve"> </w:t>
      </w:r>
      <w:r>
        <w:t xml:space="preserve">The phrase  </w:t>
      </w:r>
      <w:r w:rsidRPr="003F5691">
        <w:rPr>
          <w:rFonts w:ascii="Consolas" w:hAnsi="Consolas" w:cs="Consolas"/>
          <w:b/>
        </w:rPr>
        <w:t>over . + -if</w:t>
      </w:r>
      <w:r>
        <w:t xml:space="preserve">  adds the slope in S to the error term in T and tests the overflow bit.</w:t>
      </w:r>
      <w:r w:rsidR="003F5691">
        <w:t xml:space="preserve"> </w:t>
      </w:r>
      <w:r>
        <w:t xml:space="preserve"> In the case of overflow  </w:t>
      </w:r>
      <w:r w:rsidRPr="003F5691">
        <w:rPr>
          <w:rFonts w:ascii="Consolas" w:hAnsi="Consolas" w:cs="Consolas"/>
          <w:b/>
        </w:rPr>
        <w:t>20000 !b</w:t>
      </w:r>
      <w:r>
        <w:t xml:space="preserve">  maximizes the output current. </w:t>
      </w:r>
      <w:r w:rsidR="003F5691">
        <w:t xml:space="preserve"> </w:t>
      </w:r>
      <w:r>
        <w:t xml:space="preserve">For the non-overflow case  </w:t>
      </w:r>
      <w:r w:rsidRPr="003F5691">
        <w:rPr>
          <w:rFonts w:ascii="Consolas" w:hAnsi="Consolas" w:cs="Consolas"/>
          <w:b/>
        </w:rPr>
        <w:t>10000 !b</w:t>
      </w:r>
      <w:r>
        <w:t xml:space="preserve">  minimizes the current flow.</w:t>
      </w:r>
      <w:r w:rsidR="003F5691">
        <w:t xml:space="preserve"> </w:t>
      </w:r>
      <w:r>
        <w:t xml:space="preserve"> If our algorithm never had to represent but a single slop</w:t>
      </w:r>
      <w:r w:rsidR="003F5691">
        <w:t>e</w:t>
      </w:r>
      <w:r>
        <w:t xml:space="preserve"> then at this point each of the two output phrases would simply jump back to the </w:t>
      </w:r>
      <w:r w:rsidR="003F5691">
        <w:t xml:space="preserve"> </w:t>
      </w:r>
      <w:proofErr w:type="spellStart"/>
      <w:r w:rsidRPr="003F5691">
        <w:rPr>
          <w:rFonts w:ascii="Consolas" w:hAnsi="Consolas" w:cs="Consolas"/>
          <w:b/>
        </w:rPr>
        <w:t>cyc</w:t>
      </w:r>
      <w:proofErr w:type="spellEnd"/>
      <w:r w:rsidR="003F5691">
        <w:t xml:space="preserve"> </w:t>
      </w:r>
      <w:r>
        <w:t xml:space="preserve"> point. </w:t>
      </w:r>
      <w:r w:rsidR="003F5691">
        <w:t xml:space="preserve"> </w:t>
      </w:r>
      <w:r>
        <w:t>We want o</w:t>
      </w:r>
      <w:r w:rsidR="00146FD6">
        <w:t>u</w:t>
      </w:r>
      <w:r>
        <w:t>r code to entertain new inputs as well as to accept debugging illumination requests so instead we jump</w:t>
      </w:r>
      <w:r w:rsidR="00D0563F">
        <w:t xml:space="preserve"> to</w:t>
      </w:r>
      <w:r>
        <w:t xml:space="preserve"> the command monitoring function called  </w:t>
      </w:r>
      <w:r w:rsidRPr="003F5691">
        <w:rPr>
          <w:rFonts w:ascii="Consolas" w:hAnsi="Consolas" w:cs="Consolas"/>
          <w:b/>
        </w:rPr>
        <w:t>pol</w:t>
      </w:r>
      <w:r>
        <w:t xml:space="preserve">  above.</w:t>
      </w:r>
    </w:p>
    <w:p w14:paraId="206D472D" w14:textId="77777777" w:rsidR="00D624B8" w:rsidRDefault="00D624B8" w:rsidP="00D624B8">
      <w:pPr>
        <w:pStyle w:val="BodyText"/>
      </w:pPr>
      <w:r w:rsidRPr="002936AA">
        <w:t>When the code</w:t>
      </w:r>
      <w:r>
        <w:t xml:space="preserve"> is running in diagnostic mode it will be loaded from an IDE "wire" coming from node 700.</w:t>
      </w:r>
      <w:r w:rsidR="002936AA">
        <w:t xml:space="preserve"> </w:t>
      </w:r>
      <w:r>
        <w:t xml:space="preserve"> Examination of the G144 quick reference poster shows that 600 and 700 are connected by their  </w:t>
      </w:r>
      <w:r w:rsidRPr="002936AA">
        <w:rPr>
          <w:rFonts w:ascii="Consolas" w:hAnsi="Consolas" w:cs="Consolas"/>
          <w:b/>
        </w:rPr>
        <w:t>down</w:t>
      </w:r>
      <w:r>
        <w:t xml:space="preserve">  ports. </w:t>
      </w:r>
      <w:r w:rsidR="002936AA">
        <w:t xml:space="preserve"> </w:t>
      </w:r>
      <w:r>
        <w:t xml:space="preserve">When an IDE command is issued across the wire the first instruction is a focusing call that limits the target's program counter to only a single port decode (in case the target had been executing a multiport fetch before). </w:t>
      </w:r>
      <w:r w:rsidR="002936AA">
        <w:t xml:space="preserve"> </w:t>
      </w:r>
      <w:r>
        <w:t xml:space="preserve">At the completion of an IDE command, other than the call command, a return instruction completes the command and returns the target to its original task. </w:t>
      </w:r>
      <w:r w:rsidR="002936AA">
        <w:t xml:space="preserve"> </w:t>
      </w:r>
      <w:r>
        <w:t xml:space="preserve">For an idle target node this will be a multiport execute. </w:t>
      </w:r>
      <w:r w:rsidR="002936AA">
        <w:t xml:space="preserve"> </w:t>
      </w:r>
      <w:r>
        <w:t>In our case we will be executing the PWM rather than a port fetch.</w:t>
      </w:r>
      <w:r w:rsidR="002936AA">
        <w:t xml:space="preserve"> </w:t>
      </w:r>
      <w:r>
        <w:t xml:space="preserve"> The three lines of code starting with  </w:t>
      </w:r>
      <w:r w:rsidRPr="002936AA">
        <w:rPr>
          <w:rFonts w:ascii="Consolas" w:hAnsi="Consolas" w:cs="Consolas"/>
          <w:b/>
        </w:rPr>
        <w:t>pol</w:t>
      </w:r>
      <w:r>
        <w:t xml:space="preserve">  serve to poll for IDE commands and if one is detected then we turn control over to the port completely.</w:t>
      </w:r>
    </w:p>
    <w:p w14:paraId="1B505A6C" w14:textId="77777777" w:rsidR="00D624B8" w:rsidRDefault="00D624B8" w:rsidP="00D624B8">
      <w:pPr>
        <w:pStyle w:val="BodyText"/>
      </w:pPr>
      <w:r>
        <w:t xml:space="preserve">The first line of code fetches the IO port value, masks out the down write bit and if the result is zero (no write pending) it jumps to the  </w:t>
      </w:r>
      <w:r w:rsidRPr="00A777CC">
        <w:rPr>
          <w:rFonts w:ascii="Consolas" w:hAnsi="Consolas" w:cs="Consolas"/>
          <w:b/>
        </w:rPr>
        <w:t>drop</w:t>
      </w:r>
      <w:r>
        <w:t xml:space="preserve">  which restores the stack to the values expected by "</w:t>
      </w:r>
      <w:proofErr w:type="spellStart"/>
      <w:r>
        <w:t>cyc</w:t>
      </w:r>
      <w:proofErr w:type="spellEnd"/>
      <w:r>
        <w:t xml:space="preserve">". </w:t>
      </w:r>
      <w:r w:rsidR="00A777CC">
        <w:t xml:space="preserve"> </w:t>
      </w:r>
      <w:r>
        <w:t xml:space="preserve">If a write is pending we need to give up control to the port but need to leave a return path to the PWM in case the intentions of the IDE are temporary. </w:t>
      </w:r>
      <w:r w:rsidR="00A777CC">
        <w:t xml:space="preserve"> </w:t>
      </w:r>
      <w:r>
        <w:t>We assume there is a focusing call to</w:t>
      </w:r>
      <w:r w:rsidR="00A777CC">
        <w:t xml:space="preserve"> </w:t>
      </w:r>
      <w:r>
        <w:t xml:space="preserve"> </w:t>
      </w:r>
      <w:r w:rsidRPr="00A777CC">
        <w:rPr>
          <w:rFonts w:ascii="Consolas" w:hAnsi="Consolas" w:cs="Consolas"/>
          <w:b/>
        </w:rPr>
        <w:t>down</w:t>
      </w:r>
      <w:r>
        <w:t xml:space="preserve"> </w:t>
      </w:r>
      <w:r w:rsidR="00A777CC">
        <w:t xml:space="preserve"> </w:t>
      </w:r>
      <w:r>
        <w:t xml:space="preserve">sitting in the port and this instruction needs to be removed by reading. </w:t>
      </w:r>
      <w:r w:rsidR="00A777CC">
        <w:t xml:space="preserve"> </w:t>
      </w:r>
      <w:r>
        <w:t xml:space="preserve">We also must emulate executing this call but with a return address back to ourselves. </w:t>
      </w:r>
      <w:r w:rsidR="00A777CC">
        <w:t xml:space="preserve"> </w:t>
      </w:r>
      <w:r>
        <w:t xml:space="preserve">The phrase  </w:t>
      </w:r>
      <w:r w:rsidRPr="00A777CC">
        <w:rPr>
          <w:rFonts w:ascii="Consolas" w:hAnsi="Consolas" w:cs="Consolas"/>
          <w:b/>
        </w:rPr>
        <w:t xml:space="preserve">@b push </w:t>
      </w:r>
      <w:r w:rsidR="00A777CC" w:rsidRPr="00A777CC">
        <w:rPr>
          <w:rFonts w:ascii="Consolas" w:hAnsi="Consolas" w:cs="Consolas"/>
          <w:b/>
        </w:rPr>
        <w:t>ex</w:t>
      </w:r>
      <w:r>
        <w:t xml:space="preserve">  pulls the call from the port, pushes it to the return stack where  </w:t>
      </w:r>
      <w:r w:rsidR="00A777CC" w:rsidRPr="00A777CC">
        <w:rPr>
          <w:rFonts w:ascii="Consolas" w:hAnsi="Consolas" w:cs="Consolas"/>
          <w:b/>
        </w:rPr>
        <w:t>ex</w:t>
      </w:r>
      <w:r>
        <w:t xml:space="preserve">  (execute) performs a co</w:t>
      </w:r>
      <w:r w:rsidR="000F4983">
        <w:t>-</w:t>
      </w:r>
      <w:r>
        <w:t xml:space="preserve">routine jump to the address pushed as part of the call. </w:t>
      </w:r>
      <w:r w:rsidR="00A777CC">
        <w:t xml:space="preserve"> </w:t>
      </w:r>
      <w:r>
        <w:t>The new return address replaces the call address on the return stack.</w:t>
      </w:r>
      <w:r w:rsidR="00A777CC">
        <w:t xml:space="preserve">  </w:t>
      </w:r>
      <w:r>
        <w:t xml:space="preserve">In this way when the IDE completes it will return us to the  </w:t>
      </w:r>
      <w:r w:rsidRPr="00A777CC">
        <w:rPr>
          <w:rFonts w:ascii="Consolas" w:hAnsi="Consolas" w:cs="Consolas"/>
          <w:b/>
        </w:rPr>
        <w:t>io b!</w:t>
      </w:r>
      <w:r>
        <w:t xml:space="preserve">  phrase on the last of these three lines</w:t>
      </w:r>
      <w:r w:rsidR="00A777CC">
        <w:t>, restoring B</w:t>
      </w:r>
      <w:r>
        <w:t>.</w:t>
      </w:r>
    </w:p>
    <w:p w14:paraId="74A9A93D" w14:textId="77777777" w:rsidR="00D624B8" w:rsidRDefault="00D624B8" w:rsidP="00D624B8">
      <w:pPr>
        <w:pStyle w:val="BodyText"/>
      </w:pPr>
      <w:r>
        <w:t xml:space="preserve">The final requirement that must be met for this demonstration code is to help the IDE in setting up and changing the operating conditions. </w:t>
      </w:r>
      <w:r w:rsidR="00A777CC">
        <w:t xml:space="preserve"> </w:t>
      </w:r>
      <w:r>
        <w:t>The IDE provides for pushing a literal item onto the target data stack but it does not support insertion of an item to replace S</w:t>
      </w:r>
      <w:r w:rsidR="00A777CC">
        <w:t xml:space="preserve"> in a single operation</w:t>
      </w:r>
      <w:r>
        <w:t xml:space="preserve">. </w:t>
      </w:r>
      <w:r w:rsidR="00A777CC">
        <w:t xml:space="preserve"> </w:t>
      </w:r>
      <w:r>
        <w:t xml:space="preserve">The two lines of code called  </w:t>
      </w:r>
      <w:proofErr w:type="spellStart"/>
      <w:r w:rsidRPr="00A777CC">
        <w:rPr>
          <w:rFonts w:ascii="Consolas" w:hAnsi="Consolas" w:cs="Consolas"/>
          <w:b/>
        </w:rPr>
        <w:t>upd</w:t>
      </w:r>
      <w:proofErr w:type="spellEnd"/>
      <w:r>
        <w:t xml:space="preserve">  provide this function. </w:t>
      </w:r>
      <w:r w:rsidR="00A777CC">
        <w:t xml:space="preserve"> </w:t>
      </w:r>
      <w:r>
        <w:t xml:space="preserve">The hex literal 100 at the end of the first line is known to occupy location 13 in ram. </w:t>
      </w:r>
      <w:r w:rsidR="00A777CC">
        <w:t xml:space="preserve"> </w:t>
      </w:r>
      <w:r>
        <w:t xml:space="preserve">We will code an IDE script word in the next </w:t>
      </w:r>
      <w:r>
        <w:lastRenderedPageBreak/>
        <w:t xml:space="preserve">block called  </w:t>
      </w:r>
      <w:r w:rsidRPr="00A777CC">
        <w:rPr>
          <w:rFonts w:ascii="Consolas" w:hAnsi="Consolas" w:cs="Consolas"/>
          <w:b/>
        </w:rPr>
        <w:t>seed</w:t>
      </w:r>
      <w:r>
        <w:t xml:space="preserve">  which will store a value from the </w:t>
      </w:r>
      <w:proofErr w:type="spellStart"/>
      <w:r>
        <w:t>arrayForth</w:t>
      </w:r>
      <w:proofErr w:type="spellEnd"/>
      <w:r>
        <w:t xml:space="preserve"> stack at locat</w:t>
      </w:r>
      <w:r w:rsidR="00A777CC">
        <w:t>ion</w:t>
      </w:r>
      <w:r>
        <w:t xml:space="preserve"> 13 and the</w:t>
      </w:r>
      <w:r w:rsidR="00A777CC">
        <w:t>n</w:t>
      </w:r>
      <w:r>
        <w:t xml:space="preserve"> call  </w:t>
      </w:r>
      <w:proofErr w:type="spellStart"/>
      <w:r w:rsidRPr="00A777CC">
        <w:rPr>
          <w:rFonts w:ascii="Consolas" w:hAnsi="Consolas" w:cs="Consolas"/>
          <w:b/>
        </w:rPr>
        <w:t>upd</w:t>
      </w:r>
      <w:proofErr w:type="spellEnd"/>
      <w:r>
        <w:t xml:space="preserve">  to inject that value into the PWM as a new slope.</w:t>
      </w:r>
    </w:p>
    <w:p w14:paraId="2BCE785B" w14:textId="77777777" w:rsidR="00D624B8" w:rsidRDefault="00D624B8" w:rsidP="00D624B8">
      <w:pPr>
        <w:pStyle w:val="BodyText"/>
      </w:pPr>
      <w:r>
        <w:t>As soon as the code is written we a</w:t>
      </w:r>
      <w:r w:rsidR="00A777CC">
        <w:t>dd</w:t>
      </w:r>
      <w:r>
        <w:t xml:space="preserve"> the phrase  </w:t>
      </w:r>
      <w:r w:rsidRPr="00A777CC">
        <w:rPr>
          <w:rFonts w:ascii="Consolas" w:hAnsi="Consolas" w:cs="Consolas"/>
          <w:b/>
        </w:rPr>
        <w:t>8</w:t>
      </w:r>
      <w:r w:rsidR="00A777CC" w:rsidRPr="00A777CC">
        <w:rPr>
          <w:rFonts w:ascii="Consolas" w:hAnsi="Consolas" w:cs="Consolas"/>
          <w:b/>
        </w:rPr>
        <w:t>42</w:t>
      </w:r>
      <w:r w:rsidRPr="00A777CC">
        <w:rPr>
          <w:rFonts w:ascii="Consolas" w:hAnsi="Consolas" w:cs="Consolas"/>
          <w:b/>
        </w:rPr>
        <w:t xml:space="preserve"> load</w:t>
      </w:r>
      <w:r>
        <w:t xml:space="preserve">  into block 200 so that the next time we type  </w:t>
      </w:r>
      <w:r w:rsidRPr="00A777CC">
        <w:rPr>
          <w:rFonts w:ascii="Consolas" w:hAnsi="Consolas" w:cs="Consolas"/>
          <w:b/>
        </w:rPr>
        <w:t>compile</w:t>
      </w:r>
      <w:r>
        <w:t xml:space="preserve">  this block will be included</w:t>
      </w:r>
      <w:r w:rsidR="00A777CC">
        <w:t xml:space="preserve"> in the compilation</w:t>
      </w:r>
      <w:r>
        <w:t xml:space="preserve">. </w:t>
      </w:r>
      <w:r w:rsidR="00A777CC">
        <w:t xml:space="preserve"> </w:t>
      </w:r>
      <w:r>
        <w:t>Once we do so we will observe th</w:t>
      </w:r>
      <w:r w:rsidR="00A777CC">
        <w:t>at all our grey numbers which w</w:t>
      </w:r>
      <w:r>
        <w:t xml:space="preserve">ere initially 001 have all been modified by the F18 compile to reflect the program counter at that point in the program. </w:t>
      </w:r>
      <w:r w:rsidR="00A777CC">
        <w:t xml:space="preserve"> </w:t>
      </w:r>
      <w:r>
        <w:t>If you mistyped any names or used a name before defining it the compiler will abort with question mark appended to the word you typed</w:t>
      </w:r>
      <w:r w:rsidR="00A777CC">
        <w:t xml:space="preserve">  (such as  </w:t>
      </w:r>
      <w:r w:rsidR="00A777CC" w:rsidRPr="00A777CC">
        <w:rPr>
          <w:rFonts w:ascii="Consolas" w:hAnsi="Consolas" w:cs="Consolas"/>
          <w:b/>
        </w:rPr>
        <w:t>compile</w:t>
      </w:r>
      <w:r w:rsidR="00A777CC">
        <w:t xml:space="preserve"> ) to perform the compilation</w:t>
      </w:r>
      <w:r>
        <w:t xml:space="preserve">. If you respond with  </w:t>
      </w:r>
      <w:r w:rsidRPr="002A2F6C">
        <w:rPr>
          <w:rFonts w:ascii="Consolas" w:hAnsi="Consolas" w:cs="Consolas"/>
          <w:b/>
        </w:rPr>
        <w:t>e</w:t>
      </w:r>
      <w:r>
        <w:t xml:space="preserve">  the editor will take you to the point in the block where the error was first detected. </w:t>
      </w:r>
      <w:r w:rsidR="002A2F6C">
        <w:t xml:space="preserve"> </w:t>
      </w:r>
      <w:r>
        <w:t>If all compiles well the next step is to generate some IDE script to help us install and test the code.</w:t>
      </w:r>
    </w:p>
    <w:p w14:paraId="2AEC03D1" w14:textId="77777777" w:rsidR="00D624B8" w:rsidRDefault="00D624B8" w:rsidP="007061D5">
      <w:pPr>
        <w:pStyle w:val="Heading2"/>
      </w:pPr>
      <w:bookmarkStart w:id="697" w:name="_Toc119163527"/>
      <w:r>
        <w:t>The IDE script</w:t>
      </w:r>
      <w:bookmarkEnd w:id="697"/>
    </w:p>
    <w:p w14:paraId="3B5B2AB7" w14:textId="77777777" w:rsidR="00D624B8" w:rsidRDefault="00D624B8" w:rsidP="00D624B8">
      <w:pPr>
        <w:pStyle w:val="BodyText"/>
      </w:pPr>
      <w:r>
        <w:t>We bel</w:t>
      </w:r>
      <w:r w:rsidR="002A2F6C">
        <w:t>ie</w:t>
      </w:r>
      <w:r>
        <w:t xml:space="preserve">ve that interactive development is not merely the responsibility of some esoteric, third-party, software development platform. </w:t>
      </w:r>
      <w:r w:rsidR="002A2F6C">
        <w:t xml:space="preserve"> </w:t>
      </w:r>
      <w:r>
        <w:t xml:space="preserve">We believe it is primarily a mindset. </w:t>
      </w:r>
      <w:r w:rsidR="002A2F6C">
        <w:t xml:space="preserve"> </w:t>
      </w:r>
      <w:r>
        <w:t>The choices and tools presented by the development platform must simply not conflict with the proper mindset.</w:t>
      </w:r>
      <w:r w:rsidR="002A2F6C">
        <w:t xml:space="preserve"> </w:t>
      </w:r>
      <w:r>
        <w:t xml:space="preserve"> The mindset cannot be enforced by the tools. </w:t>
      </w:r>
      <w:r w:rsidR="002A2F6C">
        <w:t xml:space="preserve"> </w:t>
      </w:r>
      <w:r>
        <w:t>The following precepts can be considered to be part of the mindset.</w:t>
      </w:r>
    </w:p>
    <w:p w14:paraId="33827464" w14:textId="77777777" w:rsidR="00D624B8" w:rsidRDefault="00D624B8" w:rsidP="00531A04">
      <w:pPr>
        <w:pStyle w:val="BodyText"/>
        <w:numPr>
          <w:ilvl w:val="0"/>
          <w:numId w:val="13"/>
        </w:numPr>
        <w:spacing w:after="0"/>
      </w:pPr>
      <w:r>
        <w:t>Make small changes.</w:t>
      </w:r>
    </w:p>
    <w:p w14:paraId="2EB7E5DD" w14:textId="77777777" w:rsidR="00D624B8" w:rsidRDefault="00D624B8" w:rsidP="00531A04">
      <w:pPr>
        <w:pStyle w:val="BodyText"/>
        <w:numPr>
          <w:ilvl w:val="0"/>
          <w:numId w:val="13"/>
        </w:numPr>
        <w:spacing w:after="0"/>
      </w:pPr>
      <w:r>
        <w:t>Save often.</w:t>
      </w:r>
    </w:p>
    <w:p w14:paraId="5FFA1857" w14:textId="77777777" w:rsidR="00D624B8" w:rsidRDefault="00D624B8" w:rsidP="00531A04">
      <w:pPr>
        <w:pStyle w:val="BodyText"/>
        <w:numPr>
          <w:ilvl w:val="0"/>
          <w:numId w:val="13"/>
        </w:numPr>
        <w:spacing w:after="0"/>
      </w:pPr>
      <w:r>
        <w:t>Test every change.</w:t>
      </w:r>
    </w:p>
    <w:p w14:paraId="18849F45" w14:textId="77777777" w:rsidR="00D624B8" w:rsidRDefault="00D624B8" w:rsidP="00531A04">
      <w:pPr>
        <w:pStyle w:val="BodyText"/>
        <w:numPr>
          <w:ilvl w:val="0"/>
          <w:numId w:val="13"/>
        </w:numPr>
        <w:spacing w:after="0"/>
      </w:pPr>
      <w:r>
        <w:t>Make sure all steps are repeatable (such as rebuilding everything before each test).</w:t>
      </w:r>
    </w:p>
    <w:p w14:paraId="32DECF7E" w14:textId="77777777" w:rsidR="00D624B8" w:rsidRDefault="00D624B8" w:rsidP="00531A04">
      <w:pPr>
        <w:pStyle w:val="BodyText"/>
        <w:numPr>
          <w:ilvl w:val="0"/>
          <w:numId w:val="13"/>
        </w:numPr>
        <w:spacing w:after="0"/>
      </w:pPr>
      <w:r>
        <w:t>Choose development paths that do not preclude testing for significant intervals.</w:t>
      </w:r>
    </w:p>
    <w:p w14:paraId="28CADBCF" w14:textId="77777777" w:rsidR="00D624B8" w:rsidRDefault="00D624B8" w:rsidP="00531A04">
      <w:pPr>
        <w:pStyle w:val="BodyText"/>
        <w:numPr>
          <w:ilvl w:val="0"/>
          <w:numId w:val="13"/>
        </w:numPr>
      </w:pPr>
      <w:r>
        <w:t>Shun tools which delay your feedback because they serve to distract you.</w:t>
      </w:r>
    </w:p>
    <w:p w14:paraId="095F4F2C" w14:textId="77777777" w:rsidR="00D624B8" w:rsidRDefault="00D624B8" w:rsidP="00D624B8">
      <w:pPr>
        <w:pStyle w:val="BodyText"/>
      </w:pPr>
      <w:r>
        <w:t xml:space="preserve">The reason </w:t>
      </w:r>
      <w:proofErr w:type="spellStart"/>
      <w:r>
        <w:t>colorForth</w:t>
      </w:r>
      <w:proofErr w:type="spellEnd"/>
      <w:r>
        <w:t xml:space="preserve"> keeps all source code memory</w:t>
      </w:r>
      <w:r w:rsidR="002A2F6C">
        <w:t>-</w:t>
      </w:r>
      <w:r>
        <w:t xml:space="preserve">resident and compiles all code from pre-parsed tokens is to encourage recompiling often. </w:t>
      </w:r>
      <w:r w:rsidR="002A2F6C">
        <w:t xml:space="preserve"> </w:t>
      </w:r>
      <w:r>
        <w:t xml:space="preserve">The use of scripts encourages repeatability and in </w:t>
      </w:r>
      <w:proofErr w:type="spellStart"/>
      <w:r>
        <w:t>colorForth</w:t>
      </w:r>
      <w:proofErr w:type="spellEnd"/>
      <w:r>
        <w:t xml:space="preserve"> you cannot even make a definition without first committing it into a block. </w:t>
      </w:r>
      <w:r w:rsidR="002A2F6C">
        <w:t xml:space="preserve"> </w:t>
      </w:r>
      <w:r>
        <w:t xml:space="preserve">The </w:t>
      </w:r>
      <w:proofErr w:type="spellStart"/>
      <w:r>
        <w:t>arrayForth</w:t>
      </w:r>
      <w:proofErr w:type="spellEnd"/>
      <w:r>
        <w:t xml:space="preserve"> word  </w:t>
      </w:r>
      <w:r w:rsidRPr="002A2F6C">
        <w:rPr>
          <w:rFonts w:ascii="Consolas" w:hAnsi="Consolas" w:cs="Consolas"/>
          <w:b/>
        </w:rPr>
        <w:t>compile</w:t>
      </w:r>
      <w:r>
        <w:t xml:space="preserve">  supports these precepts by quickly rebuilding all F18 object code and also by reloading whatever test environment you have configured for the current stage in your development. </w:t>
      </w:r>
      <w:r w:rsidR="002A2F6C">
        <w:t xml:space="preserve"> </w:t>
      </w:r>
      <w:r>
        <w:t>To support the latter function, whenever you load testing tools they should begin with</w:t>
      </w:r>
      <w:r w:rsidR="002A2F6C">
        <w:t xml:space="preserve"> the phrase</w:t>
      </w:r>
      <w:r>
        <w:t xml:space="preserve">  </w:t>
      </w:r>
      <w:r w:rsidRPr="002A2F6C">
        <w:rPr>
          <w:rFonts w:ascii="Consolas" w:hAnsi="Consolas" w:cs="Consolas"/>
          <w:b/>
        </w:rPr>
        <w:t xml:space="preserve">0 </w:t>
      </w:r>
      <w:proofErr w:type="spellStart"/>
      <w:r w:rsidRPr="002A2F6C">
        <w:rPr>
          <w:rFonts w:ascii="Consolas" w:hAnsi="Consolas" w:cs="Consolas"/>
          <w:b/>
        </w:rPr>
        <w:t>fh</w:t>
      </w:r>
      <w:proofErr w:type="spellEnd"/>
      <w:r w:rsidRPr="002A2F6C">
        <w:rPr>
          <w:rFonts w:ascii="Consolas" w:hAnsi="Consolas" w:cs="Consolas"/>
          <w:b/>
        </w:rPr>
        <w:t xml:space="preserve"> </w:t>
      </w:r>
      <w:proofErr w:type="spellStart"/>
      <w:r w:rsidRPr="002A2F6C">
        <w:rPr>
          <w:rFonts w:ascii="Consolas" w:hAnsi="Consolas" w:cs="Consolas"/>
          <w:b/>
        </w:rPr>
        <w:t>orgn</w:t>
      </w:r>
      <w:proofErr w:type="spellEnd"/>
      <w:r w:rsidRPr="002A2F6C">
        <w:rPr>
          <w:rFonts w:ascii="Consolas" w:hAnsi="Consolas" w:cs="Consolas"/>
          <w:b/>
        </w:rPr>
        <w:t xml:space="preserve"> !</w:t>
      </w:r>
      <w:r>
        <w:t xml:space="preserve">  which directs  compile  to reload that test environment as part of its job.</w:t>
      </w:r>
    </w:p>
    <w:p w14:paraId="286CFC97" w14:textId="77777777" w:rsidR="00D624B8" w:rsidRDefault="00D624B8" w:rsidP="00D624B8">
      <w:pPr>
        <w:pStyle w:val="BodyText"/>
      </w:pPr>
      <w:r>
        <w:t xml:space="preserve">In block </w:t>
      </w:r>
      <w:r w:rsidR="002A2F6C">
        <w:t>844</w:t>
      </w:r>
      <w:r>
        <w:t xml:space="preserve"> you will find the test script we have built for exercising the PWM demo. The template for this script was copied from the  </w:t>
      </w:r>
      <w:r w:rsidRPr="002A2F6C">
        <w:rPr>
          <w:rFonts w:ascii="Consolas" w:hAnsi="Consolas" w:cs="Consolas"/>
          <w:b/>
        </w:rPr>
        <w:t>host</w:t>
      </w:r>
      <w:r>
        <w:t xml:space="preserve">  block that you loaded earlier when we typed  </w:t>
      </w:r>
      <w:r w:rsidRPr="002A2F6C">
        <w:rPr>
          <w:rFonts w:ascii="Consolas" w:hAnsi="Consolas" w:cs="Consolas"/>
          <w:b/>
        </w:rPr>
        <w:t>host load</w:t>
      </w:r>
      <w:r>
        <w:t xml:space="preserve">  as part of assumption checking for node 600 and our wiring. </w:t>
      </w:r>
      <w:r w:rsidR="002A2F6C">
        <w:t xml:space="preserve"> </w:t>
      </w:r>
      <w:r>
        <w:t xml:space="preserve">We encourage you to read the shadow for the  </w:t>
      </w:r>
      <w:r w:rsidRPr="002A2F6C">
        <w:rPr>
          <w:rFonts w:ascii="Consolas" w:hAnsi="Consolas" w:cs="Consolas"/>
          <w:b/>
        </w:rPr>
        <w:t>host</w:t>
      </w:r>
      <w:r>
        <w:t xml:space="preserve">  block.</w:t>
      </w:r>
      <w:r w:rsidR="002A2F6C">
        <w:t xml:space="preserve"> </w:t>
      </w:r>
      <w:r>
        <w:t xml:space="preserve"> In our present case we have deleted the sample definition and the  </w:t>
      </w:r>
      <w:r w:rsidRPr="002A2F6C">
        <w:rPr>
          <w:rFonts w:ascii="Consolas" w:hAnsi="Consolas" w:cs="Consolas"/>
          <w:b/>
        </w:rPr>
        <w:t>canon load</w:t>
      </w:r>
      <w:r>
        <w:t xml:space="preserve">  and added two script definitions on top the standard serial IDE function</w:t>
      </w:r>
      <w:r w:rsidR="002A2F6C">
        <w:t>s</w:t>
      </w:r>
      <w:r>
        <w:t>.</w:t>
      </w:r>
      <w:r w:rsidR="002A2F6C">
        <w:t xml:space="preserve"> </w:t>
      </w:r>
      <w:r>
        <w:t xml:space="preserve"> We could also, if we had wanted, defined here a custom wiring path to replace the standard one but the defaults will be adequate for such a simple program.</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433"/>
        <w:gridCol w:w="360"/>
        <w:gridCol w:w="4118"/>
      </w:tblGrid>
      <w:tr w:rsidR="005E69F1" w:rsidRPr="003F5691" w14:paraId="6FBC7EE2" w14:textId="77777777" w:rsidTr="005E69F1">
        <w:trPr>
          <w:tblCellSpacing w:w="15" w:type="dxa"/>
          <w:jc w:val="center"/>
        </w:trPr>
        <w:tc>
          <w:tcPr>
            <w:tcW w:w="4378" w:type="dxa"/>
            <w:shd w:val="clear" w:color="auto" w:fill="FFFFFF"/>
            <w:noWrap/>
          </w:tcPr>
          <w:p w14:paraId="7822E9C5" w14:textId="77777777" w:rsidR="005E69F1" w:rsidRPr="005E69F1" w:rsidRDefault="005E69F1" w:rsidP="005E69F1">
            <w:pPr>
              <w:rPr>
                <w:rFonts w:ascii="Consolas" w:hAnsi="Consolas" w:cs="Consolas"/>
                <w:b/>
                <w:bCs/>
                <w:sz w:val="16"/>
                <w:szCs w:val="16"/>
              </w:rPr>
            </w:pPr>
            <w:r w:rsidRPr="005E69F1">
              <w:rPr>
                <w:rFonts w:ascii="Consolas" w:hAnsi="Consolas" w:cs="Consolas"/>
                <w:b/>
                <w:bCs/>
                <w:sz w:val="16"/>
                <w:szCs w:val="16"/>
              </w:rPr>
              <w:br/>
            </w:r>
            <w:r w:rsidRPr="005E69F1">
              <w:rPr>
                <w:rStyle w:val="HTMLCode"/>
                <w:rFonts w:ascii="Consolas" w:hAnsi="Consolas" w:cs="Consolas"/>
                <w:b/>
                <w:bCs/>
                <w:color w:val="444444"/>
                <w:sz w:val="16"/>
                <w:szCs w:val="16"/>
              </w:rPr>
              <w:t>configure ide for demo testing.</w:t>
            </w:r>
            <w:r w:rsidRPr="005E69F1">
              <w:rPr>
                <w:rFonts w:ascii="Consolas" w:hAnsi="Consolas" w:cs="Consolas"/>
                <w:b/>
                <w:bCs/>
                <w:color w:val="0000FF"/>
                <w:sz w:val="16"/>
                <w:szCs w:val="16"/>
              </w:rPr>
              <w:br/>
            </w:r>
            <w:r w:rsidRPr="005E69F1">
              <w:rPr>
                <w:rFonts w:ascii="Consolas" w:hAnsi="Consolas" w:cs="Consolas"/>
                <w:b/>
                <w:bCs/>
                <w:color w:val="0000FF"/>
                <w:sz w:val="16"/>
                <w:szCs w:val="16"/>
              </w:rPr>
              <w:br/>
            </w:r>
            <w:r w:rsidRPr="005E69F1">
              <w:rPr>
                <w:rStyle w:val="HTMLCode"/>
                <w:rFonts w:ascii="Consolas" w:hAnsi="Consolas" w:cs="Consolas"/>
                <w:b/>
                <w:bCs/>
                <w:color w:val="00CCCC"/>
                <w:sz w:val="16"/>
                <w:szCs w:val="16"/>
              </w:rPr>
              <w:t>***no canonical opcodes***</w:t>
            </w:r>
            <w:r w:rsidRPr="005E69F1">
              <w:rPr>
                <w:rFonts w:ascii="Consolas" w:hAnsi="Consolas" w:cs="Consolas"/>
                <w:b/>
                <w:bCs/>
                <w:color w:val="0000FF"/>
                <w:sz w:val="16"/>
                <w:szCs w:val="16"/>
              </w:rPr>
              <w:br/>
            </w:r>
            <w:r w:rsidRPr="005E69F1">
              <w:rPr>
                <w:rStyle w:val="HTMLCode"/>
                <w:rFonts w:ascii="Consolas" w:hAnsi="Consolas" w:cs="Consolas"/>
                <w:b/>
                <w:bCs/>
                <w:color w:val="DDAA00"/>
                <w:sz w:val="16"/>
                <w:szCs w:val="16"/>
              </w:rPr>
              <w:t>use the</w:t>
            </w:r>
            <w:r w:rsidRPr="005E69F1">
              <w:rPr>
                <w:rStyle w:val="HTMLCode"/>
                <w:rFonts w:ascii="Consolas" w:hAnsi="Consolas" w:cs="Consolas"/>
                <w:b/>
                <w:bCs/>
                <w:color w:val="00CC00"/>
                <w:sz w:val="16"/>
                <w:szCs w:val="16"/>
              </w:rPr>
              <w:t xml:space="preserve"> 'remote'</w:t>
            </w:r>
            <w:r w:rsidRPr="005E69F1">
              <w:rPr>
                <w:rStyle w:val="HTMLCode"/>
                <w:rFonts w:ascii="Consolas" w:hAnsi="Consolas" w:cs="Consolas"/>
                <w:b/>
                <w:bCs/>
                <w:color w:val="DDAA00"/>
                <w:sz w:val="16"/>
                <w:szCs w:val="16"/>
              </w:rPr>
              <w:t xml:space="preserve"> ones</w:t>
            </w:r>
            <w:r w:rsidRPr="005E69F1">
              <w:rPr>
                <w:rFonts w:ascii="Consolas" w:hAnsi="Consolas" w:cs="Consolas"/>
                <w:b/>
                <w:bCs/>
                <w:color w:val="0000FF"/>
                <w:sz w:val="16"/>
                <w:szCs w:val="16"/>
              </w:rPr>
              <w:br/>
            </w:r>
            <w:r w:rsidRPr="005E69F1">
              <w:rPr>
                <w:rFonts w:ascii="Consolas" w:hAnsi="Consolas" w:cs="Consolas"/>
                <w:b/>
                <w:bCs/>
                <w:color w:val="0000FF"/>
                <w:sz w:val="16"/>
                <w:szCs w:val="16"/>
              </w:rPr>
              <w:br/>
            </w:r>
            <w:r w:rsidRPr="005E69F1">
              <w:rPr>
                <w:rStyle w:val="HTMLCode"/>
                <w:rFonts w:ascii="Consolas" w:hAnsi="Consolas" w:cs="Consolas"/>
                <w:b/>
                <w:bCs/>
                <w:color w:val="FF0000"/>
                <w:sz w:val="16"/>
                <w:szCs w:val="16"/>
              </w:rPr>
              <w:t>seed</w:t>
            </w:r>
            <w:r w:rsidRPr="005E69F1">
              <w:rPr>
                <w:rStyle w:val="HTMLCode"/>
                <w:rFonts w:ascii="Consolas" w:hAnsi="Consolas" w:cs="Consolas"/>
                <w:b/>
                <w:bCs/>
                <w:color w:val="444444"/>
                <w:sz w:val="16"/>
                <w:szCs w:val="16"/>
              </w:rPr>
              <w:t xml:space="preserve"> loads </w:t>
            </w:r>
            <w:proofErr w:type="spellStart"/>
            <w:r w:rsidRPr="005E69F1">
              <w:rPr>
                <w:rStyle w:val="HTMLCode"/>
                <w:rFonts w:ascii="Consolas" w:hAnsi="Consolas" w:cs="Consolas"/>
                <w:b/>
                <w:bCs/>
                <w:color w:val="444444"/>
                <w:sz w:val="16"/>
                <w:szCs w:val="16"/>
              </w:rPr>
              <w:t>pwm</w:t>
            </w:r>
            <w:proofErr w:type="spellEnd"/>
            <w:r w:rsidRPr="005E69F1">
              <w:rPr>
                <w:rStyle w:val="HTMLCode"/>
                <w:rFonts w:ascii="Consolas" w:hAnsi="Consolas" w:cs="Consolas"/>
                <w:b/>
                <w:bCs/>
                <w:color w:val="444444"/>
                <w:sz w:val="16"/>
                <w:szCs w:val="16"/>
              </w:rPr>
              <w:t xml:space="preserve"> 'rate' and re-/runs cycle.</w:t>
            </w:r>
            <w:r w:rsidRPr="005E69F1">
              <w:rPr>
                <w:rFonts w:ascii="Consolas" w:hAnsi="Consolas" w:cs="Consolas"/>
                <w:b/>
                <w:bCs/>
                <w:color w:val="FF0000"/>
                <w:sz w:val="16"/>
                <w:szCs w:val="16"/>
              </w:rPr>
              <w:br/>
            </w:r>
            <w:r w:rsidRPr="005E69F1">
              <w:rPr>
                <w:rStyle w:val="HTMLCode"/>
                <w:rFonts w:ascii="Consolas" w:hAnsi="Consolas" w:cs="Consolas"/>
                <w:b/>
                <w:bCs/>
                <w:color w:val="FF0000"/>
                <w:sz w:val="16"/>
                <w:szCs w:val="16"/>
              </w:rPr>
              <w:t>run</w:t>
            </w:r>
            <w:r w:rsidRPr="005E69F1">
              <w:rPr>
                <w:rStyle w:val="HTMLCode"/>
                <w:rFonts w:ascii="Consolas" w:hAnsi="Consolas" w:cs="Consolas"/>
                <w:b/>
                <w:bCs/>
                <w:color w:val="444444"/>
                <w:sz w:val="16"/>
                <w:szCs w:val="16"/>
              </w:rPr>
              <w:t xml:space="preserve"> selects node 600 target, loads the </w:t>
            </w:r>
            <w:proofErr w:type="spellStart"/>
            <w:r w:rsidRPr="005E69F1">
              <w:rPr>
                <w:rStyle w:val="HTMLCode"/>
                <w:rFonts w:ascii="Consolas" w:hAnsi="Consolas" w:cs="Consolas"/>
                <w:b/>
                <w:bCs/>
                <w:color w:val="444444"/>
                <w:sz w:val="16"/>
                <w:szCs w:val="16"/>
              </w:rPr>
              <w:t>pwm</w:t>
            </w:r>
            <w:proofErr w:type="spellEnd"/>
            <w:r>
              <w:rPr>
                <w:rStyle w:val="HTMLCode"/>
                <w:rFonts w:ascii="Consolas" w:hAnsi="Consolas" w:cs="Consolas"/>
                <w:b/>
                <w:bCs/>
                <w:color w:val="0000FF"/>
                <w:sz w:val="16"/>
                <w:szCs w:val="16"/>
              </w:rPr>
              <w:t xml:space="preserve"> </w:t>
            </w:r>
            <w:r w:rsidRPr="005E69F1">
              <w:rPr>
                <w:rFonts w:ascii="Consolas" w:hAnsi="Consolas" w:cs="Consolas"/>
                <w:b/>
                <w:bCs/>
                <w:color w:val="0000FF"/>
                <w:sz w:val="16"/>
                <w:szCs w:val="16"/>
              </w:rPr>
              <w:br/>
            </w:r>
            <w:r w:rsidRPr="005E69F1">
              <w:rPr>
                <w:rStyle w:val="HTMLCode"/>
                <w:rFonts w:ascii="Consolas" w:hAnsi="Consolas" w:cs="Consolas"/>
                <w:b/>
                <w:bCs/>
                <w:color w:val="444444"/>
                <w:sz w:val="16"/>
                <w:szCs w:val="16"/>
              </w:rPr>
              <w:t xml:space="preserve">into it and starts it with a default value. </w:t>
            </w:r>
          </w:p>
        </w:tc>
        <w:tc>
          <w:tcPr>
            <w:tcW w:w="330" w:type="dxa"/>
            <w:shd w:val="clear" w:color="auto" w:fill="FFFFFF"/>
            <w:noWrap/>
          </w:tcPr>
          <w:p w14:paraId="6E6F1E41" w14:textId="77777777" w:rsidR="005E69F1" w:rsidRPr="005E69F1" w:rsidRDefault="005E69F1">
            <w:pPr>
              <w:rPr>
                <w:rFonts w:ascii="Consolas" w:hAnsi="Consolas" w:cs="Consolas"/>
                <w:b/>
                <w:bCs/>
                <w:sz w:val="16"/>
                <w:szCs w:val="16"/>
              </w:rPr>
            </w:pPr>
          </w:p>
        </w:tc>
        <w:tc>
          <w:tcPr>
            <w:tcW w:w="4063" w:type="dxa"/>
            <w:shd w:val="clear" w:color="auto" w:fill="FFFFFF"/>
            <w:noWrap/>
          </w:tcPr>
          <w:p w14:paraId="37E88ED6" w14:textId="77777777" w:rsidR="005E69F1" w:rsidRPr="005E69F1" w:rsidRDefault="005E69F1" w:rsidP="005E69F1">
            <w:pPr>
              <w:rPr>
                <w:rFonts w:ascii="Consolas" w:hAnsi="Consolas" w:cs="Consolas"/>
                <w:b/>
                <w:bCs/>
                <w:sz w:val="16"/>
                <w:szCs w:val="16"/>
              </w:rPr>
            </w:pPr>
            <w:r w:rsidRPr="005E69F1">
              <w:rPr>
                <w:rFonts w:ascii="Consolas" w:hAnsi="Consolas" w:cs="Consolas"/>
                <w:b/>
                <w:bCs/>
                <w:sz w:val="16"/>
                <w:szCs w:val="16"/>
              </w:rPr>
              <w:t xml:space="preserve">844 list </w:t>
            </w:r>
            <w:r w:rsidRPr="005E69F1">
              <w:rPr>
                <w:rFonts w:ascii="Consolas" w:hAnsi="Consolas" w:cs="Consolas"/>
                <w:b/>
                <w:bCs/>
                <w:sz w:val="16"/>
                <w:szCs w:val="16"/>
              </w:rPr>
              <w:br/>
            </w:r>
            <w:r w:rsidRPr="005E69F1">
              <w:rPr>
                <w:rStyle w:val="HTMLCode"/>
                <w:rFonts w:ascii="Consolas" w:hAnsi="Consolas" w:cs="Consolas"/>
                <w:b/>
                <w:bCs/>
                <w:color w:val="444444"/>
                <w:sz w:val="16"/>
                <w:szCs w:val="16"/>
              </w:rPr>
              <w:t>demo ide boot</w:t>
            </w:r>
            <w:r w:rsidRPr="005E69F1">
              <w:rPr>
                <w:rStyle w:val="HTMLCode"/>
                <w:rFonts w:ascii="Consolas" w:hAnsi="Consolas" w:cs="Consolas"/>
                <w:b/>
                <w:bCs/>
                <w:color w:val="DDAA00"/>
                <w:sz w:val="16"/>
                <w:szCs w:val="16"/>
              </w:rPr>
              <w:t xml:space="preserve"> empty compile serial load</w:t>
            </w:r>
            <w:r w:rsidRPr="005E69F1">
              <w:rPr>
                <w:rFonts w:ascii="Consolas" w:hAnsi="Consolas" w:cs="Consolas"/>
                <w:b/>
                <w:bCs/>
                <w:color w:val="0000FF"/>
                <w:sz w:val="16"/>
                <w:szCs w:val="16"/>
              </w:rPr>
              <w:br/>
            </w:r>
            <w:r w:rsidRPr="005E69F1">
              <w:rPr>
                <w:rFonts w:ascii="Consolas" w:hAnsi="Consolas" w:cs="Consolas"/>
                <w:b/>
                <w:bCs/>
                <w:color w:val="0000FF"/>
                <w:sz w:val="16"/>
                <w:szCs w:val="16"/>
              </w:rPr>
              <w:br/>
            </w:r>
            <w:r w:rsidRPr="005E69F1">
              <w:rPr>
                <w:rStyle w:val="HTMLCode"/>
                <w:rFonts w:ascii="Consolas" w:hAnsi="Consolas" w:cs="Consolas"/>
                <w:b/>
                <w:bCs/>
                <w:color w:val="444444"/>
                <w:sz w:val="16"/>
                <w:szCs w:val="16"/>
              </w:rPr>
              <w:t>customize</w:t>
            </w:r>
            <w:r w:rsidRPr="005E69F1">
              <w:rPr>
                <w:rStyle w:val="HTMLCode"/>
                <w:rFonts w:ascii="Consolas" w:hAnsi="Consolas" w:cs="Consolas"/>
                <w:b/>
                <w:bCs/>
                <w:color w:val="DDAA00"/>
                <w:sz w:val="16"/>
                <w:szCs w:val="16"/>
              </w:rPr>
              <w:t xml:space="preserve"> -canon 0 </w:t>
            </w:r>
            <w:proofErr w:type="spellStart"/>
            <w:r w:rsidRPr="005E69F1">
              <w:rPr>
                <w:rStyle w:val="HTMLCode"/>
                <w:rFonts w:ascii="Consolas" w:hAnsi="Consolas" w:cs="Consolas"/>
                <w:b/>
                <w:bCs/>
                <w:color w:val="DDAA00"/>
                <w:sz w:val="16"/>
                <w:szCs w:val="16"/>
              </w:rPr>
              <w:t>fh</w:t>
            </w:r>
            <w:proofErr w:type="spellEnd"/>
            <w:r w:rsidRPr="005E69F1">
              <w:rPr>
                <w:rStyle w:val="HTMLCode"/>
                <w:rFonts w:ascii="Consolas" w:hAnsi="Consolas" w:cs="Consolas"/>
                <w:b/>
                <w:bCs/>
                <w:color w:val="DDAA00"/>
                <w:sz w:val="16"/>
                <w:szCs w:val="16"/>
              </w:rPr>
              <w:t xml:space="preserve"> </w:t>
            </w:r>
            <w:proofErr w:type="spellStart"/>
            <w:r w:rsidRPr="005E69F1">
              <w:rPr>
                <w:rStyle w:val="HTMLCode"/>
                <w:rFonts w:ascii="Consolas" w:hAnsi="Consolas" w:cs="Consolas"/>
                <w:b/>
                <w:bCs/>
                <w:color w:val="DDAA00"/>
                <w:sz w:val="16"/>
                <w:szCs w:val="16"/>
              </w:rPr>
              <w:t>orgn</w:t>
            </w:r>
            <w:proofErr w:type="spellEnd"/>
            <w:r w:rsidRPr="005E69F1">
              <w:rPr>
                <w:rStyle w:val="HTMLCode"/>
                <w:rFonts w:ascii="Consolas" w:hAnsi="Consolas" w:cs="Consolas"/>
                <w:b/>
                <w:bCs/>
                <w:color w:val="DDAA00"/>
                <w:sz w:val="16"/>
                <w:szCs w:val="16"/>
              </w:rPr>
              <w:t xml:space="preserve"> !</w:t>
            </w:r>
            <w:r w:rsidRPr="005E69F1">
              <w:rPr>
                <w:rFonts w:ascii="Consolas" w:hAnsi="Consolas" w:cs="Consolas"/>
                <w:b/>
                <w:bCs/>
                <w:color w:val="0000FF"/>
                <w:sz w:val="16"/>
                <w:szCs w:val="16"/>
              </w:rPr>
              <w:br/>
            </w:r>
            <w:r w:rsidRPr="005E69F1">
              <w:rPr>
                <w:rStyle w:val="HTMLCode"/>
                <w:rFonts w:ascii="Consolas" w:hAnsi="Consolas" w:cs="Consolas"/>
                <w:b/>
                <w:bCs/>
                <w:color w:val="DDAA00"/>
                <w:sz w:val="16"/>
                <w:szCs w:val="16"/>
              </w:rPr>
              <w:t>a-com sport ! !</w:t>
            </w:r>
            <w:proofErr w:type="spellStart"/>
            <w:r w:rsidRPr="005E69F1">
              <w:rPr>
                <w:rStyle w:val="HTMLCode"/>
                <w:rFonts w:ascii="Consolas" w:hAnsi="Consolas" w:cs="Consolas"/>
                <w:b/>
                <w:bCs/>
                <w:color w:val="DDAA00"/>
                <w:sz w:val="16"/>
                <w:szCs w:val="16"/>
              </w:rPr>
              <w:t>nam</w:t>
            </w:r>
            <w:proofErr w:type="spellEnd"/>
            <w:r w:rsidRPr="005E69F1">
              <w:rPr>
                <w:rFonts w:ascii="Consolas" w:hAnsi="Consolas" w:cs="Consolas"/>
                <w:b/>
                <w:bCs/>
                <w:color w:val="0000FF"/>
                <w:sz w:val="16"/>
                <w:szCs w:val="16"/>
              </w:rPr>
              <w:br/>
            </w:r>
            <w:r w:rsidRPr="005E69F1">
              <w:rPr>
                <w:rFonts w:ascii="Consolas" w:hAnsi="Consolas" w:cs="Consolas"/>
                <w:b/>
                <w:bCs/>
                <w:color w:val="0000FF"/>
                <w:sz w:val="16"/>
                <w:szCs w:val="16"/>
              </w:rPr>
              <w:br/>
            </w:r>
            <w:r w:rsidRPr="005E69F1">
              <w:rPr>
                <w:rStyle w:val="HTMLCode"/>
                <w:rFonts w:ascii="Consolas" w:hAnsi="Consolas" w:cs="Consolas"/>
                <w:b/>
                <w:bCs/>
                <w:color w:val="FF0000"/>
                <w:sz w:val="16"/>
                <w:szCs w:val="16"/>
              </w:rPr>
              <w:t>seed</w:t>
            </w:r>
            <w:r w:rsidRPr="005E69F1">
              <w:rPr>
                <w:rStyle w:val="HTMLCode"/>
                <w:rFonts w:ascii="Consolas" w:hAnsi="Consolas" w:cs="Consolas"/>
                <w:b/>
                <w:bCs/>
                <w:color w:val="444444"/>
                <w:sz w:val="16"/>
                <w:szCs w:val="16"/>
              </w:rPr>
              <w:t xml:space="preserve"> n</w:t>
            </w:r>
            <w:r w:rsidRPr="005E69F1">
              <w:rPr>
                <w:rStyle w:val="HTMLCode"/>
                <w:rFonts w:ascii="Consolas" w:hAnsi="Consolas" w:cs="Consolas"/>
                <w:b/>
                <w:bCs/>
                <w:i/>
                <w:iCs/>
                <w:color w:val="009900"/>
                <w:sz w:val="16"/>
                <w:szCs w:val="16"/>
              </w:rPr>
              <w:t xml:space="preserve"> 13</w:t>
            </w:r>
            <w:r w:rsidRPr="005E69F1">
              <w:rPr>
                <w:rStyle w:val="HTMLCode"/>
                <w:rFonts w:ascii="Consolas" w:hAnsi="Consolas" w:cs="Consolas"/>
                <w:b/>
                <w:bCs/>
                <w:color w:val="00CC00"/>
                <w:sz w:val="16"/>
                <w:szCs w:val="16"/>
              </w:rPr>
              <w:t xml:space="preserve"> r!</w:t>
            </w:r>
            <w:r w:rsidRPr="005E69F1">
              <w:rPr>
                <w:rStyle w:val="HTMLCode"/>
                <w:rFonts w:ascii="Consolas" w:hAnsi="Consolas" w:cs="Consolas"/>
                <w:b/>
                <w:bCs/>
                <w:i/>
                <w:iCs/>
                <w:color w:val="009900"/>
                <w:sz w:val="16"/>
                <w:szCs w:val="16"/>
              </w:rPr>
              <w:t xml:space="preserve"> 12</w:t>
            </w:r>
            <w:r w:rsidRPr="005E69F1">
              <w:rPr>
                <w:rStyle w:val="HTMLCode"/>
                <w:rFonts w:ascii="Consolas" w:hAnsi="Consolas" w:cs="Consolas"/>
                <w:b/>
                <w:bCs/>
                <w:color w:val="00CC00"/>
                <w:sz w:val="16"/>
                <w:szCs w:val="16"/>
              </w:rPr>
              <w:t xml:space="preserve"> call </w:t>
            </w:r>
            <w:proofErr w:type="spellStart"/>
            <w:r w:rsidRPr="005E69F1">
              <w:rPr>
                <w:rStyle w:val="HTMLCode"/>
                <w:rFonts w:ascii="Consolas" w:hAnsi="Consolas" w:cs="Consolas"/>
                <w:b/>
                <w:bCs/>
                <w:color w:val="00CC00"/>
                <w:sz w:val="16"/>
                <w:szCs w:val="16"/>
              </w:rPr>
              <w:t>upd</w:t>
            </w:r>
            <w:proofErr w:type="spellEnd"/>
            <w:r w:rsidRPr="005E69F1">
              <w:rPr>
                <w:rStyle w:val="HTMLCode"/>
                <w:rFonts w:ascii="Consolas" w:hAnsi="Consolas" w:cs="Consolas"/>
                <w:b/>
                <w:bCs/>
                <w:color w:val="00CC00"/>
                <w:sz w:val="16"/>
                <w:szCs w:val="16"/>
              </w:rPr>
              <w:t xml:space="preserve"> ;</w:t>
            </w:r>
            <w:r w:rsidRPr="005E69F1">
              <w:rPr>
                <w:rFonts w:ascii="Consolas" w:hAnsi="Consolas" w:cs="Consolas"/>
                <w:b/>
                <w:bCs/>
                <w:color w:val="0000FF"/>
                <w:sz w:val="16"/>
                <w:szCs w:val="16"/>
              </w:rPr>
              <w:br/>
            </w:r>
            <w:r w:rsidRPr="005E69F1">
              <w:rPr>
                <w:rFonts w:ascii="Consolas" w:hAnsi="Consolas" w:cs="Consolas"/>
                <w:b/>
                <w:bCs/>
                <w:color w:val="0000FF"/>
                <w:sz w:val="16"/>
                <w:szCs w:val="16"/>
              </w:rPr>
              <w:br/>
            </w:r>
            <w:r w:rsidRPr="005E69F1">
              <w:rPr>
                <w:rStyle w:val="HTMLCode"/>
                <w:rFonts w:ascii="Consolas" w:hAnsi="Consolas" w:cs="Consolas"/>
                <w:b/>
                <w:bCs/>
                <w:color w:val="FF0000"/>
                <w:sz w:val="16"/>
                <w:szCs w:val="16"/>
              </w:rPr>
              <w:t>run</w:t>
            </w:r>
            <w:r w:rsidRPr="005E69F1">
              <w:rPr>
                <w:rStyle w:val="HTMLCode"/>
                <w:rFonts w:ascii="Consolas" w:hAnsi="Consolas" w:cs="Consolas"/>
                <w:b/>
                <w:bCs/>
                <w:color w:val="00CC00"/>
                <w:sz w:val="16"/>
                <w:szCs w:val="16"/>
              </w:rPr>
              <w:t xml:space="preserve"> talk 0 600 hook 0 64 600 boot</w:t>
            </w:r>
            <w:r w:rsidRPr="005E69F1">
              <w:rPr>
                <w:rFonts w:ascii="Consolas" w:hAnsi="Consolas" w:cs="Consolas"/>
                <w:b/>
                <w:bCs/>
                <w:color w:val="0000FF"/>
                <w:sz w:val="16"/>
                <w:szCs w:val="16"/>
              </w:rPr>
              <w:br/>
            </w:r>
            <w:proofErr w:type="spellStart"/>
            <w:r w:rsidRPr="005E69F1">
              <w:rPr>
                <w:rStyle w:val="HTMLCode"/>
                <w:rFonts w:ascii="Consolas" w:hAnsi="Consolas" w:cs="Consolas"/>
                <w:b/>
                <w:bCs/>
                <w:color w:val="00CC00"/>
                <w:sz w:val="16"/>
                <w:szCs w:val="16"/>
              </w:rPr>
              <w:t>upd</w:t>
            </w:r>
            <w:proofErr w:type="spellEnd"/>
            <w:r w:rsidRPr="005E69F1">
              <w:rPr>
                <w:rStyle w:val="HTMLCode"/>
                <w:rFonts w:ascii="Consolas" w:hAnsi="Consolas" w:cs="Consolas"/>
                <w:b/>
                <w:bCs/>
                <w:color w:val="00CC00"/>
                <w:sz w:val="16"/>
                <w:szCs w:val="16"/>
              </w:rPr>
              <w:t xml:space="preserve"> ?ram panel 0 lit</w:t>
            </w:r>
            <w:r w:rsidRPr="005E69F1">
              <w:rPr>
                <w:rStyle w:val="HTMLCode"/>
                <w:rFonts w:ascii="Consolas" w:hAnsi="Consolas" w:cs="Consolas"/>
                <w:b/>
                <w:bCs/>
                <w:i/>
                <w:iCs/>
                <w:color w:val="009900"/>
                <w:sz w:val="16"/>
                <w:szCs w:val="16"/>
              </w:rPr>
              <w:t xml:space="preserve"> 18000</w:t>
            </w:r>
            <w:r w:rsidRPr="005E69F1">
              <w:rPr>
                <w:rStyle w:val="HTMLCode"/>
                <w:rFonts w:ascii="Consolas" w:hAnsi="Consolas" w:cs="Consolas"/>
                <w:b/>
                <w:bCs/>
                <w:color w:val="00CC00"/>
                <w:sz w:val="16"/>
                <w:szCs w:val="16"/>
              </w:rPr>
              <w:t xml:space="preserve"> seed ; </w:t>
            </w:r>
          </w:p>
        </w:tc>
      </w:tr>
    </w:tbl>
    <w:p w14:paraId="2D5C8775" w14:textId="77777777" w:rsidR="002A2F6C" w:rsidRDefault="002A2F6C" w:rsidP="005E69F1">
      <w:pPr>
        <w:pStyle w:val="BodyText"/>
        <w:spacing w:after="0"/>
      </w:pPr>
    </w:p>
    <w:p w14:paraId="51C567F3" w14:textId="77777777" w:rsidR="00D624B8" w:rsidRDefault="00D624B8" w:rsidP="00D624B8">
      <w:pPr>
        <w:pStyle w:val="BodyText"/>
      </w:pPr>
      <w:r>
        <w:t xml:space="preserve">The word  </w:t>
      </w:r>
      <w:r w:rsidRPr="002A2F6C">
        <w:rPr>
          <w:rFonts w:ascii="Consolas" w:hAnsi="Consolas" w:cs="Consolas"/>
          <w:b/>
        </w:rPr>
        <w:t>seed</w:t>
      </w:r>
      <w:r>
        <w:t xml:space="preserve">  uses IDE remote commands to place it</w:t>
      </w:r>
      <w:r w:rsidR="002A2F6C">
        <w:t>s</w:t>
      </w:r>
      <w:r>
        <w:t xml:space="preserve"> argument on top of the template literal in node 600  </w:t>
      </w:r>
      <w:proofErr w:type="spellStart"/>
      <w:r w:rsidRPr="002A2F6C">
        <w:rPr>
          <w:rFonts w:ascii="Consolas" w:hAnsi="Consolas" w:cs="Consolas"/>
          <w:b/>
        </w:rPr>
        <w:t>upd</w:t>
      </w:r>
      <w:proofErr w:type="spellEnd"/>
      <w:r>
        <w:t xml:space="preserve">  and to restart the PWM at the  </w:t>
      </w:r>
      <w:proofErr w:type="spellStart"/>
      <w:r w:rsidR="002A2F6C" w:rsidRPr="002A2F6C">
        <w:rPr>
          <w:rFonts w:ascii="Consolas" w:hAnsi="Consolas" w:cs="Consolas"/>
          <w:b/>
        </w:rPr>
        <w:t>upd</w:t>
      </w:r>
      <w:proofErr w:type="spellEnd"/>
      <w:r>
        <w:t xml:space="preserve">  entry point. </w:t>
      </w:r>
      <w:r w:rsidR="002A2F6C">
        <w:t xml:space="preserve"> </w:t>
      </w:r>
      <w:r>
        <w:t>The panel stack display is also update</w:t>
      </w:r>
      <w:r w:rsidR="002A2F6C">
        <w:t>d</w:t>
      </w:r>
      <w:r>
        <w:t xml:space="preserve"> so that, if you are viewing the panel, you will see your new argument there.</w:t>
      </w:r>
      <w:r w:rsidR="002A2F6C">
        <w:t xml:space="preserve"> </w:t>
      </w:r>
      <w:r>
        <w:t xml:space="preserve"> It is helpful when outputting a sequence to see what you put out last. </w:t>
      </w:r>
      <w:r w:rsidR="002A2F6C">
        <w:t xml:space="preserve"> </w:t>
      </w:r>
      <w:r>
        <w:t>On the other hand outputting a new seed does not force panel display as this would be presumptuous and could easily be considered a distraction.</w:t>
      </w:r>
    </w:p>
    <w:p w14:paraId="1D31A3F4" w14:textId="77777777" w:rsidR="00D624B8" w:rsidRDefault="00D624B8" w:rsidP="00D624B8">
      <w:pPr>
        <w:pStyle w:val="BodyText"/>
      </w:pPr>
      <w:r>
        <w:lastRenderedPageBreak/>
        <w:t xml:space="preserve">The word  </w:t>
      </w:r>
      <w:r w:rsidRPr="002A2F6C">
        <w:rPr>
          <w:rFonts w:ascii="Consolas" w:hAnsi="Consolas" w:cs="Consolas"/>
          <w:b/>
        </w:rPr>
        <w:t>run</w:t>
      </w:r>
      <w:r>
        <w:t xml:space="preserve">  forces a reset to the host chip and reloads node 600 via path 0.</w:t>
      </w:r>
      <w:r w:rsidR="002A2F6C">
        <w:t xml:space="preserve">  </w:t>
      </w:r>
      <w:r>
        <w:t xml:space="preserve">It displays the panel and starts the PWM with an initial seed value of 0.75 duty cycle. </w:t>
      </w:r>
      <w:r w:rsidR="002A2F6C">
        <w:t xml:space="preserve"> </w:t>
      </w:r>
      <w:r>
        <w:t xml:space="preserve">Note that you would not need to use this word after a </w:t>
      </w:r>
      <w:r w:rsidR="002A2F6C">
        <w:t xml:space="preserve"> </w:t>
      </w:r>
      <w:r w:rsidRPr="002A2F6C">
        <w:rPr>
          <w:rFonts w:ascii="Consolas" w:hAnsi="Consolas" w:cs="Consolas"/>
          <w:b/>
        </w:rPr>
        <w:t>compile</w:t>
      </w:r>
      <w:r>
        <w:t xml:space="preserve"> </w:t>
      </w:r>
      <w:r w:rsidR="002A2F6C">
        <w:t xml:space="preserve"> </w:t>
      </w:r>
      <w:r>
        <w:t xml:space="preserve">if you had not made changes to the F18 code. </w:t>
      </w:r>
      <w:r w:rsidR="002A2F6C">
        <w:t xml:space="preserve"> </w:t>
      </w:r>
      <w:r>
        <w:t>If you had only added or changed some script function you would be good to go.</w:t>
      </w:r>
    </w:p>
    <w:p w14:paraId="146B96D8" w14:textId="77777777" w:rsidR="00D624B8" w:rsidRDefault="00D624B8" w:rsidP="00D624B8">
      <w:pPr>
        <w:pStyle w:val="BodyText"/>
      </w:pPr>
      <w:r>
        <w:t xml:space="preserve">To compile this script code for the first time and get it hooked in you type  </w:t>
      </w:r>
      <w:r w:rsidRPr="002A2F6C">
        <w:rPr>
          <w:rFonts w:ascii="Consolas" w:hAnsi="Consolas" w:cs="Consolas"/>
          <w:b/>
        </w:rPr>
        <w:t>8</w:t>
      </w:r>
      <w:r w:rsidR="002A2F6C">
        <w:rPr>
          <w:rFonts w:ascii="Consolas" w:hAnsi="Consolas" w:cs="Consolas"/>
          <w:b/>
        </w:rPr>
        <w:t>44</w:t>
      </w:r>
      <w:r w:rsidRPr="002A2F6C">
        <w:rPr>
          <w:rFonts w:ascii="Consolas" w:hAnsi="Consolas" w:cs="Consolas"/>
          <w:b/>
        </w:rPr>
        <w:t xml:space="preserve"> load</w:t>
      </w:r>
      <w:r>
        <w:t xml:space="preserve">  this time only. In the future simply use  </w:t>
      </w:r>
      <w:r w:rsidRPr="005E69F1">
        <w:rPr>
          <w:rFonts w:ascii="Consolas" w:hAnsi="Consolas" w:cs="Consolas"/>
          <w:b/>
        </w:rPr>
        <w:t>compile</w:t>
      </w:r>
      <w:r>
        <w:t xml:space="preserve">  and you wi</w:t>
      </w:r>
      <w:r w:rsidR="00FF6834">
        <w:t>ll also load these definitions.</w:t>
      </w:r>
    </w:p>
    <w:p w14:paraId="7E868FB7" w14:textId="77777777" w:rsidR="00D624B8" w:rsidRDefault="00D624B8" w:rsidP="00D624B8">
      <w:pPr>
        <w:pStyle w:val="BodyText"/>
      </w:pPr>
      <w:r>
        <w:t>So now that you</w:t>
      </w:r>
      <w:r w:rsidR="00FF6834">
        <w:t>r</w:t>
      </w:r>
      <w:r>
        <w:t xml:space="preserve"> PWM and test code </w:t>
      </w:r>
      <w:r w:rsidR="00FF6834">
        <w:t>is</w:t>
      </w:r>
      <w:r>
        <w:t xml:space="preserve"> loaded</w:t>
      </w:r>
      <w:r w:rsidR="00FF6834">
        <w:t>,</w:t>
      </w:r>
      <w:r>
        <w:t xml:space="preserve"> it is time to power up the scope, type  </w:t>
      </w:r>
      <w:r w:rsidRPr="00FF6834">
        <w:rPr>
          <w:rFonts w:ascii="Consolas" w:hAnsi="Consolas" w:cs="Consolas"/>
          <w:b/>
        </w:rPr>
        <w:t>run</w:t>
      </w:r>
      <w:r>
        <w:t xml:space="preserve">  and use  </w:t>
      </w:r>
      <w:r w:rsidRPr="00FF6834">
        <w:rPr>
          <w:rFonts w:ascii="Consolas" w:hAnsi="Consolas" w:cs="Consolas"/>
          <w:b/>
        </w:rPr>
        <w:t>seed</w:t>
      </w:r>
      <w:r>
        <w:t xml:space="preserve">  to observe the effect</w:t>
      </w:r>
      <w:r w:rsidR="00FF6834">
        <w:t>s</w:t>
      </w:r>
      <w:r>
        <w:t xml:space="preserve"> of different values upon the waveform and the LED. </w:t>
      </w:r>
      <w:r w:rsidR="00FF6834">
        <w:t xml:space="preserve"> </w:t>
      </w:r>
      <w:r>
        <w:t>Note that although the waveform energy is a linear function</w:t>
      </w:r>
      <w:r w:rsidR="00FF6834">
        <w:t xml:space="preserve"> of duty cycle,</w:t>
      </w:r>
      <w:r>
        <w:t xml:space="preserve"> your eye</w:t>
      </w:r>
      <w:r w:rsidR="00FF6834">
        <w:t>s</w:t>
      </w:r>
      <w:r>
        <w:t xml:space="preserve"> do not perceive the LED intensity as linear. </w:t>
      </w:r>
      <w:r w:rsidR="00FF6834">
        <w:t xml:space="preserve"> </w:t>
      </w:r>
      <w:r>
        <w:t xml:space="preserve">In a dark room you can observe the smallest value of 1 as well as increments of 1 but as soon as it becomes significantly bright you can no longer resolve such small differences. </w:t>
      </w:r>
      <w:r w:rsidR="00FF6834">
        <w:t xml:space="preserve"> </w:t>
      </w:r>
      <w:r>
        <w:t>You</w:t>
      </w:r>
      <w:r w:rsidR="00146FD6">
        <w:t>r</w:t>
      </w:r>
      <w:r>
        <w:t xml:space="preserve"> eye has some kind of </w:t>
      </w:r>
      <w:r w:rsidR="00CB3CFB">
        <w:t>a logarithmic</w:t>
      </w:r>
      <w:r>
        <w:t xml:space="preserve"> response and responds better to powers of two or less. </w:t>
      </w:r>
      <w:r w:rsidR="00FF6834">
        <w:t xml:space="preserve"> </w:t>
      </w:r>
      <w:r>
        <w:t>Perhaps a Fibonacci ramp would be more pleasing.</w:t>
      </w:r>
    </w:p>
    <w:p w14:paraId="0B4468FA" w14:textId="77777777" w:rsidR="00D624B8" w:rsidRPr="00FF6834" w:rsidRDefault="00D624B8" w:rsidP="007061D5">
      <w:pPr>
        <w:pStyle w:val="Heading2"/>
      </w:pPr>
      <w:bookmarkStart w:id="698" w:name="_Toc119163528"/>
      <w:r w:rsidRPr="00FF6834">
        <w:t>Output Observations</w:t>
      </w:r>
      <w:bookmarkEnd w:id="698"/>
    </w:p>
    <w:p w14:paraId="5A7BFE49" w14:textId="77777777" w:rsidR="00D624B8" w:rsidRDefault="00D624B8" w:rsidP="00D624B8">
      <w:pPr>
        <w:pStyle w:val="BodyText"/>
      </w:pPr>
      <w:r w:rsidRPr="000F4983">
        <w:t>The output waveforms</w:t>
      </w:r>
      <w:r>
        <w:t xml:space="preserve"> </w:t>
      </w:r>
      <w:r w:rsidR="000F4983">
        <w:t>shown in this section</w:t>
      </w:r>
      <w:r>
        <w:t xml:space="preserve"> demonstrate the behavior of the PWM. </w:t>
      </w:r>
      <w:r w:rsidR="000F4983">
        <w:t xml:space="preserve"> </w:t>
      </w:r>
      <w:r>
        <w:t xml:space="preserve">We will use the term </w:t>
      </w:r>
      <w:r w:rsidRPr="000F4983">
        <w:rPr>
          <w:i/>
        </w:rPr>
        <w:t>bit cell</w:t>
      </w:r>
      <w:r>
        <w:t xml:space="preserve"> when referring to the smallest unit of output and the word </w:t>
      </w:r>
      <w:r w:rsidRPr="000F4983">
        <w:rPr>
          <w:i/>
        </w:rPr>
        <w:t>frame</w:t>
      </w:r>
      <w:r>
        <w:t xml:space="preserve"> to refer to the period determined by the frequency contribution of the least significant one bit in the slope value. </w:t>
      </w:r>
      <w:r w:rsidR="000F4983">
        <w:t xml:space="preserve"> </w:t>
      </w:r>
      <w:r>
        <w:t>For consistency all the waveform</w:t>
      </w:r>
      <w:r w:rsidR="000F4983">
        <w:t>s</w:t>
      </w:r>
      <w:r>
        <w:t xml:space="preserve"> shown have a frame size of 64 bit cells. </w:t>
      </w:r>
      <w:r w:rsidR="000F4983">
        <w:t xml:space="preserve"> </w:t>
      </w:r>
      <w:r>
        <w:t>The size of our bit cell is dete</w:t>
      </w:r>
      <w:r w:rsidR="000F4983">
        <w:t>r</w:t>
      </w:r>
      <w:r>
        <w:t xml:space="preserve">mined by the both the algorithm and the particular speed of the node and chip under test. </w:t>
      </w:r>
      <w:r w:rsidR="000F4983">
        <w:t xml:space="preserve"> </w:t>
      </w:r>
      <w:r>
        <w:t>For our case the bit cell time is ap</w:t>
      </w:r>
      <w:r w:rsidR="000F4983">
        <w:t>p</w:t>
      </w:r>
      <w:r>
        <w:t>roximately 59.5ns and the frame time comes out to ap</w:t>
      </w:r>
      <w:r w:rsidR="000F4983">
        <w:t>p</w:t>
      </w:r>
      <w:r>
        <w:t xml:space="preserve">roximately 3.81us. </w:t>
      </w:r>
      <w:r w:rsidR="000F4983">
        <w:t xml:space="preserve"> </w:t>
      </w:r>
      <w:r>
        <w:t>The output values of 1/64 and 63/64 have been chosen because they are easy to sync a scope to, because they are compl</w:t>
      </w:r>
      <w:r w:rsidR="000F4983">
        <w:t>e</w:t>
      </w:r>
      <w:r>
        <w:t>mentary</w:t>
      </w:r>
      <w:r w:rsidR="000F4983">
        <w:t>,</w:t>
      </w:r>
      <w:r>
        <w:t xml:space="preserve"> and because the</w:t>
      </w:r>
      <w:r w:rsidR="000F4983">
        <w:t>y</w:t>
      </w:r>
      <w:r>
        <w:t xml:space="preserve"> highlight the effect and shape of a single bit cell. </w:t>
      </w:r>
      <w:r w:rsidR="000F4983">
        <w:t xml:space="preserve"> </w:t>
      </w:r>
      <w:r>
        <w:t>The last value of 33/64 demonst</w:t>
      </w:r>
      <w:r w:rsidR="000F4983">
        <w:t>r</w:t>
      </w:r>
      <w:r>
        <w:t>ates how two fr</w:t>
      </w:r>
      <w:r w:rsidR="000F4983">
        <w:t>e</w:t>
      </w:r>
      <w:r>
        <w:t>quency components merge.</w:t>
      </w:r>
    </w:p>
    <w:p w14:paraId="61D70A96" w14:textId="77777777" w:rsidR="00D624B8" w:rsidRDefault="000F4983" w:rsidP="00D624B8">
      <w:pPr>
        <w:pStyle w:val="BodyText"/>
      </w:pPr>
      <w:r>
        <w:rPr>
          <w:noProof/>
        </w:rPr>
        <mc:AlternateContent>
          <mc:Choice Requires="wps">
            <w:drawing>
              <wp:anchor distT="0" distB="0" distL="114300" distR="114300" simplePos="0" relativeHeight="251628032" behindDoc="0" locked="0" layoutInCell="1" allowOverlap="1" wp14:anchorId="3B9B7B2D" wp14:editId="47A91CFC">
                <wp:simplePos x="0" y="0"/>
                <wp:positionH relativeFrom="column">
                  <wp:posOffset>3136265</wp:posOffset>
                </wp:positionH>
                <wp:positionV relativeFrom="paragraph">
                  <wp:posOffset>15875</wp:posOffset>
                </wp:positionV>
                <wp:extent cx="3034665" cy="2185035"/>
                <wp:effectExtent l="0" t="0" r="0" b="5715"/>
                <wp:wrapSquare wrapText="bothSides"/>
                <wp:docPr id="25" name="Text Box 25"/>
                <wp:cNvGraphicFramePr/>
                <a:graphic xmlns:a="http://schemas.openxmlformats.org/drawingml/2006/main">
                  <a:graphicData uri="http://schemas.microsoft.com/office/word/2010/wordprocessingShape">
                    <wps:wsp>
                      <wps:cNvSpPr txBox="1"/>
                      <wps:spPr>
                        <a:xfrm>
                          <a:off x="0" y="0"/>
                          <a:ext cx="3034665" cy="21850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B6B662" w14:textId="77777777" w:rsidR="00D3352C" w:rsidRDefault="00D3352C">
                            <w:r>
                              <w:rPr>
                                <w:noProof/>
                              </w:rPr>
                              <w:drawing>
                                <wp:inline distT="0" distB="0" distL="0" distR="0" wp14:anchorId="1A87B4FD" wp14:editId="6337110B">
                                  <wp:extent cx="2845435" cy="1934006"/>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f800 full frame crop.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45435" cy="193400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9B7B2D" id="Text Box 25" o:spid="_x0000_s1034" type="#_x0000_t202" style="position:absolute;margin-left:246.95pt;margin-top:1.25pt;width:238.95pt;height:172.05pt;z-index:251628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" fillcolor="white [3201]" stroked="f" strokeweight=".5pt">
                <v:textbox>
                  <w:txbxContent>
                    <w:p w14:paraId="12B6B662" w14:textId="77777777" w:rsidR="00D3352C" w:rsidRDefault="00D3352C">
                      <w:r>
                        <w:rPr>
                          <w:noProof/>
                        </w:rPr>
                        <w:drawing>
                          <wp:inline distT="0" distB="0" distL="0" distR="0" wp14:anchorId="1A87B4FD" wp14:editId="6337110B">
                            <wp:extent cx="2845435" cy="1934006"/>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f800 full frame crop.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45435" cy="1934006"/>
                                    </a:xfrm>
                                    <a:prstGeom prst="rect">
                                      <a:avLst/>
                                    </a:prstGeom>
                                  </pic:spPr>
                                </pic:pic>
                              </a:graphicData>
                            </a:graphic>
                          </wp:inline>
                        </w:drawing>
                      </w:r>
                    </w:p>
                  </w:txbxContent>
                </v:textbox>
                <w10:wrap type="square"/>
              </v:shape>
            </w:pict>
          </mc:Fallback>
        </mc:AlternateContent>
      </w:r>
    </w:p>
    <w:p w14:paraId="11BE150E" w14:textId="77777777" w:rsidR="000F4983" w:rsidRDefault="000F4983" w:rsidP="00D624B8">
      <w:pPr>
        <w:pStyle w:val="BodyText"/>
      </w:pPr>
    </w:p>
    <w:p w14:paraId="443A7787" w14:textId="77777777" w:rsidR="000F4983" w:rsidRDefault="000F4983" w:rsidP="00D624B8">
      <w:pPr>
        <w:pStyle w:val="BodyText"/>
      </w:pPr>
    </w:p>
    <w:p w14:paraId="12084DCA" w14:textId="77777777" w:rsidR="000F4983" w:rsidRDefault="000F4983" w:rsidP="00D624B8">
      <w:pPr>
        <w:pStyle w:val="BodyText"/>
      </w:pPr>
      <w:r>
        <w:t>The first image shows a frame of mostly zero</w:t>
      </w:r>
      <w:r w:rsidR="000C7283">
        <w:t xml:space="preserve"> (higher voltage)</w:t>
      </w:r>
      <w:r>
        <w:t>. You can see how the output rings and then floats up gradually.</w:t>
      </w:r>
    </w:p>
    <w:p w14:paraId="639CE665" w14:textId="77777777" w:rsidR="000F4983" w:rsidRDefault="000F4983" w:rsidP="00D624B8">
      <w:pPr>
        <w:pStyle w:val="BodyText"/>
      </w:pPr>
    </w:p>
    <w:p w14:paraId="153F8A62" w14:textId="77777777" w:rsidR="000F4983" w:rsidRDefault="000F4983" w:rsidP="00D624B8">
      <w:pPr>
        <w:pStyle w:val="BodyText"/>
      </w:pPr>
    </w:p>
    <w:p w14:paraId="41AC9556" w14:textId="77777777" w:rsidR="000F4983" w:rsidRDefault="000F4983" w:rsidP="00D624B8">
      <w:pPr>
        <w:pStyle w:val="BodyText"/>
      </w:pPr>
    </w:p>
    <w:p w14:paraId="14E9E5E0" w14:textId="77777777" w:rsidR="00D624B8" w:rsidRDefault="000F4983" w:rsidP="00D624B8">
      <w:pPr>
        <w:pStyle w:val="BodyText"/>
      </w:pPr>
      <w:r>
        <w:rPr>
          <w:noProof/>
        </w:rPr>
        <w:lastRenderedPageBreak/>
        <mc:AlternateContent>
          <mc:Choice Requires="wps">
            <w:drawing>
              <wp:anchor distT="0" distB="0" distL="114300" distR="114300" simplePos="0" relativeHeight="251631104" behindDoc="0" locked="0" layoutInCell="1" allowOverlap="1" wp14:anchorId="379337DE" wp14:editId="3DC9C976">
                <wp:simplePos x="0" y="0"/>
                <wp:positionH relativeFrom="column">
                  <wp:posOffset>64008</wp:posOffset>
                </wp:positionH>
                <wp:positionV relativeFrom="paragraph">
                  <wp:posOffset>48514</wp:posOffset>
                </wp:positionV>
                <wp:extent cx="3072384" cy="2295144"/>
                <wp:effectExtent l="0" t="0" r="0" b="0"/>
                <wp:wrapSquare wrapText="bothSides"/>
                <wp:docPr id="27" name="Text Box 27"/>
                <wp:cNvGraphicFramePr/>
                <a:graphic xmlns:a="http://schemas.openxmlformats.org/drawingml/2006/main">
                  <a:graphicData uri="http://schemas.microsoft.com/office/word/2010/wordprocessingShape">
                    <wps:wsp>
                      <wps:cNvSpPr txBox="1"/>
                      <wps:spPr>
                        <a:xfrm>
                          <a:off x="0" y="0"/>
                          <a:ext cx="3072384" cy="229514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425A05" w14:textId="77777777" w:rsidR="00D3352C" w:rsidRDefault="00D3352C">
                            <w:r>
                              <w:rPr>
                                <w:noProof/>
                              </w:rPr>
                              <w:drawing>
                                <wp:inline distT="0" distB="0" distL="0" distR="0" wp14:anchorId="5295C99B" wp14:editId="57642DC0">
                                  <wp:extent cx="2692727" cy="1827583"/>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00 on cell crop.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92727" cy="182758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9337DE" id="Text Box 27" o:spid="_x0000_s1035" type="#_x0000_t202" style="position:absolute;margin-left:5.05pt;margin-top:3.8pt;width:241.9pt;height:180.7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" fillcolor="white [3201]" stroked="f" strokeweight=".5pt">
                <v:textbox>
                  <w:txbxContent>
                    <w:p w14:paraId="66425A05" w14:textId="77777777" w:rsidR="00D3352C" w:rsidRDefault="00D3352C">
                      <w:r>
                        <w:rPr>
                          <w:noProof/>
                        </w:rPr>
                        <w:drawing>
                          <wp:inline distT="0" distB="0" distL="0" distR="0" wp14:anchorId="5295C99B" wp14:editId="57642DC0">
                            <wp:extent cx="2692727" cy="1827583"/>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00 on cell crop.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92727" cy="1827583"/>
                                    </a:xfrm>
                                    <a:prstGeom prst="rect">
                                      <a:avLst/>
                                    </a:prstGeom>
                                  </pic:spPr>
                                </pic:pic>
                              </a:graphicData>
                            </a:graphic>
                          </wp:inline>
                        </w:drawing>
                      </w:r>
                    </w:p>
                  </w:txbxContent>
                </v:textbox>
                <w10:wrap type="square"/>
              </v:shape>
            </w:pict>
          </mc:Fallback>
        </mc:AlternateContent>
      </w:r>
    </w:p>
    <w:p w14:paraId="6C248FD9" w14:textId="77777777" w:rsidR="000F4983" w:rsidRDefault="000F4983" w:rsidP="00D624B8">
      <w:pPr>
        <w:pStyle w:val="BodyText"/>
      </w:pPr>
    </w:p>
    <w:p w14:paraId="51AF70FE" w14:textId="77777777" w:rsidR="000F4983" w:rsidRDefault="000F4983" w:rsidP="00D624B8">
      <w:pPr>
        <w:pStyle w:val="BodyText"/>
      </w:pPr>
      <w:r>
        <w:t xml:space="preserve">The second image zooms in on the one bit at the perimeter of the frame. We see a strong negative going pulse that arcs back up to a stable voltage just before </w:t>
      </w:r>
      <w:r w:rsidR="009065CB">
        <w:t>releasing</w:t>
      </w:r>
      <w:r>
        <w:t>.</w:t>
      </w:r>
      <w:r>
        <w:br w:type="page"/>
      </w:r>
    </w:p>
    <w:p w14:paraId="528E8F2C" w14:textId="77777777" w:rsidR="00D624B8" w:rsidRDefault="000F4983" w:rsidP="00D624B8">
      <w:pPr>
        <w:pStyle w:val="BodyText"/>
      </w:pPr>
      <w:r>
        <w:rPr>
          <w:noProof/>
        </w:rPr>
        <w:lastRenderedPageBreak/>
        <mc:AlternateContent>
          <mc:Choice Requires="wps">
            <w:drawing>
              <wp:anchor distT="0" distB="0" distL="114300" distR="114300" simplePos="0" relativeHeight="251634176" behindDoc="0" locked="0" layoutInCell="1" allowOverlap="1" wp14:anchorId="2BB7026A" wp14:editId="01428C83">
                <wp:simplePos x="0" y="0"/>
                <wp:positionH relativeFrom="column">
                  <wp:posOffset>3044952</wp:posOffset>
                </wp:positionH>
                <wp:positionV relativeFrom="paragraph">
                  <wp:posOffset>45720</wp:posOffset>
                </wp:positionV>
                <wp:extent cx="3090672" cy="2276856"/>
                <wp:effectExtent l="0" t="0" r="0" b="9525"/>
                <wp:wrapSquare wrapText="bothSides"/>
                <wp:docPr id="32" name="Text Box 32"/>
                <wp:cNvGraphicFramePr/>
                <a:graphic xmlns:a="http://schemas.openxmlformats.org/drawingml/2006/main">
                  <a:graphicData uri="http://schemas.microsoft.com/office/word/2010/wordprocessingShape">
                    <wps:wsp>
                      <wps:cNvSpPr txBox="1"/>
                      <wps:spPr>
                        <a:xfrm>
                          <a:off x="0" y="0"/>
                          <a:ext cx="3090672" cy="227685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2E6A037" w14:textId="77777777" w:rsidR="00D3352C" w:rsidRDefault="00D3352C">
                            <w:r>
                              <w:rPr>
                                <w:noProof/>
                              </w:rPr>
                              <w:drawing>
                                <wp:inline distT="0" distB="0" distL="0" distR="0" wp14:anchorId="393C14EA" wp14:editId="50FB19A4">
                                  <wp:extent cx="2769772" cy="19691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00 on cell crop.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69772" cy="19691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B7026A" id="Text Box 32" o:spid="_x0000_s1036" type="#_x0000_t202" style="position:absolute;margin-left:239.75pt;margin-top:3.6pt;width:243.35pt;height:179.3pt;z-index:25163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" fillcolor="white [3201]" stroked="f" strokeweight=".5pt">
                <v:textbox>
                  <w:txbxContent>
                    <w:p w14:paraId="62E6A037" w14:textId="77777777" w:rsidR="00D3352C" w:rsidRDefault="00D3352C">
                      <w:r>
                        <w:rPr>
                          <w:noProof/>
                        </w:rPr>
                        <w:drawing>
                          <wp:inline distT="0" distB="0" distL="0" distR="0" wp14:anchorId="393C14EA" wp14:editId="50FB19A4">
                            <wp:extent cx="2769772" cy="19691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00 on cell crop.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69772" cy="1969135"/>
                                    </a:xfrm>
                                    <a:prstGeom prst="rect">
                                      <a:avLst/>
                                    </a:prstGeom>
                                  </pic:spPr>
                                </pic:pic>
                              </a:graphicData>
                            </a:graphic>
                          </wp:inline>
                        </w:drawing>
                      </w:r>
                    </w:p>
                  </w:txbxContent>
                </v:textbox>
                <w10:wrap type="square"/>
              </v:shape>
            </w:pict>
          </mc:Fallback>
        </mc:AlternateContent>
      </w:r>
    </w:p>
    <w:p w14:paraId="42176F17" w14:textId="77777777" w:rsidR="000F4983" w:rsidRDefault="000F4983" w:rsidP="00D624B8">
      <w:pPr>
        <w:pStyle w:val="BodyText"/>
      </w:pPr>
    </w:p>
    <w:p w14:paraId="180D929C" w14:textId="77777777" w:rsidR="000F4983" w:rsidRDefault="000F4983" w:rsidP="00D624B8">
      <w:pPr>
        <w:pStyle w:val="BodyText"/>
      </w:pPr>
    </w:p>
    <w:p w14:paraId="5BBE2890" w14:textId="77777777" w:rsidR="000F4983" w:rsidRDefault="000F4983" w:rsidP="00D624B8">
      <w:pPr>
        <w:pStyle w:val="BodyText"/>
      </w:pPr>
      <w:r>
        <w:t>The third image is of a frame of 63 one bit cells and a single zero bit cell. You can see how the frame begins with a strong low going pulse that quickly stabilizes to a firm value and ends with a short ring as it is released for one bit cell.</w:t>
      </w:r>
    </w:p>
    <w:p w14:paraId="2926F780" w14:textId="77777777" w:rsidR="000F4983" w:rsidRDefault="000F4983" w:rsidP="00D624B8">
      <w:pPr>
        <w:pStyle w:val="BodyText"/>
      </w:pPr>
    </w:p>
    <w:p w14:paraId="56F1C583" w14:textId="77777777" w:rsidR="000F4983" w:rsidRDefault="000F4983" w:rsidP="00D624B8">
      <w:pPr>
        <w:pStyle w:val="BodyText"/>
      </w:pPr>
    </w:p>
    <w:p w14:paraId="14330E88" w14:textId="77777777" w:rsidR="000F4983" w:rsidRDefault="000F4983" w:rsidP="00D624B8">
      <w:pPr>
        <w:pStyle w:val="BodyText"/>
      </w:pPr>
    </w:p>
    <w:p w14:paraId="05C12604" w14:textId="77777777" w:rsidR="000F4983" w:rsidRDefault="000F4983" w:rsidP="00D624B8">
      <w:pPr>
        <w:pStyle w:val="BodyText"/>
      </w:pPr>
      <w:r>
        <w:rPr>
          <w:noProof/>
        </w:rPr>
        <mc:AlternateContent>
          <mc:Choice Requires="wps">
            <w:drawing>
              <wp:anchor distT="0" distB="0" distL="114300" distR="114300" simplePos="0" relativeHeight="251637248" behindDoc="0" locked="0" layoutInCell="1" allowOverlap="1" wp14:anchorId="24B7105A" wp14:editId="71152C7E">
                <wp:simplePos x="0" y="0"/>
                <wp:positionH relativeFrom="column">
                  <wp:posOffset>18288</wp:posOffset>
                </wp:positionH>
                <wp:positionV relativeFrom="paragraph">
                  <wp:posOffset>61214</wp:posOffset>
                </wp:positionV>
                <wp:extent cx="3154680" cy="2414016"/>
                <wp:effectExtent l="0" t="0" r="7620" b="5715"/>
                <wp:wrapSquare wrapText="bothSides"/>
                <wp:docPr id="34" name="Text Box 34"/>
                <wp:cNvGraphicFramePr/>
                <a:graphic xmlns:a="http://schemas.openxmlformats.org/drawingml/2006/main">
                  <a:graphicData uri="http://schemas.microsoft.com/office/word/2010/wordprocessingShape">
                    <wps:wsp>
                      <wps:cNvSpPr txBox="1"/>
                      <wps:spPr>
                        <a:xfrm>
                          <a:off x="0" y="0"/>
                          <a:ext cx="3154680" cy="241401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4D641C" w14:textId="77777777" w:rsidR="00D3352C" w:rsidRDefault="00D3352C">
                            <w:r>
                              <w:rPr>
                                <w:noProof/>
                              </w:rPr>
                              <w:drawing>
                                <wp:inline distT="0" distB="0" distL="0" distR="0" wp14:anchorId="4C13911A" wp14:editId="25B27B32">
                                  <wp:extent cx="2774007" cy="2015490"/>
                                  <wp:effectExtent l="0" t="0" r="762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00 on in frame crop.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74007" cy="20154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B7105A" id="Text Box 34" o:spid="_x0000_s1037" type="#_x0000_t202" style="position:absolute;margin-left:1.45pt;margin-top:4.8pt;width:248.4pt;height:190.1pt;z-index:251637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" fillcolor="white [3201]" stroked="f" strokeweight=".5pt">
                <v:textbox>
                  <w:txbxContent>
                    <w:p w14:paraId="614D641C" w14:textId="77777777" w:rsidR="00D3352C" w:rsidRDefault="00D3352C">
                      <w:r>
                        <w:rPr>
                          <w:noProof/>
                        </w:rPr>
                        <w:drawing>
                          <wp:inline distT="0" distB="0" distL="0" distR="0" wp14:anchorId="4C13911A" wp14:editId="25B27B32">
                            <wp:extent cx="2774007" cy="2015490"/>
                            <wp:effectExtent l="0" t="0" r="762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00 on in frame crop.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74007" cy="2015490"/>
                                    </a:xfrm>
                                    <a:prstGeom prst="rect">
                                      <a:avLst/>
                                    </a:prstGeom>
                                  </pic:spPr>
                                </pic:pic>
                              </a:graphicData>
                            </a:graphic>
                          </wp:inline>
                        </w:drawing>
                      </w:r>
                    </w:p>
                  </w:txbxContent>
                </v:textbox>
                <w10:wrap type="square"/>
              </v:shape>
            </w:pict>
          </mc:Fallback>
        </mc:AlternateContent>
      </w:r>
    </w:p>
    <w:p w14:paraId="5DDC1A2E" w14:textId="77777777" w:rsidR="009065CB" w:rsidRDefault="009065CB" w:rsidP="00D624B8">
      <w:pPr>
        <w:pStyle w:val="BodyText"/>
      </w:pPr>
    </w:p>
    <w:p w14:paraId="5FE52F6D" w14:textId="77777777" w:rsidR="009065CB" w:rsidRDefault="009065CB" w:rsidP="00D624B8">
      <w:pPr>
        <w:pStyle w:val="BodyText"/>
      </w:pPr>
    </w:p>
    <w:p w14:paraId="765944D5" w14:textId="77777777" w:rsidR="00D624B8" w:rsidRDefault="00D624B8" w:rsidP="00D624B8">
      <w:pPr>
        <w:pStyle w:val="BodyText"/>
      </w:pPr>
      <w:r>
        <w:t>The fourth image is a zoom into the frame transition of the previous capture and shows the single zero bit cell being replaced by the long string of ones.</w:t>
      </w:r>
    </w:p>
    <w:p w14:paraId="59B29038" w14:textId="77777777" w:rsidR="009065CB" w:rsidRDefault="009065CB" w:rsidP="00D624B8">
      <w:pPr>
        <w:pStyle w:val="BodyText"/>
      </w:pPr>
    </w:p>
    <w:p w14:paraId="3253A377" w14:textId="77777777" w:rsidR="009065CB" w:rsidRDefault="009065CB" w:rsidP="00D624B8">
      <w:pPr>
        <w:pStyle w:val="BodyText"/>
      </w:pPr>
    </w:p>
    <w:p w14:paraId="4DB2CE04" w14:textId="77777777" w:rsidR="009065CB" w:rsidRDefault="009065CB" w:rsidP="00D624B8">
      <w:pPr>
        <w:pStyle w:val="BodyText"/>
      </w:pPr>
    </w:p>
    <w:p w14:paraId="5F965BB9" w14:textId="77777777" w:rsidR="009065CB" w:rsidRDefault="009065CB" w:rsidP="00D624B8">
      <w:pPr>
        <w:pStyle w:val="BodyText"/>
      </w:pPr>
    </w:p>
    <w:p w14:paraId="2649B41B" w14:textId="77777777" w:rsidR="009065CB" w:rsidRDefault="009065CB" w:rsidP="00D624B8">
      <w:pPr>
        <w:pStyle w:val="BodyText"/>
      </w:pPr>
      <w:r>
        <w:rPr>
          <w:noProof/>
        </w:rPr>
        <mc:AlternateContent>
          <mc:Choice Requires="wps">
            <w:drawing>
              <wp:anchor distT="0" distB="0" distL="114300" distR="114300" simplePos="0" relativeHeight="251640320" behindDoc="0" locked="0" layoutInCell="1" allowOverlap="1" wp14:anchorId="449B031E" wp14:editId="5458D2BD">
                <wp:simplePos x="0" y="0"/>
                <wp:positionH relativeFrom="column">
                  <wp:posOffset>-359918</wp:posOffset>
                </wp:positionH>
                <wp:positionV relativeFrom="paragraph">
                  <wp:posOffset>240411</wp:posOffset>
                </wp:positionV>
                <wp:extent cx="3181604" cy="2496312"/>
                <wp:effectExtent l="0" t="0" r="0" b="0"/>
                <wp:wrapSquare wrapText="bothSides"/>
                <wp:docPr id="35" name="Text Box 35"/>
                <wp:cNvGraphicFramePr/>
                <a:graphic xmlns:a="http://schemas.openxmlformats.org/drawingml/2006/main">
                  <a:graphicData uri="http://schemas.microsoft.com/office/word/2010/wordprocessingShape">
                    <wps:wsp>
                      <wps:cNvSpPr txBox="1"/>
                      <wps:spPr>
                        <a:xfrm>
                          <a:off x="0" y="0"/>
                          <a:ext cx="3181604" cy="249631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0A8F635" w14:textId="77777777" w:rsidR="00D3352C" w:rsidRDefault="00D3352C">
                            <w:r>
                              <w:rPr>
                                <w:noProof/>
                              </w:rPr>
                              <w:drawing>
                                <wp:inline distT="0" distB="0" distL="0" distR="0" wp14:anchorId="4B2D0475" wp14:editId="1910C76F">
                                  <wp:extent cx="2992120" cy="2226310"/>
                                  <wp:effectExtent l="0" t="0" r="0" b="25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00 two frames crop.jpg"/>
                                          <pic:cNvPicPr/>
                                        </pic:nvPicPr>
                                        <pic:blipFill>
                                          <a:blip r:embed="rId34">
                                            <a:extLst>
                                              <a:ext uri="{28A0092B-C50C-407E-A947-70E740481C1C}">
                                                <a14:useLocalDpi xmlns:a14="http://schemas.microsoft.com/office/drawing/2010/main" val="0"/>
                                              </a:ext>
                                            </a:extLst>
                                          </a:blip>
                                          <a:stretch>
                                            <a:fillRect/>
                                          </a:stretch>
                                        </pic:blipFill>
                                        <pic:spPr>
                                          <a:xfrm>
                                            <a:off x="0" y="0"/>
                                            <a:ext cx="2992120" cy="22263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9B031E" id="Text Box 35" o:spid="_x0000_s1038" type="#_x0000_t202" style="position:absolute;margin-left:-28.35pt;margin-top:18.95pt;width:250.5pt;height:196.55pt;z-index:251640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" fillcolor="white [3201]" stroked="f" strokeweight=".5pt">
                <v:textbox>
                  <w:txbxContent>
                    <w:p w14:paraId="20A8F635" w14:textId="77777777" w:rsidR="00D3352C" w:rsidRDefault="00D3352C">
                      <w:r>
                        <w:rPr>
                          <w:noProof/>
                        </w:rPr>
                        <w:drawing>
                          <wp:inline distT="0" distB="0" distL="0" distR="0" wp14:anchorId="4B2D0475" wp14:editId="1910C76F">
                            <wp:extent cx="2992120" cy="2226310"/>
                            <wp:effectExtent l="0" t="0" r="0" b="25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00 two frames crop.jpg"/>
                                    <pic:cNvPicPr/>
                                  </pic:nvPicPr>
                                  <pic:blipFill>
                                    <a:blip r:embed="rId34">
                                      <a:extLst>
                                        <a:ext uri="{28A0092B-C50C-407E-A947-70E740481C1C}">
                                          <a14:useLocalDpi xmlns:a14="http://schemas.microsoft.com/office/drawing/2010/main" val="0"/>
                                        </a:ext>
                                      </a:extLst>
                                    </a:blip>
                                    <a:stretch>
                                      <a:fillRect/>
                                    </a:stretch>
                                  </pic:blipFill>
                                  <pic:spPr>
                                    <a:xfrm>
                                      <a:off x="0" y="0"/>
                                      <a:ext cx="2992120" cy="2226310"/>
                                    </a:xfrm>
                                    <a:prstGeom prst="rect">
                                      <a:avLst/>
                                    </a:prstGeom>
                                  </pic:spPr>
                                </pic:pic>
                              </a:graphicData>
                            </a:graphic>
                          </wp:inline>
                        </w:drawing>
                      </w:r>
                    </w:p>
                  </w:txbxContent>
                </v:textbox>
                <w10:wrap type="square"/>
              </v:shape>
            </w:pict>
          </mc:Fallback>
        </mc:AlternateContent>
      </w:r>
    </w:p>
    <w:p w14:paraId="748F38DC" w14:textId="77777777" w:rsidR="00D624B8" w:rsidRDefault="00D624B8" w:rsidP="00D624B8">
      <w:pPr>
        <w:pStyle w:val="BodyText"/>
      </w:pPr>
      <w:r>
        <w:t>The last image is of the value 33/64. It contains two complete frames. In each frame you may count 33 one bit cells and 31 zero bit cells. Observe that this packing is accomplished by joining two one bit cells in each of two locations. There is also a change of phase in the second half of each frame.</w:t>
      </w:r>
    </w:p>
    <w:p w14:paraId="358553F2" w14:textId="77777777" w:rsidR="00D624B8" w:rsidRDefault="00D57039" w:rsidP="007061D5">
      <w:pPr>
        <w:pStyle w:val="Heading2"/>
      </w:pPr>
      <w:bookmarkStart w:id="699" w:name="_Toc119163529"/>
      <w:r>
        <w:t>Further Study</w:t>
      </w:r>
      <w:bookmarkEnd w:id="699"/>
    </w:p>
    <w:p w14:paraId="56F246DA" w14:textId="77777777" w:rsidR="00654AC8" w:rsidRPr="00654AC8" w:rsidRDefault="00D57039" w:rsidP="00D624B8">
      <w:pPr>
        <w:pStyle w:val="BodyText"/>
      </w:pPr>
      <w:r>
        <w:t xml:space="preserve">Please see the hybrid DAC function  </w:t>
      </w:r>
      <w:r w:rsidRPr="004C161A">
        <w:rPr>
          <w:rFonts w:ascii="Consolas" w:hAnsi="Consolas" w:cs="Consolas"/>
          <w:b/>
        </w:rPr>
        <w:t>-</w:t>
      </w:r>
      <w:proofErr w:type="spellStart"/>
      <w:r w:rsidRPr="004C161A">
        <w:rPr>
          <w:rFonts w:ascii="Consolas" w:hAnsi="Consolas" w:cs="Consolas"/>
          <w:b/>
        </w:rPr>
        <w:t>dac</w:t>
      </w:r>
      <w:proofErr w:type="spellEnd"/>
      <w:r>
        <w:t xml:space="preserve">  described in the </w:t>
      </w:r>
      <w:r w:rsidRPr="004C161A">
        <w:rPr>
          <w:i/>
        </w:rPr>
        <w:t>G144A12 Chip Reference</w:t>
      </w:r>
      <w:r>
        <w:t>.  That algorithm, present in ROM of the Analog nodes, uses duty cycle variation to enhance the resolution of the 9-bit current sourcing DACs.</w:t>
      </w:r>
    </w:p>
    <w:p w14:paraId="2794EE2A" w14:textId="77777777" w:rsidR="00E529E3" w:rsidRDefault="00E529E3" w:rsidP="00E20647">
      <w:pPr>
        <w:pStyle w:val="BodyText"/>
      </w:pPr>
      <w:bookmarkStart w:id="700" w:name="_Toc299199581"/>
      <w:bookmarkStart w:id="701" w:name="_Toc299115144"/>
      <w:bookmarkStart w:id="702" w:name="_Toc299115145"/>
      <w:bookmarkStart w:id="703" w:name="_Toc299032549"/>
      <w:bookmarkStart w:id="704" w:name="_Toc299032618"/>
      <w:bookmarkStart w:id="705" w:name="_Toc299051869"/>
      <w:bookmarkStart w:id="706" w:name="_Toc290253098"/>
      <w:bookmarkEnd w:id="700"/>
      <w:bookmarkEnd w:id="701"/>
      <w:bookmarkEnd w:id="702"/>
      <w:bookmarkEnd w:id="703"/>
      <w:bookmarkEnd w:id="704"/>
      <w:bookmarkEnd w:id="705"/>
    </w:p>
    <w:p w14:paraId="17819A5A" w14:textId="77777777" w:rsidR="00E529E3" w:rsidRDefault="00E529E3" w:rsidP="00E20647">
      <w:pPr>
        <w:pStyle w:val="BodyText"/>
        <w:sectPr w:rsidR="00E529E3" w:rsidSect="00D052E7">
          <w:type w:val="continuous"/>
          <w:pgSz w:w="12240" w:h="15840" w:code="1"/>
          <w:pgMar w:top="1440" w:right="1080" w:bottom="1440" w:left="1440" w:header="720" w:footer="720" w:gutter="0"/>
          <w:cols w:space="720"/>
          <w:docGrid w:linePitch="272"/>
        </w:sectPr>
      </w:pPr>
    </w:p>
    <w:p w14:paraId="620B210C" w14:textId="556D0E70" w:rsidR="00CA656E" w:rsidRPr="00933D0F" w:rsidRDefault="00CA656E" w:rsidP="00F720D9">
      <w:pPr>
        <w:pStyle w:val="Heading1"/>
      </w:pPr>
      <w:bookmarkStart w:id="707" w:name="_Toc299199594"/>
      <w:bookmarkStart w:id="708" w:name="_Toc299199595"/>
      <w:bookmarkStart w:id="709" w:name="_Toc299199596"/>
      <w:bookmarkStart w:id="710" w:name="_Toc299199597"/>
      <w:bookmarkStart w:id="711" w:name="_Toc119163530"/>
      <w:bookmarkEnd w:id="707"/>
      <w:bookmarkEnd w:id="708"/>
      <w:bookmarkEnd w:id="709"/>
      <w:bookmarkEnd w:id="710"/>
      <w:r w:rsidRPr="00933D0F">
        <w:lastRenderedPageBreak/>
        <w:t>Commissioning a New G144A12 Board</w:t>
      </w:r>
      <w:bookmarkEnd w:id="711"/>
    </w:p>
    <w:p w14:paraId="5FFFA598" w14:textId="77777777" w:rsidR="00CA656E" w:rsidRDefault="00CA656E" w:rsidP="00CA656E">
      <w:pPr>
        <w:pStyle w:val="BodyText"/>
      </w:pPr>
      <w:r>
        <w:t>This section describes the simplest procedures for "bringing up" a new PCB with one or more G144A12 chips.  If your hardware differs, use these as examples to develop your own procedures.</w:t>
      </w:r>
    </w:p>
    <w:p w14:paraId="6D80A90F" w14:textId="77777777" w:rsidR="00CA656E" w:rsidRDefault="00A00E7C" w:rsidP="00A00E7C">
      <w:pPr>
        <w:pStyle w:val="Heading2"/>
      </w:pPr>
      <w:bookmarkStart w:id="712" w:name="_Toc119163531"/>
      <w:r>
        <w:t>G144A12 Standalone, No Flash or SRAM</w:t>
      </w:r>
      <w:bookmarkEnd w:id="712"/>
    </w:p>
    <w:p w14:paraId="7BE2936A" w14:textId="77777777" w:rsidR="00A00E7C" w:rsidRDefault="00A00E7C" w:rsidP="00A00E7C">
      <w:pPr>
        <w:pStyle w:val="Heading3"/>
      </w:pPr>
      <w:bookmarkStart w:id="713" w:name="_Toc119163532"/>
      <w:proofErr w:type="spellStart"/>
      <w:r>
        <w:t>sF</w:t>
      </w:r>
      <w:proofErr w:type="spellEnd"/>
      <w:r>
        <w:t xml:space="preserve"> as Host</w:t>
      </w:r>
      <w:bookmarkEnd w:id="713"/>
    </w:p>
    <w:p w14:paraId="3E3E4A29" w14:textId="77777777" w:rsidR="00A00E7C" w:rsidRDefault="00A00E7C" w:rsidP="00A00E7C">
      <w:pPr>
        <w:pStyle w:val="BodyText"/>
      </w:pPr>
      <w:r>
        <w:t>Arrange and configure an FTDI serial interface.  Use EIDE interactively to explore and debug.  Use serial boot streams to program.</w:t>
      </w:r>
    </w:p>
    <w:p w14:paraId="76AFDC16" w14:textId="77777777" w:rsidR="00A00E7C" w:rsidRPr="00933D0F" w:rsidRDefault="00A00E7C" w:rsidP="00A00E7C">
      <w:pPr>
        <w:pStyle w:val="Heading3"/>
        <w:rPr>
          <w:highlight w:val="yellow"/>
        </w:rPr>
      </w:pPr>
      <w:bookmarkStart w:id="714" w:name="_Toc119163533"/>
      <w:r w:rsidRPr="00933D0F">
        <w:rPr>
          <w:highlight w:val="yellow"/>
        </w:rPr>
        <w:t>pF/144 as Host</w:t>
      </w:r>
      <w:bookmarkEnd w:id="714"/>
    </w:p>
    <w:p w14:paraId="539B25FC" w14:textId="77777777" w:rsidR="00A00E7C" w:rsidRPr="00A00E7C" w:rsidRDefault="00A00E7C" w:rsidP="00A00E7C">
      <w:pPr>
        <w:pStyle w:val="BodyText"/>
      </w:pPr>
      <w:r>
        <w:t>Not supported yet.</w:t>
      </w:r>
    </w:p>
    <w:p w14:paraId="020D2744" w14:textId="77777777" w:rsidR="00A00E7C" w:rsidRPr="00463574" w:rsidRDefault="00A00E7C" w:rsidP="00A00E7C">
      <w:pPr>
        <w:pStyle w:val="Heading2"/>
      </w:pPr>
      <w:bookmarkStart w:id="715" w:name="_Toc119163534"/>
      <w:r w:rsidRPr="00463574">
        <w:t>G144A12 Embedded, Flash Only</w:t>
      </w:r>
      <w:bookmarkEnd w:id="715"/>
    </w:p>
    <w:p w14:paraId="4DA812B3" w14:textId="77777777" w:rsidR="00A00E7C" w:rsidRDefault="00A00E7C" w:rsidP="00A00E7C">
      <w:pPr>
        <w:pStyle w:val="Heading3"/>
      </w:pPr>
      <w:bookmarkStart w:id="716" w:name="_Toc119163535"/>
      <w:proofErr w:type="spellStart"/>
      <w:r>
        <w:t>sF</w:t>
      </w:r>
      <w:proofErr w:type="spellEnd"/>
      <w:r>
        <w:t xml:space="preserve"> as Host</w:t>
      </w:r>
      <w:bookmarkEnd w:id="716"/>
    </w:p>
    <w:p w14:paraId="43E2434F" w14:textId="77777777" w:rsidR="00A00E7C" w:rsidRPr="00A00E7C" w:rsidRDefault="00A00E7C" w:rsidP="00A00E7C">
      <w:pPr>
        <w:pStyle w:val="BodyText"/>
      </w:pPr>
      <w:r>
        <w:t xml:space="preserve">Take the steps as for Standalone above.  </w:t>
      </w:r>
      <w:r w:rsidRPr="00463574">
        <w:rPr>
          <w:highlight w:val="yellow"/>
        </w:rPr>
        <w:t>External flash burning is not supported yet.</w:t>
      </w:r>
      <w:r w:rsidR="00722ACE">
        <w:t xml:space="preserve">  Ensure board set for no-boot.</w:t>
      </w:r>
    </w:p>
    <w:p w14:paraId="5A3CF5DB" w14:textId="77777777" w:rsidR="00A00E7C" w:rsidRPr="00463574" w:rsidRDefault="00A00E7C" w:rsidP="00A00E7C">
      <w:pPr>
        <w:pStyle w:val="Heading3"/>
        <w:rPr>
          <w:highlight w:val="yellow"/>
        </w:rPr>
      </w:pPr>
      <w:bookmarkStart w:id="717" w:name="_Toc119163536"/>
      <w:r w:rsidRPr="00463574">
        <w:rPr>
          <w:highlight w:val="yellow"/>
        </w:rPr>
        <w:t>pF/144 as Host</w:t>
      </w:r>
      <w:bookmarkEnd w:id="717"/>
    </w:p>
    <w:p w14:paraId="6FB0A953" w14:textId="77777777" w:rsidR="00A00E7C" w:rsidRPr="00A00E7C" w:rsidRDefault="00A00E7C" w:rsidP="00A00E7C">
      <w:pPr>
        <w:pStyle w:val="BodyText"/>
      </w:pPr>
      <w:r>
        <w:t>Not supported yet.</w:t>
      </w:r>
    </w:p>
    <w:p w14:paraId="675CBC07" w14:textId="77777777" w:rsidR="00A00E7C" w:rsidRDefault="00A00E7C" w:rsidP="00A00E7C">
      <w:pPr>
        <w:pStyle w:val="Heading2"/>
      </w:pPr>
      <w:bookmarkStart w:id="718" w:name="_Ref19965005"/>
      <w:bookmarkStart w:id="719" w:name="_Ref19965029"/>
      <w:bookmarkStart w:id="720" w:name="_Toc119163537"/>
      <w:r>
        <w:t xml:space="preserve">G144A12 </w:t>
      </w:r>
      <w:proofErr w:type="spellStart"/>
      <w:r>
        <w:t>polyFORTH</w:t>
      </w:r>
      <w:proofErr w:type="spellEnd"/>
      <w:r>
        <w:t xml:space="preserve"> Capable</w:t>
      </w:r>
      <w:bookmarkEnd w:id="718"/>
      <w:bookmarkEnd w:id="719"/>
      <w:bookmarkEnd w:id="720"/>
    </w:p>
    <w:p w14:paraId="6BA64184" w14:textId="77777777" w:rsidR="00CA656E" w:rsidRDefault="00A00E7C" w:rsidP="00A00E7C">
      <w:pPr>
        <w:pStyle w:val="Heading3"/>
      </w:pPr>
      <w:bookmarkStart w:id="721" w:name="_Toc119163538"/>
      <w:proofErr w:type="spellStart"/>
      <w:r>
        <w:t>sF</w:t>
      </w:r>
      <w:proofErr w:type="spellEnd"/>
      <w:r>
        <w:t xml:space="preserve"> as Host</w:t>
      </w:r>
      <w:bookmarkEnd w:id="721"/>
    </w:p>
    <w:p w14:paraId="642C5126" w14:textId="77777777" w:rsidR="00A00E7C" w:rsidRDefault="00A00E7C" w:rsidP="00A00E7C">
      <w:pPr>
        <w:pStyle w:val="BodyText"/>
      </w:pPr>
      <w:r>
        <w:t>One method is presently supported:</w:t>
      </w:r>
    </w:p>
    <w:p w14:paraId="133203BC" w14:textId="77777777" w:rsidR="00A00E7C" w:rsidRDefault="00A00E7C" w:rsidP="00A00E7C">
      <w:pPr>
        <w:pStyle w:val="BodyText"/>
        <w:numPr>
          <w:ilvl w:val="0"/>
          <w:numId w:val="21"/>
        </w:numPr>
      </w:pPr>
      <w:r>
        <w:t>Take the steps as for Standalone above and verify the chip is alive with EIDE.</w:t>
      </w:r>
      <w:r w:rsidR="00722ACE">
        <w:t xml:space="preserve">  Ensure board set for no-boot.</w:t>
      </w:r>
    </w:p>
    <w:p w14:paraId="00C6107A" w14:textId="77777777" w:rsidR="00A00E7C" w:rsidRDefault="00A00E7C" w:rsidP="00A00E7C">
      <w:pPr>
        <w:pStyle w:val="BodyText"/>
        <w:numPr>
          <w:ilvl w:val="0"/>
          <w:numId w:val="21"/>
        </w:numPr>
      </w:pPr>
      <w:r>
        <w:t xml:space="preserve">Bring up </w:t>
      </w:r>
      <w:proofErr w:type="spellStart"/>
      <w:r>
        <w:t>polyFORTH</w:t>
      </w:r>
      <w:proofErr w:type="spellEnd"/>
      <w:r>
        <w:t xml:space="preserve"> (no Ether or clock) using serial boot stream, 1- or 2-chip.</w:t>
      </w:r>
    </w:p>
    <w:p w14:paraId="4972CF3E" w14:textId="77777777" w:rsidR="00A00E7C" w:rsidRDefault="00722ACE" w:rsidP="00A00E7C">
      <w:pPr>
        <w:pStyle w:val="BodyText"/>
        <w:numPr>
          <w:ilvl w:val="0"/>
          <w:numId w:val="21"/>
        </w:numPr>
      </w:pPr>
      <w:r w:rsidRPr="00933D0F">
        <w:rPr>
          <w:rFonts w:ascii="Consolas" w:hAnsi="Consolas"/>
          <w:b/>
        </w:rPr>
        <w:t>SERIAL LOAD  PLUG  &lt;space&gt;</w:t>
      </w:r>
      <w:r>
        <w:t xml:space="preserve">  to autobaud</w:t>
      </w:r>
    </w:p>
    <w:p w14:paraId="54855CD5" w14:textId="604CA255" w:rsidR="00722ACE" w:rsidRDefault="00C23B4D" w:rsidP="00A00E7C">
      <w:pPr>
        <w:pStyle w:val="BodyText"/>
        <w:numPr>
          <w:ilvl w:val="0"/>
          <w:numId w:val="21"/>
        </w:numPr>
      </w:pPr>
      <w:r w:rsidRPr="00933D0F">
        <w:rPr>
          <w:rFonts w:ascii="Consolas" w:hAnsi="Consolas"/>
          <w:b/>
        </w:rPr>
        <w:t xml:space="preserve">20 DRIVE </w:t>
      </w:r>
      <w:r w:rsidR="00722ACE" w:rsidRPr="00933D0F">
        <w:rPr>
          <w:rFonts w:ascii="Consolas" w:hAnsi="Consolas"/>
          <w:b/>
        </w:rPr>
        <w:t>HI</w:t>
      </w:r>
      <w:r w:rsidR="00722ACE">
        <w:t xml:space="preserve">  (</w:t>
      </w:r>
      <w:r>
        <w:t xml:space="preserve">from serial disk; </w:t>
      </w:r>
      <w:r w:rsidR="00722ACE">
        <w:t xml:space="preserve">default </w:t>
      </w:r>
      <w:r w:rsidR="00722ACE" w:rsidRPr="00933D0F">
        <w:rPr>
          <w:rFonts w:ascii="Consolas" w:hAnsi="Consolas"/>
          <w:b/>
        </w:rPr>
        <w:t>UNITS</w:t>
      </w:r>
      <w:r w:rsidR="00722ACE">
        <w:t xml:space="preserve"> table maps </w:t>
      </w:r>
      <w:r>
        <w:t>SPI flash at zero</w:t>
      </w:r>
      <w:r w:rsidR="00722ACE">
        <w:t>).  If you have recompiled nucleus on that serial disk or have changed clock selection in block 9 you may need to think about what you are doing.</w:t>
      </w:r>
    </w:p>
    <w:p w14:paraId="76FC889E" w14:textId="40181457" w:rsidR="00555D00" w:rsidRPr="00463574" w:rsidRDefault="00555D00" w:rsidP="00A00E7C">
      <w:pPr>
        <w:pStyle w:val="BodyText"/>
        <w:numPr>
          <w:ilvl w:val="0"/>
          <w:numId w:val="21"/>
        </w:numPr>
        <w:rPr>
          <w:i/>
          <w:iCs/>
        </w:rPr>
      </w:pPr>
      <w:r w:rsidRPr="00463574">
        <w:rPr>
          <w:rFonts w:asciiTheme="minorHAnsi" w:hAnsiTheme="minorHAnsi" w:cstheme="minorHAnsi"/>
          <w:b/>
          <w:i/>
          <w:iCs/>
          <w:color w:val="FF0000"/>
        </w:rPr>
        <w:t>If you are commissioning an EVB001 board with old flash</w:t>
      </w:r>
      <w:r w:rsidRPr="00463574">
        <w:rPr>
          <w:rFonts w:asciiTheme="minorHAnsi" w:hAnsiTheme="minorHAnsi" w:cstheme="minorHAnsi"/>
          <w:b/>
          <w:i/>
          <w:iCs/>
        </w:rPr>
        <w:t xml:space="preserve">, </w:t>
      </w:r>
      <w:r>
        <w:rPr>
          <w:rFonts w:asciiTheme="minorHAnsi" w:hAnsiTheme="minorHAnsi" w:cstheme="minorHAnsi"/>
          <w:bCs/>
        </w:rPr>
        <w:t>take these additional steps:</w:t>
      </w:r>
    </w:p>
    <w:p w14:paraId="440B606A" w14:textId="53E0292F" w:rsidR="00555D00" w:rsidRPr="00463574" w:rsidRDefault="00555D00" w:rsidP="00555D00">
      <w:pPr>
        <w:pStyle w:val="BodyText"/>
        <w:numPr>
          <w:ilvl w:val="1"/>
          <w:numId w:val="21"/>
        </w:numPr>
        <w:rPr>
          <w:i/>
          <w:iCs/>
        </w:rPr>
      </w:pPr>
      <w:r>
        <w:rPr>
          <w:rFonts w:asciiTheme="minorHAnsi" w:hAnsiTheme="minorHAnsi" w:cstheme="minorHAnsi"/>
          <w:bCs/>
        </w:rPr>
        <w:t xml:space="preserve">Edit block 61  There's a line selecting new and old flash that starts with 1 for new.  Change this to 0 and </w:t>
      </w:r>
      <w:r w:rsidRPr="00463574">
        <w:rPr>
          <w:rFonts w:ascii="Consolas" w:hAnsi="Consolas" w:cstheme="minorHAnsi"/>
          <w:b/>
        </w:rPr>
        <w:t>FLUSH</w:t>
      </w:r>
      <w:r>
        <w:rPr>
          <w:rFonts w:asciiTheme="minorHAnsi" w:hAnsiTheme="minorHAnsi" w:cstheme="minorHAnsi"/>
          <w:bCs/>
        </w:rPr>
        <w:t>.</w:t>
      </w:r>
    </w:p>
    <w:p w14:paraId="5998C38B" w14:textId="0934C8A5" w:rsidR="00555D00" w:rsidRPr="00463574" w:rsidRDefault="00555D00" w:rsidP="00555D00">
      <w:pPr>
        <w:pStyle w:val="BodyText"/>
        <w:numPr>
          <w:ilvl w:val="1"/>
          <w:numId w:val="21"/>
        </w:numPr>
        <w:rPr>
          <w:rFonts w:ascii="Consolas" w:hAnsi="Consolas" w:cstheme="minorHAnsi"/>
          <w:b/>
        </w:rPr>
      </w:pPr>
      <w:r w:rsidRPr="00463574">
        <w:rPr>
          <w:rFonts w:ascii="Consolas" w:hAnsi="Consolas" w:cstheme="minorHAnsi"/>
          <w:b/>
        </w:rPr>
        <w:t>COMPILER LOAD CHIP LOAD</w:t>
      </w:r>
    </w:p>
    <w:p w14:paraId="49021425" w14:textId="562EF8CB" w:rsidR="00555D00" w:rsidRPr="00463574" w:rsidRDefault="00555D00" w:rsidP="00555D00">
      <w:pPr>
        <w:pStyle w:val="BodyText"/>
        <w:numPr>
          <w:ilvl w:val="1"/>
          <w:numId w:val="21"/>
        </w:numPr>
        <w:rPr>
          <w:i/>
          <w:iCs/>
        </w:rPr>
      </w:pPr>
      <w:r w:rsidRPr="00463574">
        <w:rPr>
          <w:rFonts w:ascii="Consolas" w:hAnsi="Consolas" w:cstheme="minorHAnsi"/>
          <w:b/>
        </w:rPr>
        <w:t>EMPTY  TESTING LOAD INSTALL</w:t>
      </w:r>
      <w:r>
        <w:rPr>
          <w:rFonts w:asciiTheme="minorHAnsi" w:hAnsiTheme="minorHAnsi" w:cstheme="minorHAnsi"/>
          <w:bCs/>
        </w:rPr>
        <w:t xml:space="preserve">  (now zero has an old-flash nucleus.)</w:t>
      </w:r>
    </w:p>
    <w:p w14:paraId="630B7316" w14:textId="5DCA8AB1" w:rsidR="00555D00" w:rsidRPr="00463574" w:rsidRDefault="00555D00" w:rsidP="00463574">
      <w:pPr>
        <w:pStyle w:val="BodyText"/>
        <w:numPr>
          <w:ilvl w:val="1"/>
          <w:numId w:val="21"/>
        </w:numPr>
        <w:rPr>
          <w:i/>
          <w:iCs/>
        </w:rPr>
      </w:pPr>
      <w:r>
        <w:rPr>
          <w:rFonts w:asciiTheme="minorHAnsi" w:hAnsiTheme="minorHAnsi" w:cstheme="minorHAnsi"/>
          <w:bCs/>
        </w:rPr>
        <w:t>Repeat steps 2 thru 4 above so you are now running on a system that can write old flash, and proceed with step 6.</w:t>
      </w:r>
    </w:p>
    <w:p w14:paraId="1B473E7C" w14:textId="4745AF38" w:rsidR="00722ACE" w:rsidRDefault="001A0F2E" w:rsidP="00A00E7C">
      <w:pPr>
        <w:pStyle w:val="BodyText"/>
        <w:numPr>
          <w:ilvl w:val="0"/>
          <w:numId w:val="21"/>
        </w:numPr>
      </w:pPr>
      <w:r w:rsidRPr="00463574">
        <w:rPr>
          <w:rFonts w:ascii="Consolas" w:hAnsi="Consolas"/>
          <w:b/>
          <w:bCs/>
        </w:rPr>
        <w:t>AFORTH</w:t>
      </w:r>
      <w:r>
        <w:t xml:space="preserve">  and m</w:t>
      </w:r>
      <w:r w:rsidR="00722ACE">
        <w:t xml:space="preserve">ake flash boot stream using </w:t>
      </w:r>
      <w:r w:rsidR="00F14DD1">
        <w:t xml:space="preserve">1668 </w:t>
      </w:r>
      <w:r w:rsidR="00722ACE">
        <w:t xml:space="preserve">or </w:t>
      </w:r>
      <w:r w:rsidR="00F14DD1">
        <w:t>1671</w:t>
      </w:r>
      <w:r w:rsidR="00722ACE">
        <w:t>.</w:t>
      </w:r>
    </w:p>
    <w:p w14:paraId="1734CC21" w14:textId="67B06EA7" w:rsidR="00722ACE" w:rsidRDefault="00722ACE" w:rsidP="00A00E7C">
      <w:pPr>
        <w:pStyle w:val="BodyText"/>
        <w:numPr>
          <w:ilvl w:val="0"/>
          <w:numId w:val="21"/>
        </w:numPr>
      </w:pPr>
      <w:r w:rsidRPr="00933D0F">
        <w:rPr>
          <w:rFonts w:ascii="Consolas" w:hAnsi="Consolas"/>
          <w:b/>
        </w:rPr>
        <w:t>WRITE-FLASH</w:t>
      </w:r>
      <w:r>
        <w:t xml:space="preserve">  if not present in the load block</w:t>
      </w:r>
      <w:r w:rsidR="00C23B4D">
        <w:t xml:space="preserve"> you just used</w:t>
      </w:r>
      <w:r>
        <w:t>.</w:t>
      </w:r>
    </w:p>
    <w:p w14:paraId="5F87C07D" w14:textId="77777777" w:rsidR="00722ACE" w:rsidRDefault="00722ACE" w:rsidP="00A00E7C">
      <w:pPr>
        <w:pStyle w:val="BodyText"/>
        <w:numPr>
          <w:ilvl w:val="0"/>
          <w:numId w:val="21"/>
        </w:numPr>
      </w:pPr>
      <w:r w:rsidRPr="00933D0F">
        <w:rPr>
          <w:rFonts w:ascii="Consolas" w:hAnsi="Consolas"/>
          <w:b/>
        </w:rPr>
        <w:t>?FLASH</w:t>
      </w:r>
      <w:r>
        <w:t xml:space="preserve">  to verify that it was written.</w:t>
      </w:r>
    </w:p>
    <w:p w14:paraId="75F06595" w14:textId="7B9F1683" w:rsidR="00722ACE" w:rsidRDefault="003E425D" w:rsidP="00A00E7C">
      <w:pPr>
        <w:pStyle w:val="BodyText"/>
        <w:numPr>
          <w:ilvl w:val="0"/>
          <w:numId w:val="21"/>
        </w:numPr>
      </w:pPr>
      <w:r>
        <w:rPr>
          <w:rFonts w:ascii="Consolas" w:hAnsi="Consolas"/>
          <w:b/>
        </w:rPr>
        <w:lastRenderedPageBreak/>
        <w:t>BULK</w:t>
      </w:r>
      <w:r w:rsidRPr="00933D0F">
        <w:rPr>
          <w:rFonts w:ascii="Consolas" w:hAnsi="Consolas"/>
          <w:b/>
        </w:rPr>
        <w:t xml:space="preserve"> </w:t>
      </w:r>
      <w:r w:rsidR="00C23B4D" w:rsidRPr="00933D0F">
        <w:rPr>
          <w:rFonts w:ascii="Consolas" w:hAnsi="Consolas"/>
          <w:b/>
        </w:rPr>
        <w:t>LOAD  0 DRIVE  24000 0 9 BLOCKS</w:t>
      </w:r>
      <w:r w:rsidR="00C23B4D">
        <w:t xml:space="preserve">  to c</w:t>
      </w:r>
      <w:r w:rsidR="00722ACE">
        <w:t>opy at least the first 9 blocks of serial disk to the flash disk area so there is a nucleus to boot.</w:t>
      </w:r>
      <w:r>
        <w:t xml:space="preserve">  It's better to copy all 4800 blocks if you have the large flash. </w:t>
      </w:r>
      <w:r w:rsidR="001A0F2E">
        <w:t xml:space="preserve"> </w:t>
      </w:r>
      <w:r w:rsidR="001A0F2E" w:rsidRPr="00463574">
        <w:rPr>
          <w:color w:val="FF0000"/>
        </w:rPr>
        <w:t xml:space="preserve">Use  </w:t>
      </w:r>
      <w:r w:rsidR="001A0F2E" w:rsidRPr="00463574">
        <w:rPr>
          <w:rFonts w:ascii="Consolas" w:hAnsi="Consolas"/>
          <w:b/>
          <w:bCs/>
        </w:rPr>
        <w:t>DISKING</w:t>
      </w:r>
      <w:r w:rsidR="001A0F2E">
        <w:t xml:space="preserve">  </w:t>
      </w:r>
      <w:r w:rsidR="001A0F2E" w:rsidRPr="00463574">
        <w:rPr>
          <w:color w:val="FF0000"/>
        </w:rPr>
        <w:t xml:space="preserve">if you are </w:t>
      </w:r>
      <w:r w:rsidR="00565791" w:rsidRPr="00463574">
        <w:rPr>
          <w:color w:val="FF0000"/>
        </w:rPr>
        <w:t>on an EVB001 board or otherwise running old style flash.</w:t>
      </w:r>
    </w:p>
    <w:p w14:paraId="212FA6B0" w14:textId="6CF48728" w:rsidR="008B6AFB" w:rsidRPr="00463574" w:rsidRDefault="008B6AFB" w:rsidP="00A00E7C">
      <w:pPr>
        <w:pStyle w:val="BodyText"/>
        <w:numPr>
          <w:ilvl w:val="0"/>
          <w:numId w:val="21"/>
        </w:numPr>
        <w:rPr>
          <w:rFonts w:asciiTheme="minorHAnsi" w:hAnsiTheme="minorHAnsi" w:cstheme="minorHAnsi"/>
          <w:bCs/>
        </w:rPr>
      </w:pPr>
      <w:r w:rsidRPr="00463574">
        <w:rPr>
          <w:rFonts w:asciiTheme="minorHAnsi" w:hAnsiTheme="minorHAnsi" w:cstheme="minorHAnsi"/>
          <w:bCs/>
          <w:color w:val="FF0000"/>
        </w:rPr>
        <w:t>If you are running on an EVB001 or otherwise using old style flash</w:t>
      </w:r>
      <w:r>
        <w:rPr>
          <w:rFonts w:asciiTheme="minorHAnsi" w:hAnsiTheme="minorHAnsi" w:cstheme="minorHAnsi"/>
          <w:bCs/>
        </w:rPr>
        <w:t xml:space="preserve">, edit block 129 on both flash and serial disk.  Insert  </w:t>
      </w:r>
      <w:r w:rsidRPr="00463574">
        <w:rPr>
          <w:rFonts w:ascii="Consolas" w:hAnsi="Consolas"/>
          <w:b/>
        </w:rPr>
        <w:t>EXIT</w:t>
      </w:r>
      <w:r>
        <w:rPr>
          <w:rFonts w:asciiTheme="minorHAnsi" w:hAnsiTheme="minorHAnsi" w:cstheme="minorHAnsi"/>
          <w:bCs/>
        </w:rPr>
        <w:t xml:space="preserve">  after  </w:t>
      </w:r>
      <w:r w:rsidRPr="00463574">
        <w:rPr>
          <w:rFonts w:ascii="Consolas" w:hAnsi="Consolas"/>
          <w:b/>
        </w:rPr>
        <w:t>DISKING LOAD</w:t>
      </w:r>
      <w:r>
        <w:rPr>
          <w:rFonts w:asciiTheme="minorHAnsi" w:hAnsiTheme="minorHAnsi" w:cstheme="minorHAnsi"/>
          <w:bCs/>
        </w:rPr>
        <w:t xml:space="preserve"> .  The  </w:t>
      </w:r>
      <w:r w:rsidRPr="00463574">
        <w:rPr>
          <w:rFonts w:ascii="Consolas" w:hAnsi="Consolas"/>
          <w:b/>
        </w:rPr>
        <w:t>BULK</w:t>
      </w:r>
      <w:r>
        <w:rPr>
          <w:rFonts w:asciiTheme="minorHAnsi" w:hAnsiTheme="minorHAnsi" w:cstheme="minorHAnsi"/>
          <w:bCs/>
        </w:rPr>
        <w:t xml:space="preserve">  utility only supports new style flash; by making this change you may use procedures that involve BULK without concern.  Alternatively, edit block 10 on both images to remove the definition of  </w:t>
      </w:r>
      <w:r w:rsidRPr="00463574">
        <w:rPr>
          <w:rFonts w:ascii="Consolas" w:hAnsi="Consolas"/>
          <w:b/>
        </w:rPr>
        <w:t>BULK</w:t>
      </w:r>
      <w:r>
        <w:rPr>
          <w:rFonts w:asciiTheme="minorHAnsi" w:hAnsiTheme="minorHAnsi" w:cstheme="minorHAnsi"/>
          <w:bCs/>
        </w:rPr>
        <w:t xml:space="preserve">  entirely.</w:t>
      </w:r>
    </w:p>
    <w:p w14:paraId="2275EDBB" w14:textId="77777777" w:rsidR="00722ACE" w:rsidRDefault="00722ACE" w:rsidP="00A00E7C">
      <w:pPr>
        <w:pStyle w:val="BodyText"/>
        <w:numPr>
          <w:ilvl w:val="0"/>
          <w:numId w:val="21"/>
        </w:numPr>
      </w:pPr>
      <w:r>
        <w:t>Set board to flash boot and Reset board.</w:t>
      </w:r>
    </w:p>
    <w:p w14:paraId="212DE84A" w14:textId="7F495AFF" w:rsidR="00722ACE" w:rsidRDefault="003E425D" w:rsidP="00722ACE">
      <w:pPr>
        <w:pStyle w:val="BodyText"/>
        <w:numPr>
          <w:ilvl w:val="0"/>
          <w:numId w:val="21"/>
        </w:numPr>
      </w:pPr>
      <w:r>
        <w:t xml:space="preserve">Hit space &amp; say </w:t>
      </w:r>
      <w:r w:rsidRPr="00933D0F">
        <w:rPr>
          <w:rFonts w:ascii="Consolas" w:hAnsi="Consolas"/>
          <w:b/>
        </w:rPr>
        <w:t>HI</w:t>
      </w:r>
      <w:r>
        <w:t xml:space="preserve"> (repeat </w:t>
      </w:r>
      <w:r w:rsidR="00722ACE">
        <w:t>4 above</w:t>
      </w:r>
      <w:r>
        <w:t xml:space="preserve"> if you only copied 9 blocks)</w:t>
      </w:r>
      <w:r w:rsidR="00722ACE">
        <w:t>, and you are running pF/144 booted from flash.</w:t>
      </w:r>
    </w:p>
    <w:p w14:paraId="7935320D" w14:textId="3C34EA54" w:rsidR="005A26CD" w:rsidRPr="00A00E7C" w:rsidRDefault="005A26CD" w:rsidP="00722ACE">
      <w:pPr>
        <w:pStyle w:val="BodyText"/>
        <w:numPr>
          <w:ilvl w:val="0"/>
          <w:numId w:val="21"/>
        </w:numPr>
      </w:pPr>
      <w:r>
        <w:t>Your board is now self-maintaining using either serial or flash disk as you wish.</w:t>
      </w:r>
    </w:p>
    <w:p w14:paraId="08CE0E64" w14:textId="77777777" w:rsidR="00A00E7C" w:rsidRPr="00933D0F" w:rsidRDefault="00A00E7C" w:rsidP="00A00E7C">
      <w:pPr>
        <w:pStyle w:val="Heading3"/>
        <w:rPr>
          <w:highlight w:val="yellow"/>
        </w:rPr>
      </w:pPr>
      <w:bookmarkStart w:id="722" w:name="_Toc119163539"/>
      <w:r w:rsidRPr="00933D0F">
        <w:rPr>
          <w:highlight w:val="yellow"/>
        </w:rPr>
        <w:t>pF/1</w:t>
      </w:r>
      <w:r w:rsidR="00722ACE" w:rsidRPr="00933D0F">
        <w:rPr>
          <w:highlight w:val="yellow"/>
        </w:rPr>
        <w:t>44</w:t>
      </w:r>
      <w:r w:rsidRPr="00933D0F">
        <w:rPr>
          <w:highlight w:val="yellow"/>
        </w:rPr>
        <w:t xml:space="preserve"> as Host</w:t>
      </w:r>
      <w:bookmarkEnd w:id="722"/>
    </w:p>
    <w:p w14:paraId="640ADAEF" w14:textId="77777777" w:rsidR="00CA656E" w:rsidRDefault="00722ACE" w:rsidP="00CA656E">
      <w:pPr>
        <w:pStyle w:val="BodyText"/>
      </w:pPr>
      <w:r>
        <w:t>Not supported yet.</w:t>
      </w:r>
    </w:p>
    <w:p w14:paraId="0F7DDD0B" w14:textId="77777777" w:rsidR="00CA656E" w:rsidRDefault="00CA656E" w:rsidP="00CA656E">
      <w:pPr>
        <w:pStyle w:val="BodyText"/>
      </w:pPr>
    </w:p>
    <w:p w14:paraId="6A9596C8" w14:textId="77777777" w:rsidR="00CA656E" w:rsidRDefault="00CA656E" w:rsidP="00CA656E">
      <w:pPr>
        <w:pStyle w:val="BodyText"/>
        <w:sectPr w:rsidR="00CA656E" w:rsidSect="00CF38DF">
          <w:pgSz w:w="12240" w:h="15840" w:code="1"/>
          <w:pgMar w:top="1440" w:right="1080" w:bottom="1440" w:left="1440" w:header="720" w:footer="720" w:gutter="0"/>
          <w:cols w:space="720"/>
          <w:docGrid w:linePitch="272"/>
        </w:sectPr>
      </w:pPr>
    </w:p>
    <w:p w14:paraId="07C661CF" w14:textId="53CFB83A" w:rsidR="00F92AF1" w:rsidRPr="00C02A68" w:rsidRDefault="00084DF1" w:rsidP="00F720D9">
      <w:pPr>
        <w:pStyle w:val="Heading1"/>
      </w:pPr>
      <w:bookmarkStart w:id="723" w:name="_Toc119163540"/>
      <w:r w:rsidRPr="00C02A68">
        <w:lastRenderedPageBreak/>
        <w:t>Reference Material</w:t>
      </w:r>
      <w:bookmarkEnd w:id="723"/>
    </w:p>
    <w:p w14:paraId="60A2EBEF" w14:textId="77777777" w:rsidR="0032012E" w:rsidRDefault="002F2B4B" w:rsidP="002F2B4B">
      <w:pPr>
        <w:pStyle w:val="Heading2"/>
      </w:pPr>
      <w:bookmarkStart w:id="724" w:name="_Toc119163541"/>
      <w:bookmarkStart w:id="725" w:name="_Ref303613259"/>
      <w:r>
        <w:t>F18A Code Library</w:t>
      </w:r>
      <w:bookmarkEnd w:id="724"/>
    </w:p>
    <w:p w14:paraId="65421054" w14:textId="62DB653B" w:rsidR="002F2B4B" w:rsidRDefault="002F2B4B" w:rsidP="00EE4488">
      <w:pPr>
        <w:pStyle w:val="BodyText"/>
      </w:pPr>
      <w:r>
        <w:t xml:space="preserve">GreenArrays has written, tested and used a </w:t>
      </w:r>
      <w:r w:rsidR="00FF07D9">
        <w:t>considerable Library</w:t>
      </w:r>
      <w:r>
        <w:t xml:space="preserve"> of generally useful F18A code; this varies from single utility nodes, such as the Perfect Wire, to multi-node clusters such as the Ethernet NIC.  Some of the code is useful anywhere on the chip, while other code such as, for example, the SRAM cluster, depends on the I/O and geometric properties of the nodes for which it is designed.  Every bit of this code is distributed as source.  Where practical, such code is pre-assembled and is distributed with the system as object code in virtual bins (1600 to </w:t>
      </w:r>
      <w:r w:rsidR="00456C72">
        <w:t>3200</w:t>
      </w:r>
      <w:r>
        <w:t xml:space="preserve">) so that it may be used readily by tools such as the IDE or included in applications </w:t>
      </w:r>
      <w:r w:rsidR="00FF07D9">
        <w:t xml:space="preserve">via boot descriptors.  In other cases, such as the Ethernet Cluster or the </w:t>
      </w:r>
      <w:proofErr w:type="spellStart"/>
      <w:r w:rsidR="00FF07D9">
        <w:t>polyFORTH</w:t>
      </w:r>
      <w:proofErr w:type="spellEnd"/>
      <w:r w:rsidR="00FF07D9">
        <w:t xml:space="preserve"> Virtual Machine, enough nodes are involved that it makes more sense to assemble it for the target nodes when needed by an application being built.</w:t>
      </w:r>
    </w:p>
    <w:p w14:paraId="327964EC" w14:textId="77777777" w:rsidR="00FF07D9" w:rsidRDefault="00FF07D9" w:rsidP="00EE4488">
      <w:pPr>
        <w:pStyle w:val="BodyText"/>
      </w:pPr>
      <w:r>
        <w:t>This section documents the code, and its usage, for each such element in the Library.</w:t>
      </w:r>
    </w:p>
    <w:p w14:paraId="7621759E" w14:textId="77777777" w:rsidR="002F2B4B" w:rsidRPr="00AB31A5" w:rsidRDefault="00FF07D9" w:rsidP="00FF07D9">
      <w:pPr>
        <w:pStyle w:val="Heading3"/>
      </w:pPr>
      <w:bookmarkStart w:id="726" w:name="_Toc119163542"/>
      <w:r w:rsidRPr="00AB31A5">
        <w:t>Perfect Wire</w:t>
      </w:r>
      <w:r w:rsidR="002F2B4B" w:rsidRPr="00AB31A5">
        <w:t xml:space="preserve"> </w:t>
      </w:r>
      <w:r w:rsidRPr="00AB31A5">
        <w:t>(any node)</w:t>
      </w:r>
      <w:bookmarkEnd w:id="726"/>
    </w:p>
    <w:p w14:paraId="7CAA1DF7" w14:textId="77777777" w:rsidR="00AB31A5" w:rsidRDefault="00AB31A5" w:rsidP="00FF07D9">
      <w:pPr>
        <w:pStyle w:val="BodyText"/>
      </w:pPr>
      <w:r>
        <w:t xml:space="preserve">It's often necessary to use a node as a simple wire to connect ports that are not physically adjacent.  In the simplest case, when the use is permanent (until chip reset) and the data move in only one direction, there is a demonstrably perfect solution:  A single instruction word program that, once fetched from memory, runs entirely in the Instruction Register  I  and is an infinite loop with minimal latency and minimal jitter (one word of every 262144 transferred takes an extra </w:t>
      </w:r>
      <w:proofErr w:type="spellStart"/>
      <w:r w:rsidRPr="00AB31A5">
        <w:rPr>
          <w:rFonts w:ascii="Consolas" w:hAnsi="Consolas" w:cs="Consolas"/>
        </w:rPr>
        <w:t>unext</w:t>
      </w:r>
      <w:proofErr w:type="spellEnd"/>
      <w:r>
        <w:t xml:space="preserve"> time.)</w:t>
      </w:r>
    </w:p>
    <w:p w14:paraId="254C7868" w14:textId="77777777" w:rsidR="00FF07D9" w:rsidRDefault="00AB31A5" w:rsidP="00FF07D9">
      <w:pPr>
        <w:pStyle w:val="BodyText"/>
      </w:pPr>
      <w:r>
        <w:t xml:space="preserve">The instruction word may be written as  </w:t>
      </w:r>
      <w:r w:rsidRPr="003F536E">
        <w:rPr>
          <w:rFonts w:ascii="Consolas" w:hAnsi="Consolas" w:cs="Consolas"/>
        </w:rPr>
        <w:t xml:space="preserve">A[ begin @ !b </w:t>
      </w:r>
      <w:proofErr w:type="spellStart"/>
      <w:r w:rsidRPr="003F536E">
        <w:rPr>
          <w:rFonts w:ascii="Consolas" w:hAnsi="Consolas" w:cs="Consolas"/>
        </w:rPr>
        <w:t>unext</w:t>
      </w:r>
      <w:proofErr w:type="spellEnd"/>
      <w:r w:rsidRPr="003F536E">
        <w:rPr>
          <w:rFonts w:ascii="Consolas" w:hAnsi="Consolas" w:cs="Consolas"/>
        </w:rPr>
        <w:t xml:space="preserve"> </w:t>
      </w:r>
      <w:proofErr w:type="spellStart"/>
      <w:r w:rsidRPr="003F536E">
        <w:rPr>
          <w:rFonts w:ascii="Consolas" w:hAnsi="Consolas" w:cs="Consolas"/>
        </w:rPr>
        <w:t>unext</w:t>
      </w:r>
      <w:proofErr w:type="spellEnd"/>
      <w:r w:rsidRPr="003F536E">
        <w:rPr>
          <w:rFonts w:ascii="Consolas" w:hAnsi="Consolas" w:cs="Consolas"/>
        </w:rPr>
        <w:t xml:space="preserve"> ]]</w:t>
      </w:r>
      <w:r>
        <w:t xml:space="preserve">  .  </w:t>
      </w:r>
      <w:r w:rsidR="00533EF0">
        <w:t>This single word is provided as location zero of Virtual Bin 1802 and may be placed in an application by the following descriptor macro:</w:t>
      </w:r>
    </w:p>
    <w:p w14:paraId="01B3E203" w14:textId="77777777" w:rsidR="00533EF0" w:rsidRDefault="00533EF0" w:rsidP="00533EF0">
      <w:pPr>
        <w:pStyle w:val="BodyText"/>
        <w:ind w:left="1440" w:hanging="720"/>
        <w:rPr>
          <w:rFonts w:asciiTheme="minorHAnsi" w:hAnsiTheme="minorHAnsi" w:cstheme="minorHAnsi"/>
        </w:rPr>
      </w:pPr>
      <w:r w:rsidRPr="00A878A9">
        <w:rPr>
          <w:rFonts w:ascii="Consolas" w:hAnsi="Consolas" w:cs="Consolas"/>
          <w:b/>
        </w:rPr>
        <w:t xml:space="preserve">+wire </w:t>
      </w:r>
      <w:r w:rsidRPr="00A878A9">
        <w:rPr>
          <w:rFonts w:ascii="Consolas" w:hAnsi="Consolas" w:cs="Consolas"/>
        </w:rPr>
        <w:t xml:space="preserve">(s d </w:t>
      </w:r>
      <w:proofErr w:type="spellStart"/>
      <w:r w:rsidRPr="00A878A9">
        <w:rPr>
          <w:rFonts w:ascii="Consolas" w:hAnsi="Consolas" w:cs="Consolas"/>
        </w:rPr>
        <w:t>nn</w:t>
      </w:r>
      <w:proofErr w:type="spellEnd"/>
      <w:r w:rsidRPr="00A878A9">
        <w:rPr>
          <w:rFonts w:ascii="Consolas" w:hAnsi="Consolas" w:cs="Consolas"/>
        </w:rPr>
        <w:t>)</w:t>
      </w:r>
      <w:r w:rsidRPr="00A878A9">
        <w:rPr>
          <w:rFonts w:ascii="Consolas" w:hAnsi="Consolas" w:cs="Consolas"/>
          <w:b/>
        </w:rPr>
        <w:t xml:space="preserve"> </w:t>
      </w:r>
      <w:r w:rsidRPr="00A878A9">
        <w:rPr>
          <w:rFonts w:ascii="Consolas" w:hAnsi="Consolas" w:cs="Consolas"/>
        </w:rPr>
        <w:t xml:space="preserve">  </w:t>
      </w:r>
      <w:r w:rsidRPr="00A878A9">
        <w:rPr>
          <w:rFonts w:asciiTheme="minorHAnsi" w:hAnsiTheme="minorHAnsi" w:cstheme="minorHAnsi"/>
        </w:rPr>
        <w:t xml:space="preserve">Places perfect wire in RAM location zero of the given node.  Initializes  </w:t>
      </w:r>
      <w:r w:rsidRPr="00A878A9">
        <w:rPr>
          <w:rFonts w:asciiTheme="minorHAnsi" w:hAnsiTheme="minorHAnsi" w:cstheme="minorHAnsi"/>
          <w:b/>
        </w:rPr>
        <w:t>a</w:t>
      </w:r>
      <w:r w:rsidRPr="00A878A9">
        <w:rPr>
          <w:rFonts w:asciiTheme="minorHAnsi" w:hAnsiTheme="minorHAnsi" w:cstheme="minorHAnsi"/>
        </w:rPr>
        <w:t xml:space="preserve">  and  </w:t>
      </w:r>
      <w:r w:rsidRPr="00A878A9">
        <w:rPr>
          <w:rFonts w:asciiTheme="minorHAnsi" w:hAnsiTheme="minorHAnsi" w:cstheme="minorHAnsi"/>
          <w:b/>
        </w:rPr>
        <w:t>b</w:t>
      </w:r>
      <w:r w:rsidRPr="00A878A9">
        <w:rPr>
          <w:rFonts w:asciiTheme="minorHAnsi" w:hAnsiTheme="minorHAnsi" w:cstheme="minorHAnsi"/>
        </w:rPr>
        <w:t xml:space="preserve">  to the source and destination addresses  </w:t>
      </w:r>
      <w:r w:rsidRPr="00A878A9">
        <w:rPr>
          <w:rFonts w:asciiTheme="minorHAnsi" w:hAnsiTheme="minorHAnsi" w:cstheme="minorHAnsi"/>
          <w:b/>
        </w:rPr>
        <w:t>s</w:t>
      </w:r>
      <w:r w:rsidRPr="00A878A9">
        <w:rPr>
          <w:rFonts w:asciiTheme="minorHAnsi" w:hAnsiTheme="minorHAnsi" w:cstheme="minorHAnsi"/>
        </w:rPr>
        <w:t xml:space="preserve">  and  </w:t>
      </w:r>
      <w:r w:rsidRPr="00A878A9">
        <w:rPr>
          <w:rFonts w:asciiTheme="minorHAnsi" w:hAnsiTheme="minorHAnsi" w:cstheme="minorHAnsi"/>
          <w:b/>
        </w:rPr>
        <w:t>d</w:t>
      </w:r>
      <w:r w:rsidRPr="00A878A9">
        <w:rPr>
          <w:rFonts w:asciiTheme="minorHAnsi" w:hAnsiTheme="minorHAnsi" w:cstheme="minorHAnsi"/>
        </w:rPr>
        <w:t>.</w:t>
      </w:r>
      <w:r w:rsidR="00BE254F" w:rsidRPr="00A878A9">
        <w:rPr>
          <w:rFonts w:asciiTheme="minorHAnsi" w:hAnsiTheme="minorHAnsi" w:cstheme="minorHAnsi"/>
        </w:rPr>
        <w:t xml:space="preserve">  Initializes the return stack with nine -1s.</w:t>
      </w:r>
    </w:p>
    <w:p w14:paraId="6CF2315A" w14:textId="77777777" w:rsidR="00BE254F" w:rsidRDefault="00BE254F" w:rsidP="00BE254F">
      <w:pPr>
        <w:pStyle w:val="Heading3"/>
      </w:pPr>
      <w:bookmarkStart w:id="727" w:name="_Toc119163543"/>
      <w:r w:rsidRPr="00CA1160">
        <w:t>64-word Delay Line (any node)</w:t>
      </w:r>
      <w:bookmarkEnd w:id="727"/>
    </w:p>
    <w:p w14:paraId="490D6AEB" w14:textId="5DAE4D67" w:rsidR="00CA1160" w:rsidRDefault="00CA1160" w:rsidP="00CA1160">
      <w:pPr>
        <w:pStyle w:val="BodyText"/>
      </w:pPr>
      <w:r>
        <w:t xml:space="preserve">A node may be programmed to serve as a 64-word delay line with throughput on the order of </w:t>
      </w:r>
      <w:r w:rsidR="001A36F7">
        <w:t xml:space="preserve">8 </w:t>
      </w:r>
      <w:r>
        <w:t>memory cycles (~</w:t>
      </w:r>
      <w:r w:rsidR="001A36F7">
        <w:t xml:space="preserve">40 </w:t>
      </w:r>
      <w:r>
        <w:t>ns</w:t>
      </w:r>
      <w:r w:rsidR="001A36F7">
        <w:t xml:space="preserve"> in theory, 52 ns in practice</w:t>
      </w:r>
      <w:r>
        <w:t>) per data word, and this performance remains the same no matter how many such nodes are placed in series (although latency</w:t>
      </w:r>
      <w:r w:rsidR="0074202F">
        <w:t xml:space="preserve"> from </w:t>
      </w:r>
      <w:r w:rsidR="001A36F7">
        <w:t xml:space="preserve">input </w:t>
      </w:r>
      <w:r w:rsidR="0074202F">
        <w:t xml:space="preserve">to </w:t>
      </w:r>
      <w:r w:rsidR="001A36F7">
        <w:t xml:space="preserve">output </w:t>
      </w:r>
      <w:r>
        <w:t xml:space="preserve">when a word is </w:t>
      </w:r>
      <w:r w:rsidR="0074202F">
        <w:t>pushed</w:t>
      </w:r>
      <w:r>
        <w:t xml:space="preserve"> into a quiescent line does depend on the number of nodes).</w:t>
      </w:r>
    </w:p>
    <w:p w14:paraId="22CBA592" w14:textId="5A08AB91" w:rsidR="00CA1160" w:rsidRDefault="00CA1160" w:rsidP="00CA1160">
      <w:pPr>
        <w:pStyle w:val="BodyText"/>
      </w:pPr>
      <w:r>
        <w:t xml:space="preserve">Each data word is </w:t>
      </w:r>
      <w:r w:rsidR="0074202F">
        <w:t>push</w:t>
      </w:r>
      <w:r>
        <w:t xml:space="preserve">ed into the first delay line node surrounded by two instruction words, and each data word between nodes and emitted </w:t>
      </w:r>
      <w:r w:rsidR="0074202F">
        <w:t xml:space="preserve">at </w:t>
      </w:r>
      <w:r>
        <w:t xml:space="preserve">the far end of a delay line is also surrounded by the same two instruction words.  No Virtual Bins are used because no code in RAM or ROM is involved at all.  Delay line nodes are only committed to this use in the sense that they require special initialization of the data stack (with instructions) and registers </w:t>
      </w:r>
      <w:r w:rsidRPr="003F536E">
        <w:rPr>
          <w:b/>
        </w:rPr>
        <w:t>a</w:t>
      </w:r>
      <w:r>
        <w:t xml:space="preserve"> </w:t>
      </w:r>
      <w:r w:rsidR="00A55BC1">
        <w:t>(as any valid RAM address)</w:t>
      </w:r>
      <w:r w:rsidR="001A36F7">
        <w:t xml:space="preserve">, </w:t>
      </w:r>
      <w:r w:rsidR="00FF0FB0">
        <w:rPr>
          <w:b/>
          <w:bCs/>
        </w:rPr>
        <w:t>P</w:t>
      </w:r>
      <w:r w:rsidR="001A36F7">
        <w:t xml:space="preserve"> (as the source port)</w:t>
      </w:r>
      <w:r w:rsidR="00A55BC1">
        <w:t xml:space="preserve"> and </w:t>
      </w:r>
      <w:r w:rsidR="00FF0FB0">
        <w:rPr>
          <w:b/>
        </w:rPr>
        <w:t>B</w:t>
      </w:r>
      <w:r w:rsidR="00FF0FB0">
        <w:t xml:space="preserve"> </w:t>
      </w:r>
      <w:r w:rsidR="00A55BC1">
        <w:t>(as the destination port).  So, at any time, a delay line node may be recommissioned</w:t>
      </w:r>
      <w:r w:rsidR="003F536E">
        <w:t xml:space="preserve"> via port execution (by default, we set it up with the source port address in </w:t>
      </w:r>
      <w:r w:rsidR="003F536E" w:rsidRPr="003F536E">
        <w:rPr>
          <w:b/>
        </w:rPr>
        <w:t>P</w:t>
      </w:r>
      <w:r w:rsidR="003F536E">
        <w:t>, but any multiport address may be used if desired.)</w:t>
      </w:r>
    </w:p>
    <w:p w14:paraId="799B909A" w14:textId="77777777" w:rsidR="00A55BC1" w:rsidRDefault="003F536E" w:rsidP="00CA1160">
      <w:pPr>
        <w:pStyle w:val="BodyText"/>
      </w:pPr>
      <w:r>
        <w:t>To place a delay line node in an application, use one of the following descriptor macros:</w:t>
      </w:r>
    </w:p>
    <w:p w14:paraId="6007577C" w14:textId="6ACC24D3" w:rsidR="003F536E" w:rsidRPr="00463574" w:rsidRDefault="003F536E" w:rsidP="003F536E">
      <w:pPr>
        <w:pStyle w:val="BodyText"/>
        <w:ind w:left="1440" w:hanging="720"/>
        <w:rPr>
          <w:rFonts w:asciiTheme="minorHAnsi" w:hAnsiTheme="minorHAnsi" w:cstheme="minorHAnsi"/>
        </w:rPr>
      </w:pPr>
      <w:r w:rsidRPr="00463574">
        <w:rPr>
          <w:rFonts w:ascii="Consolas" w:hAnsi="Consolas" w:cs="Consolas"/>
          <w:b/>
        </w:rPr>
        <w:t>+</w:t>
      </w:r>
      <w:proofErr w:type="spellStart"/>
      <w:r w:rsidRPr="00463574">
        <w:rPr>
          <w:rFonts w:ascii="Consolas" w:hAnsi="Consolas" w:cs="Consolas"/>
          <w:b/>
        </w:rPr>
        <w:t>dly</w:t>
      </w:r>
      <w:proofErr w:type="spellEnd"/>
      <w:r w:rsidRPr="00463574">
        <w:rPr>
          <w:rFonts w:ascii="Consolas" w:hAnsi="Consolas" w:cs="Consolas"/>
          <w:b/>
        </w:rPr>
        <w:t xml:space="preserve"> </w:t>
      </w:r>
      <w:r w:rsidRPr="00463574">
        <w:rPr>
          <w:rFonts w:ascii="Consolas" w:hAnsi="Consolas" w:cs="Consolas"/>
        </w:rPr>
        <w:t xml:space="preserve">(s d </w:t>
      </w:r>
      <w:proofErr w:type="spellStart"/>
      <w:r w:rsidRPr="00463574">
        <w:rPr>
          <w:rFonts w:ascii="Consolas" w:hAnsi="Consolas" w:cs="Consolas"/>
        </w:rPr>
        <w:t>nn</w:t>
      </w:r>
      <w:proofErr w:type="spellEnd"/>
      <w:r w:rsidRPr="00463574">
        <w:rPr>
          <w:rFonts w:ascii="Consolas" w:hAnsi="Consolas" w:cs="Consolas"/>
        </w:rPr>
        <w:t>)</w:t>
      </w:r>
      <w:r w:rsidRPr="00463574">
        <w:rPr>
          <w:rFonts w:ascii="Consolas" w:hAnsi="Consolas" w:cs="Consolas"/>
          <w:b/>
        </w:rPr>
        <w:t xml:space="preserve"> </w:t>
      </w:r>
      <w:r w:rsidRPr="00463574">
        <w:rPr>
          <w:rFonts w:ascii="Consolas" w:hAnsi="Consolas" w:cs="Consolas"/>
        </w:rPr>
        <w:t xml:space="preserve">  </w:t>
      </w:r>
      <w:r w:rsidRPr="00463574">
        <w:rPr>
          <w:rFonts w:asciiTheme="minorHAnsi" w:hAnsiTheme="minorHAnsi" w:cstheme="minorHAnsi"/>
        </w:rPr>
        <w:t xml:space="preserve">Initializes  </w:t>
      </w:r>
      <w:r w:rsidRPr="00463574">
        <w:rPr>
          <w:rFonts w:asciiTheme="minorHAnsi" w:hAnsiTheme="minorHAnsi" w:cstheme="minorHAnsi"/>
          <w:b/>
        </w:rPr>
        <w:t>P</w:t>
      </w:r>
      <w:r w:rsidRPr="00463574">
        <w:rPr>
          <w:rFonts w:asciiTheme="minorHAnsi" w:hAnsiTheme="minorHAnsi" w:cstheme="minorHAnsi"/>
        </w:rPr>
        <w:t xml:space="preserve">  and  </w:t>
      </w:r>
      <w:r w:rsidR="00FF0FB0">
        <w:rPr>
          <w:rFonts w:asciiTheme="minorHAnsi" w:hAnsiTheme="minorHAnsi" w:cstheme="minorHAnsi"/>
          <w:b/>
        </w:rPr>
        <w:t>B</w:t>
      </w:r>
      <w:r w:rsidR="00FF0FB0" w:rsidRPr="00463574">
        <w:rPr>
          <w:rFonts w:asciiTheme="minorHAnsi" w:hAnsiTheme="minorHAnsi" w:cstheme="minorHAnsi"/>
        </w:rPr>
        <w:t xml:space="preserve">  </w:t>
      </w:r>
      <w:r w:rsidRPr="00463574">
        <w:rPr>
          <w:rFonts w:asciiTheme="minorHAnsi" w:hAnsiTheme="minorHAnsi" w:cstheme="minorHAnsi"/>
        </w:rPr>
        <w:t xml:space="preserve">of the given node to the source and destination addresses  </w:t>
      </w:r>
      <w:r w:rsidRPr="00463574">
        <w:rPr>
          <w:rFonts w:asciiTheme="minorHAnsi" w:hAnsiTheme="minorHAnsi" w:cstheme="minorHAnsi"/>
          <w:b/>
        </w:rPr>
        <w:t>s</w:t>
      </w:r>
      <w:r w:rsidRPr="00463574">
        <w:rPr>
          <w:rFonts w:asciiTheme="minorHAnsi" w:hAnsiTheme="minorHAnsi" w:cstheme="minorHAnsi"/>
        </w:rPr>
        <w:t xml:space="preserve">  and  </w:t>
      </w:r>
      <w:r w:rsidRPr="00463574">
        <w:rPr>
          <w:rFonts w:asciiTheme="minorHAnsi" w:hAnsiTheme="minorHAnsi" w:cstheme="minorHAnsi"/>
          <w:b/>
        </w:rPr>
        <w:t>d</w:t>
      </w:r>
      <w:r w:rsidRPr="00463574">
        <w:rPr>
          <w:rFonts w:asciiTheme="minorHAnsi" w:hAnsiTheme="minorHAnsi" w:cstheme="minorHAnsi"/>
        </w:rPr>
        <w:t xml:space="preserve">.  Sets  </w:t>
      </w:r>
      <w:r w:rsidR="00FF0FB0" w:rsidRPr="00463574">
        <w:rPr>
          <w:rFonts w:asciiTheme="minorHAnsi" w:hAnsiTheme="minorHAnsi" w:cstheme="minorHAnsi"/>
          <w:b/>
          <w:bCs/>
        </w:rPr>
        <w:t>A</w:t>
      </w:r>
      <w:r w:rsidR="00FF0FB0" w:rsidRPr="00463574">
        <w:rPr>
          <w:rFonts w:asciiTheme="minorHAnsi" w:hAnsiTheme="minorHAnsi" w:cstheme="minorHAnsi"/>
        </w:rPr>
        <w:t xml:space="preserve">  </w:t>
      </w:r>
      <w:r w:rsidRPr="00463574">
        <w:rPr>
          <w:rFonts w:asciiTheme="minorHAnsi" w:hAnsiTheme="minorHAnsi" w:cstheme="minorHAnsi"/>
        </w:rPr>
        <w:t>to zero.  Initializes the data stack with 5 copies of this instruction pair:</w:t>
      </w:r>
    </w:p>
    <w:p w14:paraId="14B40D7C" w14:textId="77777777" w:rsidR="003F536E" w:rsidRDefault="003F536E" w:rsidP="003F536E">
      <w:pPr>
        <w:pStyle w:val="BodyText"/>
        <w:ind w:left="2160" w:hanging="720"/>
        <w:rPr>
          <w:rFonts w:asciiTheme="minorHAnsi" w:hAnsiTheme="minorHAnsi" w:cstheme="minorHAnsi"/>
        </w:rPr>
      </w:pPr>
      <w:r w:rsidRPr="00FB3019">
        <w:rPr>
          <w:rFonts w:ascii="Consolas" w:hAnsi="Consolas" w:cs="Consolas"/>
        </w:rPr>
        <w:t>A[ !b @p @ ]]</w:t>
      </w:r>
      <w:r w:rsidR="00FB3019">
        <w:rPr>
          <w:rFonts w:asciiTheme="minorHAnsi" w:hAnsiTheme="minorHAnsi" w:cstheme="minorHAnsi"/>
        </w:rPr>
        <w:t xml:space="preserve">  in T</w:t>
      </w:r>
      <w:r>
        <w:rPr>
          <w:rFonts w:asciiTheme="minorHAnsi" w:hAnsiTheme="minorHAnsi" w:cstheme="minorHAnsi"/>
        </w:rPr>
        <w:t xml:space="preserve">  and  </w:t>
      </w:r>
      <w:r w:rsidRPr="00FB3019">
        <w:rPr>
          <w:rFonts w:ascii="Consolas" w:hAnsi="Consolas" w:cs="Consolas"/>
        </w:rPr>
        <w:t>A[ !b !+ !b ]]</w:t>
      </w:r>
      <w:r>
        <w:rPr>
          <w:rFonts w:asciiTheme="minorHAnsi" w:hAnsiTheme="minorHAnsi" w:cstheme="minorHAnsi"/>
        </w:rPr>
        <w:t xml:space="preserve">  in S.</w:t>
      </w:r>
    </w:p>
    <w:p w14:paraId="5A7614EE" w14:textId="77777777" w:rsidR="003F536E" w:rsidRDefault="003F536E" w:rsidP="003F536E">
      <w:pPr>
        <w:pStyle w:val="BodyText"/>
        <w:ind w:left="1440" w:hanging="720"/>
        <w:rPr>
          <w:rFonts w:asciiTheme="minorHAnsi" w:hAnsiTheme="minorHAnsi" w:cstheme="minorHAnsi"/>
        </w:rPr>
      </w:pPr>
      <w:r w:rsidRPr="00A55BC1">
        <w:rPr>
          <w:rFonts w:ascii="Consolas" w:hAnsi="Consolas" w:cs="Consolas"/>
          <w:b/>
          <w:highlight w:val="yellow"/>
        </w:rPr>
        <w:t>+</w:t>
      </w:r>
      <w:r w:rsidR="00FB3019">
        <w:rPr>
          <w:rFonts w:ascii="Consolas" w:hAnsi="Consolas" w:cs="Consolas"/>
          <w:b/>
          <w:highlight w:val="yellow"/>
        </w:rPr>
        <w:t>dx</w:t>
      </w:r>
      <w:r w:rsidRPr="00A55BC1">
        <w:rPr>
          <w:rFonts w:ascii="Consolas" w:hAnsi="Consolas" w:cs="Consolas"/>
          <w:b/>
          <w:highlight w:val="yellow"/>
        </w:rPr>
        <w:t xml:space="preserve"> </w:t>
      </w:r>
      <w:r w:rsidRPr="00A55BC1">
        <w:rPr>
          <w:rFonts w:ascii="Consolas" w:hAnsi="Consolas" w:cs="Consolas"/>
          <w:highlight w:val="yellow"/>
        </w:rPr>
        <w:t>(</w:t>
      </w:r>
      <w:proofErr w:type="spellStart"/>
      <w:r w:rsidRPr="00A55BC1">
        <w:rPr>
          <w:rFonts w:ascii="Consolas" w:hAnsi="Consolas" w:cs="Consolas"/>
          <w:highlight w:val="yellow"/>
        </w:rPr>
        <w:t>nn</w:t>
      </w:r>
      <w:proofErr w:type="spellEnd"/>
      <w:r w:rsidR="00FB3019">
        <w:rPr>
          <w:rFonts w:ascii="Consolas" w:hAnsi="Consolas" w:cs="Consolas"/>
          <w:highlight w:val="yellow"/>
        </w:rPr>
        <w:t xml:space="preserve"> n</w:t>
      </w:r>
      <w:r w:rsidRPr="00A55BC1">
        <w:rPr>
          <w:rFonts w:ascii="Consolas" w:hAnsi="Consolas" w:cs="Consolas"/>
          <w:highlight w:val="yellow"/>
        </w:rPr>
        <w:t>)</w:t>
      </w:r>
      <w:r w:rsidRPr="00A55BC1">
        <w:rPr>
          <w:rFonts w:ascii="Consolas" w:hAnsi="Consolas" w:cs="Consolas"/>
          <w:b/>
          <w:highlight w:val="yellow"/>
        </w:rPr>
        <w:t xml:space="preserve"> </w:t>
      </w:r>
      <w:r w:rsidRPr="00A55BC1">
        <w:rPr>
          <w:rFonts w:ascii="Consolas" w:hAnsi="Consolas" w:cs="Consolas"/>
          <w:highlight w:val="yellow"/>
        </w:rPr>
        <w:t xml:space="preserve">  </w:t>
      </w:r>
      <w:r w:rsidR="00FB3019">
        <w:rPr>
          <w:rFonts w:asciiTheme="minorHAnsi" w:hAnsiTheme="minorHAnsi" w:cstheme="minorHAnsi"/>
          <w:highlight w:val="yellow"/>
        </w:rPr>
        <w:t xml:space="preserve">Places  </w:t>
      </w:r>
      <w:r w:rsidR="00FB3019" w:rsidRPr="00FB3019">
        <w:rPr>
          <w:rFonts w:asciiTheme="minorHAnsi" w:hAnsiTheme="minorHAnsi" w:cstheme="minorHAnsi"/>
          <w:b/>
          <w:highlight w:val="yellow"/>
        </w:rPr>
        <w:t>n</w:t>
      </w:r>
      <w:r w:rsidR="00FB3019">
        <w:rPr>
          <w:rFonts w:asciiTheme="minorHAnsi" w:hAnsiTheme="minorHAnsi" w:cstheme="minorHAnsi"/>
          <w:highlight w:val="yellow"/>
        </w:rPr>
        <w:t xml:space="preserve">  delay line nodes starting with node  </w:t>
      </w:r>
      <w:proofErr w:type="spellStart"/>
      <w:r w:rsidR="00FB3019" w:rsidRPr="00FB3019">
        <w:rPr>
          <w:rFonts w:asciiTheme="minorHAnsi" w:hAnsiTheme="minorHAnsi" w:cstheme="minorHAnsi"/>
          <w:b/>
          <w:highlight w:val="yellow"/>
        </w:rPr>
        <w:t>nn</w:t>
      </w:r>
      <w:proofErr w:type="spellEnd"/>
      <w:r w:rsidR="00FB3019">
        <w:rPr>
          <w:rFonts w:asciiTheme="minorHAnsi" w:hAnsiTheme="minorHAnsi" w:cstheme="minorHAnsi"/>
          <w:highlight w:val="yellow"/>
        </w:rPr>
        <w:t xml:space="preserve">  and moving horizontally (to the East if  </w:t>
      </w:r>
      <w:r w:rsidR="00FB3019" w:rsidRPr="00FB3019">
        <w:rPr>
          <w:rFonts w:asciiTheme="minorHAnsi" w:hAnsiTheme="minorHAnsi" w:cstheme="minorHAnsi"/>
          <w:b/>
          <w:highlight w:val="yellow"/>
        </w:rPr>
        <w:t>n</w:t>
      </w:r>
      <w:r w:rsidR="00FB3019">
        <w:rPr>
          <w:rFonts w:asciiTheme="minorHAnsi" w:hAnsiTheme="minorHAnsi" w:cstheme="minorHAnsi"/>
          <w:highlight w:val="yellow"/>
        </w:rPr>
        <w:t xml:space="preserve">  positive, to the West if  </w:t>
      </w:r>
      <w:r w:rsidR="00FB3019" w:rsidRPr="00FB3019">
        <w:rPr>
          <w:rFonts w:asciiTheme="minorHAnsi" w:hAnsiTheme="minorHAnsi" w:cstheme="minorHAnsi"/>
          <w:b/>
          <w:highlight w:val="yellow"/>
        </w:rPr>
        <w:t>n</w:t>
      </w:r>
      <w:r w:rsidR="00FB3019">
        <w:rPr>
          <w:rFonts w:asciiTheme="minorHAnsi" w:hAnsiTheme="minorHAnsi" w:cstheme="minorHAnsi"/>
          <w:highlight w:val="yellow"/>
        </w:rPr>
        <w:t xml:space="preserve">  negative).  Source and destination ports of all nodes including the first and last proceed in the direction indicated</w:t>
      </w:r>
      <w:r w:rsidRPr="00A55BC1">
        <w:rPr>
          <w:rFonts w:asciiTheme="minorHAnsi" w:hAnsiTheme="minorHAnsi" w:cstheme="minorHAnsi"/>
          <w:highlight w:val="yellow"/>
        </w:rPr>
        <w:t>.</w:t>
      </w:r>
    </w:p>
    <w:p w14:paraId="7F0DC1DA" w14:textId="77777777" w:rsidR="00FB3019" w:rsidRDefault="00FB3019" w:rsidP="00FB3019">
      <w:pPr>
        <w:pStyle w:val="BodyText"/>
        <w:ind w:left="1440" w:hanging="720"/>
        <w:rPr>
          <w:rFonts w:asciiTheme="minorHAnsi" w:hAnsiTheme="minorHAnsi" w:cstheme="minorHAnsi"/>
        </w:rPr>
      </w:pPr>
      <w:r w:rsidRPr="00A55BC1">
        <w:rPr>
          <w:rFonts w:ascii="Consolas" w:hAnsi="Consolas" w:cs="Consolas"/>
          <w:b/>
          <w:highlight w:val="yellow"/>
        </w:rPr>
        <w:lastRenderedPageBreak/>
        <w:t>+</w:t>
      </w:r>
      <w:proofErr w:type="spellStart"/>
      <w:r>
        <w:rPr>
          <w:rFonts w:ascii="Consolas" w:hAnsi="Consolas" w:cs="Consolas"/>
          <w:b/>
          <w:highlight w:val="yellow"/>
        </w:rPr>
        <w:t>dy</w:t>
      </w:r>
      <w:proofErr w:type="spellEnd"/>
      <w:r w:rsidRPr="00A55BC1">
        <w:rPr>
          <w:rFonts w:ascii="Consolas" w:hAnsi="Consolas" w:cs="Consolas"/>
          <w:b/>
          <w:highlight w:val="yellow"/>
        </w:rPr>
        <w:t xml:space="preserve"> </w:t>
      </w:r>
      <w:r w:rsidRPr="00A55BC1">
        <w:rPr>
          <w:rFonts w:ascii="Consolas" w:hAnsi="Consolas" w:cs="Consolas"/>
          <w:highlight w:val="yellow"/>
        </w:rPr>
        <w:t>(</w:t>
      </w:r>
      <w:proofErr w:type="spellStart"/>
      <w:r w:rsidRPr="00A55BC1">
        <w:rPr>
          <w:rFonts w:ascii="Consolas" w:hAnsi="Consolas" w:cs="Consolas"/>
          <w:highlight w:val="yellow"/>
        </w:rPr>
        <w:t>nn</w:t>
      </w:r>
      <w:proofErr w:type="spellEnd"/>
      <w:r>
        <w:rPr>
          <w:rFonts w:ascii="Consolas" w:hAnsi="Consolas" w:cs="Consolas"/>
          <w:highlight w:val="yellow"/>
        </w:rPr>
        <w:t xml:space="preserve"> n</w:t>
      </w:r>
      <w:r w:rsidRPr="00A55BC1">
        <w:rPr>
          <w:rFonts w:ascii="Consolas" w:hAnsi="Consolas" w:cs="Consolas"/>
          <w:highlight w:val="yellow"/>
        </w:rPr>
        <w:t>)</w:t>
      </w:r>
      <w:r w:rsidRPr="00A55BC1">
        <w:rPr>
          <w:rFonts w:ascii="Consolas" w:hAnsi="Consolas" w:cs="Consolas"/>
          <w:b/>
          <w:highlight w:val="yellow"/>
        </w:rPr>
        <w:t xml:space="preserve"> </w:t>
      </w:r>
      <w:r w:rsidRPr="00A55BC1">
        <w:rPr>
          <w:rFonts w:ascii="Consolas" w:hAnsi="Consolas" w:cs="Consolas"/>
          <w:highlight w:val="yellow"/>
        </w:rPr>
        <w:t xml:space="preserve">  </w:t>
      </w:r>
      <w:r>
        <w:rPr>
          <w:rFonts w:asciiTheme="minorHAnsi" w:hAnsiTheme="minorHAnsi" w:cstheme="minorHAnsi"/>
          <w:highlight w:val="yellow"/>
        </w:rPr>
        <w:t xml:space="preserve">Places  </w:t>
      </w:r>
      <w:r w:rsidRPr="00FB3019">
        <w:rPr>
          <w:rFonts w:asciiTheme="minorHAnsi" w:hAnsiTheme="minorHAnsi" w:cstheme="minorHAnsi"/>
          <w:b/>
          <w:highlight w:val="yellow"/>
        </w:rPr>
        <w:t>n</w:t>
      </w:r>
      <w:r>
        <w:rPr>
          <w:rFonts w:asciiTheme="minorHAnsi" w:hAnsiTheme="minorHAnsi" w:cstheme="minorHAnsi"/>
          <w:highlight w:val="yellow"/>
        </w:rPr>
        <w:t xml:space="preserve">  delay line nodes starting with node  </w:t>
      </w:r>
      <w:proofErr w:type="spellStart"/>
      <w:r w:rsidRPr="00FB3019">
        <w:rPr>
          <w:rFonts w:asciiTheme="minorHAnsi" w:hAnsiTheme="minorHAnsi" w:cstheme="minorHAnsi"/>
          <w:b/>
          <w:highlight w:val="yellow"/>
        </w:rPr>
        <w:t>nn</w:t>
      </w:r>
      <w:proofErr w:type="spellEnd"/>
      <w:r>
        <w:rPr>
          <w:rFonts w:asciiTheme="minorHAnsi" w:hAnsiTheme="minorHAnsi" w:cstheme="minorHAnsi"/>
          <w:highlight w:val="yellow"/>
        </w:rPr>
        <w:t xml:space="preserve">  and moving vertically (to the North if  </w:t>
      </w:r>
      <w:r w:rsidRPr="00FB3019">
        <w:rPr>
          <w:rFonts w:asciiTheme="minorHAnsi" w:hAnsiTheme="minorHAnsi" w:cstheme="minorHAnsi"/>
          <w:b/>
          <w:highlight w:val="yellow"/>
        </w:rPr>
        <w:t>n</w:t>
      </w:r>
      <w:r>
        <w:rPr>
          <w:rFonts w:asciiTheme="minorHAnsi" w:hAnsiTheme="minorHAnsi" w:cstheme="minorHAnsi"/>
          <w:highlight w:val="yellow"/>
        </w:rPr>
        <w:t xml:space="preserve">  positive, to the South if  </w:t>
      </w:r>
      <w:r w:rsidRPr="00FB3019">
        <w:rPr>
          <w:rFonts w:asciiTheme="minorHAnsi" w:hAnsiTheme="minorHAnsi" w:cstheme="minorHAnsi"/>
          <w:b/>
          <w:highlight w:val="yellow"/>
        </w:rPr>
        <w:t>n</w:t>
      </w:r>
      <w:r>
        <w:rPr>
          <w:rFonts w:asciiTheme="minorHAnsi" w:hAnsiTheme="minorHAnsi" w:cstheme="minorHAnsi"/>
          <w:highlight w:val="yellow"/>
        </w:rPr>
        <w:t xml:space="preserve">  negative).  Source and destination ports of all nodes including the first and last proceed in the direction indicated</w:t>
      </w:r>
      <w:r w:rsidRPr="00A55BC1">
        <w:rPr>
          <w:rFonts w:asciiTheme="minorHAnsi" w:hAnsiTheme="minorHAnsi" w:cstheme="minorHAnsi"/>
          <w:highlight w:val="yellow"/>
        </w:rPr>
        <w:t>.</w:t>
      </w:r>
    </w:p>
    <w:p w14:paraId="4DD2CEC4" w14:textId="77777777" w:rsidR="003F536E" w:rsidRDefault="0074202F" w:rsidP="00CA1160">
      <w:pPr>
        <w:pStyle w:val="BodyText"/>
      </w:pPr>
      <w:r>
        <w:t>T</w:t>
      </w:r>
      <w:r w:rsidR="00FC3296">
        <w:t>he following code shows one way to insert a datum into the delay line:</w:t>
      </w:r>
    </w:p>
    <w:p w14:paraId="2B5317BC" w14:textId="77777777" w:rsidR="00FC3296" w:rsidRDefault="00FC3296" w:rsidP="00FC3296">
      <w:pPr>
        <w:pStyle w:val="Coding"/>
      </w:pPr>
      <w:r>
        <w:t xml:space="preserve">: shove ( n)   &lt;port&gt; b!  @p !b A[ !b </w:t>
      </w:r>
      <w:r w:rsidR="0074202F">
        <w:t>@p @</w:t>
      </w:r>
      <w:r>
        <w:t xml:space="preserve"> ]] ,</w:t>
      </w:r>
    </w:p>
    <w:p w14:paraId="2DC25BAB" w14:textId="77777777" w:rsidR="00FC3296" w:rsidRDefault="00FC3296" w:rsidP="00FC3296">
      <w:pPr>
        <w:pStyle w:val="Coding"/>
      </w:pPr>
      <w:r>
        <w:t xml:space="preserve">   !b @p !b ; A[ !b !+ !b ]] ,</w:t>
      </w:r>
    </w:p>
    <w:p w14:paraId="144376D5" w14:textId="77777777" w:rsidR="00FC3296" w:rsidRDefault="00FC3296" w:rsidP="00FC3296">
      <w:pPr>
        <w:pStyle w:val="BodyText"/>
        <w:spacing w:before="120"/>
      </w:pPr>
      <w:r>
        <w:t>At the output end, here's one way to receive a datum:</w:t>
      </w:r>
    </w:p>
    <w:p w14:paraId="7B327655" w14:textId="77777777" w:rsidR="0074202F" w:rsidRDefault="0074202F" w:rsidP="0074202F">
      <w:pPr>
        <w:pStyle w:val="Coding"/>
      </w:pPr>
      <w:r>
        <w:t>: suck ( - n)   @ drop  @  @ drop ;</w:t>
      </w:r>
    </w:p>
    <w:p w14:paraId="59F29A7B" w14:textId="77777777" w:rsidR="00FC3296" w:rsidRDefault="0074202F" w:rsidP="00FC3296">
      <w:pPr>
        <w:pStyle w:val="BodyText"/>
        <w:spacing w:before="120"/>
      </w:pPr>
      <w:r>
        <w:t xml:space="preserve">As you can understand by studying the above, this is an excellent example of the remarkable capabilities of the F18A computer.  The "program" for a delay line node is the pair of instructions pushed into its source port and is executed in that port; these two instructions surround the incoming </w:t>
      </w:r>
      <w:r w:rsidR="00726029">
        <w:t>datum</w:t>
      </w:r>
      <w:r>
        <w:t xml:space="preserve">.  What this program does is to send, from its own data stack, exactly the same two instructions to the next node; however the </w:t>
      </w:r>
      <w:r w:rsidR="00726029">
        <w:t>datum</w:t>
      </w:r>
      <w:r>
        <w:t xml:space="preserve"> between those two instructions is the oldest word in this node's RAM, which is replaced by the incoming data word.</w:t>
      </w:r>
    </w:p>
    <w:p w14:paraId="4B1D4769" w14:textId="77777777" w:rsidR="00FF07D9" w:rsidRPr="00533964" w:rsidRDefault="00FF07D9" w:rsidP="00FF07D9">
      <w:pPr>
        <w:pStyle w:val="Heading3"/>
      </w:pPr>
      <w:bookmarkStart w:id="728" w:name="_Toc119163544"/>
      <w:r w:rsidRPr="00533964">
        <w:t>Synchronous Port Bridge (300 and others)</w:t>
      </w:r>
      <w:bookmarkEnd w:id="728"/>
    </w:p>
    <w:p w14:paraId="3D49621C" w14:textId="68A8642D" w:rsidR="00FF07D9" w:rsidRPr="00533964" w:rsidRDefault="00533964" w:rsidP="00FF07D9">
      <w:pPr>
        <w:pStyle w:val="BodyText"/>
      </w:pPr>
      <w:r>
        <w:t xml:space="preserve">An almost-transparent port bridge in bin 1904 uses nodes 300 on two chips to simulate a COM port between the UP ports of nodes 400 on each chip.  The exception about transparency is that a node 400 cannot tell by inspecting its IO register whether the other chip's node 400 is actually reading its UP port.  This bridge code is used by External and Internal IDE, by boot streams, and afterward by applications in 2-chip environments.  For discussion, see </w:t>
      </w:r>
      <w:r>
        <w:fldChar w:fldCharType="begin"/>
      </w:r>
      <w:r>
        <w:instrText xml:space="preserve"> REF _Ref472362562 \w \p \h </w:instrText>
      </w:r>
      <w:r>
        <w:fldChar w:fldCharType="separate"/>
      </w:r>
      <w:r w:rsidR="00DA6B1C">
        <w:t>5.1.6 above</w:t>
      </w:r>
      <w:r>
        <w:fldChar w:fldCharType="end"/>
      </w:r>
      <w:r>
        <w:t>.</w:t>
      </w:r>
    </w:p>
    <w:p w14:paraId="43459347" w14:textId="77777777" w:rsidR="00FF07D9" w:rsidRPr="0050654D" w:rsidRDefault="00FF07D9" w:rsidP="00FF07D9">
      <w:pPr>
        <w:pStyle w:val="Heading3"/>
        <w:rPr>
          <w:highlight w:val="yellow"/>
        </w:rPr>
      </w:pPr>
      <w:bookmarkStart w:id="729" w:name="_Toc119163545"/>
      <w:r w:rsidRPr="0050654D">
        <w:rPr>
          <w:highlight w:val="yellow"/>
        </w:rPr>
        <w:t>Ganglia Mark 1 (any node)</w:t>
      </w:r>
      <w:bookmarkEnd w:id="729"/>
    </w:p>
    <w:p w14:paraId="5F2FF317" w14:textId="77777777" w:rsidR="00FF07D9" w:rsidRPr="0050654D" w:rsidRDefault="00FF07D9" w:rsidP="00FF07D9">
      <w:pPr>
        <w:pStyle w:val="BodyText"/>
        <w:rPr>
          <w:highlight w:val="yellow"/>
        </w:rPr>
      </w:pPr>
    </w:p>
    <w:p w14:paraId="4D8DB390" w14:textId="77777777" w:rsidR="00FF07D9" w:rsidRDefault="00FF07D9" w:rsidP="00FF07D9">
      <w:pPr>
        <w:pStyle w:val="Heading3"/>
      </w:pPr>
      <w:bookmarkStart w:id="730" w:name="_Toc119163546"/>
      <w:r w:rsidRPr="003511F6">
        <w:t>Ganglia Mark 2 (any node)</w:t>
      </w:r>
      <w:bookmarkEnd w:id="730"/>
    </w:p>
    <w:p w14:paraId="502E7EF7" w14:textId="77777777" w:rsidR="003511F6" w:rsidRDefault="003511F6" w:rsidP="003511F6">
      <w:pPr>
        <w:pStyle w:val="BodyText"/>
      </w:pPr>
      <w:r>
        <w:t xml:space="preserve">By default we like to fill all nodes with this versatile messaging fabric, which is capable of exchanging up to 262k word payloads and replies between any two nodes on one or more chips that can be reached via any path through contiguous nodes running the ganglia and connected by </w:t>
      </w:r>
      <w:r w:rsidR="00183294">
        <w:t>COM</w:t>
      </w:r>
      <w:r>
        <w:t xml:space="preserve"> ports or equivalent, such as the synchronous port bridge or any other bridging mechanism that supports flow control.  </w:t>
      </w:r>
      <w:r w:rsidR="00183294">
        <w:t>These Ganglia are</w:t>
      </w:r>
      <w:r>
        <w:t xml:space="preserve"> documented fully in App Note AN017</w:t>
      </w:r>
      <w:r w:rsidR="00590FB7">
        <w:t xml:space="preserve">, </w:t>
      </w:r>
      <w:r w:rsidR="00590FB7" w:rsidRPr="00590FB7">
        <w:rPr>
          <w:i/>
        </w:rPr>
        <w:t>Ganglia Mark 2</w:t>
      </w:r>
      <w:r>
        <w:t>.</w:t>
      </w:r>
    </w:p>
    <w:p w14:paraId="22C9B9E6" w14:textId="77777777" w:rsidR="003511F6" w:rsidRPr="003511F6" w:rsidRDefault="003511F6" w:rsidP="003511F6">
      <w:pPr>
        <w:pStyle w:val="BodyText"/>
      </w:pPr>
      <w:r>
        <w:t>Object code is stored in Virtual Bins 1714, 1715, 1716 and 1717, one for each of the four physical orientations of F18A nodes.  To fill both chips with ganglia</w:t>
      </w:r>
      <w:r w:rsidRPr="00763A4A">
        <w:t xml:space="preserve">, use the descriptor macro  </w:t>
      </w:r>
      <w:r w:rsidR="00763A4A">
        <w:rPr>
          <w:rFonts w:ascii="Consolas" w:hAnsi="Consolas" w:cs="Consolas"/>
          <w:b/>
        </w:rPr>
        <w:t>GANGLIA</w:t>
      </w:r>
      <w:r>
        <w:t xml:space="preserve">  as </w:t>
      </w:r>
      <w:r w:rsidR="003A7482">
        <w:rPr>
          <w:i/>
        </w:rPr>
        <w:t>an early</w:t>
      </w:r>
      <w:r w:rsidRPr="003511F6">
        <w:rPr>
          <w:i/>
        </w:rPr>
        <w:t xml:space="preserve"> step</w:t>
      </w:r>
      <w:r>
        <w:t xml:space="preserve"> </w:t>
      </w:r>
      <w:r w:rsidR="003A7482">
        <w:t xml:space="preserve">(before any memory load descriptors are processed) </w:t>
      </w:r>
      <w:r>
        <w:t xml:space="preserve">in a new </w:t>
      </w:r>
      <w:r w:rsidR="003A7482">
        <w:t>frame definition</w:t>
      </w:r>
      <w:r>
        <w:t>.</w:t>
      </w:r>
    </w:p>
    <w:p w14:paraId="2FED832C" w14:textId="77777777" w:rsidR="00FF07D9" w:rsidRDefault="00FF07D9" w:rsidP="00FF07D9">
      <w:pPr>
        <w:pStyle w:val="Heading3"/>
      </w:pPr>
      <w:bookmarkStart w:id="731" w:name="_Toc119163547"/>
      <w:r w:rsidRPr="00590FB7">
        <w:t>SRAM Mark 1 Cluster</w:t>
      </w:r>
      <w:r w:rsidR="0050654D" w:rsidRPr="00590FB7">
        <w:t xml:space="preserve"> (7, 8, 9, 107, more)</w:t>
      </w:r>
      <w:bookmarkEnd w:id="731"/>
    </w:p>
    <w:p w14:paraId="45CE07ED" w14:textId="77777777" w:rsidR="00590FB7" w:rsidRPr="00590FB7" w:rsidRDefault="00590FB7" w:rsidP="00590FB7">
      <w:pPr>
        <w:pStyle w:val="BodyText"/>
      </w:pPr>
      <w:r>
        <w:t xml:space="preserve">Code for providing services to, and coordination among, up to three Masters for a 1 </w:t>
      </w:r>
      <w:proofErr w:type="spellStart"/>
      <w:r>
        <w:t>MWord</w:t>
      </w:r>
      <w:proofErr w:type="spellEnd"/>
      <w:r>
        <w:t xml:space="preserve"> external SRAM.  See AN003, </w:t>
      </w:r>
      <w:r w:rsidRPr="00590FB7">
        <w:rPr>
          <w:i/>
        </w:rPr>
        <w:t>SRAM Control Cluster Mark 1</w:t>
      </w:r>
      <w:r>
        <w:t>, for detailed documentation of usage and of internals.</w:t>
      </w:r>
    </w:p>
    <w:p w14:paraId="0C12D9E1" w14:textId="77777777" w:rsidR="00FF07D9" w:rsidRPr="00590FB7" w:rsidRDefault="00FF07D9" w:rsidP="00FF07D9">
      <w:pPr>
        <w:pStyle w:val="Heading3"/>
      </w:pPr>
      <w:bookmarkStart w:id="732" w:name="_Toc119163548"/>
      <w:r w:rsidRPr="00590FB7">
        <w:t>Snorkel Mark 1 (any SRAM client node)</w:t>
      </w:r>
      <w:bookmarkEnd w:id="732"/>
    </w:p>
    <w:p w14:paraId="4A3D4ADB" w14:textId="77777777" w:rsidR="00AB31A5" w:rsidRPr="00590FB7" w:rsidRDefault="00590FB7" w:rsidP="00AB31A5">
      <w:pPr>
        <w:pStyle w:val="BodyText"/>
      </w:pPr>
      <w:r>
        <w:t xml:space="preserve">Code for a programmable DMA channel that may act as one of the Masters for the SRAM cluster.  See AN010, </w:t>
      </w:r>
      <w:r w:rsidRPr="00590FB7">
        <w:t>The Snorkel Mark 1</w:t>
      </w:r>
      <w:r>
        <w:t>, for complete details.</w:t>
      </w:r>
    </w:p>
    <w:p w14:paraId="2C6D7D4A" w14:textId="77777777" w:rsidR="00AB31A5" w:rsidRPr="00533964" w:rsidRDefault="00AB31A5" w:rsidP="00FF07D9">
      <w:pPr>
        <w:pStyle w:val="Heading3"/>
      </w:pPr>
      <w:bookmarkStart w:id="733" w:name="_Toc119163549"/>
      <w:r w:rsidRPr="00533964">
        <w:t>IDE Components (708, 300 + any nodes)</w:t>
      </w:r>
      <w:bookmarkEnd w:id="733"/>
    </w:p>
    <w:p w14:paraId="7F6C4F87" w14:textId="77777777" w:rsidR="00AB31A5" w:rsidRPr="00533964" w:rsidRDefault="00533964" w:rsidP="00AB31A5">
      <w:pPr>
        <w:pStyle w:val="BodyText"/>
      </w:pPr>
      <w:r>
        <w:t>The External IDE loads these components into the nodes it uses to reach into a chip and touch any nodes to which a path of available nodes exists.</w:t>
      </w:r>
    </w:p>
    <w:p w14:paraId="7933F177" w14:textId="77777777" w:rsidR="00AB31A5" w:rsidRDefault="00AB31A5" w:rsidP="00AB31A5">
      <w:pPr>
        <w:pStyle w:val="Heading4"/>
      </w:pPr>
      <w:r w:rsidRPr="007968A5">
        <w:lastRenderedPageBreak/>
        <w:t>IDE Asynchronous Interface (708)</w:t>
      </w:r>
    </w:p>
    <w:p w14:paraId="58C35325" w14:textId="77777777" w:rsidR="007968A5" w:rsidRPr="007968A5" w:rsidRDefault="007968A5" w:rsidP="007968A5">
      <w:pPr>
        <w:pStyle w:val="BodyText"/>
      </w:pPr>
      <w:r>
        <w:t xml:space="preserve">Code for node 708 to provide services for external IDE.  See AN019, </w:t>
      </w:r>
      <w:r w:rsidRPr="007968A5">
        <w:rPr>
          <w:i/>
        </w:rPr>
        <w:t>Interactive Development Environment</w:t>
      </w:r>
      <w:r>
        <w:t>, for discussion of internals.</w:t>
      </w:r>
    </w:p>
    <w:p w14:paraId="5859A874" w14:textId="77777777" w:rsidR="00533964" w:rsidRDefault="00533964" w:rsidP="00533964">
      <w:pPr>
        <w:pStyle w:val="Heading4"/>
      </w:pPr>
      <w:r>
        <w:t>IDE Synch Interface (300)</w:t>
      </w:r>
    </w:p>
    <w:p w14:paraId="02A04735" w14:textId="77777777" w:rsidR="00533964" w:rsidRPr="00533964" w:rsidRDefault="00533964" w:rsidP="00533964">
      <w:pPr>
        <w:pStyle w:val="BodyText"/>
      </w:pPr>
      <w:r>
        <w:t xml:space="preserve">Code for node 300 to provide services for external IDE.  See AN019, </w:t>
      </w:r>
      <w:r w:rsidRPr="007968A5">
        <w:rPr>
          <w:i/>
        </w:rPr>
        <w:t>Interactive Development Environment</w:t>
      </w:r>
      <w:r>
        <w:t>, for discussion of internals.</w:t>
      </w:r>
    </w:p>
    <w:p w14:paraId="59D8604B" w14:textId="77777777" w:rsidR="00AB31A5" w:rsidRDefault="00AB31A5" w:rsidP="00AB31A5">
      <w:pPr>
        <w:pStyle w:val="Heading4"/>
      </w:pPr>
      <w:r w:rsidRPr="007968A5">
        <w:t>IDE Special Wire (any node)</w:t>
      </w:r>
    </w:p>
    <w:p w14:paraId="5CF3053F" w14:textId="77777777" w:rsidR="007968A5" w:rsidRPr="007968A5" w:rsidRDefault="007968A5" w:rsidP="007968A5">
      <w:pPr>
        <w:pStyle w:val="BodyText"/>
      </w:pPr>
      <w:r>
        <w:t xml:space="preserve">Code for </w:t>
      </w:r>
      <w:r w:rsidR="00590FB7">
        <w:t xml:space="preserve">the </w:t>
      </w:r>
      <w:r>
        <w:t>nodes</w:t>
      </w:r>
      <w:r w:rsidR="00590FB7">
        <w:t>, if any,</w:t>
      </w:r>
      <w:r>
        <w:t xml:space="preserve"> between the root node and the end node of an </w:t>
      </w:r>
      <w:r w:rsidR="00590FB7">
        <w:t>external IDE path</w:t>
      </w:r>
      <w:r>
        <w:t xml:space="preserve">.  See AN019, </w:t>
      </w:r>
      <w:r w:rsidRPr="007968A5">
        <w:rPr>
          <w:i/>
        </w:rPr>
        <w:t>Interactive Development Environment</w:t>
      </w:r>
      <w:r>
        <w:t>, for discussion of internals.</w:t>
      </w:r>
    </w:p>
    <w:p w14:paraId="721D3739" w14:textId="77777777" w:rsidR="00AB31A5" w:rsidRDefault="00AB31A5" w:rsidP="00AB31A5">
      <w:pPr>
        <w:pStyle w:val="Heading4"/>
      </w:pPr>
      <w:r w:rsidRPr="007968A5">
        <w:t xml:space="preserve">IDE </w:t>
      </w:r>
      <w:r w:rsidR="007968A5">
        <w:t>End Node</w:t>
      </w:r>
      <w:r w:rsidRPr="007968A5">
        <w:t xml:space="preserve"> (any node)</w:t>
      </w:r>
    </w:p>
    <w:p w14:paraId="65DC70C7" w14:textId="77777777" w:rsidR="007968A5" w:rsidRPr="007968A5" w:rsidRDefault="007968A5" w:rsidP="007968A5">
      <w:pPr>
        <w:pStyle w:val="BodyText"/>
      </w:pPr>
      <w:r>
        <w:t xml:space="preserve">Code for the final node, if any, between the root and target nodes of an external IDE path.  See AN019, </w:t>
      </w:r>
      <w:r w:rsidRPr="007968A5">
        <w:rPr>
          <w:i/>
        </w:rPr>
        <w:t>Interactive Development Environment</w:t>
      </w:r>
      <w:r>
        <w:t>, for discussion of internals.</w:t>
      </w:r>
    </w:p>
    <w:p w14:paraId="54DF71DC" w14:textId="77777777" w:rsidR="0050654D" w:rsidRDefault="0050654D" w:rsidP="0050654D">
      <w:pPr>
        <w:pStyle w:val="Heading3"/>
      </w:pPr>
      <w:bookmarkStart w:id="734" w:name="_Toc119163550"/>
      <w:r w:rsidRPr="00BE254F">
        <w:t>Boot Stream Components</w:t>
      </w:r>
      <w:bookmarkEnd w:id="734"/>
    </w:p>
    <w:p w14:paraId="1B1FF085" w14:textId="77777777" w:rsidR="00BE254F" w:rsidRPr="00BE254F" w:rsidRDefault="00BE254F" w:rsidP="00BE254F">
      <w:pPr>
        <w:pStyle w:val="BodyText"/>
      </w:pPr>
      <w:r>
        <w:t>Boot stream generation is done entirely by distributed utilities.  The components should be changed only if absolutely necessary and then only with great care.</w:t>
      </w:r>
    </w:p>
    <w:p w14:paraId="335AF1DD" w14:textId="77777777" w:rsidR="00BE254F" w:rsidRDefault="00BE254F" w:rsidP="00BE254F">
      <w:pPr>
        <w:pStyle w:val="Heading4"/>
      </w:pPr>
      <w:r w:rsidRPr="00BE254F">
        <w:t>SPI Flash Speed-up (705)</w:t>
      </w:r>
    </w:p>
    <w:p w14:paraId="42FD7311" w14:textId="77777777" w:rsidR="00BE254F" w:rsidRPr="00BE254F" w:rsidRDefault="00BE254F" w:rsidP="00BE254F">
      <w:pPr>
        <w:pStyle w:val="BodyText"/>
      </w:pPr>
      <w:r>
        <w:t>The ROM code for SPI flash booting uses, initially, a very slow timing parameter so that it can interoperate with slow devices.  The first boot frame included in a boot stream for use from flash should begin by dropping a short program into node 705 and executing it to adjust this parameter for a higher speed.  This program is provided in Virtual Bin 1608 for use by GreenArrays utilities.</w:t>
      </w:r>
    </w:p>
    <w:p w14:paraId="10342D78" w14:textId="77777777" w:rsidR="00533964" w:rsidRDefault="00533964" w:rsidP="0050654D">
      <w:pPr>
        <w:pStyle w:val="Heading4"/>
      </w:pPr>
      <w:r>
        <w:t>Synch Boot Master</w:t>
      </w:r>
    </w:p>
    <w:p w14:paraId="3CC10359" w14:textId="77777777" w:rsidR="00533964" w:rsidRPr="00533964" w:rsidRDefault="00533964" w:rsidP="00533964">
      <w:pPr>
        <w:pStyle w:val="BodyText"/>
      </w:pPr>
      <w:r>
        <w:t xml:space="preserve">This code for node 300, in bin 1901, can transmit boot frames to a </w:t>
      </w:r>
      <w:proofErr w:type="spellStart"/>
      <w:r>
        <w:t>a</w:t>
      </w:r>
      <w:proofErr w:type="spellEnd"/>
      <w:r>
        <w:t xml:space="preserve"> GreenArrays synchronous boot node.  It's used as a step in the set-up of a Port Bridge and for other purposes.</w:t>
      </w:r>
    </w:p>
    <w:p w14:paraId="53AA545C" w14:textId="77777777" w:rsidR="0050654D" w:rsidRDefault="0050654D" w:rsidP="0050654D">
      <w:pPr>
        <w:pStyle w:val="Heading4"/>
      </w:pPr>
      <w:r w:rsidRPr="00533964">
        <w:t>Port Bridge Set-up</w:t>
      </w:r>
    </w:p>
    <w:p w14:paraId="48731DE5" w14:textId="77777777" w:rsidR="00533964" w:rsidRDefault="00533964" w:rsidP="00533964">
      <w:pPr>
        <w:pStyle w:val="BodyText"/>
      </w:pPr>
      <w:r>
        <w:t>This code for node 400, in bin 1907, is used ephemerally along with the Synch Boot Master in node 300 and a copy of the code for the Synchronous Port Bridge in node 500.  Once all three of these nodes have been loaded it initializes node 300's I/O, resets the other chip via node 500 on pin 500.17, loads the port bridge code into node 300 of the other chip and starts it up, then loads the same code into our chip's node 300 and starts it as well.  After this is completed nodes 400 and 500 may be re-loaded with application code, filled with Ganglia, or whatever else you desire.</w:t>
      </w:r>
    </w:p>
    <w:p w14:paraId="034EB72E" w14:textId="77777777" w:rsidR="0050654D" w:rsidRPr="0050654D" w:rsidRDefault="0050654D" w:rsidP="0050654D">
      <w:pPr>
        <w:pStyle w:val="Heading4"/>
        <w:rPr>
          <w:highlight w:val="yellow"/>
        </w:rPr>
      </w:pPr>
      <w:r w:rsidRPr="0050654D">
        <w:rPr>
          <w:highlight w:val="yellow"/>
        </w:rPr>
        <w:t>SRAM Initialization (specific nodes)</w:t>
      </w:r>
    </w:p>
    <w:p w14:paraId="7DD62325" w14:textId="77777777" w:rsidR="0050654D" w:rsidRPr="0050654D" w:rsidRDefault="0050654D" w:rsidP="0050654D">
      <w:pPr>
        <w:pStyle w:val="BodyText"/>
      </w:pPr>
    </w:p>
    <w:p w14:paraId="1B0F2E91" w14:textId="77777777" w:rsidR="0050654D" w:rsidRDefault="0050654D" w:rsidP="0050654D">
      <w:pPr>
        <w:pStyle w:val="Heading3"/>
      </w:pPr>
      <w:bookmarkStart w:id="735" w:name="_Toc119163551"/>
      <w:proofErr w:type="spellStart"/>
      <w:r w:rsidRPr="003A6980">
        <w:t>polyFORTH</w:t>
      </w:r>
      <w:proofErr w:type="spellEnd"/>
      <w:r w:rsidRPr="003A6980">
        <w:t xml:space="preserve"> Cluster (specific nodes)</w:t>
      </w:r>
      <w:bookmarkEnd w:id="735"/>
    </w:p>
    <w:p w14:paraId="307A3F47" w14:textId="77777777" w:rsidR="003A6980" w:rsidRPr="003A6980" w:rsidRDefault="003A6980" w:rsidP="003A6980">
      <w:pPr>
        <w:pStyle w:val="BodyText"/>
      </w:pPr>
      <w:r>
        <w:t xml:space="preserve">This body of F18 code implements a virtual machine that runs a pseudo-instruction set from external SRAM.  It includes a 2-node basic VM with four nodes of extension coprocessors, serial I/O through nodes 100 and 200 with associated wiring, and SPI flash mass storage.  Dependencies include the SRAM Control Cluster Mk1, Snorkel Mk1 and Ganglia Mk2.  Support is provided for the Ethernet NIC and for the various 10MHz frequency references it supports.  For details about this body of code, please see DB006, </w:t>
      </w:r>
      <w:r>
        <w:rPr>
          <w:i/>
        </w:rPr>
        <w:t>G</w:t>
      </w:r>
      <w:r w:rsidRPr="003A6980">
        <w:rPr>
          <w:i/>
        </w:rPr>
        <w:t xml:space="preserve">144A12 </w:t>
      </w:r>
      <w:proofErr w:type="spellStart"/>
      <w:r w:rsidRPr="003A6980">
        <w:rPr>
          <w:i/>
        </w:rPr>
        <w:t>polyFORTH</w:t>
      </w:r>
      <w:proofErr w:type="spellEnd"/>
      <w:r w:rsidRPr="003A6980">
        <w:rPr>
          <w:i/>
        </w:rPr>
        <w:t xml:space="preserve"> Supplement</w:t>
      </w:r>
      <w:r>
        <w:t>.</w:t>
      </w:r>
    </w:p>
    <w:p w14:paraId="5CDA4F06" w14:textId="18E6DB93" w:rsidR="0050654D" w:rsidRPr="00933D0F" w:rsidRDefault="0050654D" w:rsidP="00FF07D9">
      <w:pPr>
        <w:pStyle w:val="Heading3"/>
      </w:pPr>
      <w:bookmarkStart w:id="736" w:name="_Toc119163552"/>
      <w:r w:rsidRPr="00933D0F">
        <w:lastRenderedPageBreak/>
        <w:t>Ethernet NIC Cluster (specific nodes)</w:t>
      </w:r>
      <w:bookmarkEnd w:id="736"/>
    </w:p>
    <w:p w14:paraId="6B824288" w14:textId="6C1D4FC7" w:rsidR="00714E49" w:rsidRPr="00933D0F" w:rsidRDefault="00714E49" w:rsidP="00933D0F">
      <w:pPr>
        <w:pStyle w:val="BodyText"/>
      </w:pPr>
      <w:r w:rsidRPr="00933D0F">
        <w:t>This body of F18 code, documented in AN007, implements a 10baseT Full Duplex autonomous NIC that operates on data structures in external SRAM as a virtual DMA device.  The object code is temporarily stored in bins corresponding with the nodes in which the code resides when loaded.  In due time it will be moved to library bins.</w:t>
      </w:r>
    </w:p>
    <w:p w14:paraId="3E1676EA" w14:textId="2655ABA4" w:rsidR="0050654D" w:rsidRDefault="0050654D" w:rsidP="00FF07D9">
      <w:pPr>
        <w:pStyle w:val="Heading3"/>
      </w:pPr>
      <w:bookmarkStart w:id="737" w:name="_Toc119163553"/>
      <w:r w:rsidRPr="00933D0F">
        <w:t>ATS Mark 1 (Serial IDE based)</w:t>
      </w:r>
      <w:bookmarkEnd w:id="737"/>
    </w:p>
    <w:p w14:paraId="3FA66EE5" w14:textId="00A2BC43" w:rsidR="00714E49" w:rsidRPr="00933D0F" w:rsidRDefault="00714E49" w:rsidP="00933D0F">
      <w:pPr>
        <w:pStyle w:val="BodyText"/>
      </w:pPr>
      <w:r>
        <w:t xml:space="preserve">The Automated Testing System is documented in DB007.  The bulk of its F18 test code, in the form of "creeper" packages, is stored in bins 2000..2208, although a couple of components are in bin "row" 1900.  </w:t>
      </w:r>
    </w:p>
    <w:p w14:paraId="7EDCD1C3" w14:textId="77777777" w:rsidR="0050654D" w:rsidRPr="0050654D" w:rsidRDefault="0050654D" w:rsidP="00FF07D9">
      <w:pPr>
        <w:pStyle w:val="Heading3"/>
        <w:rPr>
          <w:highlight w:val="yellow"/>
        </w:rPr>
      </w:pPr>
      <w:bookmarkStart w:id="738" w:name="_Toc119163554"/>
      <w:r w:rsidRPr="0050654D">
        <w:rPr>
          <w:highlight w:val="yellow"/>
        </w:rPr>
        <w:t>ATS Mark 2 (On-chip based)</w:t>
      </w:r>
      <w:bookmarkEnd w:id="738"/>
    </w:p>
    <w:p w14:paraId="78680F1C" w14:textId="77777777" w:rsidR="0050654D" w:rsidRPr="0050654D" w:rsidRDefault="0050654D" w:rsidP="00FF07D9">
      <w:pPr>
        <w:pStyle w:val="Heading3"/>
        <w:rPr>
          <w:highlight w:val="yellow"/>
        </w:rPr>
      </w:pPr>
      <w:bookmarkStart w:id="739" w:name="_Toc119163555"/>
      <w:proofErr w:type="spellStart"/>
      <w:r w:rsidRPr="0050654D">
        <w:rPr>
          <w:highlight w:val="yellow"/>
        </w:rPr>
        <w:t>eForth</w:t>
      </w:r>
      <w:proofErr w:type="spellEnd"/>
      <w:r w:rsidRPr="0050654D">
        <w:rPr>
          <w:highlight w:val="yellow"/>
        </w:rPr>
        <w:t xml:space="preserve"> (specific nodes)</w:t>
      </w:r>
      <w:bookmarkEnd w:id="739"/>
    </w:p>
    <w:p w14:paraId="4B18AD51" w14:textId="77777777" w:rsidR="0050654D" w:rsidRPr="0050654D" w:rsidRDefault="0050654D" w:rsidP="00FF07D9">
      <w:pPr>
        <w:pStyle w:val="Heading3"/>
        <w:rPr>
          <w:highlight w:val="yellow"/>
        </w:rPr>
      </w:pPr>
      <w:bookmarkStart w:id="740" w:name="_Toc119163556"/>
      <w:r w:rsidRPr="0050654D">
        <w:rPr>
          <w:highlight w:val="yellow"/>
        </w:rPr>
        <w:t>Documented Examples</w:t>
      </w:r>
      <w:bookmarkEnd w:id="740"/>
    </w:p>
    <w:p w14:paraId="0CBDD7EB" w14:textId="77777777" w:rsidR="0074202F" w:rsidRDefault="0074202F" w:rsidP="0074202F">
      <w:pPr>
        <w:pStyle w:val="Heading4"/>
        <w:rPr>
          <w:highlight w:val="yellow"/>
        </w:rPr>
      </w:pPr>
      <w:r>
        <w:rPr>
          <w:highlight w:val="yellow"/>
        </w:rPr>
        <w:t>Practical Example used above</w:t>
      </w:r>
    </w:p>
    <w:p w14:paraId="6A10FD87" w14:textId="77777777" w:rsidR="00FF07D9" w:rsidRPr="0050654D" w:rsidRDefault="0050654D" w:rsidP="00FF07D9">
      <w:pPr>
        <w:pStyle w:val="Heading3"/>
        <w:rPr>
          <w:highlight w:val="yellow"/>
        </w:rPr>
      </w:pPr>
      <w:bookmarkStart w:id="741" w:name="_Toc119163557"/>
      <w:r w:rsidRPr="0050654D">
        <w:rPr>
          <w:highlight w:val="yellow"/>
        </w:rPr>
        <w:t>Additional Test Code</w:t>
      </w:r>
      <w:bookmarkEnd w:id="741"/>
    </w:p>
    <w:p w14:paraId="28DB15DC" w14:textId="77777777" w:rsidR="0050654D" w:rsidRPr="0050654D" w:rsidRDefault="0050654D" w:rsidP="0050654D">
      <w:pPr>
        <w:pStyle w:val="BodyText"/>
      </w:pPr>
    </w:p>
    <w:p w14:paraId="77E26F63" w14:textId="77777777" w:rsidR="00D40DA8" w:rsidRDefault="00D40DA8" w:rsidP="00EE4488">
      <w:pPr>
        <w:pStyle w:val="BodyText"/>
      </w:pPr>
    </w:p>
    <w:p w14:paraId="44D81A55" w14:textId="77777777" w:rsidR="002F2B4B" w:rsidRDefault="002F2B4B" w:rsidP="00EE4488">
      <w:pPr>
        <w:pStyle w:val="BodyText"/>
        <w:sectPr w:rsidR="002F2B4B" w:rsidSect="00CF38DF">
          <w:pgSz w:w="12240" w:h="15840" w:code="1"/>
          <w:pgMar w:top="1440" w:right="1080" w:bottom="1440" w:left="1440" w:header="720" w:footer="720" w:gutter="0"/>
          <w:cols w:space="720"/>
          <w:docGrid w:linePitch="272"/>
        </w:sectPr>
      </w:pPr>
    </w:p>
    <w:p w14:paraId="317701FA" w14:textId="26685D2E" w:rsidR="00E31054" w:rsidRDefault="00E31054" w:rsidP="00EE4488">
      <w:pPr>
        <w:pStyle w:val="Heading2"/>
      </w:pPr>
      <w:bookmarkStart w:id="742" w:name="_Ref119147278"/>
      <w:bookmarkStart w:id="743" w:name="_Toc119163558"/>
      <w:bookmarkEnd w:id="725"/>
      <w:r>
        <w:lastRenderedPageBreak/>
        <w:t>Bin Assignments</w:t>
      </w:r>
      <w:bookmarkEnd w:id="742"/>
      <w:bookmarkEnd w:id="743"/>
      <w:del w:id="744" w:author="Greg Bailey" w:date="2022-11-12T12:05:00Z">
        <w:r w:rsidDel="000455B3">
          <w:delText xml:space="preserve"> for Rev </w:delText>
        </w:r>
        <w:r w:rsidR="007E77DA" w:rsidDel="000455B3">
          <w:delText>03b4</w:delText>
        </w:r>
      </w:del>
    </w:p>
    <w:p w14:paraId="3D939828" w14:textId="756151CF" w:rsidR="00435AD2" w:rsidRDefault="00E31054" w:rsidP="00E31054">
      <w:pPr>
        <w:pStyle w:val="BodyText"/>
        <w:sectPr w:rsidR="00435AD2" w:rsidSect="00CF38DF">
          <w:pgSz w:w="12240" w:h="15840" w:code="1"/>
          <w:pgMar w:top="1440" w:right="1080" w:bottom="1440" w:left="1440" w:header="720" w:footer="720" w:gutter="0"/>
          <w:cols w:space="720"/>
          <w:docGrid w:linePitch="272"/>
        </w:sectPr>
      </w:pPr>
      <w:r>
        <w:t>"Bins" are receptacles for object code and are numbered like nodes in the chips.  Bins 000 through 717 contain code that is by default destined for the nodes on the host chip</w:t>
      </w:r>
      <w:r w:rsidR="007E77DA">
        <w:t>; future releases will vacate this range completely</w:t>
      </w:r>
      <w:r>
        <w:t xml:space="preserve">.  Bins 800 through 1517 map onto the target chip.  Bins 1600 through </w:t>
      </w:r>
      <w:r w:rsidR="00456C72">
        <w:t xml:space="preserve">3117 </w:t>
      </w:r>
      <w:r>
        <w:t>are reserved for utility and tool code</w:t>
      </w:r>
      <w:r w:rsidR="00435AD2">
        <w:t xml:space="preserve">, and are managed by GreenArrays.  Their purpose is to allow this code to be compiled and available for use at any time without interfering with application code.  This table documents the assignments in effect </w:t>
      </w:r>
      <w:r w:rsidR="002552A4">
        <w:t>as of the release identified above</w:t>
      </w:r>
      <w:r w:rsidR="00C02A68">
        <w:t>; yellow highlight indicates conversion to</w:t>
      </w:r>
      <w:r w:rsidR="00FC781C">
        <w:t xml:space="preserve"> and validation of</w:t>
      </w:r>
      <w:r w:rsidR="00C02A68">
        <w:t xml:space="preserve"> af-3 source</w:t>
      </w:r>
      <w:r w:rsidR="00435AD2">
        <w:t>.</w:t>
      </w:r>
    </w:p>
    <w:p w14:paraId="6241032E" w14:textId="77777777" w:rsidR="006B7F17" w:rsidRPr="00EE4488" w:rsidRDefault="006B7F17" w:rsidP="005457EB">
      <w:pPr>
        <w:overflowPunct/>
        <w:autoSpaceDE/>
        <w:autoSpaceDN/>
        <w:adjustRightInd/>
        <w:spacing w:line="276" w:lineRule="auto"/>
        <w:textAlignment w:val="auto"/>
        <w:rPr>
          <w:rFonts w:ascii="Consolas" w:eastAsia="Calibri" w:hAnsi="Consolas" w:cs="Consolas"/>
          <w:sz w:val="14"/>
          <w:szCs w:val="14"/>
        </w:rPr>
      </w:pPr>
    </w:p>
    <w:p w14:paraId="7323F4F1"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1600  </w:t>
      </w:r>
      <w:r w:rsidR="005E1421" w:rsidRPr="00933D0F">
        <w:rPr>
          <w:rFonts w:ascii="Consolas" w:eastAsia="Calibri" w:hAnsi="Consolas" w:cs="Consolas"/>
          <w:sz w:val="14"/>
          <w:szCs w:val="14"/>
          <w:highlight w:val="yellow"/>
        </w:rPr>
        <w:t>IDE</w:t>
      </w:r>
      <w:r w:rsidRPr="00933D0F">
        <w:rPr>
          <w:rFonts w:ascii="Consolas" w:eastAsia="Calibri" w:hAnsi="Consolas" w:cs="Consolas"/>
          <w:sz w:val="14"/>
          <w:szCs w:val="14"/>
          <w:highlight w:val="yellow"/>
        </w:rPr>
        <w:t xml:space="preserve"> async </w:t>
      </w:r>
      <w:r w:rsidR="005E1421" w:rsidRPr="00933D0F">
        <w:rPr>
          <w:rFonts w:ascii="Consolas" w:eastAsia="Calibri" w:hAnsi="Consolas" w:cs="Consolas"/>
          <w:sz w:val="14"/>
          <w:szCs w:val="14"/>
          <w:highlight w:val="yellow"/>
        </w:rPr>
        <w:t>root node</w:t>
      </w:r>
    </w:p>
    <w:p w14:paraId="4578BDB5"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1601  </w:t>
      </w:r>
      <w:r w:rsidR="005E1421" w:rsidRPr="00933D0F">
        <w:rPr>
          <w:rFonts w:ascii="Consolas" w:eastAsia="Calibri" w:hAnsi="Consolas" w:cs="Consolas"/>
          <w:sz w:val="14"/>
          <w:szCs w:val="14"/>
          <w:highlight w:val="yellow"/>
        </w:rPr>
        <w:t>IDE</w:t>
      </w:r>
      <w:r w:rsidRPr="00933D0F">
        <w:rPr>
          <w:rFonts w:ascii="Consolas" w:eastAsia="Calibri" w:hAnsi="Consolas" w:cs="Consolas"/>
          <w:sz w:val="14"/>
          <w:szCs w:val="14"/>
          <w:highlight w:val="yellow"/>
        </w:rPr>
        <w:t xml:space="preserve"> sync </w:t>
      </w:r>
      <w:r w:rsidR="005E1421" w:rsidRPr="00933D0F">
        <w:rPr>
          <w:rFonts w:ascii="Consolas" w:eastAsia="Calibri" w:hAnsi="Consolas" w:cs="Consolas"/>
          <w:sz w:val="14"/>
          <w:szCs w:val="14"/>
          <w:highlight w:val="yellow"/>
        </w:rPr>
        <w:t>root node</w:t>
      </w:r>
    </w:p>
    <w:p w14:paraId="4412A1D8"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1602  </w:t>
      </w:r>
      <w:r w:rsidR="005E1421" w:rsidRPr="00933D0F">
        <w:rPr>
          <w:rFonts w:ascii="Consolas" w:eastAsia="Calibri" w:hAnsi="Consolas" w:cs="Consolas"/>
          <w:sz w:val="14"/>
          <w:szCs w:val="14"/>
          <w:highlight w:val="yellow"/>
        </w:rPr>
        <w:t>IDE</w:t>
      </w:r>
      <w:r w:rsidRPr="00933D0F">
        <w:rPr>
          <w:rFonts w:ascii="Consolas" w:eastAsia="Calibri" w:hAnsi="Consolas" w:cs="Consolas"/>
          <w:sz w:val="14"/>
          <w:szCs w:val="14"/>
          <w:highlight w:val="yellow"/>
        </w:rPr>
        <w:t xml:space="preserve"> wire</w:t>
      </w:r>
      <w:r w:rsidR="005E1421" w:rsidRPr="00933D0F">
        <w:rPr>
          <w:rFonts w:ascii="Consolas" w:eastAsia="Calibri" w:hAnsi="Consolas" w:cs="Consolas"/>
          <w:sz w:val="14"/>
          <w:szCs w:val="14"/>
          <w:highlight w:val="yellow"/>
        </w:rPr>
        <w:t xml:space="preserve"> node</w:t>
      </w:r>
    </w:p>
    <w:p w14:paraId="19D7B430"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1603  </w:t>
      </w:r>
      <w:r w:rsidR="005E1421" w:rsidRPr="00933D0F">
        <w:rPr>
          <w:rFonts w:ascii="Consolas" w:eastAsia="Calibri" w:hAnsi="Consolas" w:cs="Consolas"/>
          <w:sz w:val="14"/>
          <w:szCs w:val="14"/>
          <w:highlight w:val="yellow"/>
        </w:rPr>
        <w:t>IDE end node</w:t>
      </w:r>
    </w:p>
    <w:p w14:paraId="03284B51"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1604  ide all nodes template</w:t>
      </w:r>
    </w:p>
    <w:p w14:paraId="3BDE068B"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1605</w:t>
      </w:r>
      <w:r w:rsidR="00E96D85" w:rsidRPr="00933D0F">
        <w:rPr>
          <w:rFonts w:ascii="Consolas" w:eastAsia="Calibri" w:hAnsi="Consolas" w:cs="Consolas"/>
          <w:sz w:val="14"/>
          <w:szCs w:val="14"/>
          <w:highlight w:val="yellow"/>
        </w:rPr>
        <w:t xml:space="preserve">  Snorkel</w:t>
      </w:r>
      <w:r w:rsidR="00A335B3" w:rsidRPr="00933D0F">
        <w:rPr>
          <w:rFonts w:ascii="Consolas" w:eastAsia="Calibri" w:hAnsi="Consolas" w:cs="Consolas"/>
          <w:sz w:val="14"/>
          <w:szCs w:val="14"/>
          <w:highlight w:val="yellow"/>
        </w:rPr>
        <w:t xml:space="preserve"> Mk1</w:t>
      </w:r>
    </w:p>
    <w:p w14:paraId="4FADCB1A"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1606</w:t>
      </w:r>
      <w:r w:rsidR="00E96D85" w:rsidRPr="00933D0F">
        <w:rPr>
          <w:rFonts w:ascii="Consolas" w:eastAsia="Calibri" w:hAnsi="Consolas" w:cs="Consolas"/>
          <w:sz w:val="14"/>
          <w:szCs w:val="14"/>
          <w:highlight w:val="yellow"/>
        </w:rPr>
        <w:t xml:space="preserve">  SST25WFxxx Flash node 705</w:t>
      </w:r>
      <w:r w:rsidR="00D57B87" w:rsidRPr="00933D0F">
        <w:rPr>
          <w:rFonts w:ascii="Consolas" w:eastAsia="Calibri" w:hAnsi="Consolas" w:cs="Consolas"/>
          <w:sz w:val="14"/>
          <w:szCs w:val="14"/>
          <w:highlight w:val="yellow"/>
        </w:rPr>
        <w:t xml:space="preserve"> pF</w:t>
      </w:r>
    </w:p>
    <w:p w14:paraId="595595A9"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1607</w:t>
      </w:r>
      <w:r w:rsidR="00D57B87">
        <w:rPr>
          <w:rFonts w:ascii="Consolas" w:eastAsia="Calibri" w:hAnsi="Consolas" w:cs="Consolas"/>
          <w:sz w:val="14"/>
          <w:szCs w:val="14"/>
        </w:rPr>
        <w:t xml:space="preserve">  New flash helper 706</w:t>
      </w:r>
    </w:p>
    <w:p w14:paraId="435B5FD8" w14:textId="77777777" w:rsidR="006B7F17"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1608  </w:t>
      </w:r>
      <w:proofErr w:type="spellStart"/>
      <w:r w:rsidRPr="00933D0F">
        <w:rPr>
          <w:rFonts w:ascii="Consolas" w:eastAsia="Calibri" w:hAnsi="Consolas" w:cs="Consolas"/>
          <w:sz w:val="14"/>
          <w:szCs w:val="14"/>
          <w:highlight w:val="yellow"/>
        </w:rPr>
        <w:t>spi</w:t>
      </w:r>
      <w:proofErr w:type="spellEnd"/>
      <w:r w:rsidRPr="00933D0F">
        <w:rPr>
          <w:rFonts w:ascii="Consolas" w:eastAsia="Calibri" w:hAnsi="Consolas" w:cs="Consolas"/>
          <w:sz w:val="14"/>
          <w:szCs w:val="14"/>
          <w:highlight w:val="yellow"/>
        </w:rPr>
        <w:t xml:space="preserve"> speedup function</w:t>
      </w:r>
      <w:r w:rsidRPr="00EE4488">
        <w:rPr>
          <w:rFonts w:ascii="Consolas" w:eastAsia="Calibri" w:hAnsi="Consolas" w:cs="Consolas"/>
          <w:sz w:val="14"/>
          <w:szCs w:val="14"/>
        </w:rPr>
        <w:t xml:space="preserve">  </w:t>
      </w:r>
    </w:p>
    <w:p w14:paraId="2378A714"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1609  18-bit flash r/w for 705</w:t>
      </w:r>
    </w:p>
    <w:p w14:paraId="66AE7A49"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1610  18-bit flash helper for 706</w:t>
      </w:r>
    </w:p>
    <w:p w14:paraId="4E96426C"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1611  8-bit flash r/w</w:t>
      </w:r>
    </w:p>
    <w:p w14:paraId="757F0565"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 xml:space="preserve">1612  </w:t>
      </w:r>
      <w:r w:rsidR="00D57B87">
        <w:rPr>
          <w:rFonts w:ascii="Consolas" w:eastAsia="Calibri" w:hAnsi="Consolas" w:cs="Consolas"/>
          <w:sz w:val="14"/>
          <w:szCs w:val="14"/>
        </w:rPr>
        <w:t>Flash ops for new devices</w:t>
      </w:r>
    </w:p>
    <w:p w14:paraId="24FEDD91"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1613  flash erase</w:t>
      </w:r>
    </w:p>
    <w:p w14:paraId="6086D07A"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1614  SRAM Node 107 interface (</w:t>
      </w:r>
      <w:r w:rsidR="00290386" w:rsidRPr="00933D0F">
        <w:rPr>
          <w:rFonts w:ascii="Consolas" w:eastAsia="Calibri" w:hAnsi="Consolas" w:cs="Consolas"/>
          <w:sz w:val="14"/>
          <w:szCs w:val="14"/>
          <w:highlight w:val="yellow"/>
        </w:rPr>
        <w:t>Mk1</w:t>
      </w:r>
      <w:r w:rsidRPr="00933D0F">
        <w:rPr>
          <w:rFonts w:ascii="Consolas" w:eastAsia="Calibri" w:hAnsi="Consolas" w:cs="Consolas"/>
          <w:sz w:val="14"/>
          <w:szCs w:val="14"/>
          <w:highlight w:val="yellow"/>
        </w:rPr>
        <w:t>)</w:t>
      </w:r>
    </w:p>
    <w:p w14:paraId="2EF8B921"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1615  - Node 007 </w:t>
      </w:r>
      <w:r w:rsidR="001273C3" w:rsidRPr="00933D0F">
        <w:rPr>
          <w:rFonts w:ascii="Consolas" w:eastAsia="Calibri" w:hAnsi="Consolas" w:cs="Consolas"/>
          <w:sz w:val="14"/>
          <w:szCs w:val="14"/>
          <w:highlight w:val="yellow"/>
        </w:rPr>
        <w:t>SRAM Data Mk1</w:t>
      </w:r>
    </w:p>
    <w:p w14:paraId="16E2F48B"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1616  - Node 008 </w:t>
      </w:r>
      <w:r w:rsidR="00FE2F0D" w:rsidRPr="00933D0F">
        <w:rPr>
          <w:rFonts w:ascii="Consolas" w:eastAsia="Calibri" w:hAnsi="Consolas" w:cs="Consolas"/>
          <w:sz w:val="14"/>
          <w:szCs w:val="14"/>
          <w:highlight w:val="yellow"/>
        </w:rPr>
        <w:t xml:space="preserve">SRAM </w:t>
      </w:r>
      <w:proofErr w:type="spellStart"/>
      <w:r w:rsidR="00FE2F0D" w:rsidRPr="00933D0F">
        <w:rPr>
          <w:rFonts w:ascii="Consolas" w:eastAsia="Calibri" w:hAnsi="Consolas" w:cs="Consolas"/>
          <w:sz w:val="14"/>
          <w:szCs w:val="14"/>
          <w:highlight w:val="yellow"/>
        </w:rPr>
        <w:t>Ctls</w:t>
      </w:r>
      <w:proofErr w:type="spellEnd"/>
      <w:r w:rsidR="00FE2F0D" w:rsidRPr="00933D0F">
        <w:rPr>
          <w:rFonts w:ascii="Consolas" w:eastAsia="Calibri" w:hAnsi="Consolas" w:cs="Consolas"/>
          <w:sz w:val="14"/>
          <w:szCs w:val="14"/>
          <w:highlight w:val="yellow"/>
        </w:rPr>
        <w:t xml:space="preserve"> Mk1</w:t>
      </w:r>
    </w:p>
    <w:p w14:paraId="1BCC2BE6"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1617  - Node 009 </w:t>
      </w:r>
      <w:r w:rsidR="00EA4B8D" w:rsidRPr="00933D0F">
        <w:rPr>
          <w:rFonts w:ascii="Consolas" w:eastAsia="Calibri" w:hAnsi="Consolas" w:cs="Consolas"/>
          <w:sz w:val="14"/>
          <w:szCs w:val="14"/>
          <w:highlight w:val="yellow"/>
        </w:rPr>
        <w:t xml:space="preserve">SRAM </w:t>
      </w:r>
      <w:proofErr w:type="spellStart"/>
      <w:r w:rsidR="00EA4B8D" w:rsidRPr="00933D0F">
        <w:rPr>
          <w:rFonts w:ascii="Consolas" w:eastAsia="Calibri" w:hAnsi="Consolas" w:cs="Consolas"/>
          <w:sz w:val="14"/>
          <w:szCs w:val="14"/>
          <w:highlight w:val="yellow"/>
        </w:rPr>
        <w:t>Adr</w:t>
      </w:r>
      <w:proofErr w:type="spellEnd"/>
      <w:r w:rsidR="00EA4B8D" w:rsidRPr="00933D0F">
        <w:rPr>
          <w:rFonts w:ascii="Consolas" w:eastAsia="Calibri" w:hAnsi="Consolas" w:cs="Consolas"/>
          <w:sz w:val="14"/>
          <w:szCs w:val="14"/>
          <w:highlight w:val="yellow"/>
        </w:rPr>
        <w:t xml:space="preserve"> Mk1</w:t>
      </w:r>
    </w:p>
    <w:p w14:paraId="02BCE143"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p>
    <w:p w14:paraId="231A7E7D"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1700  </w:t>
      </w:r>
      <w:proofErr w:type="spellStart"/>
      <w:r w:rsidRPr="00933D0F">
        <w:rPr>
          <w:rFonts w:ascii="Consolas" w:eastAsia="Calibri" w:hAnsi="Consolas" w:cs="Consolas"/>
          <w:sz w:val="14"/>
          <w:szCs w:val="14"/>
          <w:highlight w:val="yellow"/>
        </w:rPr>
        <w:t>polyFORTH</w:t>
      </w:r>
      <w:proofErr w:type="spellEnd"/>
      <w:r w:rsidRPr="00933D0F">
        <w:rPr>
          <w:rFonts w:ascii="Consolas" w:eastAsia="Calibri" w:hAnsi="Consolas" w:cs="Consolas"/>
          <w:sz w:val="14"/>
          <w:szCs w:val="14"/>
          <w:highlight w:val="yellow"/>
        </w:rPr>
        <w:t xml:space="preserve"> Stack (106)</w:t>
      </w:r>
    </w:p>
    <w:p w14:paraId="4A734F43"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1701  - Stack down (006)</w:t>
      </w:r>
    </w:p>
    <w:p w14:paraId="44B4A39E"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1702  - Stack up (206)</w:t>
      </w:r>
    </w:p>
    <w:p w14:paraId="60F5BBEA"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1703  Bitsy (105)</w:t>
      </w:r>
    </w:p>
    <w:p w14:paraId="4E36DFD7"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1704  - Bitsy down (005)</w:t>
      </w:r>
    </w:p>
    <w:p w14:paraId="2A362129"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1705  - Bitsy up (205)</w:t>
      </w:r>
    </w:p>
    <w:p w14:paraId="79A2E481"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1706  Serial </w:t>
      </w:r>
      <w:proofErr w:type="spellStart"/>
      <w:r w:rsidRPr="00933D0F">
        <w:rPr>
          <w:rFonts w:ascii="Consolas" w:eastAsia="Calibri" w:hAnsi="Consolas" w:cs="Consolas"/>
          <w:sz w:val="14"/>
          <w:szCs w:val="14"/>
          <w:highlight w:val="yellow"/>
        </w:rPr>
        <w:t>tx</w:t>
      </w:r>
      <w:proofErr w:type="spellEnd"/>
      <w:r w:rsidRPr="00933D0F">
        <w:rPr>
          <w:rFonts w:ascii="Consolas" w:eastAsia="Calibri" w:hAnsi="Consolas" w:cs="Consolas"/>
          <w:sz w:val="14"/>
          <w:szCs w:val="14"/>
          <w:highlight w:val="yellow"/>
        </w:rPr>
        <w:t xml:space="preserve"> (100)</w:t>
      </w:r>
    </w:p>
    <w:p w14:paraId="7925150E"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1707  - Rx (200)</w:t>
      </w:r>
    </w:p>
    <w:p w14:paraId="1EA5C561"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1708  - Interface (104)</w:t>
      </w:r>
    </w:p>
    <w:p w14:paraId="5891E77D"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1709  - Wire (102 and others)</w:t>
      </w:r>
    </w:p>
    <w:p w14:paraId="706A8AA9"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1710  Flash to </w:t>
      </w:r>
      <w:proofErr w:type="spellStart"/>
      <w:r w:rsidRPr="00933D0F">
        <w:rPr>
          <w:rFonts w:ascii="Consolas" w:eastAsia="Calibri" w:hAnsi="Consolas" w:cs="Consolas"/>
          <w:sz w:val="14"/>
          <w:szCs w:val="14"/>
          <w:highlight w:val="yellow"/>
        </w:rPr>
        <w:t>sram</w:t>
      </w:r>
      <w:proofErr w:type="spellEnd"/>
      <w:r w:rsidRPr="00933D0F">
        <w:rPr>
          <w:rFonts w:ascii="Consolas" w:eastAsia="Calibri" w:hAnsi="Consolas" w:cs="Consolas"/>
          <w:sz w:val="14"/>
          <w:szCs w:val="14"/>
          <w:highlight w:val="yellow"/>
        </w:rPr>
        <w:t xml:space="preserve"> for 705</w:t>
      </w:r>
    </w:p>
    <w:p w14:paraId="425676F2"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1711  - Wire for 605 </w:t>
      </w:r>
      <w:proofErr w:type="spellStart"/>
      <w:r w:rsidRPr="00933D0F">
        <w:rPr>
          <w:rFonts w:ascii="Consolas" w:eastAsia="Calibri" w:hAnsi="Consolas" w:cs="Consolas"/>
          <w:sz w:val="14"/>
          <w:szCs w:val="14"/>
          <w:highlight w:val="yellow"/>
        </w:rPr>
        <w:t>etc</w:t>
      </w:r>
      <w:proofErr w:type="spellEnd"/>
    </w:p>
    <w:p w14:paraId="0A1DFE01"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 xml:space="preserve">1712  - </w:t>
      </w:r>
      <w:r w:rsidR="00E96D85">
        <w:rPr>
          <w:rFonts w:ascii="Consolas" w:eastAsia="Calibri" w:hAnsi="Consolas" w:cs="Consolas"/>
          <w:sz w:val="14"/>
          <w:szCs w:val="14"/>
        </w:rPr>
        <w:t>&lt;unused&gt;</w:t>
      </w:r>
    </w:p>
    <w:p w14:paraId="3BA628E8"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1713  - Temp SRAM code for 108</w:t>
      </w:r>
    </w:p>
    <w:p w14:paraId="707C1D20" w14:textId="77777777" w:rsidR="00E96D85"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1714  </w:t>
      </w:r>
      <w:r w:rsidR="00E96D85" w:rsidRPr="00933D0F">
        <w:rPr>
          <w:rFonts w:ascii="Consolas" w:eastAsia="Calibri" w:hAnsi="Consolas" w:cs="Consolas"/>
          <w:sz w:val="14"/>
          <w:szCs w:val="14"/>
          <w:highlight w:val="yellow"/>
        </w:rPr>
        <w:t xml:space="preserve">Ganglion nodes </w:t>
      </w:r>
      <w:proofErr w:type="spellStart"/>
      <w:r w:rsidR="00E96D85" w:rsidRPr="00933D0F">
        <w:rPr>
          <w:rFonts w:ascii="Consolas" w:eastAsia="Calibri" w:hAnsi="Consolas" w:cs="Consolas"/>
          <w:sz w:val="14"/>
          <w:szCs w:val="14"/>
          <w:highlight w:val="yellow"/>
        </w:rPr>
        <w:t>eee</w:t>
      </w:r>
      <w:proofErr w:type="spellEnd"/>
      <w:r w:rsidR="00D57B87" w:rsidRPr="00933D0F">
        <w:rPr>
          <w:rFonts w:ascii="Consolas" w:eastAsia="Calibri" w:hAnsi="Consolas" w:cs="Consolas"/>
          <w:sz w:val="14"/>
          <w:szCs w:val="14"/>
          <w:highlight w:val="yellow"/>
        </w:rPr>
        <w:t xml:space="preserve"> (Mk2)</w:t>
      </w:r>
    </w:p>
    <w:p w14:paraId="64765473"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1715  </w:t>
      </w:r>
      <w:r w:rsidR="00E96D85" w:rsidRPr="00933D0F">
        <w:rPr>
          <w:rFonts w:ascii="Consolas" w:eastAsia="Calibri" w:hAnsi="Consolas" w:cs="Consolas"/>
          <w:sz w:val="14"/>
          <w:szCs w:val="14"/>
          <w:highlight w:val="yellow"/>
        </w:rPr>
        <w:t xml:space="preserve">- nodes </w:t>
      </w:r>
      <w:proofErr w:type="spellStart"/>
      <w:r w:rsidR="00E96D85" w:rsidRPr="00933D0F">
        <w:rPr>
          <w:rFonts w:ascii="Consolas" w:eastAsia="Calibri" w:hAnsi="Consolas" w:cs="Consolas"/>
          <w:sz w:val="14"/>
          <w:szCs w:val="14"/>
          <w:highlight w:val="yellow"/>
        </w:rPr>
        <w:t>eoo</w:t>
      </w:r>
      <w:proofErr w:type="spellEnd"/>
    </w:p>
    <w:p w14:paraId="2A92BB7C"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1716  </w:t>
      </w:r>
      <w:r w:rsidR="00E96D85" w:rsidRPr="00933D0F">
        <w:rPr>
          <w:rFonts w:ascii="Consolas" w:eastAsia="Calibri" w:hAnsi="Consolas" w:cs="Consolas"/>
          <w:sz w:val="14"/>
          <w:szCs w:val="14"/>
          <w:highlight w:val="yellow"/>
        </w:rPr>
        <w:t xml:space="preserve">- nodes </w:t>
      </w:r>
      <w:proofErr w:type="spellStart"/>
      <w:r w:rsidR="00E96D85" w:rsidRPr="00933D0F">
        <w:rPr>
          <w:rFonts w:ascii="Consolas" w:eastAsia="Calibri" w:hAnsi="Consolas" w:cs="Consolas"/>
          <w:sz w:val="14"/>
          <w:szCs w:val="14"/>
          <w:highlight w:val="yellow"/>
        </w:rPr>
        <w:t>oee</w:t>
      </w:r>
      <w:proofErr w:type="spellEnd"/>
    </w:p>
    <w:p w14:paraId="5A2F599D"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1717  </w:t>
      </w:r>
      <w:r w:rsidR="00E96D85" w:rsidRPr="00933D0F">
        <w:rPr>
          <w:rFonts w:ascii="Consolas" w:eastAsia="Calibri" w:hAnsi="Consolas" w:cs="Consolas"/>
          <w:sz w:val="14"/>
          <w:szCs w:val="14"/>
          <w:highlight w:val="yellow"/>
        </w:rPr>
        <w:t xml:space="preserve">- nodes </w:t>
      </w:r>
      <w:proofErr w:type="spellStart"/>
      <w:r w:rsidR="00E96D85" w:rsidRPr="00933D0F">
        <w:rPr>
          <w:rFonts w:ascii="Consolas" w:eastAsia="Calibri" w:hAnsi="Consolas" w:cs="Consolas"/>
          <w:sz w:val="14"/>
          <w:szCs w:val="14"/>
          <w:highlight w:val="yellow"/>
        </w:rPr>
        <w:t>ooo</w:t>
      </w:r>
      <w:proofErr w:type="spellEnd"/>
    </w:p>
    <w:p w14:paraId="658DC682"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p>
    <w:p w14:paraId="0B054757"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 xml:space="preserve">1800  &lt;reserved for </w:t>
      </w:r>
      <w:proofErr w:type="spellStart"/>
      <w:r w:rsidRPr="00EE4488">
        <w:rPr>
          <w:rFonts w:ascii="Consolas" w:eastAsia="Calibri" w:hAnsi="Consolas" w:cs="Consolas"/>
          <w:sz w:val="14"/>
          <w:szCs w:val="14"/>
        </w:rPr>
        <w:t>eForth</w:t>
      </w:r>
      <w:proofErr w:type="spellEnd"/>
      <w:r w:rsidR="00342422">
        <w:rPr>
          <w:rFonts w:ascii="Consolas" w:eastAsia="Calibri" w:hAnsi="Consolas" w:cs="Consolas"/>
          <w:sz w:val="14"/>
          <w:szCs w:val="14"/>
        </w:rPr>
        <w:t>/pF</w:t>
      </w:r>
      <w:r w:rsidRPr="00EE4488">
        <w:rPr>
          <w:rFonts w:ascii="Consolas" w:eastAsia="Calibri" w:hAnsi="Consolas" w:cs="Consolas"/>
          <w:sz w:val="14"/>
          <w:szCs w:val="14"/>
        </w:rPr>
        <w:t>&gt;</w:t>
      </w:r>
    </w:p>
    <w:p w14:paraId="648E8D79" w14:textId="7777777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1801</w:t>
      </w:r>
      <w:r w:rsidR="00423262" w:rsidRPr="00933D0F">
        <w:rPr>
          <w:rFonts w:ascii="Consolas" w:eastAsia="Calibri" w:hAnsi="Consolas" w:cs="Consolas"/>
          <w:sz w:val="14"/>
          <w:szCs w:val="14"/>
          <w:highlight w:val="yellow"/>
        </w:rPr>
        <w:t xml:space="preserve">  E</w:t>
      </w:r>
      <w:r w:rsidR="00342422" w:rsidRPr="00933D0F">
        <w:rPr>
          <w:rFonts w:ascii="Consolas" w:eastAsia="Calibri" w:hAnsi="Consolas" w:cs="Consolas"/>
          <w:sz w:val="14"/>
          <w:szCs w:val="14"/>
          <w:highlight w:val="yellow"/>
        </w:rPr>
        <w:t>thernet DMA</w:t>
      </w:r>
    </w:p>
    <w:p w14:paraId="4BD655FD"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1802</w:t>
      </w:r>
      <w:r w:rsidR="00D57B87" w:rsidRPr="00933D0F">
        <w:rPr>
          <w:rFonts w:ascii="Consolas" w:eastAsia="Calibri" w:hAnsi="Consolas" w:cs="Consolas"/>
          <w:sz w:val="14"/>
          <w:szCs w:val="14"/>
          <w:highlight w:val="yellow"/>
        </w:rPr>
        <w:t xml:space="preserve">  Small tools (wire, etc.)</w:t>
      </w:r>
    </w:p>
    <w:p w14:paraId="78ADAE7D"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1803</w:t>
      </w:r>
    </w:p>
    <w:p w14:paraId="3A0BDA9C"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1804</w:t>
      </w:r>
    </w:p>
    <w:p w14:paraId="73CE6D68"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1805</w:t>
      </w:r>
    </w:p>
    <w:p w14:paraId="51482DB6"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1806</w:t>
      </w:r>
    </w:p>
    <w:p w14:paraId="590E6D91"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1807</w:t>
      </w:r>
    </w:p>
    <w:p w14:paraId="198E3456"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1808</w:t>
      </w:r>
    </w:p>
    <w:p w14:paraId="7F7A86DA"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1809</w:t>
      </w:r>
    </w:p>
    <w:p w14:paraId="1A946191"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1810</w:t>
      </w:r>
    </w:p>
    <w:p w14:paraId="496FC1A1"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1811</w:t>
      </w:r>
    </w:p>
    <w:p w14:paraId="5F64220A"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1812</w:t>
      </w:r>
      <w:r w:rsidR="009C75AB">
        <w:rPr>
          <w:rFonts w:ascii="Consolas" w:eastAsia="Calibri" w:hAnsi="Consolas" w:cs="Consolas"/>
          <w:sz w:val="14"/>
          <w:szCs w:val="14"/>
        </w:rPr>
        <w:t xml:space="preserve">  Flash to SRAM 8-bit</w:t>
      </w:r>
    </w:p>
    <w:p w14:paraId="1F7AD0B2"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1813</w:t>
      </w:r>
      <w:r w:rsidR="00D16A9D">
        <w:rPr>
          <w:rFonts w:ascii="Consolas" w:eastAsia="Calibri" w:hAnsi="Consolas" w:cs="Consolas"/>
          <w:sz w:val="14"/>
          <w:szCs w:val="14"/>
        </w:rPr>
        <w:t xml:space="preserve">  Node 600 code (temporary)</w:t>
      </w:r>
    </w:p>
    <w:p w14:paraId="45A50831"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 xml:space="preserve">1814  Flash to </w:t>
      </w:r>
      <w:proofErr w:type="spellStart"/>
      <w:r w:rsidRPr="00EE4488">
        <w:rPr>
          <w:rFonts w:ascii="Consolas" w:eastAsia="Calibri" w:hAnsi="Consolas" w:cs="Consolas"/>
          <w:sz w:val="14"/>
          <w:szCs w:val="14"/>
        </w:rPr>
        <w:t>sram</w:t>
      </w:r>
      <w:proofErr w:type="spellEnd"/>
      <w:r w:rsidRPr="00EE4488">
        <w:rPr>
          <w:rFonts w:ascii="Consolas" w:eastAsia="Calibri" w:hAnsi="Consolas" w:cs="Consolas"/>
          <w:sz w:val="14"/>
          <w:szCs w:val="14"/>
        </w:rPr>
        <w:t xml:space="preserve"> for 705</w:t>
      </w:r>
    </w:p>
    <w:p w14:paraId="67381D3C"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 xml:space="preserve">1815  - Wire for 605 </w:t>
      </w:r>
      <w:proofErr w:type="spellStart"/>
      <w:r w:rsidRPr="00EE4488">
        <w:rPr>
          <w:rFonts w:ascii="Consolas" w:eastAsia="Calibri" w:hAnsi="Consolas" w:cs="Consolas"/>
          <w:sz w:val="14"/>
          <w:szCs w:val="14"/>
        </w:rPr>
        <w:t>etc</w:t>
      </w:r>
      <w:proofErr w:type="spellEnd"/>
    </w:p>
    <w:p w14:paraId="6EC6740A"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1816  - SRAM interface for 208</w:t>
      </w:r>
    </w:p>
    <w:p w14:paraId="4E5E9D64" w14:textId="77777777" w:rsidR="006B7F17"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1817  - Temp SRAM code for 108</w:t>
      </w:r>
      <w:r w:rsidR="006B7F17" w:rsidRPr="00EE4488">
        <w:rPr>
          <w:rFonts w:ascii="Consolas" w:eastAsia="Calibri" w:hAnsi="Consolas" w:cs="Consolas"/>
          <w:sz w:val="14"/>
          <w:szCs w:val="14"/>
        </w:rPr>
        <w:br w:type="column"/>
      </w:r>
    </w:p>
    <w:p w14:paraId="1EC8E59D"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1900  ats/ide analog</w:t>
      </w:r>
    </w:p>
    <w:p w14:paraId="1C1D7B2C"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1901  ats/ide sync boot master</w:t>
      </w:r>
    </w:p>
    <w:p w14:paraId="320B173C"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1902  ats/ide test frame</w:t>
      </w:r>
    </w:p>
    <w:p w14:paraId="6E8720E0"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1903  ats/ide test frame</w:t>
      </w:r>
    </w:p>
    <w:p w14:paraId="51052789"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1904  </w:t>
      </w:r>
      <w:r w:rsidR="009C75AB" w:rsidRPr="00933D0F">
        <w:rPr>
          <w:rFonts w:ascii="Consolas" w:eastAsia="Calibri" w:hAnsi="Consolas" w:cs="Consolas"/>
          <w:sz w:val="14"/>
          <w:szCs w:val="14"/>
          <w:highlight w:val="yellow"/>
        </w:rPr>
        <w:t>S</w:t>
      </w:r>
      <w:r w:rsidRPr="00933D0F">
        <w:rPr>
          <w:rFonts w:ascii="Consolas" w:eastAsia="Calibri" w:hAnsi="Consolas" w:cs="Consolas"/>
          <w:sz w:val="14"/>
          <w:szCs w:val="14"/>
          <w:highlight w:val="yellow"/>
        </w:rPr>
        <w:t xml:space="preserve">ync </w:t>
      </w:r>
      <w:r w:rsidR="009C75AB" w:rsidRPr="00933D0F">
        <w:rPr>
          <w:rFonts w:ascii="Consolas" w:eastAsia="Calibri" w:hAnsi="Consolas" w:cs="Consolas"/>
          <w:sz w:val="14"/>
          <w:szCs w:val="14"/>
          <w:highlight w:val="yellow"/>
        </w:rPr>
        <w:t>B</w:t>
      </w:r>
      <w:r w:rsidRPr="00933D0F">
        <w:rPr>
          <w:rFonts w:ascii="Consolas" w:eastAsia="Calibri" w:hAnsi="Consolas" w:cs="Consolas"/>
          <w:sz w:val="14"/>
          <w:szCs w:val="14"/>
          <w:highlight w:val="yellow"/>
        </w:rPr>
        <w:t>ridge</w:t>
      </w:r>
      <w:r w:rsidR="009C75AB" w:rsidRPr="00933D0F">
        <w:rPr>
          <w:rFonts w:ascii="Consolas" w:eastAsia="Calibri" w:hAnsi="Consolas" w:cs="Consolas"/>
          <w:sz w:val="14"/>
          <w:szCs w:val="14"/>
          <w:highlight w:val="yellow"/>
        </w:rPr>
        <w:t xml:space="preserve"> (with flow)</w:t>
      </w:r>
    </w:p>
    <w:p w14:paraId="4DCA9DD7"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 xml:space="preserve">1905  ats/ide </w:t>
      </w:r>
      <w:proofErr w:type="spellStart"/>
      <w:r w:rsidRPr="00EE4488">
        <w:rPr>
          <w:rFonts w:ascii="Consolas" w:eastAsia="Calibri" w:hAnsi="Consolas" w:cs="Consolas"/>
          <w:sz w:val="14"/>
          <w:szCs w:val="14"/>
        </w:rPr>
        <w:t>uut</w:t>
      </w:r>
      <w:proofErr w:type="spellEnd"/>
      <w:r w:rsidRPr="00EE4488">
        <w:rPr>
          <w:rFonts w:ascii="Consolas" w:eastAsia="Calibri" w:hAnsi="Consolas" w:cs="Consolas"/>
          <w:sz w:val="14"/>
          <w:szCs w:val="14"/>
        </w:rPr>
        <w:t xml:space="preserve"> bridge debug</w:t>
      </w:r>
    </w:p>
    <w:p w14:paraId="71163099"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1906  ats/ide tester bridge debug</w:t>
      </w:r>
    </w:p>
    <w:p w14:paraId="7B534235"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1907</w:t>
      </w:r>
      <w:r w:rsidR="00164F73" w:rsidRPr="00933D0F">
        <w:rPr>
          <w:rFonts w:ascii="Consolas" w:eastAsia="Calibri" w:hAnsi="Consolas" w:cs="Consolas"/>
          <w:sz w:val="14"/>
          <w:szCs w:val="14"/>
          <w:highlight w:val="yellow"/>
        </w:rPr>
        <w:t xml:space="preserve">  framer bridge builder</w:t>
      </w:r>
    </w:p>
    <w:p w14:paraId="441FE95C"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rPr>
        <w:t xml:space="preserve">1908  </w:t>
      </w:r>
      <w:r w:rsidR="009C75AB" w:rsidRPr="00933D0F">
        <w:rPr>
          <w:rFonts w:ascii="Consolas" w:eastAsia="Calibri" w:hAnsi="Consolas" w:cs="Consolas"/>
          <w:sz w:val="14"/>
          <w:szCs w:val="14"/>
        </w:rPr>
        <w:t>Sync Bridge (no flow)</w:t>
      </w:r>
    </w:p>
    <w:p w14:paraId="17483CE0"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1909</w:t>
      </w:r>
    </w:p>
    <w:p w14:paraId="495417AB"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1910</w:t>
      </w:r>
    </w:p>
    <w:p w14:paraId="3A1CE119"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1911</w:t>
      </w:r>
    </w:p>
    <w:p w14:paraId="00F45E18"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1912</w:t>
      </w:r>
    </w:p>
    <w:p w14:paraId="39CA624F"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1913</w:t>
      </w:r>
    </w:p>
    <w:p w14:paraId="242A5542"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1914</w:t>
      </w:r>
    </w:p>
    <w:p w14:paraId="07157AC7"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1915</w:t>
      </w:r>
    </w:p>
    <w:p w14:paraId="5E13E7CD" w14:textId="3115ED4F"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1916</w:t>
      </w:r>
      <w:r w:rsidR="002E5F17" w:rsidRPr="00933D0F">
        <w:rPr>
          <w:rFonts w:ascii="Consolas" w:eastAsia="Calibri" w:hAnsi="Consolas" w:cs="Consolas"/>
          <w:sz w:val="14"/>
          <w:szCs w:val="14"/>
          <w:highlight w:val="yellow"/>
        </w:rPr>
        <w:t xml:space="preserve">  </w:t>
      </w:r>
      <w:r w:rsidR="00FC781C" w:rsidRPr="00933D0F">
        <w:rPr>
          <w:rFonts w:ascii="Consolas" w:eastAsia="Calibri" w:hAnsi="Consolas" w:cs="Consolas"/>
          <w:sz w:val="14"/>
          <w:szCs w:val="14"/>
          <w:highlight w:val="yellow"/>
        </w:rPr>
        <w:t>ATS</w:t>
      </w:r>
      <w:r w:rsidR="002E5F17" w:rsidRPr="00933D0F">
        <w:rPr>
          <w:rFonts w:ascii="Consolas" w:eastAsia="Calibri" w:hAnsi="Consolas" w:cs="Consolas"/>
          <w:sz w:val="14"/>
          <w:szCs w:val="14"/>
          <w:highlight w:val="yellow"/>
        </w:rPr>
        <w:t xml:space="preserve"> empty creeper</w:t>
      </w:r>
    </w:p>
    <w:p w14:paraId="3CB09690"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1917</w:t>
      </w:r>
    </w:p>
    <w:p w14:paraId="5D8CEC26"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p>
    <w:p w14:paraId="024C65D8" w14:textId="318C606C"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2000  </w:t>
      </w:r>
      <w:r w:rsidR="00FC781C" w:rsidRPr="00933D0F">
        <w:rPr>
          <w:rFonts w:ascii="Consolas" w:eastAsia="Calibri" w:hAnsi="Consolas" w:cs="Consolas"/>
          <w:sz w:val="14"/>
          <w:szCs w:val="14"/>
          <w:highlight w:val="yellow"/>
        </w:rPr>
        <w:t>ATS Port test</w:t>
      </w:r>
    </w:p>
    <w:p w14:paraId="47EBC27F" w14:textId="7CBE5763"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2001</w:t>
      </w:r>
      <w:r w:rsidR="00FC781C" w:rsidRPr="00933D0F">
        <w:rPr>
          <w:rFonts w:ascii="Consolas" w:eastAsia="Calibri" w:hAnsi="Consolas" w:cs="Consolas"/>
          <w:sz w:val="14"/>
          <w:szCs w:val="14"/>
          <w:highlight w:val="yellow"/>
        </w:rPr>
        <w:t xml:space="preserve">  ATS Port test with 2*</w:t>
      </w:r>
    </w:p>
    <w:p w14:paraId="3A91505D" w14:textId="393EF035"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2002</w:t>
      </w:r>
      <w:r w:rsidR="00FC781C" w:rsidRPr="00933D0F">
        <w:rPr>
          <w:rFonts w:ascii="Consolas" w:eastAsia="Calibri" w:hAnsi="Consolas" w:cs="Consolas"/>
          <w:sz w:val="14"/>
          <w:szCs w:val="14"/>
          <w:highlight w:val="yellow"/>
        </w:rPr>
        <w:t xml:space="preserve">  ATS RAM extensive test (Jeff)</w:t>
      </w:r>
    </w:p>
    <w:p w14:paraId="73C4E28A" w14:textId="5A74CB12"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2003</w:t>
      </w:r>
      <w:r w:rsidR="00FC781C" w:rsidRPr="00933D0F">
        <w:rPr>
          <w:rFonts w:ascii="Consolas" w:eastAsia="Calibri" w:hAnsi="Consolas" w:cs="Consolas"/>
          <w:sz w:val="14"/>
          <w:szCs w:val="14"/>
          <w:highlight w:val="yellow"/>
        </w:rPr>
        <w:t xml:space="preserve">  ATS T&amp;S register test</w:t>
      </w:r>
    </w:p>
    <w:p w14:paraId="6333B168" w14:textId="69982254"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2004</w:t>
      </w:r>
      <w:r w:rsidR="00FC781C" w:rsidRPr="00933D0F">
        <w:rPr>
          <w:rFonts w:ascii="Consolas" w:eastAsia="Calibri" w:hAnsi="Consolas" w:cs="Consolas"/>
          <w:sz w:val="14"/>
          <w:szCs w:val="14"/>
          <w:highlight w:val="yellow"/>
        </w:rPr>
        <w:t xml:space="preserve">  ATS T&amp;R register test</w:t>
      </w:r>
    </w:p>
    <w:p w14:paraId="5129C490" w14:textId="03E8A0A7"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2005</w:t>
      </w:r>
      <w:r w:rsidR="00FC781C" w:rsidRPr="00933D0F">
        <w:rPr>
          <w:rFonts w:ascii="Consolas" w:eastAsia="Calibri" w:hAnsi="Consolas" w:cs="Consolas"/>
          <w:sz w:val="14"/>
          <w:szCs w:val="14"/>
          <w:highlight w:val="yellow"/>
        </w:rPr>
        <w:t xml:space="preserve">  ATS Data stack registers</w:t>
      </w:r>
    </w:p>
    <w:p w14:paraId="4A66A3BA" w14:textId="07600434"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2006</w:t>
      </w:r>
      <w:r w:rsidR="00FC781C" w:rsidRPr="00933D0F">
        <w:rPr>
          <w:rFonts w:ascii="Consolas" w:eastAsia="Calibri" w:hAnsi="Consolas" w:cs="Consolas"/>
          <w:sz w:val="14"/>
          <w:szCs w:val="14"/>
          <w:highlight w:val="yellow"/>
        </w:rPr>
        <w:t xml:space="preserve">  ATS Return stack registers</w:t>
      </w:r>
    </w:p>
    <w:p w14:paraId="5EA3E11F" w14:textId="448C0BCC" w:rsidR="005457EB"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2007</w:t>
      </w:r>
      <w:r w:rsidR="00FC781C" w:rsidRPr="00933D0F">
        <w:rPr>
          <w:rFonts w:ascii="Consolas" w:eastAsia="Calibri" w:hAnsi="Consolas" w:cs="Consolas"/>
          <w:sz w:val="14"/>
          <w:szCs w:val="14"/>
          <w:highlight w:val="yellow"/>
        </w:rPr>
        <w:t xml:space="preserve">  ATS </w:t>
      </w:r>
      <w:proofErr w:type="spellStart"/>
      <w:r w:rsidR="00FC781C" w:rsidRPr="00933D0F">
        <w:rPr>
          <w:rFonts w:ascii="Consolas" w:eastAsia="Calibri" w:hAnsi="Consolas" w:cs="Consolas"/>
          <w:sz w:val="14"/>
          <w:szCs w:val="14"/>
          <w:highlight w:val="yellow"/>
        </w:rPr>
        <w:t>LoVD</w:t>
      </w:r>
      <w:proofErr w:type="spellEnd"/>
      <w:r w:rsidR="00FC781C" w:rsidRPr="00933D0F">
        <w:rPr>
          <w:rFonts w:ascii="Consolas" w:eastAsia="Calibri" w:hAnsi="Consolas" w:cs="Consolas"/>
          <w:sz w:val="14"/>
          <w:szCs w:val="14"/>
          <w:highlight w:val="yellow"/>
        </w:rPr>
        <w:t xml:space="preserve"> RAM test (Mark)</w:t>
      </w:r>
    </w:p>
    <w:p w14:paraId="50005833" w14:textId="0C7E9AE5"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2008</w:t>
      </w:r>
      <w:r w:rsidR="00FC781C" w:rsidRPr="00933D0F">
        <w:rPr>
          <w:rFonts w:ascii="Consolas" w:eastAsia="Calibri" w:hAnsi="Consolas" w:cs="Consolas"/>
          <w:sz w:val="14"/>
          <w:szCs w:val="14"/>
          <w:highlight w:val="yellow"/>
        </w:rPr>
        <w:t xml:space="preserve">  ATS Stacks 1 (Mark)</w:t>
      </w:r>
    </w:p>
    <w:p w14:paraId="22BAAAD1" w14:textId="6E37CD18" w:rsidR="00FC781C" w:rsidRPr="00933D0F" w:rsidRDefault="005457EB" w:rsidP="005457EB">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2009</w:t>
      </w:r>
      <w:r w:rsidR="00FC781C" w:rsidRPr="00933D0F">
        <w:rPr>
          <w:rFonts w:ascii="Consolas" w:eastAsia="Calibri" w:hAnsi="Consolas" w:cs="Consolas"/>
          <w:sz w:val="14"/>
          <w:szCs w:val="14"/>
          <w:highlight w:val="yellow"/>
        </w:rPr>
        <w:t xml:space="preserve">  ATS Multiply Step &amp; shift</w:t>
      </w:r>
    </w:p>
    <w:p w14:paraId="34EE0C4A" w14:textId="16B678E4"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2010</w:t>
      </w:r>
      <w:r w:rsidR="00FC781C" w:rsidRPr="00933D0F">
        <w:rPr>
          <w:rFonts w:ascii="Consolas" w:eastAsia="Calibri" w:hAnsi="Consolas" w:cs="Consolas"/>
          <w:sz w:val="14"/>
          <w:szCs w:val="14"/>
          <w:highlight w:val="yellow"/>
        </w:rPr>
        <w:t xml:space="preserve">  ATS T,S,A&amp;R Data Path Tests</w:t>
      </w:r>
    </w:p>
    <w:p w14:paraId="2B5A3426" w14:textId="3FFBB3ED"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2011</w:t>
      </w:r>
      <w:r w:rsidR="00FC781C" w:rsidRPr="00933D0F">
        <w:rPr>
          <w:rFonts w:ascii="Consolas" w:eastAsia="Calibri" w:hAnsi="Consolas" w:cs="Consolas"/>
          <w:sz w:val="14"/>
          <w:szCs w:val="14"/>
          <w:highlight w:val="yellow"/>
        </w:rPr>
        <w:t xml:space="preserve">  ATS GPIO pin test (no EVB)</w:t>
      </w:r>
    </w:p>
    <w:p w14:paraId="7E174534" w14:textId="5DC6D858" w:rsidR="00FC781C"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2012</w:t>
      </w:r>
      <w:r w:rsidR="00FC781C" w:rsidRPr="00933D0F">
        <w:rPr>
          <w:rFonts w:ascii="Consolas" w:eastAsia="Calibri" w:hAnsi="Consolas" w:cs="Consolas"/>
          <w:sz w:val="14"/>
          <w:szCs w:val="14"/>
          <w:highlight w:val="yellow"/>
        </w:rPr>
        <w:t xml:space="preserve">  ATS Data stack (Mark)</w:t>
      </w:r>
    </w:p>
    <w:p w14:paraId="6AE1E9E9" w14:textId="202867C6" w:rsidR="00FC781C"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2013</w:t>
      </w:r>
      <w:r w:rsidR="00FC781C" w:rsidRPr="00933D0F">
        <w:rPr>
          <w:rFonts w:ascii="Consolas" w:eastAsia="Calibri" w:hAnsi="Consolas" w:cs="Consolas"/>
          <w:sz w:val="14"/>
          <w:szCs w:val="14"/>
          <w:highlight w:val="yellow"/>
        </w:rPr>
        <w:t xml:space="preserve">  ATS I/O </w:t>
      </w:r>
      <w:r w:rsidR="00A30013" w:rsidRPr="00933D0F">
        <w:rPr>
          <w:rFonts w:ascii="Consolas" w:eastAsia="Calibri" w:hAnsi="Consolas" w:cs="Consolas"/>
          <w:sz w:val="14"/>
          <w:szCs w:val="14"/>
          <w:highlight w:val="yellow"/>
        </w:rPr>
        <w:t>reg latches</w:t>
      </w:r>
    </w:p>
    <w:p w14:paraId="699580B4" w14:textId="3A85785C"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2014</w:t>
      </w:r>
      <w:r w:rsidR="00FC781C" w:rsidRPr="00933D0F">
        <w:rPr>
          <w:rFonts w:ascii="Consolas" w:eastAsia="Calibri" w:hAnsi="Consolas" w:cs="Consolas"/>
          <w:sz w:val="14"/>
          <w:szCs w:val="14"/>
          <w:highlight w:val="yellow"/>
        </w:rPr>
        <w:t xml:space="preserve">  ATS Carry set/clear</w:t>
      </w:r>
    </w:p>
    <w:p w14:paraId="27776FB4" w14:textId="64B10EC0"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2015</w:t>
      </w:r>
      <w:r w:rsidR="00FC781C" w:rsidRPr="00933D0F">
        <w:rPr>
          <w:rFonts w:ascii="Consolas" w:eastAsia="Calibri" w:hAnsi="Consolas" w:cs="Consolas"/>
          <w:sz w:val="14"/>
          <w:szCs w:val="14"/>
          <w:highlight w:val="yellow"/>
        </w:rPr>
        <w:t xml:space="preserve">  ATS @p test (Mark)</w:t>
      </w:r>
    </w:p>
    <w:p w14:paraId="2C051EF7" w14:textId="04C52D45"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2016</w:t>
      </w:r>
      <w:r w:rsidR="000005DE" w:rsidRPr="00933D0F">
        <w:rPr>
          <w:rFonts w:ascii="Consolas" w:eastAsia="Calibri" w:hAnsi="Consolas" w:cs="Consolas"/>
          <w:sz w:val="14"/>
          <w:szCs w:val="14"/>
          <w:highlight w:val="yellow"/>
        </w:rPr>
        <w:t xml:space="preserve">  ATS R,I to Address data paths</w:t>
      </w:r>
    </w:p>
    <w:p w14:paraId="5B81A3A6" w14:textId="077A491F"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2017</w:t>
      </w:r>
      <w:r w:rsidR="000005DE" w:rsidRPr="00933D0F">
        <w:rPr>
          <w:rFonts w:ascii="Consolas" w:eastAsia="Calibri" w:hAnsi="Consolas" w:cs="Consolas"/>
          <w:sz w:val="14"/>
          <w:szCs w:val="14"/>
          <w:highlight w:val="yellow"/>
        </w:rPr>
        <w:t xml:space="preserve">  ATS ROM Checksums</w:t>
      </w:r>
    </w:p>
    <w:p w14:paraId="177000CE"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p>
    <w:p w14:paraId="3EDBAF16" w14:textId="715BCA33"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2100  </w:t>
      </w:r>
      <w:r w:rsidR="000005DE" w:rsidRPr="00933D0F">
        <w:rPr>
          <w:rFonts w:ascii="Consolas" w:eastAsia="Calibri" w:hAnsi="Consolas" w:cs="Consolas"/>
          <w:sz w:val="14"/>
          <w:szCs w:val="14"/>
          <w:highlight w:val="yellow"/>
        </w:rPr>
        <w:t>ATS Parallel Port Pins</w:t>
      </w:r>
      <w:r w:rsidR="000005DE" w:rsidRPr="00EE4488" w:rsidDel="000005DE">
        <w:rPr>
          <w:rFonts w:ascii="Consolas" w:eastAsia="Calibri" w:hAnsi="Consolas" w:cs="Consolas"/>
          <w:sz w:val="14"/>
          <w:szCs w:val="14"/>
        </w:rPr>
        <w:t xml:space="preserve"> </w:t>
      </w:r>
    </w:p>
    <w:p w14:paraId="0CD8A714" w14:textId="06B06F0D"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2101</w:t>
      </w:r>
      <w:r w:rsidR="000005DE" w:rsidRPr="00933D0F">
        <w:rPr>
          <w:rFonts w:ascii="Consolas" w:eastAsia="Calibri" w:hAnsi="Consolas" w:cs="Consolas"/>
          <w:sz w:val="14"/>
          <w:szCs w:val="14"/>
          <w:highlight w:val="yellow"/>
        </w:rPr>
        <w:t xml:space="preserve">  ATS @b !b (Mark)</w:t>
      </w:r>
    </w:p>
    <w:p w14:paraId="6B6752EB" w14:textId="75E4E64C" w:rsidR="000005DE"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2102</w:t>
      </w:r>
      <w:r w:rsidR="000005DE" w:rsidRPr="00933D0F">
        <w:rPr>
          <w:rFonts w:ascii="Consolas" w:eastAsia="Calibri" w:hAnsi="Consolas" w:cs="Consolas"/>
          <w:sz w:val="14"/>
          <w:szCs w:val="14"/>
          <w:highlight w:val="yellow"/>
        </w:rPr>
        <w:t xml:space="preserve">  ATS T-B (Mark)</w:t>
      </w:r>
    </w:p>
    <w:p w14:paraId="652DE506" w14:textId="66A6660A"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2103</w:t>
      </w:r>
      <w:r w:rsidR="000005DE" w:rsidRPr="00933D0F">
        <w:rPr>
          <w:rFonts w:ascii="Consolas" w:eastAsia="Calibri" w:hAnsi="Consolas" w:cs="Consolas"/>
          <w:sz w:val="14"/>
          <w:szCs w:val="14"/>
          <w:highlight w:val="yellow"/>
        </w:rPr>
        <w:t xml:space="preserve">  ATS Port-I (Mark)</w:t>
      </w:r>
    </w:p>
    <w:p w14:paraId="20C78F4F" w14:textId="0D89B76B" w:rsidR="000005DE"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2104</w:t>
      </w:r>
      <w:r w:rsidR="000005DE" w:rsidRPr="00933D0F">
        <w:rPr>
          <w:rFonts w:ascii="Consolas" w:eastAsia="Calibri" w:hAnsi="Consolas" w:cs="Consolas"/>
          <w:sz w:val="14"/>
          <w:szCs w:val="14"/>
          <w:highlight w:val="yellow"/>
        </w:rPr>
        <w:t xml:space="preserve">  ATS Port-I Shorts</w:t>
      </w:r>
      <w:r w:rsidR="000005DE">
        <w:rPr>
          <w:rFonts w:ascii="Consolas" w:eastAsia="Calibri" w:hAnsi="Consolas" w:cs="Consolas"/>
          <w:sz w:val="14"/>
          <w:szCs w:val="14"/>
          <w:highlight w:val="yellow"/>
        </w:rPr>
        <w:t xml:space="preserve"> 1 </w:t>
      </w:r>
      <w:r w:rsidR="000005DE" w:rsidRPr="00933D0F">
        <w:rPr>
          <w:rFonts w:ascii="Consolas" w:eastAsia="Calibri" w:hAnsi="Consolas" w:cs="Consolas"/>
          <w:sz w:val="14"/>
          <w:szCs w:val="14"/>
          <w:highlight w:val="yellow"/>
        </w:rPr>
        <w:t>(Mark)</w:t>
      </w:r>
    </w:p>
    <w:p w14:paraId="29D98524" w14:textId="101E1274"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2105</w:t>
      </w:r>
      <w:r w:rsidR="000005DE" w:rsidRPr="00933D0F">
        <w:rPr>
          <w:rFonts w:ascii="Consolas" w:eastAsia="Calibri" w:hAnsi="Consolas" w:cs="Consolas"/>
          <w:sz w:val="14"/>
          <w:szCs w:val="14"/>
          <w:highlight w:val="yellow"/>
        </w:rPr>
        <w:t xml:space="preserve"> </w:t>
      </w:r>
      <w:r w:rsidR="000005DE">
        <w:rPr>
          <w:rFonts w:ascii="Consolas" w:eastAsia="Calibri" w:hAnsi="Consolas" w:cs="Consolas"/>
          <w:sz w:val="14"/>
          <w:szCs w:val="14"/>
          <w:highlight w:val="yellow"/>
        </w:rPr>
        <w:t xml:space="preserve"> </w:t>
      </w:r>
      <w:r w:rsidR="000005DE" w:rsidRPr="00933D0F">
        <w:rPr>
          <w:rFonts w:ascii="Consolas" w:eastAsia="Calibri" w:hAnsi="Consolas" w:cs="Consolas"/>
          <w:sz w:val="14"/>
          <w:szCs w:val="14"/>
          <w:highlight w:val="yellow"/>
        </w:rPr>
        <w:t>ATS Port-I Shorts</w:t>
      </w:r>
      <w:r w:rsidR="000005DE">
        <w:rPr>
          <w:rFonts w:ascii="Consolas" w:eastAsia="Calibri" w:hAnsi="Consolas" w:cs="Consolas"/>
          <w:sz w:val="14"/>
          <w:szCs w:val="14"/>
          <w:highlight w:val="yellow"/>
        </w:rPr>
        <w:t xml:space="preserve"> 2</w:t>
      </w:r>
      <w:r w:rsidR="000005DE" w:rsidRPr="00933D0F">
        <w:rPr>
          <w:rFonts w:ascii="Consolas" w:eastAsia="Calibri" w:hAnsi="Consolas" w:cs="Consolas"/>
          <w:sz w:val="14"/>
          <w:szCs w:val="14"/>
          <w:highlight w:val="yellow"/>
        </w:rPr>
        <w:t xml:space="preserve"> (Mark)</w:t>
      </w:r>
    </w:p>
    <w:p w14:paraId="18D58D5F" w14:textId="367AB209"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2106</w:t>
      </w:r>
      <w:r w:rsidR="000005DE" w:rsidRPr="00933D0F">
        <w:rPr>
          <w:rFonts w:ascii="Consolas" w:eastAsia="Calibri" w:hAnsi="Consolas" w:cs="Consolas"/>
          <w:sz w:val="14"/>
          <w:szCs w:val="14"/>
          <w:highlight w:val="yellow"/>
        </w:rPr>
        <w:t xml:space="preserve">  ATS Port-I Shorts 3 (Mark)</w:t>
      </w:r>
    </w:p>
    <w:p w14:paraId="539D4070" w14:textId="32A86292"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2107</w:t>
      </w:r>
      <w:r w:rsidR="000005DE" w:rsidRPr="00933D0F">
        <w:rPr>
          <w:rFonts w:ascii="Consolas" w:eastAsia="Calibri" w:hAnsi="Consolas" w:cs="Consolas"/>
          <w:sz w:val="14"/>
          <w:szCs w:val="14"/>
          <w:highlight w:val="yellow"/>
        </w:rPr>
        <w:t xml:space="preserve">  ATS Port-I Shorts 4 (Mark)</w:t>
      </w:r>
    </w:p>
    <w:p w14:paraId="52BDFB1A" w14:textId="532ACB15"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2108</w:t>
      </w:r>
      <w:r w:rsidR="000005DE" w:rsidRPr="00933D0F">
        <w:rPr>
          <w:rFonts w:ascii="Consolas" w:eastAsia="Calibri" w:hAnsi="Consolas" w:cs="Consolas"/>
          <w:sz w:val="14"/>
          <w:szCs w:val="14"/>
          <w:highlight w:val="yellow"/>
        </w:rPr>
        <w:t xml:space="preserve">  ATS Port-I Shorts 5 (Mark)</w:t>
      </w:r>
    </w:p>
    <w:p w14:paraId="5D56FC4B" w14:textId="02C572F0"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2109</w:t>
      </w:r>
      <w:r w:rsidR="000005DE" w:rsidRPr="00933D0F">
        <w:rPr>
          <w:rFonts w:ascii="Consolas" w:eastAsia="Calibri" w:hAnsi="Consolas" w:cs="Consolas"/>
          <w:sz w:val="14"/>
          <w:szCs w:val="14"/>
          <w:highlight w:val="yellow"/>
        </w:rPr>
        <w:t xml:space="preserve">  ATS Port-I Shorts 6 (Mark)</w:t>
      </w:r>
    </w:p>
    <w:p w14:paraId="6D19C001" w14:textId="3E40B27A"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2110</w:t>
      </w:r>
      <w:r w:rsidR="000005DE" w:rsidRPr="00933D0F">
        <w:rPr>
          <w:rFonts w:ascii="Consolas" w:eastAsia="Calibri" w:hAnsi="Consolas" w:cs="Consolas"/>
          <w:sz w:val="14"/>
          <w:szCs w:val="14"/>
          <w:highlight w:val="yellow"/>
        </w:rPr>
        <w:t xml:space="preserve">  ATS P-R-P Call (Mark)</w:t>
      </w:r>
    </w:p>
    <w:p w14:paraId="53AC7AA2" w14:textId="1AE96FEC" w:rsidR="000005DE"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2111</w:t>
      </w:r>
      <w:r w:rsidR="000005DE" w:rsidRPr="00933D0F">
        <w:rPr>
          <w:rFonts w:ascii="Consolas" w:eastAsia="Calibri" w:hAnsi="Consolas" w:cs="Consolas"/>
          <w:sz w:val="14"/>
          <w:szCs w:val="14"/>
          <w:highlight w:val="yellow"/>
        </w:rPr>
        <w:t xml:space="preserve">  ATS P-R-P Execute (Mark)</w:t>
      </w:r>
    </w:p>
    <w:p w14:paraId="0B9A4600" w14:textId="387C1F61" w:rsidR="000005DE"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2112</w:t>
      </w:r>
      <w:r w:rsidR="000005DE" w:rsidRPr="00933D0F">
        <w:rPr>
          <w:rFonts w:ascii="Consolas" w:eastAsia="Calibri" w:hAnsi="Consolas" w:cs="Consolas"/>
          <w:sz w:val="14"/>
          <w:szCs w:val="14"/>
          <w:highlight w:val="yellow"/>
        </w:rPr>
        <w:t xml:space="preserve">  ATS SERDES 001 Slave</w:t>
      </w:r>
    </w:p>
    <w:p w14:paraId="6B49894C" w14:textId="606C35A9"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2113</w:t>
      </w:r>
      <w:r w:rsidR="000005DE" w:rsidRPr="00933D0F">
        <w:rPr>
          <w:rFonts w:ascii="Consolas" w:eastAsia="Calibri" w:hAnsi="Consolas" w:cs="Consolas"/>
          <w:sz w:val="14"/>
          <w:szCs w:val="14"/>
          <w:highlight w:val="yellow"/>
        </w:rPr>
        <w:t xml:space="preserve">  ATS SERDES 701 Master</w:t>
      </w:r>
    </w:p>
    <w:p w14:paraId="7F250A16" w14:textId="24B47A85"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2114</w:t>
      </w:r>
      <w:r w:rsidR="000005DE" w:rsidRPr="00933D0F">
        <w:rPr>
          <w:rFonts w:ascii="Consolas" w:eastAsia="Calibri" w:hAnsi="Consolas" w:cs="Consolas"/>
          <w:sz w:val="14"/>
          <w:szCs w:val="14"/>
          <w:highlight w:val="yellow"/>
        </w:rPr>
        <w:t xml:space="preserve">  ATS Analog Basic checks</w:t>
      </w:r>
    </w:p>
    <w:p w14:paraId="4B00FA55" w14:textId="675E8668"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2115</w:t>
      </w:r>
      <w:r w:rsidR="000005DE" w:rsidRPr="00933D0F">
        <w:rPr>
          <w:rFonts w:ascii="Consolas" w:eastAsia="Calibri" w:hAnsi="Consolas" w:cs="Consolas"/>
          <w:sz w:val="14"/>
          <w:szCs w:val="14"/>
          <w:highlight w:val="yellow"/>
        </w:rPr>
        <w:t xml:space="preserve">  ATS 2* (Mark)</w:t>
      </w:r>
    </w:p>
    <w:p w14:paraId="7F9070F5" w14:textId="38A959E3"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2116</w:t>
      </w:r>
      <w:r w:rsidR="000005DE" w:rsidRPr="00933D0F">
        <w:rPr>
          <w:rFonts w:ascii="Consolas" w:eastAsia="Calibri" w:hAnsi="Consolas" w:cs="Consolas"/>
          <w:sz w:val="14"/>
          <w:szCs w:val="14"/>
          <w:highlight w:val="yellow"/>
        </w:rPr>
        <w:t xml:space="preserve">  ATS 2/ (Mark)</w:t>
      </w:r>
    </w:p>
    <w:p w14:paraId="634A5E4A" w14:textId="51DFC950"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2117</w:t>
      </w:r>
      <w:r w:rsidR="000005DE" w:rsidRPr="00933D0F">
        <w:rPr>
          <w:rFonts w:ascii="Consolas" w:eastAsia="Calibri" w:hAnsi="Consolas" w:cs="Consolas"/>
          <w:sz w:val="14"/>
          <w:szCs w:val="14"/>
          <w:highlight w:val="yellow"/>
        </w:rPr>
        <w:t xml:space="preserve">  ATS 2*.b (Mark)</w:t>
      </w:r>
      <w:r w:rsidRPr="00EE4488">
        <w:rPr>
          <w:rFonts w:ascii="Consolas" w:eastAsia="Calibri" w:hAnsi="Consolas" w:cs="Consolas"/>
          <w:sz w:val="14"/>
          <w:szCs w:val="14"/>
        </w:rPr>
        <w:br w:type="column"/>
      </w:r>
    </w:p>
    <w:p w14:paraId="37101D51" w14:textId="0AED4D2D"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2200  </w:t>
      </w:r>
      <w:r w:rsidR="000005DE" w:rsidRPr="00933D0F">
        <w:rPr>
          <w:rFonts w:ascii="Consolas" w:eastAsia="Calibri" w:hAnsi="Consolas" w:cs="Consolas"/>
          <w:sz w:val="14"/>
          <w:szCs w:val="14"/>
          <w:highlight w:val="yellow"/>
        </w:rPr>
        <w:t>ATS + (Mark)</w:t>
      </w:r>
    </w:p>
    <w:p w14:paraId="00417D81" w14:textId="59166010"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2201</w:t>
      </w:r>
      <w:r w:rsidR="000005DE" w:rsidRPr="00933D0F">
        <w:rPr>
          <w:rFonts w:ascii="Consolas" w:eastAsia="Calibri" w:hAnsi="Consolas" w:cs="Consolas"/>
          <w:sz w:val="14"/>
          <w:szCs w:val="14"/>
          <w:highlight w:val="yellow"/>
        </w:rPr>
        <w:t xml:space="preserve">  ATS </w:t>
      </w:r>
      <w:proofErr w:type="spellStart"/>
      <w:r w:rsidR="000005DE" w:rsidRPr="00933D0F">
        <w:rPr>
          <w:rFonts w:ascii="Consolas" w:eastAsia="Calibri" w:hAnsi="Consolas" w:cs="Consolas"/>
          <w:sz w:val="14"/>
          <w:szCs w:val="14"/>
          <w:highlight w:val="yellow"/>
        </w:rPr>
        <w:t>Ret&amp;Data</w:t>
      </w:r>
      <w:proofErr w:type="spellEnd"/>
      <w:r w:rsidR="000005DE" w:rsidRPr="00933D0F">
        <w:rPr>
          <w:rFonts w:ascii="Consolas" w:eastAsia="Calibri" w:hAnsi="Consolas" w:cs="Consolas"/>
          <w:sz w:val="14"/>
          <w:szCs w:val="14"/>
          <w:highlight w:val="yellow"/>
        </w:rPr>
        <w:t xml:space="preserve"> Stacks v2 (Mark)</w:t>
      </w:r>
    </w:p>
    <w:p w14:paraId="6B785F81" w14:textId="07485623"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2202</w:t>
      </w:r>
      <w:r w:rsidR="000005DE" w:rsidRPr="00933D0F">
        <w:rPr>
          <w:rFonts w:ascii="Consolas" w:eastAsia="Calibri" w:hAnsi="Consolas" w:cs="Consolas"/>
          <w:sz w:val="14"/>
          <w:szCs w:val="14"/>
          <w:highlight w:val="yellow"/>
        </w:rPr>
        <w:t xml:space="preserve">  ATS Data stack v2 (Mark)</w:t>
      </w:r>
    </w:p>
    <w:p w14:paraId="03F4C710" w14:textId="1A32D620"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2203</w:t>
      </w:r>
      <w:r w:rsidR="000005DE" w:rsidRPr="00933D0F">
        <w:rPr>
          <w:rFonts w:ascii="Consolas" w:eastAsia="Calibri" w:hAnsi="Consolas" w:cs="Consolas"/>
          <w:sz w:val="14"/>
          <w:szCs w:val="14"/>
          <w:highlight w:val="yellow"/>
        </w:rPr>
        <w:t xml:space="preserve">  ATS + v2 (Mark)</w:t>
      </w:r>
    </w:p>
    <w:p w14:paraId="08543F21" w14:textId="23068B63" w:rsidR="000005DE"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2204</w:t>
      </w:r>
      <w:r w:rsidR="000005DE" w:rsidRPr="00933D0F">
        <w:rPr>
          <w:rFonts w:ascii="Consolas" w:eastAsia="Calibri" w:hAnsi="Consolas" w:cs="Consolas"/>
          <w:sz w:val="14"/>
          <w:szCs w:val="14"/>
          <w:highlight w:val="yellow"/>
        </w:rPr>
        <w:t xml:space="preserve">  ATS and (Mark)</w:t>
      </w:r>
    </w:p>
    <w:p w14:paraId="77FDC135" w14:textId="24E06B30"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2205</w:t>
      </w:r>
      <w:r w:rsidR="000005DE" w:rsidRPr="00933D0F">
        <w:rPr>
          <w:rFonts w:ascii="Consolas" w:eastAsia="Calibri" w:hAnsi="Consolas" w:cs="Consolas"/>
          <w:sz w:val="14"/>
          <w:szCs w:val="14"/>
          <w:highlight w:val="yellow"/>
        </w:rPr>
        <w:t xml:space="preserve">  ATS and v2 (Mark)</w:t>
      </w:r>
    </w:p>
    <w:p w14:paraId="777AA9A7" w14:textId="37CB51A5" w:rsidR="00A30013"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2206</w:t>
      </w:r>
      <w:r w:rsidR="00A30013" w:rsidRPr="00933D0F">
        <w:rPr>
          <w:rFonts w:ascii="Consolas" w:eastAsia="Calibri" w:hAnsi="Consolas" w:cs="Consolas"/>
          <w:sz w:val="14"/>
          <w:szCs w:val="14"/>
          <w:highlight w:val="yellow"/>
        </w:rPr>
        <w:t xml:space="preserve">  ATS </w:t>
      </w:r>
      <w:proofErr w:type="spellStart"/>
      <w:r w:rsidR="00A30013" w:rsidRPr="00933D0F">
        <w:rPr>
          <w:rFonts w:ascii="Consolas" w:eastAsia="Calibri" w:hAnsi="Consolas" w:cs="Consolas"/>
          <w:sz w:val="14"/>
          <w:szCs w:val="14"/>
          <w:highlight w:val="yellow"/>
        </w:rPr>
        <w:t>xor</w:t>
      </w:r>
      <w:proofErr w:type="spellEnd"/>
      <w:r w:rsidR="00A30013" w:rsidRPr="00933D0F">
        <w:rPr>
          <w:rFonts w:ascii="Consolas" w:eastAsia="Calibri" w:hAnsi="Consolas" w:cs="Consolas"/>
          <w:sz w:val="14"/>
          <w:szCs w:val="14"/>
          <w:highlight w:val="yellow"/>
        </w:rPr>
        <w:t xml:space="preserve"> (Mark)</w:t>
      </w:r>
    </w:p>
    <w:p w14:paraId="1964B9D3" w14:textId="5A8739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2207</w:t>
      </w:r>
      <w:r w:rsidR="00A30013" w:rsidRPr="00933D0F">
        <w:rPr>
          <w:rFonts w:ascii="Consolas" w:eastAsia="Calibri" w:hAnsi="Consolas" w:cs="Consolas"/>
          <w:sz w:val="14"/>
          <w:szCs w:val="14"/>
          <w:highlight w:val="yellow"/>
        </w:rPr>
        <w:t xml:space="preserve">  ATS </w:t>
      </w:r>
      <w:proofErr w:type="spellStart"/>
      <w:r w:rsidR="00A30013" w:rsidRPr="00933D0F">
        <w:rPr>
          <w:rFonts w:ascii="Consolas" w:eastAsia="Calibri" w:hAnsi="Consolas" w:cs="Consolas"/>
          <w:sz w:val="14"/>
          <w:szCs w:val="14"/>
          <w:highlight w:val="yellow"/>
        </w:rPr>
        <w:t>xor</w:t>
      </w:r>
      <w:proofErr w:type="spellEnd"/>
      <w:r w:rsidR="00A30013" w:rsidRPr="00933D0F">
        <w:rPr>
          <w:rFonts w:ascii="Consolas" w:eastAsia="Calibri" w:hAnsi="Consolas" w:cs="Consolas"/>
          <w:sz w:val="14"/>
          <w:szCs w:val="14"/>
          <w:highlight w:val="yellow"/>
        </w:rPr>
        <w:t xml:space="preserve"> v2 (Mark)</w:t>
      </w:r>
    </w:p>
    <w:p w14:paraId="48398BB3" w14:textId="657A7C22"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2208</w:t>
      </w:r>
      <w:r w:rsidR="00A30013" w:rsidRPr="00933D0F">
        <w:rPr>
          <w:rFonts w:ascii="Consolas" w:eastAsia="Calibri" w:hAnsi="Consolas" w:cs="Consolas"/>
          <w:sz w:val="14"/>
          <w:szCs w:val="14"/>
          <w:highlight w:val="yellow"/>
        </w:rPr>
        <w:t xml:space="preserve">  ATS inv (Mark)</w:t>
      </w:r>
    </w:p>
    <w:p w14:paraId="62B126C5"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2209</w:t>
      </w:r>
    </w:p>
    <w:p w14:paraId="41293E1D"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2210</w:t>
      </w:r>
    </w:p>
    <w:p w14:paraId="6640C39D"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2211</w:t>
      </w:r>
    </w:p>
    <w:p w14:paraId="5D9D3925"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2212</w:t>
      </w:r>
    </w:p>
    <w:p w14:paraId="73A63BD8" w14:textId="5454AD30"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2213</w:t>
      </w:r>
    </w:p>
    <w:p w14:paraId="4B52D3E4"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2214</w:t>
      </w:r>
    </w:p>
    <w:p w14:paraId="4397A692"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2215</w:t>
      </w:r>
    </w:p>
    <w:p w14:paraId="2BDE1997"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2216</w:t>
      </w:r>
    </w:p>
    <w:p w14:paraId="02887493"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2217</w:t>
      </w:r>
    </w:p>
    <w:p w14:paraId="47ECE027"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p>
    <w:p w14:paraId="65600D36"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2300  &lt;reserved creeper tests 4&gt;</w:t>
      </w:r>
    </w:p>
    <w:p w14:paraId="30E7C7AE"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2301</w:t>
      </w:r>
    </w:p>
    <w:p w14:paraId="46E429BD"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2302</w:t>
      </w:r>
    </w:p>
    <w:p w14:paraId="3A221519"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2303</w:t>
      </w:r>
    </w:p>
    <w:p w14:paraId="489026F7"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2304</w:t>
      </w:r>
    </w:p>
    <w:p w14:paraId="5D33A520"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2305</w:t>
      </w:r>
    </w:p>
    <w:p w14:paraId="21529CD6"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2306</w:t>
      </w:r>
    </w:p>
    <w:p w14:paraId="795779E8"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2307</w:t>
      </w:r>
    </w:p>
    <w:p w14:paraId="2BECB404"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2308</w:t>
      </w:r>
    </w:p>
    <w:p w14:paraId="32C2C54F"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2309</w:t>
      </w:r>
    </w:p>
    <w:p w14:paraId="751848F4"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2310</w:t>
      </w:r>
    </w:p>
    <w:p w14:paraId="3FB3B000"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2311</w:t>
      </w:r>
    </w:p>
    <w:p w14:paraId="6B73D779"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2312</w:t>
      </w:r>
    </w:p>
    <w:p w14:paraId="561E373D"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2313</w:t>
      </w:r>
    </w:p>
    <w:p w14:paraId="603A09C8"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2314</w:t>
      </w:r>
    </w:p>
    <w:p w14:paraId="2D9629B4"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2315</w:t>
      </w:r>
    </w:p>
    <w:p w14:paraId="74CAB561" w14:textId="77777777" w:rsidR="005457EB" w:rsidRPr="00EE4488" w:rsidRDefault="005457EB" w:rsidP="005457EB">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2316</w:t>
      </w:r>
    </w:p>
    <w:p w14:paraId="1F9D4606" w14:textId="77777777" w:rsidR="00464009" w:rsidRDefault="00464009" w:rsidP="00464009">
      <w:pPr>
        <w:overflowPunct/>
        <w:autoSpaceDE/>
        <w:autoSpaceDN/>
        <w:adjustRightInd/>
        <w:spacing w:line="276" w:lineRule="auto"/>
        <w:textAlignment w:val="auto"/>
        <w:rPr>
          <w:rFonts w:ascii="Consolas" w:eastAsia="Calibri" w:hAnsi="Consolas" w:cs="Consolas"/>
          <w:sz w:val="14"/>
          <w:szCs w:val="14"/>
        </w:rPr>
      </w:pPr>
      <w:r>
        <w:rPr>
          <w:rFonts w:ascii="Consolas" w:eastAsia="Calibri" w:hAnsi="Consolas" w:cs="Consolas"/>
          <w:sz w:val="14"/>
          <w:szCs w:val="14"/>
        </w:rPr>
        <w:t>2317</w:t>
      </w:r>
    </w:p>
    <w:p w14:paraId="6F940A5A" w14:textId="1BFB00DF" w:rsidR="0097730D" w:rsidRDefault="0097730D" w:rsidP="00464009">
      <w:pPr>
        <w:overflowPunct/>
        <w:autoSpaceDE/>
        <w:autoSpaceDN/>
        <w:adjustRightInd/>
        <w:spacing w:line="276" w:lineRule="auto"/>
        <w:textAlignment w:val="auto"/>
        <w:rPr>
          <w:rFonts w:ascii="Consolas" w:eastAsia="Calibri" w:hAnsi="Consolas" w:cs="Consolas"/>
          <w:sz w:val="14"/>
          <w:szCs w:val="14"/>
        </w:rPr>
      </w:pPr>
      <w:r>
        <w:rPr>
          <w:rFonts w:ascii="Consolas" w:eastAsia="Calibri" w:hAnsi="Consolas" w:cs="Consolas"/>
          <w:sz w:val="14"/>
          <w:szCs w:val="14"/>
        </w:rPr>
        <w:br w:type="page"/>
      </w:r>
    </w:p>
    <w:p w14:paraId="7F66898E" w14:textId="77777777" w:rsidR="00080288" w:rsidRDefault="00080288" w:rsidP="00080288">
      <w:pPr>
        <w:overflowPunct/>
        <w:autoSpaceDE/>
        <w:autoSpaceDN/>
        <w:adjustRightInd/>
        <w:spacing w:line="276" w:lineRule="auto"/>
        <w:textAlignment w:val="auto"/>
        <w:rPr>
          <w:rFonts w:ascii="Consolas" w:eastAsia="Calibri" w:hAnsi="Consolas" w:cs="Consolas"/>
          <w:sz w:val="14"/>
          <w:szCs w:val="14"/>
        </w:rPr>
      </w:pPr>
    </w:p>
    <w:p w14:paraId="446ABD2D" w14:textId="381B039E"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2400</w:t>
      </w:r>
    </w:p>
    <w:p w14:paraId="4DE84ED3"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2401</w:t>
      </w:r>
    </w:p>
    <w:p w14:paraId="6424C892"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2402</w:t>
      </w:r>
    </w:p>
    <w:p w14:paraId="722F73A9"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2403</w:t>
      </w:r>
    </w:p>
    <w:p w14:paraId="21750671"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2404</w:t>
      </w:r>
    </w:p>
    <w:p w14:paraId="2184F432"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2405</w:t>
      </w:r>
    </w:p>
    <w:p w14:paraId="0498DF29"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2406</w:t>
      </w:r>
    </w:p>
    <w:p w14:paraId="77B5D5D3"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2407</w:t>
      </w:r>
    </w:p>
    <w:p w14:paraId="15D8E6C2"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2408</w:t>
      </w:r>
    </w:p>
    <w:p w14:paraId="3D19518E"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2409</w:t>
      </w:r>
    </w:p>
    <w:p w14:paraId="0F5A8D74"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2410</w:t>
      </w:r>
    </w:p>
    <w:p w14:paraId="1FF15EF4"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2411</w:t>
      </w:r>
    </w:p>
    <w:p w14:paraId="09D478E2"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2412</w:t>
      </w:r>
    </w:p>
    <w:p w14:paraId="372E1918"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2413</w:t>
      </w:r>
    </w:p>
    <w:p w14:paraId="7E8580E3"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2414</w:t>
      </w:r>
    </w:p>
    <w:p w14:paraId="62AE7621"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2415</w:t>
      </w:r>
    </w:p>
    <w:p w14:paraId="59F6BEF5"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2416</w:t>
      </w:r>
    </w:p>
    <w:p w14:paraId="6A089737"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2417</w:t>
      </w:r>
    </w:p>
    <w:p w14:paraId="669E0D7E"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p>
    <w:p w14:paraId="587885EB"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2500</w:t>
      </w:r>
    </w:p>
    <w:p w14:paraId="22B67ED6"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2501</w:t>
      </w:r>
    </w:p>
    <w:p w14:paraId="4E2C91E3"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2502</w:t>
      </w:r>
    </w:p>
    <w:p w14:paraId="1EE58982"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2503</w:t>
      </w:r>
    </w:p>
    <w:p w14:paraId="66D9041C"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2504</w:t>
      </w:r>
    </w:p>
    <w:p w14:paraId="2E7F95BE"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2505</w:t>
      </w:r>
    </w:p>
    <w:p w14:paraId="6FA05F41"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2506</w:t>
      </w:r>
    </w:p>
    <w:p w14:paraId="76733A85"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2507</w:t>
      </w:r>
    </w:p>
    <w:p w14:paraId="3D98EE89"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2508</w:t>
      </w:r>
    </w:p>
    <w:p w14:paraId="2F03DF1A"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2509</w:t>
      </w:r>
    </w:p>
    <w:p w14:paraId="4292C069"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2510</w:t>
      </w:r>
    </w:p>
    <w:p w14:paraId="12EC5F6D"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2511</w:t>
      </w:r>
    </w:p>
    <w:p w14:paraId="1115A5ED"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2512</w:t>
      </w:r>
    </w:p>
    <w:p w14:paraId="068B39F6"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2513</w:t>
      </w:r>
    </w:p>
    <w:p w14:paraId="263B4313"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2514</w:t>
      </w:r>
    </w:p>
    <w:p w14:paraId="4A88E5ED"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2515</w:t>
      </w:r>
    </w:p>
    <w:p w14:paraId="00E98D84"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2516</w:t>
      </w:r>
    </w:p>
    <w:p w14:paraId="1AE6C152"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2517</w:t>
      </w:r>
    </w:p>
    <w:p w14:paraId="21931B64"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p>
    <w:p w14:paraId="238E9DF0"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2600</w:t>
      </w:r>
    </w:p>
    <w:p w14:paraId="314DD0C6"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2601</w:t>
      </w:r>
    </w:p>
    <w:p w14:paraId="114F1031"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2602</w:t>
      </w:r>
    </w:p>
    <w:p w14:paraId="212CD1E0"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2603</w:t>
      </w:r>
    </w:p>
    <w:p w14:paraId="4F7C44B2"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2604</w:t>
      </w:r>
    </w:p>
    <w:p w14:paraId="6D643957"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2605</w:t>
      </w:r>
    </w:p>
    <w:p w14:paraId="38F8AA81"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2606</w:t>
      </w:r>
    </w:p>
    <w:p w14:paraId="36B1DFEB"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2607</w:t>
      </w:r>
    </w:p>
    <w:p w14:paraId="60E81808"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2608</w:t>
      </w:r>
    </w:p>
    <w:p w14:paraId="42EEC6B2"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2609</w:t>
      </w:r>
    </w:p>
    <w:p w14:paraId="5D4961B2"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2610</w:t>
      </w:r>
    </w:p>
    <w:p w14:paraId="6335CAFE"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2611</w:t>
      </w:r>
    </w:p>
    <w:p w14:paraId="21B9709B"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2612</w:t>
      </w:r>
    </w:p>
    <w:p w14:paraId="6221A739"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2613</w:t>
      </w:r>
    </w:p>
    <w:p w14:paraId="40192966"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2614</w:t>
      </w:r>
    </w:p>
    <w:p w14:paraId="2055F2EB"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2615</w:t>
      </w:r>
    </w:p>
    <w:p w14:paraId="1C54D214"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2616</w:t>
      </w:r>
    </w:p>
    <w:p w14:paraId="504D924C" w14:textId="15AB38DC"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2617</w:t>
      </w:r>
      <w:r w:rsidR="00456C72">
        <w:rPr>
          <w:rFonts w:ascii="Consolas" w:eastAsia="Calibri" w:hAnsi="Consolas" w:cs="Consolas"/>
          <w:sz w:val="14"/>
          <w:szCs w:val="14"/>
        </w:rPr>
        <w:br w:type="column"/>
      </w:r>
    </w:p>
    <w:p w14:paraId="4AF25456"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2700</w:t>
      </w:r>
    </w:p>
    <w:p w14:paraId="4D9A4234"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2701</w:t>
      </w:r>
    </w:p>
    <w:p w14:paraId="31EAB25D"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2702</w:t>
      </w:r>
    </w:p>
    <w:p w14:paraId="13C95BBA"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2703</w:t>
      </w:r>
    </w:p>
    <w:p w14:paraId="2ED09C0E"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2704</w:t>
      </w:r>
    </w:p>
    <w:p w14:paraId="13FF8261"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2705</w:t>
      </w:r>
    </w:p>
    <w:p w14:paraId="4C398D0B"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2706</w:t>
      </w:r>
    </w:p>
    <w:p w14:paraId="56E4B59D"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2707</w:t>
      </w:r>
    </w:p>
    <w:p w14:paraId="1F1820FA"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2708</w:t>
      </w:r>
    </w:p>
    <w:p w14:paraId="7BB5E198"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2709</w:t>
      </w:r>
    </w:p>
    <w:p w14:paraId="0B9C8F10"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2710</w:t>
      </w:r>
    </w:p>
    <w:p w14:paraId="1029229F"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2711</w:t>
      </w:r>
    </w:p>
    <w:p w14:paraId="1521DE05"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2712</w:t>
      </w:r>
    </w:p>
    <w:p w14:paraId="4F4F1864"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2713</w:t>
      </w:r>
    </w:p>
    <w:p w14:paraId="2867A579"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2714</w:t>
      </w:r>
    </w:p>
    <w:p w14:paraId="2B43D113"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2715</w:t>
      </w:r>
    </w:p>
    <w:p w14:paraId="63B88FA1"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2716</w:t>
      </w:r>
    </w:p>
    <w:p w14:paraId="3A6B0980"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2717</w:t>
      </w:r>
    </w:p>
    <w:p w14:paraId="37585090"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p>
    <w:p w14:paraId="52176EB7"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2800</w:t>
      </w:r>
    </w:p>
    <w:p w14:paraId="67FF4A7B"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2801</w:t>
      </w:r>
    </w:p>
    <w:p w14:paraId="47D92F05"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2802</w:t>
      </w:r>
    </w:p>
    <w:p w14:paraId="71EDA097"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2803</w:t>
      </w:r>
    </w:p>
    <w:p w14:paraId="4436AF86"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2804</w:t>
      </w:r>
    </w:p>
    <w:p w14:paraId="00F88C76"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2805</w:t>
      </w:r>
    </w:p>
    <w:p w14:paraId="5A314A1B"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2806</w:t>
      </w:r>
    </w:p>
    <w:p w14:paraId="2FF4D357"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2807</w:t>
      </w:r>
    </w:p>
    <w:p w14:paraId="5E5C7444"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2808</w:t>
      </w:r>
    </w:p>
    <w:p w14:paraId="1BE52F5E"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2809</w:t>
      </w:r>
    </w:p>
    <w:p w14:paraId="4256FABF"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2810</w:t>
      </w:r>
    </w:p>
    <w:p w14:paraId="1DDE43CF"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2811</w:t>
      </w:r>
    </w:p>
    <w:p w14:paraId="72DC2E8B"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2812</w:t>
      </w:r>
    </w:p>
    <w:p w14:paraId="03F27C3E"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2813</w:t>
      </w:r>
    </w:p>
    <w:p w14:paraId="0894FFD0"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2814</w:t>
      </w:r>
    </w:p>
    <w:p w14:paraId="57268542"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2815</w:t>
      </w:r>
    </w:p>
    <w:p w14:paraId="7BD325BE"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2816</w:t>
      </w:r>
    </w:p>
    <w:p w14:paraId="6E5BD205"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2817</w:t>
      </w:r>
    </w:p>
    <w:p w14:paraId="53950E83"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p>
    <w:p w14:paraId="185AABCE"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2900</w:t>
      </w:r>
    </w:p>
    <w:p w14:paraId="697DCD1C"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2901</w:t>
      </w:r>
    </w:p>
    <w:p w14:paraId="1A328BC2"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2902</w:t>
      </w:r>
    </w:p>
    <w:p w14:paraId="20284A20"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2903</w:t>
      </w:r>
    </w:p>
    <w:p w14:paraId="44B06D64"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2904</w:t>
      </w:r>
    </w:p>
    <w:p w14:paraId="3F615EE8"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2905</w:t>
      </w:r>
    </w:p>
    <w:p w14:paraId="1582D25C"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2906</w:t>
      </w:r>
    </w:p>
    <w:p w14:paraId="56CCD25C"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2907</w:t>
      </w:r>
    </w:p>
    <w:p w14:paraId="0AAF0371"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2908</w:t>
      </w:r>
    </w:p>
    <w:p w14:paraId="7723CEBA"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2909</w:t>
      </w:r>
    </w:p>
    <w:p w14:paraId="33BEBD1E"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2910</w:t>
      </w:r>
    </w:p>
    <w:p w14:paraId="3769F201"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2911</w:t>
      </w:r>
    </w:p>
    <w:p w14:paraId="7675DC7D"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2912</w:t>
      </w:r>
    </w:p>
    <w:p w14:paraId="2298963B"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2913</w:t>
      </w:r>
    </w:p>
    <w:p w14:paraId="52C821C9"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2914</w:t>
      </w:r>
    </w:p>
    <w:p w14:paraId="62C4F961"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2915</w:t>
      </w:r>
    </w:p>
    <w:p w14:paraId="399FE484"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2916</w:t>
      </w:r>
    </w:p>
    <w:p w14:paraId="3370A26E" w14:textId="74D0DDC0"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2917</w:t>
      </w:r>
      <w:r w:rsidR="00456C72">
        <w:rPr>
          <w:rFonts w:ascii="Consolas" w:eastAsia="Calibri" w:hAnsi="Consolas" w:cs="Consolas"/>
          <w:sz w:val="14"/>
          <w:szCs w:val="14"/>
        </w:rPr>
        <w:br w:type="column"/>
      </w:r>
    </w:p>
    <w:p w14:paraId="031415A7" w14:textId="31959C4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3000</w:t>
      </w:r>
      <w:r w:rsidR="005A6EB0">
        <w:rPr>
          <w:rFonts w:ascii="Consolas" w:eastAsia="Calibri" w:hAnsi="Consolas" w:cs="Consolas"/>
          <w:sz w:val="14"/>
          <w:szCs w:val="14"/>
        </w:rPr>
        <w:t xml:space="preserve">  GPS Correlator Mk1 Carr 1st</w:t>
      </w:r>
    </w:p>
    <w:p w14:paraId="348F6A48" w14:textId="48C767D0"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3001</w:t>
      </w:r>
      <w:r w:rsidR="005A6EB0">
        <w:rPr>
          <w:rFonts w:ascii="Consolas" w:eastAsia="Calibri" w:hAnsi="Consolas" w:cs="Consolas"/>
          <w:sz w:val="14"/>
          <w:szCs w:val="14"/>
        </w:rPr>
        <w:t xml:space="preserve">  </w:t>
      </w:r>
      <w:r w:rsidR="008F3996">
        <w:rPr>
          <w:rFonts w:ascii="Consolas" w:eastAsia="Calibri" w:hAnsi="Consolas" w:cs="Consolas"/>
          <w:sz w:val="14"/>
          <w:szCs w:val="14"/>
        </w:rPr>
        <w:t xml:space="preserve">  " " Carrier 2nd</w:t>
      </w:r>
      <w:r w:rsidR="005A6EB0">
        <w:rPr>
          <w:rFonts w:ascii="Consolas" w:eastAsia="Calibri" w:hAnsi="Consolas" w:cs="Consolas"/>
          <w:sz w:val="14"/>
          <w:szCs w:val="14"/>
        </w:rPr>
        <w:t xml:space="preserve"> </w:t>
      </w:r>
    </w:p>
    <w:p w14:paraId="7CED11FD" w14:textId="062C84BF"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3002</w:t>
      </w:r>
      <w:r w:rsidR="00DF231F">
        <w:rPr>
          <w:rFonts w:ascii="Consolas" w:eastAsia="Calibri" w:hAnsi="Consolas" w:cs="Consolas"/>
          <w:sz w:val="14"/>
          <w:szCs w:val="14"/>
        </w:rPr>
        <w:t xml:space="preserve">    " " Carrier Turnaround</w:t>
      </w:r>
      <w:r w:rsidR="003B7C75">
        <w:rPr>
          <w:rFonts w:ascii="Consolas" w:eastAsia="Calibri" w:hAnsi="Consolas" w:cs="Consolas"/>
          <w:sz w:val="14"/>
          <w:szCs w:val="14"/>
        </w:rPr>
        <w:t>-1</w:t>
      </w:r>
    </w:p>
    <w:p w14:paraId="2DD812D8" w14:textId="68B0EB58"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3003</w:t>
      </w:r>
      <w:r w:rsidR="003B7C75">
        <w:rPr>
          <w:rFonts w:ascii="Consolas" w:eastAsia="Calibri" w:hAnsi="Consolas" w:cs="Consolas"/>
          <w:sz w:val="14"/>
          <w:szCs w:val="14"/>
        </w:rPr>
        <w:t xml:space="preserve">    " " Carrier Turnaround 2</w:t>
      </w:r>
    </w:p>
    <w:p w14:paraId="5557ACBA" w14:textId="0A5A7C1B"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3004</w:t>
      </w:r>
      <w:r w:rsidR="003B7C75">
        <w:rPr>
          <w:rFonts w:ascii="Consolas" w:eastAsia="Calibri" w:hAnsi="Consolas" w:cs="Consolas"/>
          <w:sz w:val="14"/>
          <w:szCs w:val="14"/>
        </w:rPr>
        <w:t xml:space="preserve">    " " Code</w:t>
      </w:r>
    </w:p>
    <w:p w14:paraId="1F8A479F" w14:textId="05282736"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3005</w:t>
      </w:r>
      <w:r w:rsidR="003B7C75">
        <w:rPr>
          <w:rFonts w:ascii="Consolas" w:eastAsia="Calibri" w:hAnsi="Consolas" w:cs="Consolas"/>
          <w:sz w:val="14"/>
          <w:szCs w:val="14"/>
        </w:rPr>
        <w:t xml:space="preserve">    " " </w:t>
      </w:r>
      <w:r w:rsidR="004B358A">
        <w:rPr>
          <w:rFonts w:ascii="Consolas" w:eastAsia="Calibri" w:hAnsi="Consolas" w:cs="Consolas"/>
          <w:sz w:val="14"/>
          <w:szCs w:val="14"/>
        </w:rPr>
        <w:t>Carrier special first</w:t>
      </w:r>
    </w:p>
    <w:p w14:paraId="16EA4F65" w14:textId="75089A09"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3006</w:t>
      </w:r>
      <w:r w:rsidR="000505E8">
        <w:rPr>
          <w:rFonts w:ascii="Consolas" w:eastAsia="Calibri" w:hAnsi="Consolas" w:cs="Consolas"/>
          <w:sz w:val="14"/>
          <w:szCs w:val="14"/>
        </w:rPr>
        <w:t xml:space="preserve">    " " Carrier special last</w:t>
      </w:r>
    </w:p>
    <w:p w14:paraId="35F484BF" w14:textId="1B2DD10C"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3007</w:t>
      </w:r>
      <w:r w:rsidR="008C7787">
        <w:rPr>
          <w:rFonts w:ascii="Consolas" w:eastAsia="Calibri" w:hAnsi="Consolas" w:cs="Consolas"/>
          <w:sz w:val="14"/>
          <w:szCs w:val="14"/>
        </w:rPr>
        <w:t xml:space="preserve">  </w:t>
      </w:r>
      <w:r w:rsidR="001C5D4B">
        <w:rPr>
          <w:rFonts w:ascii="Consolas" w:eastAsia="Calibri" w:hAnsi="Consolas" w:cs="Consolas"/>
          <w:sz w:val="14"/>
          <w:szCs w:val="14"/>
        </w:rPr>
        <w:t xml:space="preserve">GPS </w:t>
      </w:r>
      <w:proofErr w:type="spellStart"/>
      <w:r w:rsidR="001C5D4B">
        <w:rPr>
          <w:rFonts w:ascii="Consolas" w:eastAsia="Calibri" w:hAnsi="Consolas" w:cs="Consolas"/>
          <w:sz w:val="14"/>
          <w:szCs w:val="14"/>
        </w:rPr>
        <w:t>Strm</w:t>
      </w:r>
      <w:proofErr w:type="spellEnd"/>
      <w:r w:rsidR="001C5D4B">
        <w:rPr>
          <w:rFonts w:ascii="Consolas" w:eastAsia="Calibri" w:hAnsi="Consolas" w:cs="Consolas"/>
          <w:sz w:val="14"/>
          <w:szCs w:val="14"/>
        </w:rPr>
        <w:t xml:space="preserve"> delay fill</w:t>
      </w:r>
    </w:p>
    <w:p w14:paraId="00956FED" w14:textId="222BA144"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3008</w:t>
      </w:r>
      <w:r w:rsidR="00D110FB">
        <w:rPr>
          <w:rFonts w:ascii="Consolas" w:eastAsia="Calibri" w:hAnsi="Consolas" w:cs="Consolas"/>
          <w:sz w:val="14"/>
          <w:szCs w:val="14"/>
        </w:rPr>
        <w:t xml:space="preserve">  </w:t>
      </w:r>
      <w:r w:rsidR="001C5D4B">
        <w:rPr>
          <w:rFonts w:ascii="Consolas" w:eastAsia="Calibri" w:hAnsi="Consolas" w:cs="Consolas"/>
          <w:sz w:val="14"/>
          <w:szCs w:val="14"/>
        </w:rPr>
        <w:t xml:space="preserve">GPS </w:t>
      </w:r>
      <w:proofErr w:type="spellStart"/>
      <w:r w:rsidR="001C5D4B">
        <w:rPr>
          <w:rFonts w:ascii="Consolas" w:eastAsia="Calibri" w:hAnsi="Consolas" w:cs="Consolas"/>
          <w:sz w:val="14"/>
          <w:szCs w:val="14"/>
        </w:rPr>
        <w:t>Strm</w:t>
      </w:r>
      <w:proofErr w:type="spellEnd"/>
      <w:r w:rsidR="001C5D4B">
        <w:rPr>
          <w:rFonts w:ascii="Consolas" w:eastAsia="Calibri" w:hAnsi="Consolas" w:cs="Consolas"/>
          <w:sz w:val="14"/>
          <w:szCs w:val="14"/>
        </w:rPr>
        <w:t xml:space="preserve"> delay empty</w:t>
      </w:r>
    </w:p>
    <w:p w14:paraId="19BEF7B5" w14:textId="280F05B7" w:rsidR="001C5D4B" w:rsidRPr="00A12B9E" w:rsidRDefault="00080288" w:rsidP="00080288">
      <w:pPr>
        <w:overflowPunct/>
        <w:autoSpaceDE/>
        <w:autoSpaceDN/>
        <w:adjustRightInd/>
        <w:spacing w:line="276" w:lineRule="auto"/>
        <w:textAlignment w:val="auto"/>
        <w:rPr>
          <w:rFonts w:ascii="Consolas" w:eastAsia="Calibri" w:hAnsi="Consolas" w:cs="Consolas"/>
          <w:sz w:val="14"/>
          <w:szCs w:val="14"/>
          <w:lang w:val="es-AR"/>
          <w:rPrChange w:id="745" w:author="Greg Bailey" w:date="2020-11-03T15:16:00Z">
            <w:rPr>
              <w:rFonts w:ascii="Consolas" w:eastAsia="Calibri" w:hAnsi="Consolas" w:cs="Consolas"/>
              <w:sz w:val="14"/>
              <w:szCs w:val="14"/>
            </w:rPr>
          </w:rPrChange>
        </w:rPr>
      </w:pPr>
      <w:r w:rsidRPr="00A12B9E">
        <w:rPr>
          <w:rFonts w:ascii="Consolas" w:eastAsia="Calibri" w:hAnsi="Consolas" w:cs="Consolas"/>
          <w:sz w:val="14"/>
          <w:szCs w:val="14"/>
          <w:lang w:val="es-AR"/>
          <w:rPrChange w:id="746" w:author="Greg Bailey" w:date="2020-11-03T15:16:00Z">
            <w:rPr>
              <w:rFonts w:ascii="Consolas" w:eastAsia="Calibri" w:hAnsi="Consolas" w:cs="Consolas"/>
              <w:sz w:val="14"/>
              <w:szCs w:val="14"/>
            </w:rPr>
          </w:rPrChange>
        </w:rPr>
        <w:t>3009</w:t>
      </w:r>
      <w:r w:rsidR="001C5D4B" w:rsidRPr="00A12B9E">
        <w:rPr>
          <w:rFonts w:ascii="Consolas" w:eastAsia="Calibri" w:hAnsi="Consolas" w:cs="Consolas"/>
          <w:sz w:val="14"/>
          <w:szCs w:val="14"/>
          <w:lang w:val="es-AR"/>
          <w:rPrChange w:id="747" w:author="Greg Bailey" w:date="2020-11-03T15:16:00Z">
            <w:rPr>
              <w:rFonts w:ascii="Consolas" w:eastAsia="Calibri" w:hAnsi="Consolas" w:cs="Consolas"/>
              <w:sz w:val="14"/>
              <w:szCs w:val="14"/>
            </w:rPr>
          </w:rPrChange>
        </w:rPr>
        <w:t xml:space="preserve">  </w:t>
      </w:r>
      <w:r w:rsidR="00E578C7" w:rsidRPr="00A12B9E">
        <w:rPr>
          <w:rFonts w:ascii="Consolas" w:eastAsia="Calibri" w:hAnsi="Consolas" w:cs="Consolas"/>
          <w:sz w:val="14"/>
          <w:szCs w:val="14"/>
          <w:lang w:val="es-AR"/>
          <w:rPrChange w:id="748" w:author="Greg Bailey" w:date="2020-11-03T15:16:00Z">
            <w:rPr>
              <w:rFonts w:ascii="Consolas" w:eastAsia="Calibri" w:hAnsi="Consolas" w:cs="Consolas"/>
              <w:sz w:val="14"/>
              <w:szCs w:val="14"/>
            </w:rPr>
          </w:rPrChange>
        </w:rPr>
        <w:t xml:space="preserve">GPS </w:t>
      </w:r>
      <w:proofErr w:type="spellStart"/>
      <w:r w:rsidR="00E578C7" w:rsidRPr="00A12B9E">
        <w:rPr>
          <w:rFonts w:ascii="Consolas" w:eastAsia="Calibri" w:hAnsi="Consolas" w:cs="Consolas"/>
          <w:sz w:val="14"/>
          <w:szCs w:val="14"/>
          <w:lang w:val="es-AR"/>
          <w:rPrChange w:id="749" w:author="Greg Bailey" w:date="2020-11-03T15:16:00Z">
            <w:rPr>
              <w:rFonts w:ascii="Consolas" w:eastAsia="Calibri" w:hAnsi="Consolas" w:cs="Consolas"/>
              <w:sz w:val="14"/>
              <w:szCs w:val="14"/>
            </w:rPr>
          </w:rPrChange>
        </w:rPr>
        <w:t>Osc</w:t>
      </w:r>
      <w:proofErr w:type="spellEnd"/>
      <w:r w:rsidR="00E578C7" w:rsidRPr="00A12B9E">
        <w:rPr>
          <w:rFonts w:ascii="Consolas" w:eastAsia="Calibri" w:hAnsi="Consolas" w:cs="Consolas"/>
          <w:sz w:val="14"/>
          <w:szCs w:val="14"/>
          <w:lang w:val="es-AR"/>
          <w:rPrChange w:id="750" w:author="Greg Bailey" w:date="2020-11-03T15:16:00Z">
            <w:rPr>
              <w:rFonts w:ascii="Consolas" w:eastAsia="Calibri" w:hAnsi="Consolas" w:cs="Consolas"/>
              <w:sz w:val="14"/>
              <w:szCs w:val="14"/>
            </w:rPr>
          </w:rPrChange>
        </w:rPr>
        <w:t xml:space="preserve"> Monitor (</w:t>
      </w:r>
      <w:del w:id="751" w:author="Greg Bailey" w:date="2021-03-27T20:38:00Z">
        <w:r w:rsidR="00E578C7" w:rsidRPr="00A12B9E" w:rsidDel="00DB01D6">
          <w:rPr>
            <w:rFonts w:ascii="Consolas" w:eastAsia="Calibri" w:hAnsi="Consolas" w:cs="Consolas"/>
            <w:sz w:val="14"/>
            <w:szCs w:val="14"/>
            <w:lang w:val="es-AR"/>
            <w:rPrChange w:id="752" w:author="Greg Bailey" w:date="2020-11-03T15:16:00Z">
              <w:rPr>
                <w:rFonts w:ascii="Consolas" w:eastAsia="Calibri" w:hAnsi="Consolas" w:cs="Consolas"/>
                <w:sz w:val="14"/>
                <w:szCs w:val="14"/>
              </w:rPr>
            </w:rPrChange>
          </w:rPr>
          <w:delText>600</w:delText>
        </w:r>
      </w:del>
      <w:ins w:id="753" w:author="Greg Bailey" w:date="2021-03-27T20:38:00Z">
        <w:r w:rsidR="00DB01D6">
          <w:rPr>
            <w:rFonts w:ascii="Consolas" w:eastAsia="Calibri" w:hAnsi="Consolas" w:cs="Consolas"/>
            <w:sz w:val="14"/>
            <w:szCs w:val="14"/>
            <w:lang w:val="es-AR"/>
          </w:rPr>
          <w:t>500</w:t>
        </w:r>
      </w:ins>
      <w:r w:rsidR="00E578C7" w:rsidRPr="00A12B9E">
        <w:rPr>
          <w:rFonts w:ascii="Consolas" w:eastAsia="Calibri" w:hAnsi="Consolas" w:cs="Consolas"/>
          <w:sz w:val="14"/>
          <w:szCs w:val="14"/>
          <w:lang w:val="es-AR"/>
          <w:rPrChange w:id="754" w:author="Greg Bailey" w:date="2020-11-03T15:16:00Z">
            <w:rPr>
              <w:rFonts w:ascii="Consolas" w:eastAsia="Calibri" w:hAnsi="Consolas" w:cs="Consolas"/>
              <w:sz w:val="14"/>
              <w:szCs w:val="14"/>
            </w:rPr>
          </w:rPrChange>
        </w:rPr>
        <w:t>)</w:t>
      </w:r>
    </w:p>
    <w:p w14:paraId="3EF8057A" w14:textId="610B9BBA" w:rsidR="00080288" w:rsidRPr="00A12B9E" w:rsidRDefault="00080288" w:rsidP="00080288">
      <w:pPr>
        <w:overflowPunct/>
        <w:autoSpaceDE/>
        <w:autoSpaceDN/>
        <w:adjustRightInd/>
        <w:spacing w:line="276" w:lineRule="auto"/>
        <w:textAlignment w:val="auto"/>
        <w:rPr>
          <w:rFonts w:ascii="Consolas" w:eastAsia="Calibri" w:hAnsi="Consolas" w:cs="Consolas"/>
          <w:sz w:val="14"/>
          <w:szCs w:val="14"/>
          <w:lang w:val="es-AR"/>
          <w:rPrChange w:id="755" w:author="Greg Bailey" w:date="2020-11-03T15:16:00Z">
            <w:rPr>
              <w:rFonts w:ascii="Consolas" w:eastAsia="Calibri" w:hAnsi="Consolas" w:cs="Consolas"/>
              <w:sz w:val="14"/>
              <w:szCs w:val="14"/>
            </w:rPr>
          </w:rPrChange>
        </w:rPr>
      </w:pPr>
      <w:r w:rsidRPr="00A12B9E">
        <w:rPr>
          <w:rFonts w:ascii="Consolas" w:eastAsia="Calibri" w:hAnsi="Consolas" w:cs="Consolas"/>
          <w:sz w:val="14"/>
          <w:szCs w:val="14"/>
          <w:lang w:val="es-AR"/>
          <w:rPrChange w:id="756" w:author="Greg Bailey" w:date="2020-11-03T15:16:00Z">
            <w:rPr>
              <w:rFonts w:ascii="Consolas" w:eastAsia="Calibri" w:hAnsi="Consolas" w:cs="Consolas"/>
              <w:sz w:val="14"/>
              <w:szCs w:val="14"/>
            </w:rPr>
          </w:rPrChange>
        </w:rPr>
        <w:t>3010</w:t>
      </w:r>
      <w:r w:rsidR="00E578C7" w:rsidRPr="00A12B9E">
        <w:rPr>
          <w:rFonts w:ascii="Consolas" w:eastAsia="Calibri" w:hAnsi="Consolas" w:cs="Consolas"/>
          <w:sz w:val="14"/>
          <w:szCs w:val="14"/>
          <w:lang w:val="es-AR"/>
          <w:rPrChange w:id="757" w:author="Greg Bailey" w:date="2020-11-03T15:16:00Z">
            <w:rPr>
              <w:rFonts w:ascii="Consolas" w:eastAsia="Calibri" w:hAnsi="Consolas" w:cs="Consolas"/>
              <w:sz w:val="14"/>
              <w:szCs w:val="14"/>
            </w:rPr>
          </w:rPrChange>
        </w:rPr>
        <w:t xml:space="preserve">  GPS </w:t>
      </w:r>
      <w:proofErr w:type="spellStart"/>
      <w:r w:rsidR="00E578C7" w:rsidRPr="00A12B9E">
        <w:rPr>
          <w:rFonts w:ascii="Consolas" w:eastAsia="Calibri" w:hAnsi="Consolas" w:cs="Consolas"/>
          <w:sz w:val="14"/>
          <w:szCs w:val="14"/>
          <w:lang w:val="es-AR"/>
          <w:rPrChange w:id="758" w:author="Greg Bailey" w:date="2020-11-03T15:16:00Z">
            <w:rPr>
              <w:rFonts w:ascii="Consolas" w:eastAsia="Calibri" w:hAnsi="Consolas" w:cs="Consolas"/>
              <w:sz w:val="14"/>
              <w:szCs w:val="14"/>
            </w:rPr>
          </w:rPrChange>
        </w:rPr>
        <w:t>Osc</w:t>
      </w:r>
      <w:proofErr w:type="spellEnd"/>
      <w:r w:rsidR="00E578C7" w:rsidRPr="00A12B9E">
        <w:rPr>
          <w:rFonts w:ascii="Consolas" w:eastAsia="Calibri" w:hAnsi="Consolas" w:cs="Consolas"/>
          <w:sz w:val="14"/>
          <w:szCs w:val="14"/>
          <w:lang w:val="es-AR"/>
          <w:rPrChange w:id="759" w:author="Greg Bailey" w:date="2020-11-03T15:16:00Z">
            <w:rPr>
              <w:rFonts w:ascii="Consolas" w:eastAsia="Calibri" w:hAnsi="Consolas" w:cs="Consolas"/>
              <w:sz w:val="14"/>
              <w:szCs w:val="14"/>
            </w:rPr>
          </w:rPrChange>
        </w:rPr>
        <w:t xml:space="preserve"> Agent (</w:t>
      </w:r>
      <w:del w:id="760" w:author="Greg Bailey" w:date="2021-03-27T20:39:00Z">
        <w:r w:rsidR="00E578C7" w:rsidRPr="00A12B9E" w:rsidDel="00DB01D6">
          <w:rPr>
            <w:rFonts w:ascii="Consolas" w:eastAsia="Calibri" w:hAnsi="Consolas" w:cs="Consolas"/>
            <w:sz w:val="14"/>
            <w:szCs w:val="14"/>
            <w:lang w:val="es-AR"/>
            <w:rPrChange w:id="761" w:author="Greg Bailey" w:date="2020-11-03T15:16:00Z">
              <w:rPr>
                <w:rFonts w:ascii="Consolas" w:eastAsia="Calibri" w:hAnsi="Consolas" w:cs="Consolas"/>
                <w:sz w:val="14"/>
                <w:szCs w:val="14"/>
              </w:rPr>
            </w:rPrChange>
          </w:rPr>
          <w:delText>700</w:delText>
        </w:r>
      </w:del>
      <w:ins w:id="762" w:author="Greg Bailey" w:date="2021-03-27T20:39:00Z">
        <w:r w:rsidR="00DB01D6">
          <w:rPr>
            <w:rFonts w:ascii="Consolas" w:eastAsia="Calibri" w:hAnsi="Consolas" w:cs="Consolas"/>
            <w:sz w:val="14"/>
            <w:szCs w:val="14"/>
            <w:lang w:val="es-AR"/>
          </w:rPr>
          <w:t>600</w:t>
        </w:r>
      </w:ins>
      <w:r w:rsidR="00E578C7" w:rsidRPr="00A12B9E">
        <w:rPr>
          <w:rFonts w:ascii="Consolas" w:eastAsia="Calibri" w:hAnsi="Consolas" w:cs="Consolas"/>
          <w:sz w:val="14"/>
          <w:szCs w:val="14"/>
          <w:lang w:val="es-AR"/>
          <w:rPrChange w:id="763" w:author="Greg Bailey" w:date="2020-11-03T15:16:00Z">
            <w:rPr>
              <w:rFonts w:ascii="Consolas" w:eastAsia="Calibri" w:hAnsi="Consolas" w:cs="Consolas"/>
              <w:sz w:val="14"/>
              <w:szCs w:val="14"/>
            </w:rPr>
          </w:rPrChange>
        </w:rPr>
        <w:t>)</w:t>
      </w:r>
    </w:p>
    <w:p w14:paraId="4BF700A5"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3011</w:t>
      </w:r>
    </w:p>
    <w:p w14:paraId="5DE0A649" w14:textId="7FD297A2"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3012</w:t>
      </w:r>
      <w:r w:rsidR="00D110FB">
        <w:rPr>
          <w:rFonts w:ascii="Consolas" w:eastAsia="Calibri" w:hAnsi="Consolas" w:cs="Consolas"/>
          <w:sz w:val="14"/>
          <w:szCs w:val="14"/>
        </w:rPr>
        <w:t xml:space="preserve">  GPS TEMP input mux </w:t>
      </w:r>
      <w:proofErr w:type="spellStart"/>
      <w:r w:rsidR="00D110FB">
        <w:rPr>
          <w:rFonts w:ascii="Consolas" w:eastAsia="Calibri" w:hAnsi="Consolas" w:cs="Consolas"/>
          <w:sz w:val="14"/>
          <w:szCs w:val="14"/>
        </w:rPr>
        <w:t>strm</w:t>
      </w:r>
      <w:proofErr w:type="spellEnd"/>
      <w:r w:rsidR="00D110FB">
        <w:rPr>
          <w:rFonts w:ascii="Consolas" w:eastAsia="Calibri" w:hAnsi="Consolas" w:cs="Consolas"/>
          <w:sz w:val="14"/>
          <w:szCs w:val="14"/>
        </w:rPr>
        <w:t>/data</w:t>
      </w:r>
    </w:p>
    <w:p w14:paraId="0E583163" w14:textId="14E96CCA"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3013</w:t>
      </w:r>
      <w:r w:rsidR="007D307E">
        <w:rPr>
          <w:rFonts w:ascii="Consolas" w:eastAsia="Calibri" w:hAnsi="Consolas" w:cs="Consolas"/>
          <w:sz w:val="14"/>
          <w:szCs w:val="14"/>
        </w:rPr>
        <w:t xml:space="preserve">  GPS TEMP Smart answer buffer</w:t>
      </w:r>
    </w:p>
    <w:p w14:paraId="686B67E6" w14:textId="715DD8EE"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3014</w:t>
      </w:r>
      <w:r w:rsidR="007C6990">
        <w:rPr>
          <w:rFonts w:ascii="Consolas" w:eastAsia="Calibri" w:hAnsi="Consolas" w:cs="Consolas"/>
          <w:sz w:val="14"/>
          <w:szCs w:val="14"/>
        </w:rPr>
        <w:t xml:space="preserve">  GPS TEMP </w:t>
      </w:r>
      <w:proofErr w:type="spellStart"/>
      <w:r w:rsidR="007C6990">
        <w:rPr>
          <w:rFonts w:ascii="Consolas" w:eastAsia="Calibri" w:hAnsi="Consolas" w:cs="Consolas"/>
          <w:sz w:val="14"/>
          <w:szCs w:val="14"/>
        </w:rPr>
        <w:t>snork</w:t>
      </w:r>
      <w:proofErr w:type="spellEnd"/>
      <w:r w:rsidR="007C6990">
        <w:rPr>
          <w:rFonts w:ascii="Consolas" w:eastAsia="Calibri" w:hAnsi="Consolas" w:cs="Consolas"/>
          <w:sz w:val="14"/>
          <w:szCs w:val="14"/>
        </w:rPr>
        <w:t>/gang sig feed</w:t>
      </w:r>
    </w:p>
    <w:p w14:paraId="7B7DC096" w14:textId="2EDC380B"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3015</w:t>
      </w:r>
      <w:r w:rsidR="002B00F2">
        <w:rPr>
          <w:rFonts w:ascii="Consolas" w:eastAsia="Calibri" w:hAnsi="Consolas" w:cs="Consolas"/>
          <w:sz w:val="14"/>
          <w:szCs w:val="14"/>
        </w:rPr>
        <w:t xml:space="preserve">  GPS TEMP Sig gen for </w:t>
      </w:r>
      <w:proofErr w:type="spellStart"/>
      <w:r w:rsidR="002B00F2">
        <w:rPr>
          <w:rFonts w:ascii="Consolas" w:eastAsia="Calibri" w:hAnsi="Consolas" w:cs="Consolas"/>
          <w:sz w:val="14"/>
          <w:szCs w:val="14"/>
        </w:rPr>
        <w:t>meas</w:t>
      </w:r>
      <w:proofErr w:type="spellEnd"/>
    </w:p>
    <w:p w14:paraId="22523920" w14:textId="76BEC586"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3016</w:t>
      </w:r>
      <w:r w:rsidR="00B65951">
        <w:rPr>
          <w:rFonts w:ascii="Consolas" w:eastAsia="Calibri" w:hAnsi="Consolas" w:cs="Consolas"/>
          <w:sz w:val="14"/>
          <w:szCs w:val="14"/>
        </w:rPr>
        <w:t xml:space="preserve">  GPS TEMP Haleakala </w:t>
      </w:r>
      <w:proofErr w:type="spellStart"/>
      <w:r w:rsidR="00B65951">
        <w:rPr>
          <w:rFonts w:ascii="Consolas" w:eastAsia="Calibri" w:hAnsi="Consolas" w:cs="Consolas"/>
          <w:sz w:val="14"/>
          <w:szCs w:val="14"/>
        </w:rPr>
        <w:t>sF</w:t>
      </w:r>
      <w:proofErr w:type="spellEnd"/>
      <w:r w:rsidR="00B65951">
        <w:rPr>
          <w:rFonts w:ascii="Consolas" w:eastAsia="Calibri" w:hAnsi="Consolas" w:cs="Consolas"/>
          <w:sz w:val="14"/>
          <w:szCs w:val="14"/>
        </w:rPr>
        <w:t xml:space="preserve"> inject</w:t>
      </w:r>
    </w:p>
    <w:p w14:paraId="47663334" w14:textId="3EFB1896"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3017</w:t>
      </w:r>
      <w:r w:rsidR="00B65951">
        <w:rPr>
          <w:rFonts w:ascii="Consolas" w:eastAsia="Calibri" w:hAnsi="Consolas" w:cs="Consolas"/>
          <w:sz w:val="14"/>
          <w:szCs w:val="14"/>
        </w:rPr>
        <w:t xml:space="preserve">  GPS TEMP absorber</w:t>
      </w:r>
    </w:p>
    <w:p w14:paraId="36C71CAC"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p>
    <w:p w14:paraId="0FA3B09A" w14:textId="5E2F1416"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3100</w:t>
      </w:r>
      <w:r w:rsidR="005C20A4">
        <w:rPr>
          <w:rFonts w:ascii="Consolas" w:eastAsia="Calibri" w:hAnsi="Consolas" w:cs="Consolas"/>
          <w:sz w:val="14"/>
          <w:szCs w:val="14"/>
        </w:rPr>
        <w:t xml:space="preserve">  SRAM test helper node 108</w:t>
      </w:r>
    </w:p>
    <w:p w14:paraId="15BACDAD" w14:textId="218EF6DA"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3101</w:t>
      </w:r>
      <w:ins w:id="764" w:author="Greg Bailey" w:date="2021-04-09T11:42:00Z">
        <w:r w:rsidR="00D3352C">
          <w:rPr>
            <w:rFonts w:ascii="Consolas" w:eastAsia="Calibri" w:hAnsi="Consolas" w:cs="Consolas"/>
            <w:sz w:val="14"/>
            <w:szCs w:val="14"/>
          </w:rPr>
          <w:t xml:space="preserve">  GPS Sig Input </w:t>
        </w:r>
      </w:ins>
      <w:ins w:id="765" w:author="Greg Bailey" w:date="2021-04-09T11:45:00Z">
        <w:r w:rsidR="00D3352C">
          <w:rPr>
            <w:rFonts w:ascii="Consolas" w:eastAsia="Calibri" w:hAnsi="Consolas" w:cs="Consolas"/>
            <w:sz w:val="14"/>
            <w:szCs w:val="14"/>
          </w:rPr>
          <w:t>708</w:t>
        </w:r>
      </w:ins>
    </w:p>
    <w:p w14:paraId="3A71357F" w14:textId="35F91844"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3102</w:t>
      </w:r>
      <w:ins w:id="766" w:author="Greg Bailey" w:date="2021-04-09T11:43:00Z">
        <w:r w:rsidR="00D3352C">
          <w:rPr>
            <w:rFonts w:ascii="Consolas" w:eastAsia="Calibri" w:hAnsi="Consolas" w:cs="Consolas"/>
            <w:sz w:val="14"/>
            <w:szCs w:val="14"/>
          </w:rPr>
          <w:t xml:space="preserve">  GPS FIFO Mk3</w:t>
        </w:r>
      </w:ins>
    </w:p>
    <w:p w14:paraId="241E2633" w14:textId="328CA773"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3103</w:t>
      </w:r>
      <w:ins w:id="767" w:author="Greg Bailey" w:date="2021-04-09T11:43:00Z">
        <w:r w:rsidR="00D3352C">
          <w:rPr>
            <w:rFonts w:ascii="Consolas" w:eastAsia="Calibri" w:hAnsi="Consolas" w:cs="Consolas"/>
            <w:sz w:val="14"/>
            <w:szCs w:val="14"/>
          </w:rPr>
          <w:t xml:space="preserve">  GPS Instrumentation 705-&gt;706</w:t>
        </w:r>
      </w:ins>
    </w:p>
    <w:p w14:paraId="33AC3CEF" w14:textId="26D1817B"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3104</w:t>
      </w:r>
      <w:ins w:id="768" w:author="Greg Bailey" w:date="2021-04-09T11:43:00Z">
        <w:r w:rsidR="00D3352C">
          <w:rPr>
            <w:rFonts w:ascii="Consolas" w:eastAsia="Calibri" w:hAnsi="Consolas" w:cs="Consolas"/>
            <w:sz w:val="14"/>
            <w:szCs w:val="14"/>
          </w:rPr>
          <w:t xml:space="preserve">  GPS Mem Mk3</w:t>
        </w:r>
      </w:ins>
      <w:ins w:id="769" w:author="Greg Bailey" w:date="2021-04-09T11:45:00Z">
        <w:r w:rsidR="00D3352C">
          <w:rPr>
            <w:rFonts w:ascii="Consolas" w:eastAsia="Calibri" w:hAnsi="Consolas" w:cs="Consolas"/>
            <w:sz w:val="14"/>
            <w:szCs w:val="14"/>
          </w:rPr>
          <w:t xml:space="preserve"> 608</w:t>
        </w:r>
      </w:ins>
    </w:p>
    <w:p w14:paraId="71AA5E75" w14:textId="3BFE1819"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3105</w:t>
      </w:r>
      <w:ins w:id="770" w:author="Greg Bailey" w:date="2021-04-09T11:46:00Z">
        <w:r w:rsidR="00D3352C">
          <w:rPr>
            <w:rFonts w:ascii="Consolas" w:eastAsia="Calibri" w:hAnsi="Consolas" w:cs="Consolas"/>
            <w:sz w:val="14"/>
            <w:szCs w:val="14"/>
          </w:rPr>
          <w:t xml:space="preserve">  GPS TEMP Sig Input 709</w:t>
        </w:r>
      </w:ins>
    </w:p>
    <w:p w14:paraId="2FF6B334"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3106</w:t>
      </w:r>
    </w:p>
    <w:p w14:paraId="26459FBE"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3107</w:t>
      </w:r>
    </w:p>
    <w:p w14:paraId="580E0B4C"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3108</w:t>
      </w:r>
    </w:p>
    <w:p w14:paraId="2DD44332"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3109</w:t>
      </w:r>
    </w:p>
    <w:p w14:paraId="43228DCF"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3110</w:t>
      </w:r>
    </w:p>
    <w:p w14:paraId="1FA72454"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3111</w:t>
      </w:r>
    </w:p>
    <w:p w14:paraId="6A297418"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3112</w:t>
      </w:r>
    </w:p>
    <w:p w14:paraId="5357A4CB"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3113</w:t>
      </w:r>
    </w:p>
    <w:p w14:paraId="6459E50C"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3114</w:t>
      </w:r>
    </w:p>
    <w:p w14:paraId="67B4ED60"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3115</w:t>
      </w:r>
    </w:p>
    <w:p w14:paraId="23036AEC" w14:textId="77777777" w:rsidR="00080288" w:rsidRPr="00080288" w:rsidRDefault="00080288" w:rsidP="00080288">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3116</w:t>
      </w:r>
    </w:p>
    <w:p w14:paraId="1C3E565F" w14:textId="77777777" w:rsidR="00A6730A" w:rsidRDefault="00080288" w:rsidP="00080288">
      <w:pPr>
        <w:overflowPunct/>
        <w:autoSpaceDE/>
        <w:autoSpaceDN/>
        <w:adjustRightInd/>
        <w:spacing w:line="276" w:lineRule="auto"/>
        <w:textAlignment w:val="auto"/>
        <w:rPr>
          <w:ins w:id="771" w:author="Greg Bailey" w:date="2022-11-12T11:25:00Z"/>
          <w:rFonts w:ascii="Consolas" w:eastAsia="Calibri" w:hAnsi="Consolas" w:cs="Consolas"/>
          <w:sz w:val="14"/>
          <w:szCs w:val="14"/>
        </w:rPr>
      </w:pPr>
      <w:r w:rsidRPr="00080288">
        <w:rPr>
          <w:rFonts w:ascii="Consolas" w:eastAsia="Calibri" w:hAnsi="Consolas" w:cs="Consolas"/>
          <w:sz w:val="14"/>
          <w:szCs w:val="14"/>
        </w:rPr>
        <w:t>3117</w:t>
      </w:r>
    </w:p>
    <w:p w14:paraId="1F6E49E5" w14:textId="1C76FFC1" w:rsidR="00456C72" w:rsidRDefault="00456C72" w:rsidP="00080288">
      <w:pPr>
        <w:overflowPunct/>
        <w:autoSpaceDE/>
        <w:autoSpaceDN/>
        <w:adjustRightInd/>
        <w:spacing w:line="276" w:lineRule="auto"/>
        <w:textAlignment w:val="auto"/>
        <w:rPr>
          <w:rFonts w:ascii="Consolas" w:eastAsia="Calibri" w:hAnsi="Consolas" w:cs="Consolas"/>
          <w:sz w:val="14"/>
          <w:szCs w:val="14"/>
        </w:rPr>
      </w:pPr>
      <w:r>
        <w:rPr>
          <w:rFonts w:ascii="Consolas" w:eastAsia="Calibri" w:hAnsi="Consolas" w:cs="Consolas"/>
          <w:sz w:val="14"/>
          <w:szCs w:val="14"/>
        </w:rPr>
        <w:br w:type="page"/>
      </w:r>
    </w:p>
    <w:p w14:paraId="5487E1A7" w14:textId="77777777" w:rsidR="00B72D1A" w:rsidRPr="00B72D1A" w:rsidRDefault="00B72D1A" w:rsidP="00080288">
      <w:pPr>
        <w:overflowPunct/>
        <w:autoSpaceDE/>
        <w:autoSpaceDN/>
        <w:adjustRightInd/>
        <w:spacing w:line="276" w:lineRule="auto"/>
        <w:textAlignment w:val="auto"/>
        <w:rPr>
          <w:rFonts w:ascii="Consolas" w:eastAsia="Calibri" w:hAnsi="Consolas" w:cs="Consolas"/>
          <w:sz w:val="14"/>
          <w:szCs w:val="14"/>
        </w:rPr>
      </w:pPr>
    </w:p>
    <w:p w14:paraId="65159A99" w14:textId="480F14D6"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000</w:t>
      </w:r>
      <w:r>
        <w:rPr>
          <w:rFonts w:ascii="Consolas" w:eastAsia="Calibri" w:hAnsi="Consolas" w:cs="Consolas"/>
          <w:sz w:val="14"/>
          <w:szCs w:val="14"/>
        </w:rPr>
        <w:t xml:space="preserve">  TEMP </w:t>
      </w:r>
    </w:p>
    <w:p w14:paraId="08D8D992" w14:textId="49979A48"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001</w:t>
      </w:r>
      <w:r>
        <w:rPr>
          <w:rFonts w:ascii="Consolas" w:eastAsia="Calibri" w:hAnsi="Consolas" w:cs="Consolas"/>
          <w:sz w:val="14"/>
          <w:szCs w:val="14"/>
        </w:rPr>
        <w:t xml:space="preserve">  TEMP</w:t>
      </w:r>
    </w:p>
    <w:p w14:paraId="021F5E6E" w14:textId="5806880F"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002</w:t>
      </w:r>
      <w:r>
        <w:rPr>
          <w:rFonts w:ascii="Consolas" w:eastAsia="Calibri" w:hAnsi="Consolas" w:cs="Consolas"/>
          <w:sz w:val="14"/>
          <w:szCs w:val="14"/>
        </w:rPr>
        <w:t xml:space="preserve">  TEMP</w:t>
      </w:r>
    </w:p>
    <w:p w14:paraId="087651C5"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003</w:t>
      </w:r>
    </w:p>
    <w:p w14:paraId="3E2BA1B3"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004</w:t>
      </w:r>
    </w:p>
    <w:p w14:paraId="2AE7242A" w14:textId="0D9E815E"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005</w:t>
      </w:r>
      <w:r>
        <w:rPr>
          <w:rFonts w:ascii="Consolas" w:eastAsia="Calibri" w:hAnsi="Consolas" w:cs="Consolas"/>
          <w:sz w:val="14"/>
          <w:szCs w:val="14"/>
        </w:rPr>
        <w:t xml:space="preserve">  TEMP</w:t>
      </w:r>
    </w:p>
    <w:p w14:paraId="00632924" w14:textId="14D5A56E"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006</w:t>
      </w:r>
      <w:r>
        <w:rPr>
          <w:rFonts w:ascii="Consolas" w:eastAsia="Calibri" w:hAnsi="Consolas" w:cs="Consolas"/>
          <w:sz w:val="14"/>
          <w:szCs w:val="14"/>
        </w:rPr>
        <w:t xml:space="preserve">  TEMP</w:t>
      </w:r>
    </w:p>
    <w:p w14:paraId="772E014C" w14:textId="63381BDD"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007</w:t>
      </w:r>
      <w:r>
        <w:rPr>
          <w:rFonts w:ascii="Consolas" w:eastAsia="Calibri" w:hAnsi="Consolas" w:cs="Consolas"/>
          <w:sz w:val="14"/>
          <w:szCs w:val="14"/>
        </w:rPr>
        <w:t xml:space="preserve">  TEMP</w:t>
      </w:r>
    </w:p>
    <w:p w14:paraId="3AF4BBCB" w14:textId="7A91E23F"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008</w:t>
      </w:r>
      <w:r>
        <w:rPr>
          <w:rFonts w:ascii="Consolas" w:eastAsia="Calibri" w:hAnsi="Consolas" w:cs="Consolas"/>
          <w:sz w:val="14"/>
          <w:szCs w:val="14"/>
        </w:rPr>
        <w:t xml:space="preserve">  TEMP</w:t>
      </w:r>
    </w:p>
    <w:p w14:paraId="59D53449" w14:textId="49A1797B"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009</w:t>
      </w:r>
      <w:r>
        <w:rPr>
          <w:rFonts w:ascii="Consolas" w:eastAsia="Calibri" w:hAnsi="Consolas" w:cs="Consolas"/>
          <w:sz w:val="14"/>
          <w:szCs w:val="14"/>
        </w:rPr>
        <w:t xml:space="preserve">  TEMP</w:t>
      </w:r>
    </w:p>
    <w:p w14:paraId="6343B0AE" w14:textId="49354472"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010</w:t>
      </w:r>
      <w:r>
        <w:rPr>
          <w:rFonts w:ascii="Consolas" w:eastAsia="Calibri" w:hAnsi="Consolas" w:cs="Consolas"/>
          <w:sz w:val="14"/>
          <w:szCs w:val="14"/>
        </w:rPr>
        <w:t xml:space="preserve">  </w:t>
      </w:r>
      <w:r w:rsidR="000E6412">
        <w:rPr>
          <w:rFonts w:ascii="Consolas" w:eastAsia="Calibri" w:hAnsi="Consolas" w:cs="Consolas"/>
          <w:sz w:val="14"/>
          <w:szCs w:val="14"/>
        </w:rPr>
        <w:t>ETH Rx Control</w:t>
      </w:r>
    </w:p>
    <w:p w14:paraId="36DDED16" w14:textId="514C2D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011</w:t>
      </w:r>
      <w:r>
        <w:rPr>
          <w:rFonts w:ascii="Consolas" w:eastAsia="Calibri" w:hAnsi="Consolas" w:cs="Consolas"/>
          <w:sz w:val="14"/>
          <w:szCs w:val="14"/>
        </w:rPr>
        <w:t xml:space="preserve">  </w:t>
      </w:r>
      <w:r w:rsidR="000E6412">
        <w:rPr>
          <w:rFonts w:ascii="Consolas" w:eastAsia="Calibri" w:hAnsi="Consolas" w:cs="Consolas"/>
          <w:sz w:val="14"/>
          <w:szCs w:val="14"/>
        </w:rPr>
        <w:t>ETH Rx Byte swap</w:t>
      </w:r>
    </w:p>
    <w:p w14:paraId="7ADD31B7" w14:textId="103E79F9"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012</w:t>
      </w:r>
      <w:r>
        <w:rPr>
          <w:rFonts w:ascii="Consolas" w:eastAsia="Calibri" w:hAnsi="Consolas" w:cs="Consolas"/>
          <w:sz w:val="14"/>
          <w:szCs w:val="14"/>
        </w:rPr>
        <w:t xml:space="preserve">  </w:t>
      </w:r>
      <w:r w:rsidR="000E6412">
        <w:rPr>
          <w:rFonts w:ascii="Consolas" w:eastAsia="Calibri" w:hAnsi="Consolas" w:cs="Consolas"/>
          <w:sz w:val="14"/>
          <w:szCs w:val="14"/>
        </w:rPr>
        <w:t>ETH Rx Pack</w:t>
      </w:r>
    </w:p>
    <w:p w14:paraId="12C939B0" w14:textId="4860359E"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013</w:t>
      </w:r>
      <w:r>
        <w:rPr>
          <w:rFonts w:ascii="Consolas" w:eastAsia="Calibri" w:hAnsi="Consolas" w:cs="Consolas"/>
          <w:sz w:val="14"/>
          <w:szCs w:val="14"/>
        </w:rPr>
        <w:t xml:space="preserve">  </w:t>
      </w:r>
      <w:r w:rsidR="000E6412">
        <w:rPr>
          <w:rFonts w:ascii="Consolas" w:eastAsia="Calibri" w:hAnsi="Consolas" w:cs="Consolas"/>
          <w:sz w:val="14"/>
          <w:szCs w:val="14"/>
        </w:rPr>
        <w:t>ETH Rx CRC</w:t>
      </w:r>
    </w:p>
    <w:p w14:paraId="4CB6C052" w14:textId="2A770038"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014</w:t>
      </w:r>
      <w:r>
        <w:rPr>
          <w:rFonts w:ascii="Consolas" w:eastAsia="Calibri" w:hAnsi="Consolas" w:cs="Consolas"/>
          <w:sz w:val="14"/>
          <w:szCs w:val="14"/>
        </w:rPr>
        <w:t xml:space="preserve">  </w:t>
      </w:r>
      <w:r w:rsidR="000E6412">
        <w:rPr>
          <w:rFonts w:ascii="Consolas" w:eastAsia="Calibri" w:hAnsi="Consolas" w:cs="Consolas"/>
          <w:sz w:val="14"/>
          <w:szCs w:val="14"/>
        </w:rPr>
        <w:t>ETH Rx Frame</w:t>
      </w:r>
    </w:p>
    <w:p w14:paraId="19FCEA26" w14:textId="63660EDE"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015</w:t>
      </w:r>
      <w:r>
        <w:rPr>
          <w:rFonts w:ascii="Consolas" w:eastAsia="Calibri" w:hAnsi="Consolas" w:cs="Consolas"/>
          <w:sz w:val="14"/>
          <w:szCs w:val="14"/>
        </w:rPr>
        <w:t xml:space="preserve">  </w:t>
      </w:r>
      <w:r w:rsidR="000E6412">
        <w:rPr>
          <w:rFonts w:ascii="Consolas" w:eastAsia="Calibri" w:hAnsi="Consolas" w:cs="Consolas"/>
          <w:sz w:val="14"/>
          <w:szCs w:val="14"/>
        </w:rPr>
        <w:t>ETH Rx Parse</w:t>
      </w:r>
    </w:p>
    <w:p w14:paraId="16AF7DE9" w14:textId="4CDE56CB"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016</w:t>
      </w:r>
      <w:r>
        <w:rPr>
          <w:rFonts w:ascii="Consolas" w:eastAsia="Calibri" w:hAnsi="Consolas" w:cs="Consolas"/>
          <w:sz w:val="14"/>
          <w:szCs w:val="14"/>
        </w:rPr>
        <w:t xml:space="preserve">  </w:t>
      </w:r>
      <w:r w:rsidR="000E6412">
        <w:rPr>
          <w:rFonts w:ascii="Consolas" w:eastAsia="Calibri" w:hAnsi="Consolas" w:cs="Consolas"/>
          <w:sz w:val="14"/>
          <w:szCs w:val="14"/>
        </w:rPr>
        <w:t>ETH Rx Timing</w:t>
      </w:r>
    </w:p>
    <w:p w14:paraId="657E1FC5" w14:textId="33DB5F95"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017</w:t>
      </w:r>
      <w:r>
        <w:rPr>
          <w:rFonts w:ascii="Consolas" w:eastAsia="Calibri" w:hAnsi="Consolas" w:cs="Consolas"/>
          <w:sz w:val="14"/>
          <w:szCs w:val="14"/>
        </w:rPr>
        <w:t xml:space="preserve">  </w:t>
      </w:r>
      <w:r w:rsidR="000E6412">
        <w:rPr>
          <w:rFonts w:ascii="Consolas" w:eastAsia="Calibri" w:hAnsi="Consolas" w:cs="Consolas"/>
          <w:sz w:val="14"/>
          <w:szCs w:val="14"/>
        </w:rPr>
        <w:t xml:space="preserve">ETH Rx </w:t>
      </w:r>
      <w:r w:rsidR="00C04F58">
        <w:rPr>
          <w:rFonts w:ascii="Consolas" w:eastAsia="Calibri" w:hAnsi="Consolas" w:cs="Consolas"/>
          <w:sz w:val="14"/>
          <w:szCs w:val="14"/>
        </w:rPr>
        <w:t>Jitter buffer &amp; Clean</w:t>
      </w:r>
    </w:p>
    <w:p w14:paraId="3295B763"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p>
    <w:p w14:paraId="34A91D3E" w14:textId="52BE416B"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100</w:t>
      </w:r>
      <w:r>
        <w:rPr>
          <w:rFonts w:ascii="Consolas" w:eastAsia="Calibri" w:hAnsi="Consolas" w:cs="Consolas"/>
          <w:sz w:val="14"/>
          <w:szCs w:val="14"/>
        </w:rPr>
        <w:t xml:space="preserve">  TEMP</w:t>
      </w:r>
    </w:p>
    <w:p w14:paraId="56D3A9EA" w14:textId="67E088A0"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101</w:t>
      </w:r>
      <w:r>
        <w:rPr>
          <w:rFonts w:ascii="Consolas" w:eastAsia="Calibri" w:hAnsi="Consolas" w:cs="Consolas"/>
          <w:sz w:val="14"/>
          <w:szCs w:val="14"/>
        </w:rPr>
        <w:t xml:space="preserve">  TEMP</w:t>
      </w:r>
    </w:p>
    <w:p w14:paraId="112A6069" w14:textId="2BE64B6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102</w:t>
      </w:r>
      <w:r>
        <w:rPr>
          <w:rFonts w:ascii="Consolas" w:eastAsia="Calibri" w:hAnsi="Consolas" w:cs="Consolas"/>
          <w:sz w:val="14"/>
          <w:szCs w:val="14"/>
        </w:rPr>
        <w:t xml:space="preserve">  TEMP</w:t>
      </w:r>
    </w:p>
    <w:p w14:paraId="21C14CED" w14:textId="68AAE206"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Pr>
          <w:rFonts w:ascii="Consolas" w:eastAsia="Calibri" w:hAnsi="Consolas" w:cs="Consolas"/>
          <w:sz w:val="14"/>
          <w:szCs w:val="14"/>
        </w:rPr>
        <w:t xml:space="preserve"> </w:t>
      </w:r>
      <w:r w:rsidRPr="00B72D1A">
        <w:rPr>
          <w:rFonts w:ascii="Consolas" w:eastAsia="Calibri" w:hAnsi="Consolas" w:cs="Consolas"/>
          <w:sz w:val="14"/>
          <w:szCs w:val="14"/>
        </w:rPr>
        <w:t>103</w:t>
      </w:r>
      <w:r>
        <w:rPr>
          <w:rFonts w:ascii="Consolas" w:eastAsia="Calibri" w:hAnsi="Consolas" w:cs="Consolas"/>
          <w:sz w:val="14"/>
          <w:szCs w:val="14"/>
        </w:rPr>
        <w:t xml:space="preserve">  TEMP</w:t>
      </w:r>
    </w:p>
    <w:p w14:paraId="0FB0DD18" w14:textId="14D13249"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104</w:t>
      </w:r>
      <w:r>
        <w:rPr>
          <w:rFonts w:ascii="Consolas" w:eastAsia="Calibri" w:hAnsi="Consolas" w:cs="Consolas"/>
          <w:sz w:val="14"/>
          <w:szCs w:val="14"/>
        </w:rPr>
        <w:t xml:space="preserve">  TEMP</w:t>
      </w:r>
    </w:p>
    <w:p w14:paraId="0F1E8FA7" w14:textId="3882E932"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105</w:t>
      </w:r>
      <w:r>
        <w:rPr>
          <w:rFonts w:ascii="Consolas" w:eastAsia="Calibri" w:hAnsi="Consolas" w:cs="Consolas"/>
          <w:sz w:val="14"/>
          <w:szCs w:val="14"/>
        </w:rPr>
        <w:t xml:space="preserve">  TEMP</w:t>
      </w:r>
    </w:p>
    <w:p w14:paraId="2279BA68" w14:textId="1138F25E"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106</w:t>
      </w:r>
      <w:r>
        <w:rPr>
          <w:rFonts w:ascii="Consolas" w:eastAsia="Calibri" w:hAnsi="Consolas" w:cs="Consolas"/>
          <w:sz w:val="14"/>
          <w:szCs w:val="14"/>
        </w:rPr>
        <w:t xml:space="preserve">  TEMP</w:t>
      </w:r>
    </w:p>
    <w:p w14:paraId="32F0FF39" w14:textId="50B6B366"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107</w:t>
      </w:r>
      <w:r>
        <w:rPr>
          <w:rFonts w:ascii="Consolas" w:eastAsia="Calibri" w:hAnsi="Consolas" w:cs="Consolas"/>
          <w:sz w:val="14"/>
          <w:szCs w:val="14"/>
        </w:rPr>
        <w:t xml:space="preserve">  TEMP</w:t>
      </w:r>
    </w:p>
    <w:p w14:paraId="627C0692" w14:textId="0C0D3330"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108</w:t>
      </w:r>
      <w:r>
        <w:rPr>
          <w:rFonts w:ascii="Consolas" w:eastAsia="Calibri" w:hAnsi="Consolas" w:cs="Consolas"/>
          <w:sz w:val="14"/>
          <w:szCs w:val="14"/>
        </w:rPr>
        <w:t xml:space="preserve">  TEMP</w:t>
      </w:r>
    </w:p>
    <w:p w14:paraId="4B14F936" w14:textId="2CC02472"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109</w:t>
      </w:r>
      <w:r>
        <w:rPr>
          <w:rFonts w:ascii="Consolas" w:eastAsia="Calibri" w:hAnsi="Consolas" w:cs="Consolas"/>
          <w:sz w:val="14"/>
          <w:szCs w:val="14"/>
        </w:rPr>
        <w:t xml:space="preserve">  </w:t>
      </w:r>
      <w:r w:rsidR="000E6412">
        <w:rPr>
          <w:rFonts w:ascii="Consolas" w:eastAsia="Calibri" w:hAnsi="Consolas" w:cs="Consolas"/>
          <w:sz w:val="14"/>
          <w:szCs w:val="14"/>
        </w:rPr>
        <w:t>ETH Slave of DMA Nexus</w:t>
      </w:r>
    </w:p>
    <w:p w14:paraId="7EA97537" w14:textId="2EF5D335"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110</w:t>
      </w:r>
      <w:r>
        <w:rPr>
          <w:rFonts w:ascii="Consolas" w:eastAsia="Calibri" w:hAnsi="Consolas" w:cs="Consolas"/>
          <w:sz w:val="14"/>
          <w:szCs w:val="14"/>
        </w:rPr>
        <w:t xml:space="preserve">  </w:t>
      </w:r>
      <w:r w:rsidR="000E6412">
        <w:rPr>
          <w:rFonts w:ascii="Consolas" w:eastAsia="Calibri" w:hAnsi="Consolas" w:cs="Consolas"/>
          <w:sz w:val="14"/>
          <w:szCs w:val="14"/>
        </w:rPr>
        <w:t>ETH Master of DMA nexus</w:t>
      </w:r>
    </w:p>
    <w:p w14:paraId="4602AEB3" w14:textId="1753F020"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111</w:t>
      </w:r>
      <w:r>
        <w:rPr>
          <w:rFonts w:ascii="Consolas" w:eastAsia="Calibri" w:hAnsi="Consolas" w:cs="Consolas"/>
          <w:sz w:val="14"/>
          <w:szCs w:val="14"/>
        </w:rPr>
        <w:t xml:space="preserve">  </w:t>
      </w:r>
      <w:r w:rsidR="000E6412">
        <w:rPr>
          <w:rFonts w:ascii="Consolas" w:eastAsia="Calibri" w:hAnsi="Consolas" w:cs="Consolas"/>
          <w:sz w:val="14"/>
          <w:szCs w:val="14"/>
        </w:rPr>
        <w:t>ETH Tx Control</w:t>
      </w:r>
    </w:p>
    <w:p w14:paraId="6FF4DC45" w14:textId="39665B4A"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112</w:t>
      </w:r>
      <w:r>
        <w:rPr>
          <w:rFonts w:ascii="Consolas" w:eastAsia="Calibri" w:hAnsi="Consolas" w:cs="Consolas"/>
          <w:sz w:val="14"/>
          <w:szCs w:val="14"/>
        </w:rPr>
        <w:t xml:space="preserve">  </w:t>
      </w:r>
      <w:r w:rsidR="000E6412">
        <w:rPr>
          <w:rFonts w:ascii="Consolas" w:eastAsia="Calibri" w:hAnsi="Consolas" w:cs="Consolas"/>
          <w:sz w:val="14"/>
          <w:szCs w:val="14"/>
        </w:rPr>
        <w:t>ETH Wire **</w:t>
      </w:r>
    </w:p>
    <w:p w14:paraId="1FB33BB4" w14:textId="18A95D3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113</w:t>
      </w:r>
      <w:r>
        <w:rPr>
          <w:rFonts w:ascii="Consolas" w:eastAsia="Calibri" w:hAnsi="Consolas" w:cs="Consolas"/>
          <w:sz w:val="14"/>
          <w:szCs w:val="14"/>
        </w:rPr>
        <w:t xml:space="preserve">  </w:t>
      </w:r>
      <w:r w:rsidR="000E6412">
        <w:rPr>
          <w:rFonts w:ascii="Consolas" w:eastAsia="Calibri" w:hAnsi="Consolas" w:cs="Consolas"/>
          <w:sz w:val="14"/>
          <w:szCs w:val="14"/>
        </w:rPr>
        <w:t>ETH Tx Unpack</w:t>
      </w:r>
    </w:p>
    <w:p w14:paraId="3A062CF3" w14:textId="7C173EFE"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114</w:t>
      </w:r>
      <w:r>
        <w:rPr>
          <w:rFonts w:ascii="Consolas" w:eastAsia="Calibri" w:hAnsi="Consolas" w:cs="Consolas"/>
          <w:sz w:val="14"/>
          <w:szCs w:val="14"/>
        </w:rPr>
        <w:t xml:space="preserve">  </w:t>
      </w:r>
      <w:r w:rsidR="000E6412">
        <w:rPr>
          <w:rFonts w:ascii="Consolas" w:eastAsia="Calibri" w:hAnsi="Consolas" w:cs="Consolas"/>
          <w:sz w:val="14"/>
          <w:szCs w:val="14"/>
        </w:rPr>
        <w:t>ETH Tx CRC</w:t>
      </w:r>
    </w:p>
    <w:p w14:paraId="19F747D6" w14:textId="6D6B83ED"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115</w:t>
      </w:r>
      <w:r>
        <w:rPr>
          <w:rFonts w:ascii="Consolas" w:eastAsia="Calibri" w:hAnsi="Consolas" w:cs="Consolas"/>
          <w:sz w:val="14"/>
          <w:szCs w:val="14"/>
        </w:rPr>
        <w:t xml:space="preserve">  </w:t>
      </w:r>
      <w:r w:rsidR="000E6412">
        <w:rPr>
          <w:rFonts w:ascii="Consolas" w:eastAsia="Calibri" w:hAnsi="Consolas" w:cs="Consolas"/>
          <w:sz w:val="14"/>
          <w:szCs w:val="14"/>
        </w:rPr>
        <w:t>ETH Link States</w:t>
      </w:r>
    </w:p>
    <w:p w14:paraId="3E8BA340" w14:textId="187B1228"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116</w:t>
      </w:r>
      <w:r>
        <w:rPr>
          <w:rFonts w:ascii="Consolas" w:eastAsia="Calibri" w:hAnsi="Consolas" w:cs="Consolas"/>
          <w:sz w:val="14"/>
          <w:szCs w:val="14"/>
        </w:rPr>
        <w:t xml:space="preserve">  </w:t>
      </w:r>
      <w:r w:rsidR="000E6412">
        <w:rPr>
          <w:rFonts w:ascii="Consolas" w:eastAsia="Calibri" w:hAnsi="Consolas" w:cs="Consolas"/>
          <w:sz w:val="14"/>
          <w:szCs w:val="14"/>
        </w:rPr>
        <w:t>ETH Wire **</w:t>
      </w:r>
    </w:p>
    <w:p w14:paraId="0E02A52C" w14:textId="137BA038"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117</w:t>
      </w:r>
      <w:r>
        <w:rPr>
          <w:rFonts w:ascii="Consolas" w:eastAsia="Calibri" w:hAnsi="Consolas" w:cs="Consolas"/>
          <w:sz w:val="14"/>
          <w:szCs w:val="14"/>
        </w:rPr>
        <w:t xml:space="preserve">  </w:t>
      </w:r>
      <w:r w:rsidR="000E6412">
        <w:rPr>
          <w:rFonts w:ascii="Consolas" w:eastAsia="Calibri" w:hAnsi="Consolas" w:cs="Consolas"/>
          <w:sz w:val="14"/>
          <w:szCs w:val="14"/>
        </w:rPr>
        <w:t>ETH Rx Pin</w:t>
      </w:r>
    </w:p>
    <w:p w14:paraId="16873113"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p>
    <w:p w14:paraId="5B726032" w14:textId="7EADE75A"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200</w:t>
      </w:r>
      <w:r>
        <w:rPr>
          <w:rFonts w:ascii="Consolas" w:eastAsia="Calibri" w:hAnsi="Consolas" w:cs="Consolas"/>
          <w:sz w:val="14"/>
          <w:szCs w:val="14"/>
        </w:rPr>
        <w:t xml:space="preserve">  TEMP</w:t>
      </w:r>
    </w:p>
    <w:p w14:paraId="4DE14424" w14:textId="70916C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201</w:t>
      </w:r>
      <w:r>
        <w:rPr>
          <w:rFonts w:ascii="Consolas" w:eastAsia="Calibri" w:hAnsi="Consolas" w:cs="Consolas"/>
          <w:sz w:val="14"/>
          <w:szCs w:val="14"/>
        </w:rPr>
        <w:t xml:space="preserve">  TEMP</w:t>
      </w:r>
    </w:p>
    <w:p w14:paraId="55FFFB15"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202</w:t>
      </w:r>
    </w:p>
    <w:p w14:paraId="585044F2"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203</w:t>
      </w:r>
    </w:p>
    <w:p w14:paraId="1A71DC78" w14:textId="15FB0C5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204</w:t>
      </w:r>
      <w:r>
        <w:rPr>
          <w:rFonts w:ascii="Consolas" w:eastAsia="Calibri" w:hAnsi="Consolas" w:cs="Consolas"/>
          <w:sz w:val="14"/>
          <w:szCs w:val="14"/>
        </w:rPr>
        <w:t xml:space="preserve">  TEMP</w:t>
      </w:r>
    </w:p>
    <w:p w14:paraId="1D23B84B" w14:textId="5B1529DD"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205</w:t>
      </w:r>
      <w:r>
        <w:rPr>
          <w:rFonts w:ascii="Consolas" w:eastAsia="Calibri" w:hAnsi="Consolas" w:cs="Consolas"/>
          <w:sz w:val="14"/>
          <w:szCs w:val="14"/>
        </w:rPr>
        <w:t xml:space="preserve">  TEMP</w:t>
      </w:r>
    </w:p>
    <w:p w14:paraId="7E61E0C5" w14:textId="55F3EF55"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206</w:t>
      </w:r>
      <w:r>
        <w:rPr>
          <w:rFonts w:ascii="Consolas" w:eastAsia="Calibri" w:hAnsi="Consolas" w:cs="Consolas"/>
          <w:sz w:val="14"/>
          <w:szCs w:val="14"/>
        </w:rPr>
        <w:t xml:space="preserve">  TEMP</w:t>
      </w:r>
    </w:p>
    <w:p w14:paraId="0BF8E95E" w14:textId="0A3166E0"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207</w:t>
      </w:r>
      <w:r>
        <w:rPr>
          <w:rFonts w:ascii="Consolas" w:eastAsia="Calibri" w:hAnsi="Consolas" w:cs="Consolas"/>
          <w:sz w:val="14"/>
          <w:szCs w:val="14"/>
        </w:rPr>
        <w:t xml:space="preserve">  TEMP</w:t>
      </w:r>
    </w:p>
    <w:p w14:paraId="671D821A" w14:textId="24444E6F"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208</w:t>
      </w:r>
      <w:r>
        <w:rPr>
          <w:rFonts w:ascii="Consolas" w:eastAsia="Calibri" w:hAnsi="Consolas" w:cs="Consolas"/>
          <w:sz w:val="14"/>
          <w:szCs w:val="14"/>
        </w:rPr>
        <w:t xml:space="preserve">  TEMP</w:t>
      </w:r>
    </w:p>
    <w:p w14:paraId="7215202B"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209</w:t>
      </w:r>
    </w:p>
    <w:p w14:paraId="2F801413"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210</w:t>
      </w:r>
    </w:p>
    <w:p w14:paraId="5F8ED985"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211</w:t>
      </w:r>
    </w:p>
    <w:p w14:paraId="063B9B23"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212</w:t>
      </w:r>
    </w:p>
    <w:p w14:paraId="37BB3CB2"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213</w:t>
      </w:r>
    </w:p>
    <w:p w14:paraId="25144E3C" w14:textId="45E8C685"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214</w:t>
      </w:r>
      <w:r w:rsidR="00395EB1">
        <w:rPr>
          <w:rFonts w:ascii="Consolas" w:eastAsia="Calibri" w:hAnsi="Consolas" w:cs="Consolas"/>
          <w:sz w:val="14"/>
          <w:szCs w:val="14"/>
        </w:rPr>
        <w:t xml:space="preserve">  </w:t>
      </w:r>
      <w:r w:rsidR="000E6412">
        <w:rPr>
          <w:rFonts w:ascii="Consolas" w:eastAsia="Calibri" w:hAnsi="Consolas" w:cs="Consolas"/>
          <w:sz w:val="14"/>
          <w:szCs w:val="14"/>
        </w:rPr>
        <w:t>ETH Tx Delay</w:t>
      </w:r>
    </w:p>
    <w:p w14:paraId="170A17E9" w14:textId="4CD01AB6"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215</w:t>
      </w:r>
      <w:r w:rsidR="00395EB1">
        <w:rPr>
          <w:rFonts w:ascii="Consolas" w:eastAsia="Calibri" w:hAnsi="Consolas" w:cs="Consolas"/>
          <w:sz w:val="14"/>
          <w:szCs w:val="14"/>
        </w:rPr>
        <w:t xml:space="preserve">  </w:t>
      </w:r>
      <w:r w:rsidR="000E6412">
        <w:rPr>
          <w:rFonts w:ascii="Consolas" w:eastAsia="Calibri" w:hAnsi="Consolas" w:cs="Consolas"/>
          <w:sz w:val="14"/>
          <w:szCs w:val="14"/>
        </w:rPr>
        <w:t>ETH Negotiation</w:t>
      </w:r>
    </w:p>
    <w:p w14:paraId="7943FD63"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216</w:t>
      </w:r>
    </w:p>
    <w:p w14:paraId="41ED9D0E" w14:textId="1B12D5B6"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217</w:t>
      </w:r>
      <w:r w:rsidR="00395EB1">
        <w:rPr>
          <w:rFonts w:ascii="Consolas" w:eastAsia="Calibri" w:hAnsi="Consolas" w:cs="Consolas"/>
          <w:sz w:val="14"/>
          <w:szCs w:val="14"/>
        </w:rPr>
        <w:t xml:space="preserve">  </w:t>
      </w:r>
      <w:r w:rsidR="000E6412">
        <w:rPr>
          <w:rFonts w:ascii="Consolas" w:eastAsia="Calibri" w:hAnsi="Consolas" w:cs="Consolas"/>
          <w:sz w:val="14"/>
          <w:szCs w:val="14"/>
        </w:rPr>
        <w:t>ETH Rx Pull-down</w:t>
      </w:r>
      <w:r w:rsidR="00395EB1">
        <w:rPr>
          <w:rFonts w:ascii="Consolas" w:eastAsia="Calibri" w:hAnsi="Consolas" w:cs="Consolas"/>
          <w:sz w:val="14"/>
          <w:szCs w:val="14"/>
        </w:rPr>
        <w:br w:type="column"/>
      </w:r>
    </w:p>
    <w:p w14:paraId="53AF0CA2" w14:textId="0A6079D3"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300</w:t>
      </w:r>
      <w:r w:rsidR="00395EB1">
        <w:rPr>
          <w:rFonts w:ascii="Consolas" w:eastAsia="Calibri" w:hAnsi="Consolas" w:cs="Consolas"/>
          <w:sz w:val="14"/>
          <w:szCs w:val="14"/>
        </w:rPr>
        <w:t xml:space="preserve">  TEMP</w:t>
      </w:r>
    </w:p>
    <w:p w14:paraId="7D8487ED" w14:textId="322E45A1"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301</w:t>
      </w:r>
      <w:r w:rsidR="00395EB1">
        <w:rPr>
          <w:rFonts w:ascii="Consolas" w:eastAsia="Calibri" w:hAnsi="Consolas" w:cs="Consolas"/>
          <w:sz w:val="14"/>
          <w:szCs w:val="14"/>
        </w:rPr>
        <w:t xml:space="preserve">  TEMP</w:t>
      </w:r>
    </w:p>
    <w:p w14:paraId="605F9092"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302</w:t>
      </w:r>
    </w:p>
    <w:p w14:paraId="4D3A2C72"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303</w:t>
      </w:r>
    </w:p>
    <w:p w14:paraId="4BC7F179" w14:textId="3432113F"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304</w:t>
      </w:r>
      <w:r w:rsidR="00395EB1">
        <w:rPr>
          <w:rFonts w:ascii="Consolas" w:eastAsia="Calibri" w:hAnsi="Consolas" w:cs="Consolas"/>
          <w:sz w:val="14"/>
          <w:szCs w:val="14"/>
        </w:rPr>
        <w:t xml:space="preserve">  TEMP</w:t>
      </w:r>
    </w:p>
    <w:p w14:paraId="5087838D"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305</w:t>
      </w:r>
    </w:p>
    <w:p w14:paraId="79CE94D5"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306</w:t>
      </w:r>
    </w:p>
    <w:p w14:paraId="05309CB4"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307</w:t>
      </w:r>
    </w:p>
    <w:p w14:paraId="34F85977"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308</w:t>
      </w:r>
    </w:p>
    <w:p w14:paraId="368D0D49"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309</w:t>
      </w:r>
    </w:p>
    <w:p w14:paraId="5C43884D"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310</w:t>
      </w:r>
    </w:p>
    <w:p w14:paraId="25D0E98F"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311</w:t>
      </w:r>
    </w:p>
    <w:p w14:paraId="5A9CE8E4"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312</w:t>
      </w:r>
    </w:p>
    <w:p w14:paraId="509F59C7"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313</w:t>
      </w:r>
    </w:p>
    <w:p w14:paraId="0C44172A" w14:textId="41D6FCE4"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314</w:t>
      </w:r>
      <w:r w:rsidR="00395EB1">
        <w:rPr>
          <w:rFonts w:ascii="Consolas" w:eastAsia="Calibri" w:hAnsi="Consolas" w:cs="Consolas"/>
          <w:sz w:val="14"/>
          <w:szCs w:val="14"/>
        </w:rPr>
        <w:t xml:space="preserve">  </w:t>
      </w:r>
      <w:r w:rsidR="000E6412">
        <w:rPr>
          <w:rFonts w:ascii="Consolas" w:eastAsia="Calibri" w:hAnsi="Consolas" w:cs="Consolas"/>
          <w:sz w:val="14"/>
          <w:szCs w:val="14"/>
        </w:rPr>
        <w:t>ETH Tx Framing</w:t>
      </w:r>
    </w:p>
    <w:p w14:paraId="2B396101" w14:textId="561C3C9F"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315</w:t>
      </w:r>
      <w:r w:rsidR="00395EB1">
        <w:rPr>
          <w:rFonts w:ascii="Consolas" w:eastAsia="Calibri" w:hAnsi="Consolas" w:cs="Consolas"/>
          <w:sz w:val="14"/>
          <w:szCs w:val="14"/>
        </w:rPr>
        <w:t xml:space="preserve">  </w:t>
      </w:r>
      <w:r w:rsidR="000E6412">
        <w:rPr>
          <w:rFonts w:ascii="Consolas" w:eastAsia="Calibri" w:hAnsi="Consolas" w:cs="Consolas"/>
          <w:sz w:val="14"/>
          <w:szCs w:val="14"/>
        </w:rPr>
        <w:t>ETH Tx Mux</w:t>
      </w:r>
    </w:p>
    <w:p w14:paraId="534B266C" w14:textId="26C8FDB3"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316</w:t>
      </w:r>
      <w:r w:rsidR="00395EB1">
        <w:rPr>
          <w:rFonts w:ascii="Consolas" w:eastAsia="Calibri" w:hAnsi="Consolas" w:cs="Consolas"/>
          <w:sz w:val="14"/>
          <w:szCs w:val="14"/>
        </w:rPr>
        <w:t xml:space="preserve">  </w:t>
      </w:r>
      <w:r w:rsidR="000E6412">
        <w:rPr>
          <w:rFonts w:ascii="Consolas" w:eastAsia="Calibri" w:hAnsi="Consolas" w:cs="Consolas"/>
          <w:sz w:val="14"/>
          <w:szCs w:val="14"/>
        </w:rPr>
        <w:t>ETH Wire **</w:t>
      </w:r>
    </w:p>
    <w:p w14:paraId="050DECE2" w14:textId="35D2E653"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317</w:t>
      </w:r>
      <w:r w:rsidR="00395EB1">
        <w:rPr>
          <w:rFonts w:ascii="Consolas" w:eastAsia="Calibri" w:hAnsi="Consolas" w:cs="Consolas"/>
          <w:sz w:val="14"/>
          <w:szCs w:val="14"/>
        </w:rPr>
        <w:t xml:space="preserve">  </w:t>
      </w:r>
      <w:r w:rsidR="000E6412">
        <w:rPr>
          <w:rFonts w:ascii="Consolas" w:eastAsia="Calibri" w:hAnsi="Consolas" w:cs="Consolas"/>
          <w:sz w:val="14"/>
          <w:szCs w:val="14"/>
        </w:rPr>
        <w:t>ETH Tx Pin</w:t>
      </w:r>
    </w:p>
    <w:p w14:paraId="02453FF2"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p>
    <w:p w14:paraId="35B2CFFA" w14:textId="719A3E6A"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400</w:t>
      </w:r>
      <w:r w:rsidR="00395EB1">
        <w:rPr>
          <w:rFonts w:ascii="Consolas" w:eastAsia="Calibri" w:hAnsi="Consolas" w:cs="Consolas"/>
          <w:sz w:val="14"/>
          <w:szCs w:val="14"/>
        </w:rPr>
        <w:t xml:space="preserve">  TEMP</w:t>
      </w:r>
    </w:p>
    <w:p w14:paraId="27E171FB" w14:textId="45595F1F"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401</w:t>
      </w:r>
      <w:r w:rsidR="00395EB1">
        <w:rPr>
          <w:rFonts w:ascii="Consolas" w:eastAsia="Calibri" w:hAnsi="Consolas" w:cs="Consolas"/>
          <w:sz w:val="14"/>
          <w:szCs w:val="14"/>
        </w:rPr>
        <w:t xml:space="preserve">  TEMP</w:t>
      </w:r>
    </w:p>
    <w:p w14:paraId="0EDE7198"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402</w:t>
      </w:r>
    </w:p>
    <w:p w14:paraId="06B88BAB"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403</w:t>
      </w:r>
    </w:p>
    <w:p w14:paraId="70D2E27B" w14:textId="10A2F06C"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404</w:t>
      </w:r>
      <w:r w:rsidR="00395EB1">
        <w:rPr>
          <w:rFonts w:ascii="Consolas" w:eastAsia="Calibri" w:hAnsi="Consolas" w:cs="Consolas"/>
          <w:sz w:val="14"/>
          <w:szCs w:val="14"/>
        </w:rPr>
        <w:t xml:space="preserve">  TEMP</w:t>
      </w:r>
    </w:p>
    <w:p w14:paraId="65476DD6"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405</w:t>
      </w:r>
    </w:p>
    <w:p w14:paraId="004D8CFA"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406</w:t>
      </w:r>
    </w:p>
    <w:p w14:paraId="3A260B51"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407</w:t>
      </w:r>
    </w:p>
    <w:p w14:paraId="608CFA9E"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408</w:t>
      </w:r>
    </w:p>
    <w:p w14:paraId="1B775F9C"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409</w:t>
      </w:r>
    </w:p>
    <w:p w14:paraId="4D9B9FD7"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410</w:t>
      </w:r>
    </w:p>
    <w:p w14:paraId="664FCF79"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411</w:t>
      </w:r>
    </w:p>
    <w:p w14:paraId="1ED74307"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412</w:t>
      </w:r>
    </w:p>
    <w:p w14:paraId="433336DD"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413</w:t>
      </w:r>
    </w:p>
    <w:p w14:paraId="1ECC9587"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414</w:t>
      </w:r>
    </w:p>
    <w:p w14:paraId="29911C55" w14:textId="5B6083DD"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415</w:t>
      </w:r>
      <w:r w:rsidR="00395EB1">
        <w:rPr>
          <w:rFonts w:ascii="Consolas" w:eastAsia="Calibri" w:hAnsi="Consolas" w:cs="Consolas"/>
          <w:sz w:val="14"/>
          <w:szCs w:val="14"/>
        </w:rPr>
        <w:t xml:space="preserve">  TEMP</w:t>
      </w:r>
      <w:r w:rsidR="006217BF">
        <w:rPr>
          <w:rFonts w:ascii="Consolas" w:eastAsia="Calibri" w:hAnsi="Consolas" w:cs="Consolas"/>
          <w:sz w:val="14"/>
          <w:szCs w:val="14"/>
        </w:rPr>
        <w:t xml:space="preserve"> XTAL Start control</w:t>
      </w:r>
    </w:p>
    <w:p w14:paraId="3EF8BCE0" w14:textId="0AB4EF96"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416</w:t>
      </w:r>
      <w:r w:rsidR="00395EB1">
        <w:rPr>
          <w:rFonts w:ascii="Consolas" w:eastAsia="Calibri" w:hAnsi="Consolas" w:cs="Consolas"/>
          <w:sz w:val="14"/>
          <w:szCs w:val="14"/>
        </w:rPr>
        <w:t xml:space="preserve">  TEMP</w:t>
      </w:r>
      <w:r w:rsidR="0098282C">
        <w:rPr>
          <w:rFonts w:ascii="Consolas" w:eastAsia="Calibri" w:hAnsi="Consolas" w:cs="Consolas"/>
          <w:sz w:val="14"/>
          <w:szCs w:val="14"/>
        </w:rPr>
        <w:t xml:space="preserve"> XTAL </w:t>
      </w:r>
      <w:r w:rsidR="006217BF">
        <w:rPr>
          <w:rFonts w:ascii="Consolas" w:eastAsia="Calibri" w:hAnsi="Consolas" w:cs="Consolas"/>
          <w:sz w:val="14"/>
          <w:szCs w:val="14"/>
        </w:rPr>
        <w:t>Sequencer</w:t>
      </w:r>
    </w:p>
    <w:p w14:paraId="6772A89A" w14:textId="220EBB03"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417</w:t>
      </w:r>
      <w:r w:rsidR="00395EB1">
        <w:rPr>
          <w:rFonts w:ascii="Consolas" w:eastAsia="Calibri" w:hAnsi="Consolas" w:cs="Consolas"/>
          <w:sz w:val="14"/>
          <w:szCs w:val="14"/>
        </w:rPr>
        <w:t xml:space="preserve">  </w:t>
      </w:r>
      <w:r w:rsidR="000B2086">
        <w:rPr>
          <w:rFonts w:ascii="Consolas" w:eastAsia="Calibri" w:hAnsi="Consolas" w:cs="Consolas"/>
          <w:sz w:val="14"/>
          <w:szCs w:val="14"/>
        </w:rPr>
        <w:t>ETH Passive TX Oscillator</w:t>
      </w:r>
    </w:p>
    <w:p w14:paraId="34BB03DF"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p>
    <w:p w14:paraId="05905962" w14:textId="6F3AF0D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500</w:t>
      </w:r>
      <w:r w:rsidR="00395EB1">
        <w:rPr>
          <w:rFonts w:ascii="Consolas" w:eastAsia="Calibri" w:hAnsi="Consolas" w:cs="Consolas"/>
          <w:sz w:val="14"/>
          <w:szCs w:val="14"/>
        </w:rPr>
        <w:t xml:space="preserve">  TEMP</w:t>
      </w:r>
    </w:p>
    <w:p w14:paraId="0DC1B023" w14:textId="4336513B"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501</w:t>
      </w:r>
      <w:r w:rsidR="00395EB1">
        <w:rPr>
          <w:rFonts w:ascii="Consolas" w:eastAsia="Calibri" w:hAnsi="Consolas" w:cs="Consolas"/>
          <w:sz w:val="14"/>
          <w:szCs w:val="14"/>
        </w:rPr>
        <w:t xml:space="preserve">  TEMP</w:t>
      </w:r>
    </w:p>
    <w:p w14:paraId="5A8EF6A5"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502</w:t>
      </w:r>
    </w:p>
    <w:p w14:paraId="3999002B"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503</w:t>
      </w:r>
    </w:p>
    <w:p w14:paraId="3DA83E7F" w14:textId="15D71848"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504</w:t>
      </w:r>
      <w:r w:rsidR="00395EB1">
        <w:rPr>
          <w:rFonts w:ascii="Consolas" w:eastAsia="Calibri" w:hAnsi="Consolas" w:cs="Consolas"/>
          <w:sz w:val="14"/>
          <w:szCs w:val="14"/>
        </w:rPr>
        <w:t xml:space="preserve">  TEMP</w:t>
      </w:r>
    </w:p>
    <w:p w14:paraId="7A7275E9"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505</w:t>
      </w:r>
    </w:p>
    <w:p w14:paraId="14225B71"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506</w:t>
      </w:r>
    </w:p>
    <w:p w14:paraId="051AB1D5"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507</w:t>
      </w:r>
    </w:p>
    <w:p w14:paraId="6C24D932"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508</w:t>
      </w:r>
    </w:p>
    <w:p w14:paraId="5CAD426E"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509</w:t>
      </w:r>
    </w:p>
    <w:p w14:paraId="7DDA6C1F"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510</w:t>
      </w:r>
    </w:p>
    <w:p w14:paraId="3F72CC42"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511</w:t>
      </w:r>
    </w:p>
    <w:p w14:paraId="3212E881"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512</w:t>
      </w:r>
    </w:p>
    <w:p w14:paraId="1A6E5F41"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513</w:t>
      </w:r>
    </w:p>
    <w:p w14:paraId="1748F18B"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514</w:t>
      </w:r>
    </w:p>
    <w:p w14:paraId="64672C6C"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515</w:t>
      </w:r>
    </w:p>
    <w:p w14:paraId="65201DA6"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516</w:t>
      </w:r>
    </w:p>
    <w:p w14:paraId="521C3BEE" w14:textId="45022E41"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517</w:t>
      </w:r>
      <w:r w:rsidR="00395EB1">
        <w:rPr>
          <w:rFonts w:ascii="Consolas" w:eastAsia="Calibri" w:hAnsi="Consolas" w:cs="Consolas"/>
          <w:sz w:val="14"/>
          <w:szCs w:val="14"/>
        </w:rPr>
        <w:t xml:space="preserve">  TEMP </w:t>
      </w:r>
      <w:proofErr w:type="spellStart"/>
      <w:r w:rsidR="009E645C">
        <w:rPr>
          <w:rFonts w:ascii="Consolas" w:eastAsia="Calibri" w:hAnsi="Consolas" w:cs="Consolas"/>
          <w:sz w:val="14"/>
          <w:szCs w:val="14"/>
        </w:rPr>
        <w:t>Xtal</w:t>
      </w:r>
      <w:proofErr w:type="spellEnd"/>
      <w:r w:rsidR="009E645C">
        <w:rPr>
          <w:rFonts w:ascii="Consolas" w:eastAsia="Calibri" w:hAnsi="Consolas" w:cs="Consolas"/>
          <w:sz w:val="14"/>
          <w:szCs w:val="14"/>
        </w:rPr>
        <w:t xml:space="preserve"> </w:t>
      </w:r>
      <w:proofErr w:type="spellStart"/>
      <w:r w:rsidR="009E645C">
        <w:rPr>
          <w:rFonts w:ascii="Consolas" w:eastAsia="Calibri" w:hAnsi="Consolas" w:cs="Consolas"/>
          <w:sz w:val="14"/>
          <w:szCs w:val="14"/>
        </w:rPr>
        <w:t>Osc</w:t>
      </w:r>
      <w:proofErr w:type="spellEnd"/>
      <w:r w:rsidR="009E645C">
        <w:rPr>
          <w:rFonts w:ascii="Consolas" w:eastAsia="Calibri" w:hAnsi="Consolas" w:cs="Consolas"/>
          <w:sz w:val="14"/>
          <w:szCs w:val="14"/>
        </w:rPr>
        <w:t xml:space="preserve"> </w:t>
      </w:r>
      <w:r w:rsidR="00395EB1">
        <w:rPr>
          <w:rFonts w:ascii="Consolas" w:eastAsia="Calibri" w:hAnsi="Consolas" w:cs="Consolas"/>
          <w:sz w:val="14"/>
          <w:szCs w:val="14"/>
        </w:rPr>
        <w:br w:type="column"/>
      </w:r>
    </w:p>
    <w:p w14:paraId="2033EF7B" w14:textId="269FDA4D"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600</w:t>
      </w:r>
      <w:r w:rsidR="00395EB1">
        <w:rPr>
          <w:rFonts w:ascii="Consolas" w:eastAsia="Calibri" w:hAnsi="Consolas" w:cs="Consolas"/>
          <w:sz w:val="14"/>
          <w:szCs w:val="14"/>
        </w:rPr>
        <w:t xml:space="preserve">  TEMP</w:t>
      </w:r>
    </w:p>
    <w:p w14:paraId="0377093E" w14:textId="5D869210"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601</w:t>
      </w:r>
      <w:r w:rsidR="00395EB1">
        <w:rPr>
          <w:rFonts w:ascii="Consolas" w:eastAsia="Calibri" w:hAnsi="Consolas" w:cs="Consolas"/>
          <w:sz w:val="14"/>
          <w:szCs w:val="14"/>
        </w:rPr>
        <w:t xml:space="preserve">  TEMP</w:t>
      </w:r>
    </w:p>
    <w:p w14:paraId="08AA54E9" w14:textId="0E9E64B4"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602</w:t>
      </w:r>
      <w:r w:rsidR="00395EB1">
        <w:rPr>
          <w:rFonts w:ascii="Consolas" w:eastAsia="Calibri" w:hAnsi="Consolas" w:cs="Consolas"/>
          <w:sz w:val="14"/>
          <w:szCs w:val="14"/>
        </w:rPr>
        <w:t xml:space="preserve">  TEMP</w:t>
      </w:r>
    </w:p>
    <w:p w14:paraId="098829C4" w14:textId="6D8A0EA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603</w:t>
      </w:r>
      <w:r w:rsidR="00395EB1">
        <w:rPr>
          <w:rFonts w:ascii="Consolas" w:eastAsia="Calibri" w:hAnsi="Consolas" w:cs="Consolas"/>
          <w:sz w:val="14"/>
          <w:szCs w:val="14"/>
        </w:rPr>
        <w:t xml:space="preserve">  TEMP</w:t>
      </w:r>
    </w:p>
    <w:p w14:paraId="47B703BE" w14:textId="6460FE86"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604</w:t>
      </w:r>
      <w:r w:rsidR="00395EB1">
        <w:rPr>
          <w:rFonts w:ascii="Consolas" w:eastAsia="Calibri" w:hAnsi="Consolas" w:cs="Consolas"/>
          <w:sz w:val="14"/>
          <w:szCs w:val="14"/>
        </w:rPr>
        <w:t xml:space="preserve">  TEMP</w:t>
      </w:r>
    </w:p>
    <w:p w14:paraId="53176B0F" w14:textId="78113D35"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605</w:t>
      </w:r>
      <w:r w:rsidR="00395EB1">
        <w:rPr>
          <w:rFonts w:ascii="Consolas" w:eastAsia="Calibri" w:hAnsi="Consolas" w:cs="Consolas"/>
          <w:sz w:val="14"/>
          <w:szCs w:val="14"/>
        </w:rPr>
        <w:t xml:space="preserve">  TEMP</w:t>
      </w:r>
    </w:p>
    <w:p w14:paraId="447312E3"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606</w:t>
      </w:r>
    </w:p>
    <w:p w14:paraId="0DA872A6"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607</w:t>
      </w:r>
    </w:p>
    <w:p w14:paraId="1242F82A"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608</w:t>
      </w:r>
    </w:p>
    <w:p w14:paraId="2E371D07"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609</w:t>
      </w:r>
    </w:p>
    <w:p w14:paraId="1361711C"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610</w:t>
      </w:r>
    </w:p>
    <w:p w14:paraId="1C3CF14D"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611</w:t>
      </w:r>
    </w:p>
    <w:p w14:paraId="6901DE4D"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612</w:t>
      </w:r>
    </w:p>
    <w:p w14:paraId="07BA2D2E"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613</w:t>
      </w:r>
    </w:p>
    <w:p w14:paraId="0C640532"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614</w:t>
      </w:r>
    </w:p>
    <w:p w14:paraId="74280D94"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615</w:t>
      </w:r>
    </w:p>
    <w:p w14:paraId="3F9DCC5E" w14:textId="31B60446"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616</w:t>
      </w:r>
      <w:r w:rsidR="00395EB1">
        <w:rPr>
          <w:rFonts w:ascii="Consolas" w:eastAsia="Calibri" w:hAnsi="Consolas" w:cs="Consolas"/>
          <w:sz w:val="14"/>
          <w:szCs w:val="14"/>
        </w:rPr>
        <w:t xml:space="preserve">  </w:t>
      </w:r>
      <w:r w:rsidR="000E6412">
        <w:rPr>
          <w:rFonts w:ascii="Consolas" w:eastAsia="Calibri" w:hAnsi="Consolas" w:cs="Consolas"/>
          <w:sz w:val="14"/>
          <w:szCs w:val="14"/>
        </w:rPr>
        <w:t xml:space="preserve">ETH/CLK </w:t>
      </w:r>
      <w:proofErr w:type="spellStart"/>
      <w:r w:rsidR="000E6412">
        <w:rPr>
          <w:rFonts w:ascii="Consolas" w:eastAsia="Calibri" w:hAnsi="Consolas" w:cs="Consolas"/>
          <w:sz w:val="14"/>
          <w:szCs w:val="14"/>
        </w:rPr>
        <w:t>Osc</w:t>
      </w:r>
      <w:proofErr w:type="spellEnd"/>
      <w:r w:rsidR="000E6412">
        <w:rPr>
          <w:rFonts w:ascii="Consolas" w:eastAsia="Calibri" w:hAnsi="Consolas" w:cs="Consolas"/>
          <w:sz w:val="14"/>
          <w:szCs w:val="14"/>
        </w:rPr>
        <w:t xml:space="preserve"> Agent</w:t>
      </w:r>
    </w:p>
    <w:p w14:paraId="23B617AE" w14:textId="169DEB5F"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617</w:t>
      </w:r>
      <w:r w:rsidR="00395EB1">
        <w:rPr>
          <w:rFonts w:ascii="Consolas" w:eastAsia="Calibri" w:hAnsi="Consolas" w:cs="Consolas"/>
          <w:sz w:val="14"/>
          <w:szCs w:val="14"/>
        </w:rPr>
        <w:t xml:space="preserve">  </w:t>
      </w:r>
      <w:r w:rsidR="000E6412">
        <w:rPr>
          <w:rFonts w:ascii="Consolas" w:eastAsia="Calibri" w:hAnsi="Consolas" w:cs="Consolas"/>
          <w:sz w:val="14"/>
          <w:szCs w:val="14"/>
        </w:rPr>
        <w:t xml:space="preserve">ETH/CLK </w:t>
      </w:r>
      <w:proofErr w:type="spellStart"/>
      <w:r w:rsidR="000E6412">
        <w:rPr>
          <w:rFonts w:ascii="Consolas" w:eastAsia="Calibri" w:hAnsi="Consolas" w:cs="Consolas"/>
          <w:sz w:val="14"/>
          <w:szCs w:val="14"/>
        </w:rPr>
        <w:t>Osc</w:t>
      </w:r>
      <w:proofErr w:type="spellEnd"/>
      <w:r w:rsidR="000E6412">
        <w:rPr>
          <w:rFonts w:ascii="Consolas" w:eastAsia="Calibri" w:hAnsi="Consolas" w:cs="Consolas"/>
          <w:sz w:val="14"/>
          <w:szCs w:val="14"/>
        </w:rPr>
        <w:t xml:space="preserve"> Monitor</w:t>
      </w:r>
    </w:p>
    <w:p w14:paraId="1BB72669"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p>
    <w:p w14:paraId="5C494676" w14:textId="23C44176"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700</w:t>
      </w:r>
      <w:r w:rsidR="00395EB1">
        <w:rPr>
          <w:rFonts w:ascii="Consolas" w:eastAsia="Calibri" w:hAnsi="Consolas" w:cs="Consolas"/>
          <w:sz w:val="14"/>
          <w:szCs w:val="14"/>
        </w:rPr>
        <w:t xml:space="preserve">  TEMP</w:t>
      </w:r>
    </w:p>
    <w:p w14:paraId="0220FF2D" w14:textId="3B101CDE"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701</w:t>
      </w:r>
      <w:r w:rsidR="00395EB1">
        <w:rPr>
          <w:rFonts w:ascii="Consolas" w:eastAsia="Calibri" w:hAnsi="Consolas" w:cs="Consolas"/>
          <w:sz w:val="14"/>
          <w:szCs w:val="14"/>
        </w:rPr>
        <w:t xml:space="preserve">  TEMP</w:t>
      </w:r>
    </w:p>
    <w:p w14:paraId="46EA20D0"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702</w:t>
      </w:r>
    </w:p>
    <w:p w14:paraId="1EF99FA3"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703</w:t>
      </w:r>
    </w:p>
    <w:p w14:paraId="696DF30C" w14:textId="743031AF"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704</w:t>
      </w:r>
      <w:r w:rsidR="00395EB1">
        <w:rPr>
          <w:rFonts w:ascii="Consolas" w:eastAsia="Calibri" w:hAnsi="Consolas" w:cs="Consolas"/>
          <w:sz w:val="14"/>
          <w:szCs w:val="14"/>
        </w:rPr>
        <w:t xml:space="preserve">  TEMP</w:t>
      </w:r>
    </w:p>
    <w:p w14:paraId="3A121476" w14:textId="77EEF9E3"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705</w:t>
      </w:r>
      <w:r w:rsidR="00395EB1">
        <w:rPr>
          <w:rFonts w:ascii="Consolas" w:eastAsia="Calibri" w:hAnsi="Consolas" w:cs="Consolas"/>
          <w:sz w:val="14"/>
          <w:szCs w:val="14"/>
        </w:rPr>
        <w:t xml:space="preserve">  TEMP</w:t>
      </w:r>
    </w:p>
    <w:p w14:paraId="62A7CB6E" w14:textId="25F56849"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706</w:t>
      </w:r>
      <w:r w:rsidR="00395EB1">
        <w:rPr>
          <w:rFonts w:ascii="Consolas" w:eastAsia="Calibri" w:hAnsi="Consolas" w:cs="Consolas"/>
          <w:sz w:val="14"/>
          <w:szCs w:val="14"/>
        </w:rPr>
        <w:t xml:space="preserve">  TEMP</w:t>
      </w:r>
    </w:p>
    <w:p w14:paraId="5A342F9F"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707</w:t>
      </w:r>
    </w:p>
    <w:p w14:paraId="1F13DFD9" w14:textId="52AE84DF"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708</w:t>
      </w:r>
      <w:r w:rsidR="00395EB1">
        <w:rPr>
          <w:rFonts w:ascii="Consolas" w:eastAsia="Calibri" w:hAnsi="Consolas" w:cs="Consolas"/>
          <w:sz w:val="14"/>
          <w:szCs w:val="14"/>
        </w:rPr>
        <w:t xml:space="preserve">  TEMP</w:t>
      </w:r>
    </w:p>
    <w:p w14:paraId="587F4FB0"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709</w:t>
      </w:r>
    </w:p>
    <w:p w14:paraId="2720F432"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710</w:t>
      </w:r>
    </w:p>
    <w:p w14:paraId="3644F32A"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711</w:t>
      </w:r>
    </w:p>
    <w:p w14:paraId="0E31534D"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712</w:t>
      </w:r>
    </w:p>
    <w:p w14:paraId="15555790"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713</w:t>
      </w:r>
    </w:p>
    <w:p w14:paraId="060CF7B2"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714</w:t>
      </w:r>
    </w:p>
    <w:p w14:paraId="3A872CF9"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715</w:t>
      </w:r>
    </w:p>
    <w:p w14:paraId="6ED526F8" w14:textId="77777777" w:rsidR="00B72D1A" w:rsidRPr="00B72D1A" w:rsidRDefault="00B72D1A" w:rsidP="00B72D1A">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716</w:t>
      </w:r>
    </w:p>
    <w:p w14:paraId="1D5E050D" w14:textId="1F790D6E" w:rsidR="00705BA9" w:rsidRPr="00464009" w:rsidRDefault="00B72D1A" w:rsidP="00464009">
      <w:pPr>
        <w:overflowPunct/>
        <w:autoSpaceDE/>
        <w:autoSpaceDN/>
        <w:adjustRightInd/>
        <w:spacing w:line="276" w:lineRule="auto"/>
        <w:textAlignment w:val="auto"/>
        <w:rPr>
          <w:rFonts w:ascii="Consolas" w:eastAsia="Calibri" w:hAnsi="Consolas" w:cs="Consolas"/>
          <w:sz w:val="14"/>
          <w:szCs w:val="14"/>
        </w:rPr>
        <w:sectPr w:rsidR="00705BA9" w:rsidRPr="00464009" w:rsidSect="00EE4488">
          <w:type w:val="continuous"/>
          <w:pgSz w:w="12240" w:h="15840" w:code="1"/>
          <w:pgMar w:top="1440" w:right="1080" w:bottom="1440" w:left="1440" w:header="720" w:footer="720" w:gutter="0"/>
          <w:cols w:num="3" w:space="720"/>
          <w:docGrid w:linePitch="272"/>
        </w:sectPr>
      </w:pPr>
      <w:r w:rsidRPr="00B72D1A">
        <w:rPr>
          <w:rFonts w:ascii="Consolas" w:eastAsia="Calibri" w:hAnsi="Consolas" w:cs="Consolas"/>
          <w:sz w:val="14"/>
          <w:szCs w:val="14"/>
        </w:rPr>
        <w:t xml:space="preserve"> 717</w:t>
      </w:r>
      <w:r w:rsidR="00395EB1">
        <w:rPr>
          <w:rFonts w:ascii="Consolas" w:eastAsia="Calibri" w:hAnsi="Consolas" w:cs="Consolas"/>
          <w:sz w:val="14"/>
          <w:szCs w:val="14"/>
        </w:rPr>
        <w:t xml:space="preserve">  TEMP</w:t>
      </w:r>
    </w:p>
    <w:p w14:paraId="3AF47BFF" w14:textId="77777777" w:rsidR="00705BA9" w:rsidRPr="005A26CD" w:rsidRDefault="00705BA9" w:rsidP="00705BA9">
      <w:pPr>
        <w:pStyle w:val="Heading2"/>
      </w:pPr>
      <w:bookmarkStart w:id="772" w:name="_Toc119163559"/>
      <w:r w:rsidRPr="005A26CD">
        <w:lastRenderedPageBreak/>
        <w:t>Examples to hang onto</w:t>
      </w:r>
      <w:bookmarkEnd w:id="772"/>
    </w:p>
    <w:p w14:paraId="5045A8EC" w14:textId="77777777" w:rsidR="00705BA9" w:rsidRPr="005A26CD" w:rsidRDefault="00705BA9" w:rsidP="00705BA9">
      <w:pPr>
        <w:pStyle w:val="BodyText"/>
        <w:spacing w:after="120"/>
      </w:pPr>
      <w:r w:rsidRPr="005A26CD">
        <w:t>A s</w:t>
      </w:r>
      <w:r w:rsidR="005A26CD">
        <w:t>imple s</w:t>
      </w:r>
      <w:r w:rsidRPr="005A26CD">
        <w:t>tream:</w:t>
      </w:r>
    </w:p>
    <w:p w14:paraId="1B6E43EC" w14:textId="77777777" w:rsidR="00705BA9" w:rsidRDefault="00705BA9" w:rsidP="00705BA9">
      <w:pPr>
        <w:pStyle w:val="BodyText"/>
        <w:spacing w:after="120"/>
        <w:rPr>
          <w:highlight w:val="yellow"/>
        </w:rPr>
      </w:pPr>
    </w:p>
    <w:p w14:paraId="70307492" w14:textId="4CB6741D" w:rsidR="00705BA9" w:rsidRDefault="00F14DD1" w:rsidP="00705BA9">
      <w:pPr>
        <w:pStyle w:val="Coding"/>
      </w:pPr>
      <w:r>
        <w:t>1581</w:t>
      </w:r>
    </w:p>
    <w:p w14:paraId="0DF4FBF4" w14:textId="77777777" w:rsidR="00705BA9" w:rsidRDefault="00705BA9" w:rsidP="00705BA9">
      <w:pPr>
        <w:pStyle w:val="Coding"/>
      </w:pPr>
      <w:r>
        <w:t xml:space="preserve"> 0 ( Descriptor test)</w:t>
      </w:r>
    </w:p>
    <w:p w14:paraId="0A727D4F" w14:textId="77777777" w:rsidR="00705BA9" w:rsidRDefault="00705BA9" w:rsidP="00705BA9">
      <w:pPr>
        <w:pStyle w:val="Coding"/>
      </w:pPr>
      <w:r>
        <w:t xml:space="preserve"> 1 ASM[ # 715 NODE ERS # 0 org</w:t>
      </w:r>
    </w:p>
    <w:p w14:paraId="653E05FB" w14:textId="77777777" w:rsidR="00705BA9" w:rsidRDefault="00705BA9" w:rsidP="00705BA9">
      <w:pPr>
        <w:pStyle w:val="Coding"/>
      </w:pPr>
      <w:r>
        <w:t xml:space="preserve"> 2    begin begin  !b </w:t>
      </w:r>
      <w:proofErr w:type="spellStart"/>
      <w:r>
        <w:t>unext</w:t>
      </w:r>
      <w:proofErr w:type="spellEnd"/>
      <w:r>
        <w:t xml:space="preserve"> </w:t>
      </w:r>
      <w:proofErr w:type="spellStart"/>
      <w:r>
        <w:t>unext</w:t>
      </w:r>
      <w:proofErr w:type="spellEnd"/>
      <w:r>
        <w:t xml:space="preserve">   &gt;BIN ]ASM</w:t>
      </w:r>
    </w:p>
    <w:p w14:paraId="17785690" w14:textId="77777777" w:rsidR="00705BA9" w:rsidRDefault="00705BA9" w:rsidP="00705BA9">
      <w:pPr>
        <w:pStyle w:val="Coding"/>
      </w:pPr>
      <w:r>
        <w:t xml:space="preserve"> 3 0 ARRAY MYP  207 ORGN 210 TO 710 TO 715 TO -1 ,</w:t>
      </w:r>
    </w:p>
    <w:p w14:paraId="7E9D86C2" w14:textId="77777777" w:rsidR="00705BA9" w:rsidRDefault="00705BA9" w:rsidP="00705BA9">
      <w:pPr>
        <w:pStyle w:val="Coding"/>
      </w:pPr>
      <w:r>
        <w:t xml:space="preserve"> 4 207 STREAM[   ' MYP COURSE</w:t>
      </w:r>
    </w:p>
    <w:p w14:paraId="7C47C65F" w14:textId="77777777" w:rsidR="00705BA9" w:rsidRDefault="00705BA9" w:rsidP="00705BA9">
      <w:pPr>
        <w:pStyle w:val="Coding"/>
      </w:pPr>
      <w:r>
        <w:t xml:space="preserve"> 5    FRAME[   715 +NODE  0 1 715 /PART</w:t>
      </w:r>
    </w:p>
    <w:p w14:paraId="68921B20" w14:textId="77777777" w:rsidR="00705BA9" w:rsidRDefault="00705BA9" w:rsidP="00705BA9">
      <w:pPr>
        <w:pStyle w:val="Coding"/>
      </w:pPr>
      <w:r>
        <w:t xml:space="preserve"> 6    -1. -1. -1. -1.  -1. -1. -1. -1.  -1.  9 /RSTACK</w:t>
      </w:r>
    </w:p>
    <w:p w14:paraId="48279B20" w14:textId="77777777" w:rsidR="00705BA9" w:rsidRDefault="00705BA9" w:rsidP="00705BA9">
      <w:pPr>
        <w:pStyle w:val="Coding"/>
      </w:pPr>
      <w:r>
        <w:t xml:space="preserve"> 7    x20001. x30002. x20003. x30004. x20005. x30006.</w:t>
      </w:r>
    </w:p>
    <w:p w14:paraId="3277082C" w14:textId="77777777" w:rsidR="00705BA9" w:rsidRDefault="00705BA9" w:rsidP="00705BA9">
      <w:pPr>
        <w:pStyle w:val="Coding"/>
      </w:pPr>
      <w:r>
        <w:t xml:space="preserve"> 8    x20007. x30008. x20009. x30010.  10 /STACK  IO /B  0 /P</w:t>
      </w:r>
    </w:p>
    <w:p w14:paraId="1B8148E4" w14:textId="77777777" w:rsidR="00705BA9" w:rsidRDefault="00705BA9" w:rsidP="00705BA9">
      <w:pPr>
        <w:pStyle w:val="Coding"/>
      </w:pPr>
      <w:r>
        <w:t xml:space="preserve"> 9    714 +NODE  111. 222. 333. 444. 4 /STACK</w:t>
      </w:r>
    </w:p>
    <w:p w14:paraId="49D6228D" w14:textId="77777777" w:rsidR="00705BA9" w:rsidRDefault="00705BA9" w:rsidP="00705BA9">
      <w:pPr>
        <w:pStyle w:val="Coding"/>
      </w:pPr>
      <w:r>
        <w:t>10    ]FRAME  ]STREAM</w:t>
      </w:r>
    </w:p>
    <w:p w14:paraId="36F85F41" w14:textId="77777777" w:rsidR="00705BA9" w:rsidRDefault="00705BA9" w:rsidP="00705BA9">
      <w:pPr>
        <w:pStyle w:val="Coding"/>
        <w:rPr>
          <w:highlight w:val="yellow"/>
        </w:rPr>
      </w:pPr>
      <w:r>
        <w:t>11 !SNORK</w:t>
      </w:r>
    </w:p>
    <w:p w14:paraId="716B06E5" w14:textId="77777777" w:rsidR="00705BA9" w:rsidRDefault="00705BA9" w:rsidP="00705BA9">
      <w:pPr>
        <w:pStyle w:val="BodyText"/>
      </w:pPr>
    </w:p>
    <w:p w14:paraId="31F46791" w14:textId="77777777" w:rsidR="00705BA9" w:rsidRDefault="00705BA9" w:rsidP="00705BA9">
      <w:pPr>
        <w:pStyle w:val="Coding"/>
      </w:pPr>
      <w:r>
        <w:t>.STREAM 512</w:t>
      </w:r>
    </w:p>
    <w:p w14:paraId="08360091" w14:textId="77777777" w:rsidR="00705BA9" w:rsidRPr="005A26CD" w:rsidRDefault="00705BA9" w:rsidP="00705BA9">
      <w:pPr>
        <w:pStyle w:val="Coding"/>
      </w:pPr>
      <w:r>
        <w:t xml:space="preserve">      0  10175  </w:t>
      </w:r>
      <w:r w:rsidRPr="005A26CD">
        <w:rPr>
          <w:highlight w:val="yellow"/>
        </w:rPr>
        <w:t>4DAF</w:t>
      </w:r>
      <w:r>
        <w:t xml:space="preserve"> </w:t>
      </w:r>
      <w:r w:rsidRPr="005A26CD">
        <w:t xml:space="preserve">121D5    78 2FAB2  5A72  </w:t>
      </w:r>
      <w:r w:rsidRPr="005A26CD">
        <w:rPr>
          <w:highlight w:val="yellow"/>
        </w:rPr>
        <w:t>4DAF</w:t>
      </w:r>
      <w:r w:rsidRPr="005A26CD">
        <w:t xml:space="preserve"> 12175</w:t>
      </w:r>
      <w:r w:rsidR="00F077C8">
        <w:t xml:space="preserve">  </w:t>
      </w:r>
      <w:r w:rsidR="002D5623">
        <w:t xml:space="preserve"> 208,9</w:t>
      </w:r>
    </w:p>
    <w:p w14:paraId="1AC07AD1" w14:textId="77777777" w:rsidR="00705BA9" w:rsidRPr="005A26CD" w:rsidRDefault="00705BA9" w:rsidP="00705BA9">
      <w:pPr>
        <w:pStyle w:val="Coding"/>
      </w:pPr>
      <w:r w:rsidRPr="005A26CD">
        <w:t xml:space="preserve">      8     72 2FAB2  5A72  </w:t>
      </w:r>
      <w:r w:rsidRPr="005A26CD">
        <w:rPr>
          <w:highlight w:val="yellow"/>
        </w:rPr>
        <w:t>4DAF</w:t>
      </w:r>
      <w:r w:rsidRPr="005A26CD">
        <w:t xml:space="preserve"> 12115    6C 2FAB2  5A72</w:t>
      </w:r>
      <w:r w:rsidR="002D5623">
        <w:t xml:space="preserve">   210</w:t>
      </w:r>
    </w:p>
    <w:p w14:paraId="653469FB" w14:textId="77777777" w:rsidR="00705BA9" w:rsidRPr="005A26CD" w:rsidRDefault="00705BA9" w:rsidP="00705BA9">
      <w:pPr>
        <w:pStyle w:val="Coding"/>
      </w:pPr>
      <w:r w:rsidRPr="005A26CD">
        <w:t xml:space="preserve">     10   </w:t>
      </w:r>
      <w:r w:rsidRPr="005A26CD">
        <w:rPr>
          <w:highlight w:val="yellow"/>
        </w:rPr>
        <w:t>4DAF</w:t>
      </w:r>
      <w:r w:rsidRPr="005A26CD">
        <w:t xml:space="preserve"> 12145    66 2FAB2  5A72  </w:t>
      </w:r>
      <w:r w:rsidRPr="005A26CD">
        <w:rPr>
          <w:highlight w:val="yellow"/>
        </w:rPr>
        <w:t>4DAF</w:t>
      </w:r>
      <w:r w:rsidRPr="005A26CD">
        <w:t xml:space="preserve"> 12115    60</w:t>
      </w:r>
      <w:r w:rsidR="002D5623">
        <w:t xml:space="preserve">   310,410</w:t>
      </w:r>
    </w:p>
    <w:p w14:paraId="26D2BC05" w14:textId="77777777" w:rsidR="00705BA9" w:rsidRPr="005A26CD" w:rsidRDefault="00705BA9" w:rsidP="00705BA9">
      <w:pPr>
        <w:pStyle w:val="Coding"/>
      </w:pPr>
      <w:r w:rsidRPr="005A26CD">
        <w:t xml:space="preserve">     18  2FAB2  5A72  </w:t>
      </w:r>
      <w:r w:rsidRPr="005A26CD">
        <w:rPr>
          <w:highlight w:val="yellow"/>
        </w:rPr>
        <w:t>4DAF</w:t>
      </w:r>
      <w:r w:rsidRPr="005A26CD">
        <w:t xml:space="preserve"> 12145    5A 2FAB2  5A72  </w:t>
      </w:r>
      <w:r w:rsidRPr="005A26CD">
        <w:rPr>
          <w:highlight w:val="yellow"/>
        </w:rPr>
        <w:t>4DAF</w:t>
      </w:r>
      <w:r w:rsidR="002D5623">
        <w:t xml:space="preserve">   510,610</w:t>
      </w:r>
    </w:p>
    <w:p w14:paraId="7D83CCA0" w14:textId="77777777" w:rsidR="00705BA9" w:rsidRPr="00A12B9E" w:rsidRDefault="00705BA9" w:rsidP="00705BA9">
      <w:pPr>
        <w:pStyle w:val="Coding"/>
        <w:rPr>
          <w:lang w:val="es-AR"/>
          <w:rPrChange w:id="773" w:author="Greg Bailey" w:date="2020-11-03T15:16:00Z">
            <w:rPr/>
          </w:rPrChange>
        </w:rPr>
      </w:pPr>
      <w:r w:rsidRPr="005A26CD">
        <w:t xml:space="preserve">     </w:t>
      </w:r>
      <w:r w:rsidRPr="00A12B9E">
        <w:rPr>
          <w:lang w:val="es-AR"/>
          <w:rPrChange w:id="774" w:author="Greg Bailey" w:date="2020-11-03T15:16:00Z">
            <w:rPr/>
          </w:rPrChange>
        </w:rPr>
        <w:t xml:space="preserve">20  12115    54 2FAB2  5A72  </w:t>
      </w:r>
      <w:r w:rsidRPr="00A12B9E">
        <w:rPr>
          <w:highlight w:val="yellow"/>
          <w:lang w:val="es-AR"/>
          <w:rPrChange w:id="775" w:author="Greg Bailey" w:date="2020-11-03T15:16:00Z">
            <w:rPr>
              <w:highlight w:val="yellow"/>
            </w:rPr>
          </w:rPrChange>
        </w:rPr>
        <w:t>4DAF</w:t>
      </w:r>
      <w:r w:rsidRPr="00A12B9E">
        <w:rPr>
          <w:lang w:val="es-AR"/>
          <w:rPrChange w:id="776" w:author="Greg Bailey" w:date="2020-11-03T15:16:00Z">
            <w:rPr/>
          </w:rPrChange>
        </w:rPr>
        <w:t xml:space="preserve"> 121D5    4E 2FAB2</w:t>
      </w:r>
      <w:r w:rsidR="002D5623" w:rsidRPr="00A12B9E">
        <w:rPr>
          <w:lang w:val="es-AR"/>
          <w:rPrChange w:id="777" w:author="Greg Bailey" w:date="2020-11-03T15:16:00Z">
            <w:rPr/>
          </w:rPrChange>
        </w:rPr>
        <w:t xml:space="preserve">   710</w:t>
      </w:r>
    </w:p>
    <w:p w14:paraId="444E1AE6" w14:textId="77777777" w:rsidR="00705BA9" w:rsidRPr="005A26CD" w:rsidRDefault="00705BA9" w:rsidP="00705BA9">
      <w:pPr>
        <w:pStyle w:val="Coding"/>
      </w:pPr>
      <w:r w:rsidRPr="00A12B9E">
        <w:rPr>
          <w:lang w:val="es-AR"/>
          <w:rPrChange w:id="778" w:author="Greg Bailey" w:date="2020-11-03T15:16:00Z">
            <w:rPr/>
          </w:rPrChange>
        </w:rPr>
        <w:t xml:space="preserve">     </w:t>
      </w:r>
      <w:r w:rsidRPr="005A26CD">
        <w:t xml:space="preserve">28   5A72  </w:t>
      </w:r>
      <w:r w:rsidRPr="005A26CD">
        <w:rPr>
          <w:highlight w:val="yellow"/>
        </w:rPr>
        <w:t>4DAF</w:t>
      </w:r>
      <w:r w:rsidRPr="005A26CD">
        <w:t xml:space="preserve"> 12175    48 2FAB2  5A72  </w:t>
      </w:r>
      <w:r w:rsidRPr="005A26CD">
        <w:rPr>
          <w:highlight w:val="yellow"/>
        </w:rPr>
        <w:t>4DAF</w:t>
      </w:r>
      <w:r w:rsidRPr="005A26CD">
        <w:t xml:space="preserve"> 121D5</w:t>
      </w:r>
      <w:r w:rsidR="002D5623">
        <w:t xml:space="preserve">   711,12</w:t>
      </w:r>
    </w:p>
    <w:p w14:paraId="036ABE4D" w14:textId="77777777" w:rsidR="00705BA9" w:rsidRPr="005A26CD" w:rsidRDefault="00705BA9" w:rsidP="00705BA9">
      <w:pPr>
        <w:pStyle w:val="Coding"/>
      </w:pPr>
      <w:r w:rsidRPr="005A26CD">
        <w:t xml:space="preserve">     30     42 2FAB2  5A72  </w:t>
      </w:r>
      <w:r w:rsidRPr="005A26CD">
        <w:rPr>
          <w:highlight w:val="yellow"/>
        </w:rPr>
        <w:t>4DAF</w:t>
      </w:r>
      <w:r w:rsidRPr="005A26CD">
        <w:t xml:space="preserve"> 12175    3C 2FAB2  5A72</w:t>
      </w:r>
      <w:r w:rsidR="002D5623">
        <w:t xml:space="preserve">   713</w:t>
      </w:r>
    </w:p>
    <w:p w14:paraId="31135429" w14:textId="77777777" w:rsidR="00705BA9" w:rsidRPr="00A12B9E" w:rsidRDefault="00705BA9" w:rsidP="00705BA9">
      <w:pPr>
        <w:pStyle w:val="Coding"/>
        <w:rPr>
          <w:lang w:val="es-AR"/>
          <w:rPrChange w:id="779" w:author="Greg Bailey" w:date="2020-11-03T15:16:00Z">
            <w:rPr/>
          </w:rPrChange>
        </w:rPr>
      </w:pPr>
      <w:r w:rsidRPr="005A26CD">
        <w:t xml:space="preserve">     </w:t>
      </w:r>
      <w:r w:rsidRPr="00A12B9E">
        <w:rPr>
          <w:lang w:val="es-AR"/>
          <w:rPrChange w:id="780" w:author="Greg Bailey" w:date="2020-11-03T15:16:00Z">
            <w:rPr/>
          </w:rPrChange>
        </w:rPr>
        <w:t xml:space="preserve">38   </w:t>
      </w:r>
      <w:r w:rsidRPr="00A12B9E">
        <w:rPr>
          <w:highlight w:val="yellow"/>
          <w:lang w:val="es-AR"/>
          <w:rPrChange w:id="781" w:author="Greg Bailey" w:date="2020-11-03T15:16:00Z">
            <w:rPr>
              <w:highlight w:val="yellow"/>
            </w:rPr>
          </w:rPrChange>
        </w:rPr>
        <w:t>4DAF</w:t>
      </w:r>
      <w:r w:rsidRPr="00A12B9E">
        <w:rPr>
          <w:lang w:val="es-AR"/>
          <w:rPrChange w:id="782" w:author="Greg Bailey" w:date="2020-11-03T15:16:00Z">
            <w:rPr/>
          </w:rPrChange>
        </w:rPr>
        <w:t xml:space="preserve"> 121D5    2E 2FAB2  5A72  </w:t>
      </w:r>
      <w:r w:rsidRPr="00A12B9E">
        <w:rPr>
          <w:highlight w:val="yellow"/>
          <w:lang w:val="es-AR"/>
          <w:rPrChange w:id="783" w:author="Greg Bailey" w:date="2020-11-03T15:16:00Z">
            <w:rPr>
              <w:highlight w:val="yellow"/>
            </w:rPr>
          </w:rPrChange>
        </w:rPr>
        <w:t>4A12     0     0</w:t>
      </w:r>
      <w:r w:rsidR="002D5623" w:rsidRPr="00A12B9E">
        <w:rPr>
          <w:lang w:val="es-AR"/>
          <w:rPrChange w:id="784" w:author="Greg Bailey" w:date="2020-11-03T15:16:00Z">
            <w:rPr/>
          </w:rPrChange>
        </w:rPr>
        <w:t xml:space="preserve">   714,15</w:t>
      </w:r>
    </w:p>
    <w:p w14:paraId="4D90679C" w14:textId="77777777" w:rsidR="00705BA9" w:rsidRPr="005A26CD" w:rsidRDefault="00705BA9" w:rsidP="00705BA9">
      <w:pPr>
        <w:pStyle w:val="Coding"/>
        <w:rPr>
          <w:highlight w:val="green"/>
        </w:rPr>
      </w:pPr>
      <w:r w:rsidRPr="00A12B9E">
        <w:rPr>
          <w:lang w:val="es-AR"/>
          <w:rPrChange w:id="785" w:author="Greg Bailey" w:date="2020-11-03T15:16:00Z">
            <w:rPr/>
          </w:rPrChange>
        </w:rPr>
        <w:t xml:space="preserve">     </w:t>
      </w:r>
      <w:r>
        <w:t xml:space="preserve">40  </w:t>
      </w:r>
      <w:r w:rsidRPr="005A26CD">
        <w:rPr>
          <w:highlight w:val="yellow"/>
        </w:rPr>
        <w:t>2E9B2  5872</w:t>
      </w:r>
      <w:r>
        <w:t xml:space="preserve">  </w:t>
      </w:r>
      <w:r w:rsidRPr="002D5623">
        <w:rPr>
          <w:highlight w:val="magenta"/>
        </w:rPr>
        <w:t>9175</w:t>
      </w:r>
      <w:r>
        <w:t xml:space="preserve">  </w:t>
      </w:r>
      <w:r w:rsidRPr="005A26CD">
        <w:rPr>
          <w:highlight w:val="green"/>
        </w:rPr>
        <w:t>4BB2   15D  48B2 3FFFF  48B2</w:t>
      </w:r>
      <w:r w:rsidR="002D5623">
        <w:rPr>
          <w:highlight w:val="green"/>
        </w:rPr>
        <w:t xml:space="preserve">   Regs</w:t>
      </w:r>
    </w:p>
    <w:p w14:paraId="37E3A6C9" w14:textId="77777777" w:rsidR="00705BA9" w:rsidRPr="005A26CD" w:rsidRDefault="00705BA9" w:rsidP="00705BA9">
      <w:pPr>
        <w:pStyle w:val="Coding"/>
        <w:rPr>
          <w:highlight w:val="green"/>
        </w:rPr>
      </w:pPr>
      <w:r w:rsidRPr="005A26CD">
        <w:rPr>
          <w:highlight w:val="green"/>
        </w:rPr>
        <w:t xml:space="preserve">     48  3FFFF  48B2 3FFFF  48B2 3FFFF  48B2 3FFFF  48B2</w:t>
      </w:r>
    </w:p>
    <w:p w14:paraId="33824210" w14:textId="77777777" w:rsidR="00705BA9" w:rsidRPr="005A26CD" w:rsidRDefault="00705BA9" w:rsidP="00705BA9">
      <w:pPr>
        <w:pStyle w:val="Coding"/>
        <w:rPr>
          <w:highlight w:val="green"/>
        </w:rPr>
      </w:pPr>
      <w:r w:rsidRPr="005A26CD">
        <w:rPr>
          <w:highlight w:val="green"/>
        </w:rPr>
        <w:t xml:space="preserve">     50  3FFFF  48B2 3FFFF  48B2 3FFFF  48B2 3FFFF  49B2</w:t>
      </w:r>
    </w:p>
    <w:p w14:paraId="272D3FDF" w14:textId="77777777" w:rsidR="00705BA9" w:rsidRPr="005A26CD" w:rsidRDefault="00705BA9" w:rsidP="00705BA9">
      <w:pPr>
        <w:pStyle w:val="Coding"/>
        <w:rPr>
          <w:highlight w:val="green"/>
        </w:rPr>
      </w:pPr>
      <w:r w:rsidRPr="005A26CD">
        <w:rPr>
          <w:highlight w:val="green"/>
        </w:rPr>
        <w:t xml:space="preserve">     58  20001  49B2 30002  49B2 20003  49B2 30004  49B2</w:t>
      </w:r>
    </w:p>
    <w:p w14:paraId="0DF8229C" w14:textId="77777777" w:rsidR="00705BA9" w:rsidRPr="005A26CD" w:rsidRDefault="00705BA9" w:rsidP="00705BA9">
      <w:pPr>
        <w:pStyle w:val="Coding"/>
        <w:rPr>
          <w:highlight w:val="green"/>
        </w:rPr>
      </w:pPr>
      <w:r w:rsidRPr="005A26CD">
        <w:rPr>
          <w:highlight w:val="green"/>
        </w:rPr>
        <w:t xml:space="preserve">     60  20005  49B2 30006  49B2 20007  49B2 30008  49B2</w:t>
      </w:r>
    </w:p>
    <w:p w14:paraId="035470ED" w14:textId="77777777" w:rsidR="00705BA9" w:rsidRPr="005A26CD" w:rsidRDefault="00705BA9" w:rsidP="00705BA9">
      <w:pPr>
        <w:pStyle w:val="Coding"/>
        <w:rPr>
          <w:highlight w:val="cyan"/>
        </w:rPr>
      </w:pPr>
      <w:r w:rsidRPr="005A26CD">
        <w:rPr>
          <w:highlight w:val="green"/>
        </w:rPr>
        <w:t xml:space="preserve">     68  20009  49B2 30010 101B5</w:t>
      </w:r>
      <w:r>
        <w:t xml:space="preserve">  </w:t>
      </w:r>
      <w:r w:rsidRPr="005A26CD">
        <w:rPr>
          <w:highlight w:val="cyan"/>
        </w:rPr>
        <w:t>49B2    6F  49B2    DE</w:t>
      </w:r>
      <w:r w:rsidR="002D5623">
        <w:rPr>
          <w:highlight w:val="cyan"/>
        </w:rPr>
        <w:t xml:space="preserve">   714</w:t>
      </w:r>
    </w:p>
    <w:p w14:paraId="597CD4B1" w14:textId="77777777" w:rsidR="00705BA9" w:rsidRDefault="00705BA9" w:rsidP="00705BA9">
      <w:pPr>
        <w:pStyle w:val="Coding"/>
      </w:pPr>
      <w:r w:rsidRPr="005A26CD">
        <w:rPr>
          <w:highlight w:val="cyan"/>
        </w:rPr>
        <w:t xml:space="preserve">     70   49B2   14D  49B2   1BC 101B5</w:t>
      </w:r>
      <w:r>
        <w:t xml:space="preserve"> 101B5 101B5 101B5</w:t>
      </w:r>
      <w:r w:rsidR="002D5623">
        <w:t xml:space="preserve">   713-11</w:t>
      </w:r>
    </w:p>
    <w:p w14:paraId="24F864AB" w14:textId="77777777" w:rsidR="00705BA9" w:rsidRDefault="00705BA9" w:rsidP="00705BA9">
      <w:pPr>
        <w:pStyle w:val="Coding"/>
      </w:pPr>
      <w:r>
        <w:t xml:space="preserve">     78  101B5 101A5 101A5 101A5 101A5 101A5 101A5 101A5</w:t>
      </w:r>
      <w:r w:rsidR="002D5623">
        <w:t xml:space="preserve">   710-208</w:t>
      </w:r>
    </w:p>
    <w:p w14:paraId="683AC0D8" w14:textId="77777777" w:rsidR="00705BA9" w:rsidRDefault="00705BA9" w:rsidP="00705BA9">
      <w:pPr>
        <w:pStyle w:val="BodyText"/>
      </w:pPr>
    </w:p>
    <w:p w14:paraId="31051EAC" w14:textId="77777777" w:rsidR="00705BA9" w:rsidRDefault="00705BA9" w:rsidP="00705BA9">
      <w:pPr>
        <w:pStyle w:val="BodyText"/>
        <w:spacing w:after="120"/>
        <w:rPr>
          <w:highlight w:val="yellow"/>
        </w:rPr>
      </w:pPr>
    </w:p>
    <w:p w14:paraId="2C767E28" w14:textId="77777777" w:rsidR="00705BA9" w:rsidRDefault="00705BA9" w:rsidP="00705BA9">
      <w:pPr>
        <w:pStyle w:val="BodyText"/>
        <w:spacing w:after="120"/>
        <w:rPr>
          <w:highlight w:val="yellow"/>
        </w:rPr>
        <w:sectPr w:rsidR="00705BA9" w:rsidSect="00CF38DF">
          <w:pgSz w:w="12240" w:h="15840" w:code="1"/>
          <w:pgMar w:top="1440" w:right="1080" w:bottom="1440" w:left="1440" w:header="720" w:footer="720" w:gutter="0"/>
          <w:cols w:space="720"/>
          <w:docGrid w:linePitch="272"/>
        </w:sectPr>
      </w:pPr>
    </w:p>
    <w:p w14:paraId="2B097D01" w14:textId="5037FE07" w:rsidR="0081104C" w:rsidRPr="00A878A9" w:rsidRDefault="0081104C" w:rsidP="00BA7E97">
      <w:pPr>
        <w:pStyle w:val="Heading1"/>
      </w:pPr>
      <w:bookmarkStart w:id="786" w:name="_Toc119163560"/>
      <w:r w:rsidRPr="00A878A9">
        <w:lastRenderedPageBreak/>
        <w:t>Maintenance</w:t>
      </w:r>
      <w:bookmarkEnd w:id="786"/>
    </w:p>
    <w:p w14:paraId="0F1926FE" w14:textId="2B0A5F29" w:rsidR="0081104C" w:rsidRDefault="00B869F0" w:rsidP="0081104C">
      <w:pPr>
        <w:pStyle w:val="BodyText"/>
      </w:pPr>
      <w:r>
        <w:t xml:space="preserve">This section covers procedures for maintaining the </w:t>
      </w:r>
      <w:proofErr w:type="spellStart"/>
      <w:r>
        <w:t>sF</w:t>
      </w:r>
      <w:proofErr w:type="spellEnd"/>
      <w:r>
        <w:t xml:space="preserve"> and pF/144 systems.</w:t>
      </w:r>
    </w:p>
    <w:p w14:paraId="57E355E6" w14:textId="3B1A20F3" w:rsidR="00B869F0" w:rsidRDefault="00B869F0" w:rsidP="00A878A9">
      <w:pPr>
        <w:pStyle w:val="Heading2"/>
      </w:pPr>
      <w:bookmarkStart w:id="787" w:name="_Toc119163561"/>
      <w:r>
        <w:t>saneFORTH Maintenance</w:t>
      </w:r>
      <w:bookmarkEnd w:id="787"/>
    </w:p>
    <w:p w14:paraId="746EF0B4" w14:textId="302CC90A" w:rsidR="00B869F0" w:rsidRDefault="00B869F0" w:rsidP="00A878A9">
      <w:pPr>
        <w:pStyle w:val="Heading3"/>
      </w:pPr>
      <w:bookmarkStart w:id="788" w:name="_Toc119163562"/>
      <w:r>
        <w:t>Bootstrapping</w:t>
      </w:r>
      <w:bookmarkEnd w:id="788"/>
    </w:p>
    <w:p w14:paraId="5C457310" w14:textId="0E91624B" w:rsidR="00B869F0" w:rsidRDefault="00B869F0" w:rsidP="0081104C">
      <w:pPr>
        <w:pStyle w:val="BodyText"/>
      </w:pPr>
      <w:proofErr w:type="spellStart"/>
      <w:r>
        <w:t>sF</w:t>
      </w:r>
      <w:proofErr w:type="spellEnd"/>
      <w:r>
        <w:t xml:space="preserve"> is normally started on a Win32 platform via one of </w:t>
      </w:r>
      <w:r w:rsidR="00681E0A">
        <w:t xml:space="preserve">three </w:t>
      </w:r>
      <w:r>
        <w:t>Windows executables, named in the following forms:</w:t>
      </w:r>
    </w:p>
    <w:p w14:paraId="412957E1" w14:textId="7A747DFB" w:rsidR="00B869F0" w:rsidRDefault="00B869F0" w:rsidP="00B869F0">
      <w:pPr>
        <w:pStyle w:val="BodyText"/>
        <w:numPr>
          <w:ilvl w:val="0"/>
          <w:numId w:val="22"/>
        </w:numPr>
      </w:pPr>
      <w:proofErr w:type="spellStart"/>
      <w:r w:rsidRPr="00A878A9">
        <w:rPr>
          <w:rFonts w:ascii="Consolas" w:hAnsi="Consolas"/>
          <w:b/>
        </w:rPr>
        <w:t>sF</w:t>
      </w:r>
      <w:proofErr w:type="spellEnd"/>
      <w:r w:rsidRPr="00A878A9">
        <w:rPr>
          <w:rFonts w:ascii="Consolas" w:hAnsi="Consolas"/>
          <w:b/>
        </w:rPr>
        <w:t>&lt;vers&gt;-aF3.exe</w:t>
      </w:r>
      <w:r>
        <w:t xml:space="preserve">  the normal production </w:t>
      </w:r>
      <w:r w:rsidR="000701B8">
        <w:t>nucleus</w:t>
      </w:r>
      <w:r>
        <w:t>, with 16 MB of system memory.</w:t>
      </w:r>
      <w:r w:rsidR="000701B8">
        <w:t xml:space="preserve">  This executable must lie in a path whose name contains no embedded spaces because it parses its command line with simple code.  Upon boot, this autoloading nucleus loads block 534 which loads block 9, defines code for accessing the command line, parses it, and INTERPRETs any FORTH code following the first space (which should be the one following the name of the executable).  This program is normally started using a supplied shortcut by the name </w:t>
      </w:r>
      <w:proofErr w:type="spellStart"/>
      <w:r w:rsidR="000701B8" w:rsidRPr="00A878A9">
        <w:rPr>
          <w:rFonts w:ascii="Consolas" w:hAnsi="Consolas"/>
        </w:rPr>
        <w:t>arrayForth</w:t>
      </w:r>
      <w:proofErr w:type="spellEnd"/>
      <w:r w:rsidR="000701B8" w:rsidRPr="00A878A9">
        <w:rPr>
          <w:rFonts w:ascii="Consolas" w:hAnsi="Consolas"/>
        </w:rPr>
        <w:t xml:space="preserve"> 3 G144A12</w:t>
      </w:r>
      <w:r w:rsidR="000701B8">
        <w:t xml:space="preserve"> whose command line has  </w:t>
      </w:r>
      <w:r w:rsidR="000701B8" w:rsidRPr="00A878A9">
        <w:rPr>
          <w:rFonts w:ascii="Consolas" w:hAnsi="Consolas"/>
        </w:rPr>
        <w:t>AFORTH</w:t>
      </w:r>
      <w:r w:rsidR="000701B8">
        <w:t xml:space="preserve"> appended.</w:t>
      </w:r>
    </w:p>
    <w:p w14:paraId="54C014B4" w14:textId="6C2BBE20" w:rsidR="00681E0A" w:rsidRDefault="00681E0A" w:rsidP="00681E0A">
      <w:pPr>
        <w:pStyle w:val="BodyText"/>
        <w:numPr>
          <w:ilvl w:val="0"/>
          <w:numId w:val="22"/>
        </w:numPr>
      </w:pPr>
      <w:proofErr w:type="spellStart"/>
      <w:r>
        <w:rPr>
          <w:rFonts w:ascii="Consolas" w:hAnsi="Consolas"/>
          <w:b/>
        </w:rPr>
        <w:t>sF</w:t>
      </w:r>
      <w:proofErr w:type="spellEnd"/>
      <w:r>
        <w:rPr>
          <w:rFonts w:ascii="Consolas" w:hAnsi="Consolas"/>
          <w:b/>
        </w:rPr>
        <w:t>&lt;vers&gt;-glow.exe</w:t>
      </w:r>
      <w:r>
        <w:t xml:space="preserve">  the normal production nucleus, but with 1.6 GB of system memory to support the GLOW design tools (which are redacted from publicly released systems.)  Normally started using a supplied shortcut by the name  </w:t>
      </w:r>
      <w:proofErr w:type="spellStart"/>
      <w:r w:rsidRPr="00933D0F">
        <w:rPr>
          <w:rFonts w:ascii="Consolas" w:hAnsi="Consolas"/>
        </w:rPr>
        <w:t>arrayForth</w:t>
      </w:r>
      <w:proofErr w:type="spellEnd"/>
      <w:r w:rsidRPr="00933D0F">
        <w:rPr>
          <w:rFonts w:ascii="Consolas" w:hAnsi="Consolas"/>
        </w:rPr>
        <w:t xml:space="preserve"> 3 with GLOW</w:t>
      </w:r>
      <w:r>
        <w:t xml:space="preserve"> .</w:t>
      </w:r>
      <w:r w:rsidR="00DE42B2">
        <w:t xml:space="preserve">  </w:t>
      </w:r>
      <w:r w:rsidR="00B85453">
        <w:t>As distributed the shortcut has no interpretive code.</w:t>
      </w:r>
    </w:p>
    <w:p w14:paraId="05B9C4B2" w14:textId="7BC14777" w:rsidR="00724013" w:rsidRDefault="000701B8" w:rsidP="00724013">
      <w:pPr>
        <w:pStyle w:val="BodyText"/>
        <w:numPr>
          <w:ilvl w:val="0"/>
          <w:numId w:val="22"/>
        </w:numPr>
      </w:pPr>
      <w:proofErr w:type="spellStart"/>
      <w:r w:rsidRPr="00A878A9">
        <w:rPr>
          <w:rFonts w:ascii="Consolas" w:hAnsi="Consolas"/>
          <w:b/>
        </w:rPr>
        <w:t>sF</w:t>
      </w:r>
      <w:proofErr w:type="spellEnd"/>
      <w:r w:rsidRPr="00A878A9">
        <w:rPr>
          <w:rFonts w:ascii="Consolas" w:hAnsi="Consolas"/>
          <w:b/>
        </w:rPr>
        <w:t>&lt;vers&gt;-panic.exe</w:t>
      </w:r>
      <w:r>
        <w:t xml:space="preserve">  is a standard saneFORTH nucleus which does not autoload; you will need to type </w:t>
      </w:r>
      <w:r w:rsidRPr="00A878A9">
        <w:rPr>
          <w:rFonts w:ascii="Consolas" w:hAnsi="Consolas"/>
        </w:rPr>
        <w:t>HI</w:t>
      </w:r>
      <w:r>
        <w:t xml:space="preserve"> to load block 9.  It has its own shortcut as well, named </w:t>
      </w:r>
      <w:proofErr w:type="spellStart"/>
      <w:r w:rsidRPr="00A878A9">
        <w:rPr>
          <w:rFonts w:ascii="Consolas" w:hAnsi="Consolas"/>
        </w:rPr>
        <w:t>arrayFORTH</w:t>
      </w:r>
      <w:proofErr w:type="spellEnd"/>
      <w:r w:rsidRPr="00A878A9">
        <w:rPr>
          <w:rFonts w:ascii="Consolas" w:hAnsi="Consolas"/>
        </w:rPr>
        <w:t xml:space="preserve"> 3 PANIC</w:t>
      </w:r>
      <w:r>
        <w:t xml:space="preserve">.  It is provided to give a clean saneFORTH environment that may be used, for example, to fix mistakes that have been made in either the 9 LOAD or in the </w:t>
      </w:r>
      <w:r w:rsidR="00630513">
        <w:t>AFORTH code.</w:t>
      </w:r>
    </w:p>
    <w:p w14:paraId="168ABC34" w14:textId="29BC4399" w:rsidR="00630513" w:rsidRDefault="00630513" w:rsidP="00630513">
      <w:pPr>
        <w:pStyle w:val="Heading3"/>
      </w:pPr>
      <w:bookmarkStart w:id="789" w:name="_Toc7797288"/>
      <w:bookmarkStart w:id="790" w:name="_Toc7819010"/>
      <w:bookmarkStart w:id="791" w:name="_Toc7819151"/>
      <w:bookmarkStart w:id="792" w:name="_Toc8565213"/>
      <w:bookmarkStart w:id="793" w:name="_Toc8570107"/>
      <w:bookmarkStart w:id="794" w:name="_Toc8929255"/>
      <w:bookmarkStart w:id="795" w:name="_Toc9331543"/>
      <w:bookmarkStart w:id="796" w:name="_Toc9332210"/>
      <w:bookmarkStart w:id="797" w:name="_Toc9332367"/>
      <w:bookmarkStart w:id="798" w:name="_Toc9332783"/>
      <w:bookmarkStart w:id="799" w:name="_Toc119163563"/>
      <w:bookmarkEnd w:id="789"/>
      <w:bookmarkEnd w:id="790"/>
      <w:bookmarkEnd w:id="791"/>
      <w:bookmarkEnd w:id="792"/>
      <w:bookmarkEnd w:id="793"/>
      <w:bookmarkEnd w:id="794"/>
      <w:bookmarkEnd w:id="795"/>
      <w:bookmarkEnd w:id="796"/>
      <w:bookmarkEnd w:id="797"/>
      <w:bookmarkEnd w:id="798"/>
      <w:r>
        <w:t>Nucleus Maintenance</w:t>
      </w:r>
      <w:bookmarkEnd w:id="799"/>
    </w:p>
    <w:p w14:paraId="01C5D14A" w14:textId="367A0B51" w:rsidR="00630513" w:rsidRDefault="00630513" w:rsidP="00630513">
      <w:pPr>
        <w:pStyle w:val="BodyText"/>
      </w:pPr>
      <w:r>
        <w:t xml:space="preserve">Because this is a hosted system, the nucleus that is run for saneFORTH is necessarily packaged into the Windows executable.  The </w:t>
      </w:r>
      <w:proofErr w:type="spellStart"/>
      <w:r>
        <w:t>sF</w:t>
      </w:r>
      <w:proofErr w:type="spellEnd"/>
      <w:r>
        <w:t xml:space="preserve"> nucleus source, as well as the Target Compiler and other utilities employed to test nuclei and to generate Windows executables, are proprietary to FORTH, Inc. and/or ATHENA Programming, Inc. and GreenArrays has not been licensed to distribute them.  Therefore these sections are redacted and users of </w:t>
      </w:r>
      <w:proofErr w:type="spellStart"/>
      <w:r>
        <w:t>arrayForth</w:t>
      </w:r>
      <w:proofErr w:type="spellEnd"/>
      <w:r>
        <w:t xml:space="preserve"> 3 are unable to maintain the underlying x86 nucleus.  Special versions, if necessary, must be requested from GreenArrays.</w:t>
      </w:r>
    </w:p>
    <w:p w14:paraId="0310E7E3" w14:textId="77777777" w:rsidR="00630513" w:rsidRPr="00630513" w:rsidRDefault="00630513">
      <w:pPr>
        <w:pStyle w:val="BodyText"/>
      </w:pPr>
    </w:p>
    <w:p w14:paraId="657EC6F6" w14:textId="456BCBFD" w:rsidR="00B869F0" w:rsidRDefault="00B869F0" w:rsidP="00A878A9">
      <w:pPr>
        <w:pStyle w:val="Heading2"/>
      </w:pPr>
      <w:bookmarkStart w:id="800" w:name="_Toc119163564"/>
      <w:proofErr w:type="spellStart"/>
      <w:r>
        <w:t>polyFORTH</w:t>
      </w:r>
      <w:proofErr w:type="spellEnd"/>
      <w:r>
        <w:t>/144 Maintenance</w:t>
      </w:r>
      <w:bookmarkEnd w:id="800"/>
    </w:p>
    <w:p w14:paraId="537D91F5" w14:textId="40DE83AB" w:rsidR="00B869F0" w:rsidRDefault="00630513" w:rsidP="0081104C">
      <w:pPr>
        <w:pStyle w:val="BodyText"/>
      </w:pPr>
      <w:r>
        <w:t xml:space="preserve">pF/144 is fully equipped to maintain and alter both its Virtual Machine and its </w:t>
      </w:r>
      <w:proofErr w:type="spellStart"/>
      <w:r>
        <w:t>polyFORTH</w:t>
      </w:r>
      <w:proofErr w:type="spellEnd"/>
      <w:r>
        <w:t xml:space="preserve"> nucleus.  These procedures are fully documented in </w:t>
      </w:r>
      <w:r w:rsidRPr="00A878A9">
        <w:rPr>
          <w:i/>
        </w:rPr>
        <w:t xml:space="preserve">DB006, G144A12 </w:t>
      </w:r>
      <w:proofErr w:type="spellStart"/>
      <w:r w:rsidRPr="00A878A9">
        <w:rPr>
          <w:i/>
        </w:rPr>
        <w:t>polyFORTH</w:t>
      </w:r>
      <w:proofErr w:type="spellEnd"/>
      <w:r w:rsidRPr="00A878A9">
        <w:rPr>
          <w:i/>
        </w:rPr>
        <w:t xml:space="preserve"> Supplement</w:t>
      </w:r>
      <w:r>
        <w:t>.</w:t>
      </w:r>
      <w:r w:rsidR="00186A5D">
        <w:t xml:space="preserve">  The shadows for pF/144 nucleus source, in the index page at 60, constitute its primary documentation.</w:t>
      </w:r>
    </w:p>
    <w:p w14:paraId="0D200CB0" w14:textId="77777777" w:rsidR="004F7133" w:rsidRDefault="004F7133" w:rsidP="0081104C">
      <w:pPr>
        <w:pStyle w:val="BodyText"/>
      </w:pPr>
    </w:p>
    <w:p w14:paraId="30BB8075" w14:textId="77777777" w:rsidR="004F7133" w:rsidRDefault="004F7133" w:rsidP="0081104C">
      <w:pPr>
        <w:pStyle w:val="BodyText"/>
      </w:pPr>
    </w:p>
    <w:p w14:paraId="0687A0A9" w14:textId="21937350" w:rsidR="004F7133" w:rsidRDefault="004F7133" w:rsidP="0081104C">
      <w:pPr>
        <w:pStyle w:val="BodyText"/>
        <w:sectPr w:rsidR="004F7133" w:rsidSect="00CF38DF">
          <w:pgSz w:w="12240" w:h="15840" w:code="1"/>
          <w:pgMar w:top="1440" w:right="1080" w:bottom="1440" w:left="1440" w:header="720" w:footer="720" w:gutter="0"/>
          <w:cols w:space="720"/>
          <w:docGrid w:linePitch="272"/>
        </w:sectPr>
      </w:pPr>
    </w:p>
    <w:p w14:paraId="58D29DEB" w14:textId="47372EC1" w:rsidR="00EC163C" w:rsidRPr="00B85453" w:rsidRDefault="00F720D9" w:rsidP="00BA7E97">
      <w:pPr>
        <w:pStyle w:val="Heading1"/>
      </w:pPr>
      <w:bookmarkStart w:id="801" w:name="_Toc13383364"/>
      <w:bookmarkStart w:id="802" w:name="_Toc13383985"/>
      <w:bookmarkStart w:id="803" w:name="_Toc13384150"/>
      <w:bookmarkStart w:id="804" w:name="_Toc13384458"/>
      <w:bookmarkStart w:id="805" w:name="_Toc119163565"/>
      <w:bookmarkEnd w:id="801"/>
      <w:bookmarkEnd w:id="802"/>
      <w:bookmarkEnd w:id="803"/>
      <w:bookmarkEnd w:id="804"/>
      <w:r w:rsidRPr="00B85453">
        <w:lastRenderedPageBreak/>
        <w:t xml:space="preserve">Appendix:  </w:t>
      </w:r>
      <w:r w:rsidR="00BA7E97" w:rsidRPr="00B85453">
        <w:t xml:space="preserve">Microsoft </w:t>
      </w:r>
      <w:r w:rsidR="00EC163C" w:rsidRPr="00B85453">
        <w:t>Windows</w:t>
      </w:r>
      <w:r w:rsidR="00BA7E97" w:rsidRPr="00B85453">
        <w:t>®</w:t>
      </w:r>
      <w:r w:rsidR="00EC163C" w:rsidRPr="00B85453">
        <w:t xml:space="preserve"> Platform</w:t>
      </w:r>
      <w:bookmarkEnd w:id="805"/>
    </w:p>
    <w:p w14:paraId="230134F6" w14:textId="77777777" w:rsidR="00F720D9" w:rsidRDefault="00F720D9" w:rsidP="00F720D9">
      <w:pPr>
        <w:pStyle w:val="Heading2"/>
      </w:pPr>
      <w:bookmarkStart w:id="806" w:name="_Toc119163566"/>
      <w:r>
        <w:t xml:space="preserve">Windows </w:t>
      </w:r>
      <w:proofErr w:type="spellStart"/>
      <w:r w:rsidR="00F25145">
        <w:t>array</w:t>
      </w:r>
      <w:r w:rsidRPr="00F720D9">
        <w:t>Forth</w:t>
      </w:r>
      <w:proofErr w:type="spellEnd"/>
      <w:r>
        <w:t xml:space="preserve"> Requirements</w:t>
      </w:r>
      <w:bookmarkEnd w:id="806"/>
    </w:p>
    <w:p w14:paraId="00598D20" w14:textId="77777777" w:rsidR="00F720D9" w:rsidRDefault="00F720D9" w:rsidP="00451BE9">
      <w:pPr>
        <w:pStyle w:val="BodyText"/>
        <w:spacing w:after="120"/>
      </w:pPr>
      <w:r>
        <w:t xml:space="preserve">The </w:t>
      </w:r>
      <w:r w:rsidR="00AD1AC8">
        <w:t xml:space="preserve">host system </w:t>
      </w:r>
      <w:r>
        <w:t xml:space="preserve">requirements are as follow: </w:t>
      </w:r>
    </w:p>
    <w:p w14:paraId="0687AA3E" w14:textId="54C2B032" w:rsidR="00F720D9" w:rsidRDefault="00F720D9" w:rsidP="00834357">
      <w:pPr>
        <w:pStyle w:val="BodyText"/>
        <w:numPr>
          <w:ilvl w:val="0"/>
          <w:numId w:val="3"/>
        </w:numPr>
        <w:spacing w:after="0"/>
      </w:pPr>
      <w:r>
        <w:t xml:space="preserve">Microsoft Windows with Win32 environment. </w:t>
      </w:r>
      <w:r w:rsidR="00770BE5">
        <w:t xml:space="preserve"> </w:t>
      </w:r>
      <w:r>
        <w:t>We have tested this system on Windows 2000 Professional, Windows XP Professiona</w:t>
      </w:r>
      <w:r w:rsidR="00770BE5">
        <w:t>l, Windows Vista and Windows 7</w:t>
      </w:r>
      <w:r w:rsidR="00B15738">
        <w:t>,</w:t>
      </w:r>
      <w:r w:rsidR="00A220C7">
        <w:t xml:space="preserve"> 8</w:t>
      </w:r>
      <w:r w:rsidR="00B15738">
        <w:t xml:space="preserve"> and 10</w:t>
      </w:r>
      <w:r w:rsidR="00770BE5">
        <w:t>.</w:t>
      </w:r>
      <w:r w:rsidR="00A220C7">
        <w:t xml:space="preserve">  See below for Windows 8</w:t>
      </w:r>
      <w:r w:rsidR="00B85453">
        <w:t>/10</w:t>
      </w:r>
      <w:r w:rsidR="00A220C7">
        <w:t xml:space="preserve"> issues.</w:t>
      </w:r>
    </w:p>
    <w:p w14:paraId="1D9AC70C" w14:textId="0E4F7C7F" w:rsidR="00F720D9" w:rsidRDefault="00F720D9" w:rsidP="00834357">
      <w:pPr>
        <w:pStyle w:val="BodyText"/>
        <w:numPr>
          <w:ilvl w:val="0"/>
          <w:numId w:val="3"/>
        </w:numPr>
        <w:spacing w:after="0"/>
      </w:pPr>
      <w:r>
        <w:t xml:space="preserve">Sufficient physical memory and swap file to run at least one instance of a program that is capable of requiring commitment of </w:t>
      </w:r>
      <w:r w:rsidR="00B85453">
        <w:t>1.6 GB</w:t>
      </w:r>
      <w:r>
        <w:t xml:space="preserve"> of virtual memory</w:t>
      </w:r>
      <w:r w:rsidR="00B85453">
        <w:t xml:space="preserve"> (if you run the GLOW version)</w:t>
      </w:r>
      <w:r>
        <w:t xml:space="preserve">. </w:t>
      </w:r>
      <w:r w:rsidR="00770BE5">
        <w:t xml:space="preserve"> </w:t>
      </w:r>
      <w:r>
        <w:t xml:space="preserve">Actual requirements depend on how much memory you actually access, which should </w:t>
      </w:r>
      <w:r w:rsidR="00770BE5">
        <w:t>be considerably less than this.</w:t>
      </w:r>
    </w:p>
    <w:p w14:paraId="55D2D3E3" w14:textId="3E4430B0" w:rsidR="00F720D9" w:rsidRDefault="00F720D9" w:rsidP="00834357">
      <w:pPr>
        <w:pStyle w:val="BodyText"/>
        <w:numPr>
          <w:ilvl w:val="0"/>
          <w:numId w:val="3"/>
        </w:numPr>
        <w:spacing w:after="0"/>
      </w:pPr>
      <w:r>
        <w:t>Display capable of at least 102</w:t>
      </w:r>
      <w:r w:rsidR="00770BE5">
        <w:t xml:space="preserve">4x768x24 bit graphics. </w:t>
      </w:r>
      <w:r w:rsidR="00B85453">
        <w:t xml:space="preserve"> More may be required by some components</w:t>
      </w:r>
      <w:r w:rsidR="00770BE5">
        <w:t>.</w:t>
      </w:r>
    </w:p>
    <w:p w14:paraId="14178BCA" w14:textId="77777777" w:rsidR="00F720D9" w:rsidRDefault="00770BE5" w:rsidP="00834357">
      <w:pPr>
        <w:pStyle w:val="BodyText"/>
        <w:numPr>
          <w:ilvl w:val="0"/>
          <w:numId w:val="3"/>
        </w:numPr>
        <w:spacing w:after="0"/>
      </w:pPr>
      <w:r>
        <w:t>Standard PC keyboard.</w:t>
      </w:r>
    </w:p>
    <w:p w14:paraId="665A77C8" w14:textId="2BDF03AF" w:rsidR="00F720D9" w:rsidRDefault="00F720D9" w:rsidP="00531A04">
      <w:pPr>
        <w:pStyle w:val="BodyText"/>
        <w:numPr>
          <w:ilvl w:val="0"/>
          <w:numId w:val="3"/>
        </w:numPr>
      </w:pPr>
      <w:r>
        <w:t xml:space="preserve">At least one RS232 interface with COM port drivers if you wish to use the Interactive Development Environment to communicate with GreenArrays chips. </w:t>
      </w:r>
      <w:r w:rsidR="00770BE5">
        <w:t xml:space="preserve"> For the EVB00</w:t>
      </w:r>
      <w:r w:rsidR="00B85453">
        <w:t>1 and 2</w:t>
      </w:r>
      <w:r w:rsidR="00770BE5">
        <w:t xml:space="preserve"> Evaluation Board</w:t>
      </w:r>
      <w:r w:rsidR="00B85453">
        <w:t>s</w:t>
      </w:r>
      <w:r w:rsidR="00770BE5">
        <w:t>, this is done with direct USB cables to the FTDI chips on the board, allowing much faster communications than are reliable with RS232 electrical interfaces.</w:t>
      </w:r>
    </w:p>
    <w:p w14:paraId="37B224B9" w14:textId="77777777" w:rsidR="001A218D" w:rsidRPr="002A47DC" w:rsidRDefault="001A218D" w:rsidP="00F25145">
      <w:pPr>
        <w:pStyle w:val="Heading2"/>
      </w:pPr>
      <w:bookmarkStart w:id="807" w:name="_Toc119163567"/>
      <w:r w:rsidRPr="002A47DC">
        <w:t>Installation</w:t>
      </w:r>
      <w:bookmarkEnd w:id="807"/>
    </w:p>
    <w:p w14:paraId="4837AAB8" w14:textId="77777777" w:rsidR="001A218D" w:rsidRDefault="00CA150A" w:rsidP="001A218D">
      <w:pPr>
        <w:pStyle w:val="BodyText"/>
      </w:pPr>
      <w:r>
        <w:rPr>
          <w:noProof/>
        </w:rPr>
        <mc:AlternateContent>
          <mc:Choice Requires="wps">
            <w:drawing>
              <wp:anchor distT="0" distB="0" distL="114300" distR="114300" simplePos="0" relativeHeight="251643392" behindDoc="0" locked="0" layoutInCell="1" allowOverlap="1" wp14:anchorId="0F4FF8E3" wp14:editId="6E997081">
                <wp:simplePos x="0" y="0"/>
                <wp:positionH relativeFrom="column">
                  <wp:posOffset>3994785</wp:posOffset>
                </wp:positionH>
                <wp:positionV relativeFrom="paragraph">
                  <wp:posOffset>287655</wp:posOffset>
                </wp:positionV>
                <wp:extent cx="2036445" cy="1557020"/>
                <wp:effectExtent l="0" t="0" r="1905" b="5080"/>
                <wp:wrapSquare wrapText="bothSides"/>
                <wp:docPr id="4" name="Text Box 4"/>
                <wp:cNvGraphicFramePr/>
                <a:graphic xmlns:a="http://schemas.openxmlformats.org/drawingml/2006/main">
                  <a:graphicData uri="http://schemas.microsoft.com/office/word/2010/wordprocessingShape">
                    <wps:wsp>
                      <wps:cNvSpPr txBox="1"/>
                      <wps:spPr>
                        <a:xfrm>
                          <a:off x="0" y="0"/>
                          <a:ext cx="2036445" cy="15570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01EFC65" w14:textId="776F66A7" w:rsidR="00D3352C" w:rsidRDefault="00D3352C">
                            <w:r w:rsidRPr="00834357">
                              <w:rPr>
                                <w:noProof/>
                              </w:rPr>
                              <w:drawing>
                                <wp:inline distT="0" distB="0" distL="0" distR="0" wp14:anchorId="07C20866" wp14:editId="7878168E">
                                  <wp:extent cx="1847215" cy="1424305"/>
                                  <wp:effectExtent l="0" t="0" r="635" b="444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47215" cy="14243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4FF8E3" id="Text Box 4" o:spid="_x0000_s1039" type="#_x0000_t202" style="position:absolute;margin-left:314.55pt;margin-top:22.65pt;width:160.35pt;height:122.6pt;z-index:251643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" fillcolor="white [3201]" stroked="f" strokeweight=".5pt">
                <v:textbox>
                  <w:txbxContent>
                    <w:p w14:paraId="701EFC65" w14:textId="776F66A7" w:rsidR="00D3352C" w:rsidRDefault="00D3352C">
                      <w:r w:rsidRPr="00834357">
                        <w:rPr>
                          <w:noProof/>
                        </w:rPr>
                        <w:drawing>
                          <wp:inline distT="0" distB="0" distL="0" distR="0" wp14:anchorId="07C20866" wp14:editId="7878168E">
                            <wp:extent cx="1847215" cy="1424305"/>
                            <wp:effectExtent l="0" t="0" r="635" b="444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47215" cy="1424305"/>
                                    </a:xfrm>
                                    <a:prstGeom prst="rect">
                                      <a:avLst/>
                                    </a:prstGeom>
                                  </pic:spPr>
                                </pic:pic>
                              </a:graphicData>
                            </a:graphic>
                          </wp:inline>
                        </w:drawing>
                      </w:r>
                    </w:p>
                  </w:txbxContent>
                </v:textbox>
                <w10:wrap type="square"/>
              </v:shape>
            </w:pict>
          </mc:Fallback>
        </mc:AlternateContent>
      </w:r>
      <w:r w:rsidR="00AD1AC8">
        <w:t xml:space="preserve">Starting with release 01b, </w:t>
      </w:r>
      <w:proofErr w:type="spellStart"/>
      <w:r w:rsidR="00AD1AC8">
        <w:t>arrayForth</w:t>
      </w:r>
      <w:proofErr w:type="spellEnd"/>
      <w:r w:rsidR="00AD1AC8">
        <w:t xml:space="preserve"> is distributed </w:t>
      </w:r>
      <w:r w:rsidR="00C52879">
        <w:t>as a conventional, executable Windows installer.  Use it as follows:</w:t>
      </w:r>
    </w:p>
    <w:p w14:paraId="1A9D22B2" w14:textId="3EBC1BF3" w:rsidR="00C52879" w:rsidRDefault="00570469" w:rsidP="00531A04">
      <w:pPr>
        <w:pStyle w:val="BodyText"/>
        <w:numPr>
          <w:ilvl w:val="0"/>
          <w:numId w:val="4"/>
        </w:numPr>
        <w:spacing w:before="240" w:after="1800"/>
      </w:pPr>
      <w:r w:rsidRPr="00CA150A">
        <w:rPr>
          <w:noProof/>
        </w:rPr>
        <mc:AlternateContent>
          <mc:Choice Requires="wps">
            <w:drawing>
              <wp:anchor distT="0" distB="0" distL="114300" distR="114300" simplePos="0" relativeHeight="251646464" behindDoc="0" locked="0" layoutInCell="1" allowOverlap="1" wp14:anchorId="03CD4FDD" wp14:editId="0F7DE885">
                <wp:simplePos x="0" y="0"/>
                <wp:positionH relativeFrom="column">
                  <wp:posOffset>3992880</wp:posOffset>
                </wp:positionH>
                <wp:positionV relativeFrom="paragraph">
                  <wp:posOffset>1701800</wp:posOffset>
                </wp:positionV>
                <wp:extent cx="2036445" cy="1557020"/>
                <wp:effectExtent l="0" t="0" r="1905" b="5080"/>
                <wp:wrapSquare wrapText="bothSides"/>
                <wp:docPr id="20" name="Text Box 20"/>
                <wp:cNvGraphicFramePr/>
                <a:graphic xmlns:a="http://schemas.openxmlformats.org/drawingml/2006/main">
                  <a:graphicData uri="http://schemas.microsoft.com/office/word/2010/wordprocessingShape">
                    <wps:wsp>
                      <wps:cNvSpPr txBox="1"/>
                      <wps:spPr>
                        <a:xfrm>
                          <a:off x="0" y="0"/>
                          <a:ext cx="2036445" cy="1557020"/>
                        </a:xfrm>
                        <a:prstGeom prst="rect">
                          <a:avLst/>
                        </a:prstGeom>
                        <a:solidFill>
                          <a:sysClr val="window" lastClr="FFFFFF"/>
                        </a:solidFill>
                        <a:ln w="6350">
                          <a:noFill/>
                        </a:ln>
                        <a:effectLst/>
                      </wps:spPr>
                      <wps:txbx>
                        <w:txbxContent>
                          <w:p w14:paraId="0A35C296" w14:textId="350637D8" w:rsidR="00D3352C" w:rsidRDefault="00D3352C" w:rsidP="00CA150A">
                            <w:r w:rsidRPr="00834357">
                              <w:rPr>
                                <w:noProof/>
                              </w:rPr>
                              <w:drawing>
                                <wp:inline distT="0" distB="0" distL="0" distR="0" wp14:anchorId="4A993AF3" wp14:editId="18151AEC">
                                  <wp:extent cx="1847215" cy="1422400"/>
                                  <wp:effectExtent l="0" t="0" r="635"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47215" cy="1422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CD4FDD" id="Text Box 20" o:spid="_x0000_s1040" type="#_x0000_t202" style="position:absolute;left:0;text-align:left;margin-left:314.4pt;margin-top:134pt;width:160.35pt;height:122.6pt;z-index:25164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" fillcolor="window" stroked="f" strokeweight=".5pt">
                <v:textbox>
                  <w:txbxContent>
                    <w:p w14:paraId="0A35C296" w14:textId="350637D8" w:rsidR="00D3352C" w:rsidRDefault="00D3352C" w:rsidP="00CA150A">
                      <w:r w:rsidRPr="00834357">
                        <w:rPr>
                          <w:noProof/>
                        </w:rPr>
                        <w:drawing>
                          <wp:inline distT="0" distB="0" distL="0" distR="0" wp14:anchorId="4A993AF3" wp14:editId="18151AEC">
                            <wp:extent cx="1847215" cy="1422400"/>
                            <wp:effectExtent l="0" t="0" r="635"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47215" cy="1422400"/>
                                    </a:xfrm>
                                    <a:prstGeom prst="rect">
                                      <a:avLst/>
                                    </a:prstGeom>
                                  </pic:spPr>
                                </pic:pic>
                              </a:graphicData>
                            </a:graphic>
                          </wp:inline>
                        </w:drawing>
                      </w:r>
                    </w:p>
                  </w:txbxContent>
                </v:textbox>
                <w10:wrap type="square"/>
              </v:shape>
            </w:pict>
          </mc:Fallback>
        </mc:AlternateContent>
      </w:r>
      <w:r w:rsidR="00C52879">
        <w:t xml:space="preserve">Download and run the installer, or run it directly from your browser if the browser supports that operation.  You will see a greeting </w:t>
      </w:r>
      <w:proofErr w:type="spellStart"/>
      <w:r w:rsidR="00C52879">
        <w:t>diaglog</w:t>
      </w:r>
      <w:proofErr w:type="spellEnd"/>
      <w:r w:rsidR="00C52879">
        <w:t xml:space="preserve"> that looks like this</w:t>
      </w:r>
      <w:r w:rsidR="00CA150A">
        <w:t>.  Click the "next" button.</w:t>
      </w:r>
    </w:p>
    <w:p w14:paraId="1948D5F1" w14:textId="77777777" w:rsidR="00C52879" w:rsidRDefault="00570469" w:rsidP="00531A04">
      <w:pPr>
        <w:pStyle w:val="BodyText"/>
        <w:numPr>
          <w:ilvl w:val="0"/>
          <w:numId w:val="4"/>
        </w:numPr>
        <w:spacing w:after="1680"/>
      </w:pPr>
      <w:r>
        <w:t xml:space="preserve">You will now be asked to read and accept our Standard Terms and Conditions for </w:t>
      </w:r>
      <w:proofErr w:type="spellStart"/>
      <w:r>
        <w:t>Delilvery</w:t>
      </w:r>
      <w:proofErr w:type="spellEnd"/>
      <w:r>
        <w:t xml:space="preserve"> of Free Software.  If you click the "I accept the agreement" item, the "next" button will be enabled and you may proceed.</w:t>
      </w:r>
      <w:r w:rsidRPr="00570469">
        <w:rPr>
          <w:noProof/>
        </w:rPr>
        <w:t xml:space="preserve"> </w:t>
      </w:r>
    </w:p>
    <w:p w14:paraId="1A4438C6" w14:textId="25E470E4" w:rsidR="001A218D" w:rsidRDefault="00570469" w:rsidP="00531A04">
      <w:pPr>
        <w:pStyle w:val="BodyText"/>
        <w:numPr>
          <w:ilvl w:val="0"/>
          <w:numId w:val="4"/>
        </w:numPr>
        <w:spacing w:after="0"/>
      </w:pPr>
      <w:r w:rsidRPr="00570469">
        <w:rPr>
          <w:noProof/>
        </w:rPr>
        <mc:AlternateContent>
          <mc:Choice Requires="wps">
            <w:drawing>
              <wp:anchor distT="0" distB="0" distL="114300" distR="114300" simplePos="0" relativeHeight="251649536" behindDoc="0" locked="0" layoutInCell="1" allowOverlap="1" wp14:anchorId="46D4101A" wp14:editId="6C4E0045">
                <wp:simplePos x="0" y="0"/>
                <wp:positionH relativeFrom="column">
                  <wp:posOffset>3990975</wp:posOffset>
                </wp:positionH>
                <wp:positionV relativeFrom="paragraph">
                  <wp:posOffset>1905</wp:posOffset>
                </wp:positionV>
                <wp:extent cx="2036445" cy="1557020"/>
                <wp:effectExtent l="0" t="0" r="1905" b="5080"/>
                <wp:wrapSquare wrapText="bothSides"/>
                <wp:docPr id="30" name="Text Box 30"/>
                <wp:cNvGraphicFramePr/>
                <a:graphic xmlns:a="http://schemas.openxmlformats.org/drawingml/2006/main">
                  <a:graphicData uri="http://schemas.microsoft.com/office/word/2010/wordprocessingShape">
                    <wps:wsp>
                      <wps:cNvSpPr txBox="1"/>
                      <wps:spPr>
                        <a:xfrm>
                          <a:off x="0" y="0"/>
                          <a:ext cx="2036445" cy="1557020"/>
                        </a:xfrm>
                        <a:prstGeom prst="rect">
                          <a:avLst/>
                        </a:prstGeom>
                        <a:solidFill>
                          <a:sysClr val="window" lastClr="FFFFFF"/>
                        </a:solidFill>
                        <a:ln w="6350">
                          <a:noFill/>
                        </a:ln>
                        <a:effectLst/>
                      </wps:spPr>
                      <wps:txbx>
                        <w:txbxContent>
                          <w:p w14:paraId="20B7F68C" w14:textId="26902C6B" w:rsidR="00D3352C" w:rsidRDefault="00D3352C" w:rsidP="00570469">
                            <w:r w:rsidRPr="00834357">
                              <w:rPr>
                                <w:noProof/>
                              </w:rPr>
                              <w:drawing>
                                <wp:inline distT="0" distB="0" distL="0" distR="0" wp14:anchorId="0404DA71" wp14:editId="5A2FDF37">
                                  <wp:extent cx="1847215" cy="1431290"/>
                                  <wp:effectExtent l="0" t="0" r="63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47215" cy="14312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D4101A" id="Text Box 30" o:spid="_x0000_s1041" type="#_x0000_t202" style="position:absolute;left:0;text-align:left;margin-left:314.25pt;margin-top:.15pt;width:160.35pt;height:122.6pt;z-index:251649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" fillcolor="window" stroked="f" strokeweight=".5pt">
                <v:textbox>
                  <w:txbxContent>
                    <w:p w14:paraId="20B7F68C" w14:textId="26902C6B" w:rsidR="00D3352C" w:rsidRDefault="00D3352C" w:rsidP="00570469">
                      <w:r w:rsidRPr="00834357">
                        <w:rPr>
                          <w:noProof/>
                        </w:rPr>
                        <w:drawing>
                          <wp:inline distT="0" distB="0" distL="0" distR="0" wp14:anchorId="0404DA71" wp14:editId="5A2FDF37">
                            <wp:extent cx="1847215" cy="1431290"/>
                            <wp:effectExtent l="0" t="0" r="63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47215" cy="1431290"/>
                                    </a:xfrm>
                                    <a:prstGeom prst="rect">
                                      <a:avLst/>
                                    </a:prstGeom>
                                  </pic:spPr>
                                </pic:pic>
                              </a:graphicData>
                            </a:graphic>
                          </wp:inline>
                        </w:drawing>
                      </w:r>
                    </w:p>
                  </w:txbxContent>
                </v:textbox>
                <w10:wrap type="square"/>
              </v:shape>
            </w:pict>
          </mc:Fallback>
        </mc:AlternateContent>
      </w:r>
      <w:r w:rsidR="002E6E73">
        <w:t xml:space="preserve">The installer asks you to select a location at which </w:t>
      </w:r>
      <w:proofErr w:type="spellStart"/>
      <w:r w:rsidR="002E6E73">
        <w:t>arrayForth</w:t>
      </w:r>
      <w:proofErr w:type="spellEnd"/>
      <w:r w:rsidR="002E6E73">
        <w:t xml:space="preserve"> should be installed.  By default this is a directory c:\ GreenArrays.  If you don't want it to be there, please change the destination in this dialog; the shortcuts made by the installer will be configured for this directory and it will be simpler for you to place it where you like initially rather than to move it</w:t>
      </w:r>
      <w:r w:rsidR="00834357">
        <w:t xml:space="preserve"> later</w:t>
      </w:r>
      <w:r w:rsidR="002E6E73">
        <w:t>.  You may install multiple instances as you wish.  Hit next when done.</w:t>
      </w:r>
      <w:r w:rsidR="00834357">
        <w:t xml:space="preserve">  Don't use Program Files because Windows handles updated files bizarrely.</w:t>
      </w:r>
    </w:p>
    <w:p w14:paraId="4642BC93" w14:textId="689A9F2B" w:rsidR="002E6E73" w:rsidRDefault="00524A69" w:rsidP="00531A04">
      <w:pPr>
        <w:pStyle w:val="BodyText"/>
        <w:numPr>
          <w:ilvl w:val="0"/>
          <w:numId w:val="4"/>
        </w:numPr>
        <w:spacing w:after="720"/>
      </w:pPr>
      <w:r w:rsidRPr="00524A69">
        <w:rPr>
          <w:noProof/>
        </w:rPr>
        <w:lastRenderedPageBreak/>
        <mc:AlternateContent>
          <mc:Choice Requires="wps">
            <w:drawing>
              <wp:anchor distT="0" distB="0" distL="114300" distR="114300" simplePos="0" relativeHeight="251655680" behindDoc="0" locked="0" layoutInCell="1" allowOverlap="1" wp14:anchorId="068D4F94" wp14:editId="076D3BA0">
                <wp:simplePos x="0" y="0"/>
                <wp:positionH relativeFrom="column">
                  <wp:posOffset>4011930</wp:posOffset>
                </wp:positionH>
                <wp:positionV relativeFrom="paragraph">
                  <wp:posOffset>1568450</wp:posOffset>
                </wp:positionV>
                <wp:extent cx="2036445" cy="1557020"/>
                <wp:effectExtent l="0" t="0" r="1905" b="5080"/>
                <wp:wrapSquare wrapText="bothSides"/>
                <wp:docPr id="38" name="Text Box 38"/>
                <wp:cNvGraphicFramePr/>
                <a:graphic xmlns:a="http://schemas.openxmlformats.org/drawingml/2006/main">
                  <a:graphicData uri="http://schemas.microsoft.com/office/word/2010/wordprocessingShape">
                    <wps:wsp>
                      <wps:cNvSpPr txBox="1"/>
                      <wps:spPr>
                        <a:xfrm>
                          <a:off x="0" y="0"/>
                          <a:ext cx="2036445" cy="1557020"/>
                        </a:xfrm>
                        <a:prstGeom prst="rect">
                          <a:avLst/>
                        </a:prstGeom>
                        <a:solidFill>
                          <a:sysClr val="window" lastClr="FFFFFF"/>
                        </a:solidFill>
                        <a:ln w="6350">
                          <a:noFill/>
                        </a:ln>
                        <a:effectLst/>
                      </wps:spPr>
                      <wps:txbx>
                        <w:txbxContent>
                          <w:p w14:paraId="01C20AB6" w14:textId="6C283CB9" w:rsidR="00D3352C" w:rsidRDefault="00D3352C" w:rsidP="00524A69">
                            <w:r w:rsidRPr="00241449">
                              <w:rPr>
                                <w:noProof/>
                              </w:rPr>
                              <w:drawing>
                                <wp:inline distT="0" distB="0" distL="0" distR="0" wp14:anchorId="5EAE6962" wp14:editId="2C9EF6C8">
                                  <wp:extent cx="1847215" cy="1437640"/>
                                  <wp:effectExtent l="0" t="0" r="63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847215" cy="14376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8D4F94" id="Text Box 38" o:spid="_x0000_s1042" type="#_x0000_t202" style="position:absolute;left:0;text-align:left;margin-left:315.9pt;margin-top:123.5pt;width:160.35pt;height:122.6pt;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" fillcolor="window" stroked="f" strokeweight=".5pt">
                <v:textbox>
                  <w:txbxContent>
                    <w:p w14:paraId="01C20AB6" w14:textId="6C283CB9" w:rsidR="00D3352C" w:rsidRDefault="00D3352C" w:rsidP="00524A69">
                      <w:r w:rsidRPr="00241449">
                        <w:rPr>
                          <w:noProof/>
                        </w:rPr>
                        <w:drawing>
                          <wp:inline distT="0" distB="0" distL="0" distR="0" wp14:anchorId="5EAE6962" wp14:editId="2C9EF6C8">
                            <wp:extent cx="1847215" cy="1437640"/>
                            <wp:effectExtent l="0" t="0" r="63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847215" cy="1437640"/>
                                    </a:xfrm>
                                    <a:prstGeom prst="rect">
                                      <a:avLst/>
                                    </a:prstGeom>
                                  </pic:spPr>
                                </pic:pic>
                              </a:graphicData>
                            </a:graphic>
                          </wp:inline>
                        </w:drawing>
                      </w:r>
                    </w:p>
                  </w:txbxContent>
                </v:textbox>
                <w10:wrap type="square"/>
              </v:shape>
            </w:pict>
          </mc:Fallback>
        </mc:AlternateContent>
      </w:r>
      <w:r w:rsidR="002E6E73" w:rsidRPr="002E6E73">
        <w:rPr>
          <w:noProof/>
        </w:rPr>
        <mc:AlternateContent>
          <mc:Choice Requires="wps">
            <w:drawing>
              <wp:anchor distT="0" distB="0" distL="114300" distR="114300" simplePos="0" relativeHeight="251652608" behindDoc="0" locked="0" layoutInCell="1" allowOverlap="1" wp14:anchorId="0CDE26AA" wp14:editId="0495139D">
                <wp:simplePos x="0" y="0"/>
                <wp:positionH relativeFrom="column">
                  <wp:posOffset>4013835</wp:posOffset>
                </wp:positionH>
                <wp:positionV relativeFrom="paragraph">
                  <wp:posOffset>-95250</wp:posOffset>
                </wp:positionV>
                <wp:extent cx="2036445" cy="1557020"/>
                <wp:effectExtent l="0" t="0" r="1905" b="5080"/>
                <wp:wrapSquare wrapText="bothSides"/>
                <wp:docPr id="36" name="Text Box 36"/>
                <wp:cNvGraphicFramePr/>
                <a:graphic xmlns:a="http://schemas.openxmlformats.org/drawingml/2006/main">
                  <a:graphicData uri="http://schemas.microsoft.com/office/word/2010/wordprocessingShape">
                    <wps:wsp>
                      <wps:cNvSpPr txBox="1"/>
                      <wps:spPr>
                        <a:xfrm>
                          <a:off x="0" y="0"/>
                          <a:ext cx="2036445" cy="1557020"/>
                        </a:xfrm>
                        <a:prstGeom prst="rect">
                          <a:avLst/>
                        </a:prstGeom>
                        <a:solidFill>
                          <a:sysClr val="window" lastClr="FFFFFF"/>
                        </a:solidFill>
                        <a:ln w="6350">
                          <a:noFill/>
                        </a:ln>
                        <a:effectLst/>
                      </wps:spPr>
                      <wps:txbx>
                        <w:txbxContent>
                          <w:p w14:paraId="7F63B303" w14:textId="3A9F1200" w:rsidR="00D3352C" w:rsidRDefault="00D3352C" w:rsidP="002E6E73">
                            <w:r w:rsidRPr="00834357">
                              <w:rPr>
                                <w:noProof/>
                              </w:rPr>
                              <w:drawing>
                                <wp:inline distT="0" distB="0" distL="0" distR="0" wp14:anchorId="03825B4D" wp14:editId="34AFBA6A">
                                  <wp:extent cx="1847215" cy="1430020"/>
                                  <wp:effectExtent l="0" t="0" r="63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47215" cy="14300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DE26AA" id="Text Box 36" o:spid="_x0000_s1043" type="#_x0000_t202" style="position:absolute;left:0;text-align:left;margin-left:316.05pt;margin-top:-7.5pt;width:160.35pt;height:122.6pt;z-index:25165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" fillcolor="window" stroked="f" strokeweight=".5pt">
                <v:textbox>
                  <w:txbxContent>
                    <w:p w14:paraId="7F63B303" w14:textId="3A9F1200" w:rsidR="00D3352C" w:rsidRDefault="00D3352C" w:rsidP="002E6E73">
                      <w:r w:rsidRPr="00834357">
                        <w:rPr>
                          <w:noProof/>
                        </w:rPr>
                        <w:drawing>
                          <wp:inline distT="0" distB="0" distL="0" distR="0" wp14:anchorId="03825B4D" wp14:editId="34AFBA6A">
                            <wp:extent cx="1847215" cy="1430020"/>
                            <wp:effectExtent l="0" t="0" r="63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47215" cy="1430020"/>
                                    </a:xfrm>
                                    <a:prstGeom prst="rect">
                                      <a:avLst/>
                                    </a:prstGeom>
                                  </pic:spPr>
                                </pic:pic>
                              </a:graphicData>
                            </a:graphic>
                          </wp:inline>
                        </w:drawing>
                      </w:r>
                    </w:p>
                  </w:txbxContent>
                </v:textbox>
                <w10:wrap type="square"/>
              </v:shape>
            </w:pict>
          </mc:Fallback>
        </mc:AlternateContent>
      </w:r>
      <w:r w:rsidR="002E6E73">
        <w:t xml:space="preserve">Next, the installer asks where it should place the program's shortcuts.  By default there will be a new Start menu group called GreenArrays in which shortcuts will be generated for this instance of </w:t>
      </w:r>
      <w:proofErr w:type="spellStart"/>
      <w:r w:rsidR="002E6E73">
        <w:t>arrayForth</w:t>
      </w:r>
      <w:proofErr w:type="spellEnd"/>
      <w:r w:rsidR="002E6E73">
        <w:t xml:space="preserve"> </w:t>
      </w:r>
      <w:r w:rsidR="00834357">
        <w:t xml:space="preserve">3 </w:t>
      </w:r>
      <w:r w:rsidR="002E6E73">
        <w:t xml:space="preserve">and for a file explorer view of the entire GreenArrays </w:t>
      </w:r>
      <w:r>
        <w:t>directory structure, facilitating your finding of your files.  You will need to get at them later.  Specify where you want the</w:t>
      </w:r>
      <w:r w:rsidR="00834357">
        <w:t xml:space="preserve">se </w:t>
      </w:r>
      <w:proofErr w:type="spellStart"/>
      <w:r w:rsidR="00834357">
        <w:t>shotcuts</w:t>
      </w:r>
      <w:proofErr w:type="spellEnd"/>
      <w:r>
        <w:t xml:space="preserve"> and hit next.</w:t>
      </w:r>
    </w:p>
    <w:p w14:paraId="09493989" w14:textId="77777777" w:rsidR="00524A69" w:rsidRDefault="00F45FF2" w:rsidP="00531A04">
      <w:pPr>
        <w:pStyle w:val="BodyText"/>
        <w:numPr>
          <w:ilvl w:val="0"/>
          <w:numId w:val="4"/>
        </w:numPr>
        <w:spacing w:after="120"/>
      </w:pPr>
      <w:r w:rsidRPr="00F45FF2">
        <w:rPr>
          <w:noProof/>
        </w:rPr>
        <mc:AlternateContent>
          <mc:Choice Requires="wps">
            <w:drawing>
              <wp:anchor distT="0" distB="0" distL="114300" distR="114300" simplePos="0" relativeHeight="251664896" behindDoc="0" locked="0" layoutInCell="1" allowOverlap="1" wp14:anchorId="1B2CE6AD" wp14:editId="661E2122">
                <wp:simplePos x="0" y="0"/>
                <wp:positionH relativeFrom="column">
                  <wp:posOffset>4010025</wp:posOffset>
                </wp:positionH>
                <wp:positionV relativeFrom="paragraph">
                  <wp:posOffset>2214880</wp:posOffset>
                </wp:positionV>
                <wp:extent cx="2036445" cy="1557020"/>
                <wp:effectExtent l="0" t="0" r="1905" b="5080"/>
                <wp:wrapSquare wrapText="bothSides"/>
                <wp:docPr id="41" name="Text Box 41"/>
                <wp:cNvGraphicFramePr/>
                <a:graphic xmlns:a="http://schemas.openxmlformats.org/drawingml/2006/main">
                  <a:graphicData uri="http://schemas.microsoft.com/office/word/2010/wordprocessingShape">
                    <wps:wsp>
                      <wps:cNvSpPr txBox="1"/>
                      <wps:spPr>
                        <a:xfrm>
                          <a:off x="0" y="0"/>
                          <a:ext cx="2036445" cy="1557020"/>
                        </a:xfrm>
                        <a:prstGeom prst="rect">
                          <a:avLst/>
                        </a:prstGeom>
                        <a:solidFill>
                          <a:sysClr val="window" lastClr="FFFFFF"/>
                        </a:solidFill>
                        <a:ln w="6350">
                          <a:noFill/>
                        </a:ln>
                        <a:effectLst/>
                      </wps:spPr>
                      <wps:txbx>
                        <w:txbxContent>
                          <w:p w14:paraId="1A7B3092" w14:textId="0406EF1E" w:rsidR="00D3352C" w:rsidRDefault="00D3352C" w:rsidP="00F45FF2">
                            <w:r w:rsidRPr="008B0C79">
                              <w:rPr>
                                <w:noProof/>
                              </w:rPr>
                              <w:drawing>
                                <wp:inline distT="0" distB="0" distL="0" distR="0" wp14:anchorId="19100A06" wp14:editId="1934EC21">
                                  <wp:extent cx="1847215" cy="1438910"/>
                                  <wp:effectExtent l="0" t="0" r="635"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847215" cy="14389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2CE6AD" id="Text Box 41" o:spid="_x0000_s1044" type="#_x0000_t202" style="position:absolute;left:0;text-align:left;margin-left:315.75pt;margin-top:174.4pt;width:160.35pt;height:122.6pt;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" fillcolor="window" stroked="f" strokeweight=".5pt">
                <v:textbox>
                  <w:txbxContent>
                    <w:p w14:paraId="1A7B3092" w14:textId="0406EF1E" w:rsidR="00D3352C" w:rsidRDefault="00D3352C" w:rsidP="00F45FF2">
                      <w:r w:rsidRPr="008B0C79">
                        <w:rPr>
                          <w:noProof/>
                        </w:rPr>
                        <w:drawing>
                          <wp:inline distT="0" distB="0" distL="0" distR="0" wp14:anchorId="19100A06" wp14:editId="1934EC21">
                            <wp:extent cx="1847215" cy="1438910"/>
                            <wp:effectExtent l="0" t="0" r="635"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847215" cy="1438910"/>
                                    </a:xfrm>
                                    <a:prstGeom prst="rect">
                                      <a:avLst/>
                                    </a:prstGeom>
                                  </pic:spPr>
                                </pic:pic>
                              </a:graphicData>
                            </a:graphic>
                          </wp:inline>
                        </w:drawing>
                      </w:r>
                    </w:p>
                  </w:txbxContent>
                </v:textbox>
                <w10:wrap type="square"/>
              </v:shape>
            </w:pict>
          </mc:Fallback>
        </mc:AlternateContent>
      </w:r>
      <w:r w:rsidR="00524A69">
        <w:t xml:space="preserve">The </w:t>
      </w:r>
      <w:r w:rsidR="00524A69" w:rsidRPr="00084045">
        <w:t>next dialog is important</w:t>
      </w:r>
      <w:r w:rsidR="00524A69">
        <w:t xml:space="preserve">.  It begins with a check box which, if checked, will instruct the installer to save backups of your existing </w:t>
      </w:r>
      <w:r w:rsidR="00345DF9">
        <w:t>source</w:t>
      </w:r>
      <w:r w:rsidR="00524A69">
        <w:t xml:space="preserve"> files</w:t>
      </w:r>
      <w:r w:rsidR="00345DF9">
        <w:t xml:space="preserve"> (.</w:t>
      </w:r>
      <w:proofErr w:type="spellStart"/>
      <w:r w:rsidR="00345DF9">
        <w:t>cf</w:t>
      </w:r>
      <w:proofErr w:type="spellEnd"/>
      <w:r w:rsidR="00345DF9">
        <w:t xml:space="preserve"> for </w:t>
      </w:r>
      <w:proofErr w:type="spellStart"/>
      <w:r w:rsidR="00345DF9">
        <w:t>arrayForth</w:t>
      </w:r>
      <w:proofErr w:type="spellEnd"/>
      <w:r w:rsidR="00345DF9">
        <w:t xml:space="preserve"> and .blk for </w:t>
      </w:r>
      <w:proofErr w:type="spellStart"/>
      <w:r w:rsidR="00345DF9">
        <w:t>polyFORTH</w:t>
      </w:r>
      <w:proofErr w:type="spellEnd"/>
      <w:r w:rsidR="00345DF9">
        <w:t>)</w:t>
      </w:r>
      <w:r w:rsidR="00524A69">
        <w:t xml:space="preserve"> in a \backup folder.  This will be a subdirectory inside the </w:t>
      </w:r>
      <w:proofErr w:type="spellStart"/>
      <w:r w:rsidR="00524A69">
        <w:t>arrayForth</w:t>
      </w:r>
      <w:proofErr w:type="spellEnd"/>
      <w:r w:rsidR="00524A69">
        <w:t xml:space="preserve"> directory structure.  It is advisable that you check this box if you are installing an update on top of an existing installation; you may then, later on, use a copy of your </w:t>
      </w:r>
      <w:r w:rsidR="00D8189F">
        <w:t xml:space="preserve">previous </w:t>
      </w:r>
      <w:r w:rsidR="00524A69">
        <w:t>working .</w:t>
      </w:r>
      <w:proofErr w:type="spellStart"/>
      <w:r w:rsidR="00524A69">
        <w:t>cf</w:t>
      </w:r>
      <w:proofErr w:type="spellEnd"/>
      <w:r w:rsidR="00524A69">
        <w:t xml:space="preserve"> file as </w:t>
      </w:r>
      <w:r w:rsidR="00D8189F">
        <w:t>the backup source file</w:t>
      </w:r>
      <w:r w:rsidR="00524A69">
        <w:t xml:space="preserve"> in order to merge your work with the updated system.  The second area asks you to select one of a set of buttons to indicate which supported platform you are using.  This will affect mainly what shortcuts the Installer will generate.  For Windows and Mac Parallels platforms, the shortcuts will be in the Start menu and will assume a Windows compatible environment.  For Wine environments, the shortcuts will be on the desktop and will use different scripting files to start the </w:t>
      </w:r>
      <w:proofErr w:type="spellStart"/>
      <w:r w:rsidR="00524A69">
        <w:t>arrayForth</w:t>
      </w:r>
      <w:proofErr w:type="spellEnd"/>
      <w:r w:rsidR="00524A69">
        <w:t xml:space="preserve"> program.</w:t>
      </w:r>
      <w:r>
        <w:t xml:space="preserve">  Select the appropriate items and hit next.</w:t>
      </w:r>
    </w:p>
    <w:p w14:paraId="5930DFFC" w14:textId="77777777" w:rsidR="002E6E73" w:rsidRDefault="00F45FF2" w:rsidP="00531A04">
      <w:pPr>
        <w:pStyle w:val="BodyText"/>
        <w:numPr>
          <w:ilvl w:val="0"/>
          <w:numId w:val="4"/>
        </w:numPr>
        <w:spacing w:after="1080"/>
      </w:pPr>
      <w:r w:rsidRPr="0006104F">
        <w:rPr>
          <w:noProof/>
        </w:rPr>
        <mc:AlternateContent>
          <mc:Choice Requires="wps">
            <w:drawing>
              <wp:anchor distT="0" distB="0" distL="114300" distR="114300" simplePos="0" relativeHeight="251674112" behindDoc="0" locked="0" layoutInCell="1" allowOverlap="1" wp14:anchorId="4B37A915" wp14:editId="2CEA10E9">
                <wp:simplePos x="0" y="0"/>
                <wp:positionH relativeFrom="column">
                  <wp:posOffset>4008120</wp:posOffset>
                </wp:positionH>
                <wp:positionV relativeFrom="paragraph">
                  <wp:posOffset>1623060</wp:posOffset>
                </wp:positionV>
                <wp:extent cx="2036445" cy="1557020"/>
                <wp:effectExtent l="0" t="0" r="1905" b="5080"/>
                <wp:wrapSquare wrapText="bothSides"/>
                <wp:docPr id="44" name="Text Box 44"/>
                <wp:cNvGraphicFramePr/>
                <a:graphic xmlns:a="http://schemas.openxmlformats.org/drawingml/2006/main">
                  <a:graphicData uri="http://schemas.microsoft.com/office/word/2010/wordprocessingShape">
                    <wps:wsp>
                      <wps:cNvSpPr txBox="1"/>
                      <wps:spPr>
                        <a:xfrm>
                          <a:off x="0" y="0"/>
                          <a:ext cx="2036445" cy="1557020"/>
                        </a:xfrm>
                        <a:prstGeom prst="rect">
                          <a:avLst/>
                        </a:prstGeom>
                        <a:solidFill>
                          <a:sysClr val="window" lastClr="FFFFFF"/>
                        </a:solidFill>
                        <a:ln w="6350">
                          <a:noFill/>
                        </a:ln>
                        <a:effectLst/>
                      </wps:spPr>
                      <wps:txbx>
                        <w:txbxContent>
                          <w:p w14:paraId="24FF3711" w14:textId="57D1DC5D" w:rsidR="00D3352C" w:rsidRDefault="00D3352C" w:rsidP="00F45FF2">
                            <w:r w:rsidRPr="0006104F">
                              <w:rPr>
                                <w:noProof/>
                              </w:rPr>
                              <w:drawing>
                                <wp:inline distT="0" distB="0" distL="0" distR="0" wp14:anchorId="28FFC7D5" wp14:editId="21302A68">
                                  <wp:extent cx="1847215" cy="1424305"/>
                                  <wp:effectExtent l="0" t="0" r="635" b="444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47215" cy="14243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37A915" id="Text Box 44" o:spid="_x0000_s1045" type="#_x0000_t202" style="position:absolute;left:0;text-align:left;margin-left:315.6pt;margin-top:127.8pt;width:160.35pt;height:122.6pt;z-index:251674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" fillcolor="window" stroked="f" strokeweight=".5pt">
                <v:textbox>
                  <w:txbxContent>
                    <w:p w14:paraId="24FF3711" w14:textId="57D1DC5D" w:rsidR="00D3352C" w:rsidRDefault="00D3352C" w:rsidP="00F45FF2">
                      <w:r w:rsidRPr="0006104F">
                        <w:rPr>
                          <w:noProof/>
                        </w:rPr>
                        <w:drawing>
                          <wp:inline distT="0" distB="0" distL="0" distR="0" wp14:anchorId="28FFC7D5" wp14:editId="21302A68">
                            <wp:extent cx="1847215" cy="1424305"/>
                            <wp:effectExtent l="0" t="0" r="635" b="444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47215" cy="1424305"/>
                                    </a:xfrm>
                                    <a:prstGeom prst="rect">
                                      <a:avLst/>
                                    </a:prstGeom>
                                  </pic:spPr>
                                </pic:pic>
                              </a:graphicData>
                            </a:graphic>
                          </wp:inline>
                        </w:drawing>
                      </w:r>
                    </w:p>
                  </w:txbxContent>
                </v:textbox>
                <w10:wrap type="square"/>
              </v:shape>
            </w:pict>
          </mc:Fallback>
        </mc:AlternateContent>
      </w:r>
      <w:r w:rsidRPr="0006104F">
        <w:t>The nex</w:t>
      </w:r>
      <w:r>
        <w:t>t dialog is the familiar "Ready to Install" summary of what the Installer proposes to do based on your input in the preceding dialogs.  If there are unpleasant surprises, use the back button and correct your input as needed.  When you are satisfied with what you see here, hit Install.  You will then see a progress meter dialog that should complete very quickly.</w:t>
      </w:r>
    </w:p>
    <w:p w14:paraId="430DAE9F" w14:textId="77777777" w:rsidR="002E6E73" w:rsidRDefault="00F45FF2" w:rsidP="00531A04">
      <w:pPr>
        <w:pStyle w:val="BodyText"/>
        <w:numPr>
          <w:ilvl w:val="0"/>
          <w:numId w:val="4"/>
        </w:numPr>
        <w:spacing w:after="120"/>
      </w:pPr>
      <w:r>
        <w:t>You will then see a dialog which purports to convey Important Information… and indeed it might.  Should any given release require that you take any special actions or be aware of any changes in procedure or usage that might be at odds with the current editions of manuals like this one, this may be your only chance to learn of such before encountering it.  Please take the time to read what is written here so you will not later regret having failed to do so!</w:t>
      </w:r>
    </w:p>
    <w:p w14:paraId="7EF0EF10" w14:textId="2B33F711" w:rsidR="002E6E73" w:rsidRDefault="00F45FF2" w:rsidP="00531A04">
      <w:pPr>
        <w:pStyle w:val="BodyText"/>
        <w:numPr>
          <w:ilvl w:val="0"/>
          <w:numId w:val="4"/>
        </w:numPr>
        <w:spacing w:after="120"/>
      </w:pPr>
      <w:r>
        <w:t>Finally you will see a dialog about Completing the Setup Wizard</w:t>
      </w:r>
      <w:r w:rsidR="00396A5B">
        <w:t xml:space="preserve">, which will by default offer you the opportunity to read our standard text file that documents changes in this version.  Again this is highly recommended reading; if you must forego it at this time, the file is present in the </w:t>
      </w:r>
      <w:proofErr w:type="spellStart"/>
      <w:r w:rsidR="00396A5B">
        <w:t>arrayForth</w:t>
      </w:r>
      <w:proofErr w:type="spellEnd"/>
      <w:r w:rsidR="00396A5B">
        <w:t xml:space="preserve"> directory </w:t>
      </w:r>
      <w:r w:rsidR="004D36C1">
        <w:t>when you have the time</w:t>
      </w:r>
      <w:r w:rsidR="00396A5B">
        <w:t>.</w:t>
      </w:r>
    </w:p>
    <w:p w14:paraId="7C1028D4" w14:textId="77777777" w:rsidR="00396A5B" w:rsidRDefault="00396A5B" w:rsidP="00451BE9">
      <w:pPr>
        <w:pStyle w:val="BodyText"/>
      </w:pPr>
      <w:r>
        <w:t xml:space="preserve">This concludes the initial </w:t>
      </w:r>
      <w:r w:rsidR="00B8453D">
        <w:t>phase</w:t>
      </w:r>
      <w:r>
        <w:t xml:space="preserve"> of installing </w:t>
      </w:r>
      <w:proofErr w:type="spellStart"/>
      <w:r>
        <w:t>arrayForth</w:t>
      </w:r>
      <w:proofErr w:type="spellEnd"/>
      <w:r>
        <w:t xml:space="preserve">.  You should be able to run </w:t>
      </w:r>
      <w:proofErr w:type="spellStart"/>
      <w:r>
        <w:t>arrayForth</w:t>
      </w:r>
      <w:proofErr w:type="spellEnd"/>
      <w:r>
        <w:t xml:space="preserve"> using the installed shortcut and will only need to take further steps if you intend to communicate with real GA144 chips, such as those on the Evaluation Board.</w:t>
      </w:r>
    </w:p>
    <w:p w14:paraId="12FB3C23" w14:textId="77777777" w:rsidR="00FB5EAB" w:rsidRPr="008613D7" w:rsidRDefault="00FB5EAB" w:rsidP="00451BE9">
      <w:pPr>
        <w:pStyle w:val="Heading3"/>
      </w:pPr>
      <w:bookmarkStart w:id="808" w:name="_Toc304061095"/>
      <w:bookmarkStart w:id="809" w:name="_Toc119163568"/>
      <w:r w:rsidRPr="008613D7">
        <w:lastRenderedPageBreak/>
        <w:t>Identifying and Configuring COM Ports</w:t>
      </w:r>
      <w:bookmarkEnd w:id="808"/>
      <w:bookmarkEnd w:id="809"/>
    </w:p>
    <w:p w14:paraId="4B3ECC94" w14:textId="4068984F" w:rsidR="0043356E" w:rsidRPr="00D7778D" w:rsidRDefault="002A47DC" w:rsidP="00AE756A">
      <w:pPr>
        <w:pStyle w:val="BodyText"/>
      </w:pPr>
      <w:r>
        <w:t xml:space="preserve">When </w:t>
      </w:r>
      <w:proofErr w:type="spellStart"/>
      <w:r>
        <w:t>arrayForth</w:t>
      </w:r>
      <w:proofErr w:type="spellEnd"/>
      <w:r>
        <w:t xml:space="preserve"> 3 runs</w:t>
      </w:r>
      <w:r w:rsidR="008A764F">
        <w:t>,</w:t>
      </w:r>
      <w:r>
        <w:t xml:space="preserve"> it</w:t>
      </w:r>
      <w:r w:rsidR="008A764F">
        <w:t xml:space="preserve"> sets</w:t>
      </w:r>
      <w:r>
        <w:t xml:space="preserve"> basic COM port parameters like baud rates, framing and so on directly</w:t>
      </w:r>
      <w:r w:rsidR="008A764F">
        <w:t xml:space="preserve">.  </w:t>
      </w:r>
      <w:r>
        <w:t xml:space="preserve">These need not be set in script files (on Linux / wine platforms) nor in Windows COM port settings in device manager.  </w:t>
      </w:r>
      <w:r w:rsidR="0083375F">
        <w:t xml:space="preserve">If you find a situation in which </w:t>
      </w:r>
      <w:proofErr w:type="spellStart"/>
      <w:r w:rsidR="0083375F">
        <w:t>arrayForth</w:t>
      </w:r>
      <w:proofErr w:type="spellEnd"/>
      <w:r w:rsidR="0083375F">
        <w:t xml:space="preserve"> is unable to set the COM port up properly, please inform Customer Support right away.</w:t>
      </w:r>
    </w:p>
    <w:p w14:paraId="433B16A4" w14:textId="77777777" w:rsidR="001A218D" w:rsidRPr="00AB6AB6" w:rsidRDefault="001A218D" w:rsidP="00451BE9">
      <w:pPr>
        <w:pStyle w:val="BodyText"/>
        <w:spacing w:after="120"/>
      </w:pPr>
      <w:r>
        <w:t xml:space="preserve">If you plan to use </w:t>
      </w:r>
      <w:r w:rsidR="00F25145">
        <w:t>COM</w:t>
      </w:r>
      <w:r>
        <w:t xml:space="preserve"> port</w:t>
      </w:r>
      <w:r w:rsidR="00F25145">
        <w:t>(s)</w:t>
      </w:r>
      <w:r>
        <w:t xml:space="preserve"> to communicate with a GreenArrays chip</w:t>
      </w:r>
      <w:r w:rsidR="00F25145">
        <w:t xml:space="preserve"> or with the Eval Board</w:t>
      </w:r>
      <w:r>
        <w:t>, you will need to identify the COM port</w:t>
      </w:r>
      <w:r w:rsidR="00F25145">
        <w:t>(s)</w:t>
      </w:r>
      <w:r>
        <w:t xml:space="preserve"> in question</w:t>
      </w:r>
      <w:r w:rsidR="00164F73">
        <w:t>.</w:t>
      </w:r>
      <w:r w:rsidR="00396A5B">
        <w:t xml:space="preserve"> </w:t>
      </w:r>
      <w:r w:rsidR="000D3FD5">
        <w:t xml:space="preserve"> </w:t>
      </w:r>
      <w:r w:rsidR="00396A5B">
        <w:t>This procedure is designed for use with the Evaluation Board</w:t>
      </w:r>
      <w:r w:rsidR="002A58E4">
        <w:t xml:space="preserve">; to use </w:t>
      </w:r>
      <w:proofErr w:type="spellStart"/>
      <w:r w:rsidR="002A58E4">
        <w:t>arrayForth</w:t>
      </w:r>
      <w:proofErr w:type="spellEnd"/>
      <w:r w:rsidR="002A58E4">
        <w:t xml:space="preserve"> to interact with our chips on other boards, you will most likely be using some single USB to RS232 adaptor and so some of the steps may be omitted</w:t>
      </w:r>
      <w:r w:rsidR="000D3FD5">
        <w:t xml:space="preserve">.  </w:t>
      </w:r>
      <w:r w:rsidR="006C2BA2">
        <w:rPr>
          <w:i/>
        </w:rPr>
        <w:t>W</w:t>
      </w:r>
      <w:r w:rsidR="000D3FD5" w:rsidRPr="000D3FD5">
        <w:rPr>
          <w:i/>
        </w:rPr>
        <w:t xml:space="preserve">e recommend FTDI based communication devices for all communications with our chips, whether they be RS232 </w:t>
      </w:r>
      <w:r w:rsidR="00067955">
        <w:rPr>
          <w:i/>
        </w:rPr>
        <w:t>adaptors</w:t>
      </w:r>
      <w:r w:rsidR="000D3FD5" w:rsidRPr="000D3FD5">
        <w:rPr>
          <w:i/>
        </w:rPr>
        <w:t xml:space="preserve"> or embedded chips such as those used in our Eval Boards.  </w:t>
      </w:r>
      <w:r w:rsidR="006C2BA2">
        <w:rPr>
          <w:i/>
        </w:rPr>
        <w:t>This is because</w:t>
      </w:r>
      <w:r w:rsidR="000D3FD5" w:rsidRPr="000D3FD5">
        <w:rPr>
          <w:i/>
        </w:rPr>
        <w:t xml:space="preserve"> the FTDI drivers </w:t>
      </w:r>
      <w:r w:rsidR="006C2BA2">
        <w:rPr>
          <w:i/>
        </w:rPr>
        <w:t>appear</w:t>
      </w:r>
      <w:r w:rsidR="000D3FD5" w:rsidRPr="000D3FD5">
        <w:rPr>
          <w:i/>
        </w:rPr>
        <w:t xml:space="preserve"> to be free of </w:t>
      </w:r>
      <w:r w:rsidR="0083375F">
        <w:rPr>
          <w:i/>
        </w:rPr>
        <w:t>some common</w:t>
      </w:r>
      <w:r w:rsidR="000D3FD5" w:rsidRPr="000D3FD5">
        <w:rPr>
          <w:i/>
        </w:rPr>
        <w:t xml:space="preserve"> bugs in FIFO management that can create havoc with automated communications.</w:t>
      </w:r>
    </w:p>
    <w:p w14:paraId="4CE0795A" w14:textId="64C79662" w:rsidR="00B8453D" w:rsidRDefault="0083375F" w:rsidP="00531A04">
      <w:pPr>
        <w:pStyle w:val="BodyText"/>
        <w:numPr>
          <w:ilvl w:val="0"/>
          <w:numId w:val="15"/>
        </w:numPr>
        <w:spacing w:after="120"/>
      </w:pPr>
      <w:r>
        <w:rPr>
          <w:noProof/>
        </w:rPr>
        <mc:AlternateContent>
          <mc:Choice Requires="wps">
            <w:drawing>
              <wp:anchor distT="0" distB="0" distL="114300" distR="114300" simplePos="0" relativeHeight="251680256" behindDoc="0" locked="0" layoutInCell="1" allowOverlap="1" wp14:anchorId="0BC5B257" wp14:editId="2A978247">
                <wp:simplePos x="0" y="0"/>
                <wp:positionH relativeFrom="column">
                  <wp:posOffset>4455795</wp:posOffset>
                </wp:positionH>
                <wp:positionV relativeFrom="paragraph">
                  <wp:posOffset>840740</wp:posOffset>
                </wp:positionV>
                <wp:extent cx="1722755" cy="4644390"/>
                <wp:effectExtent l="0" t="0" r="10795" b="22860"/>
                <wp:wrapSquare wrapText="bothSides"/>
                <wp:docPr id="51" name="Text Box 51"/>
                <wp:cNvGraphicFramePr/>
                <a:graphic xmlns:a="http://schemas.openxmlformats.org/drawingml/2006/main">
                  <a:graphicData uri="http://schemas.microsoft.com/office/word/2010/wordprocessingShape">
                    <wps:wsp>
                      <wps:cNvSpPr txBox="1"/>
                      <wps:spPr>
                        <a:xfrm>
                          <a:off x="0" y="0"/>
                          <a:ext cx="1722755" cy="46443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8CCAA61" w14:textId="77777777" w:rsidR="00D3352C" w:rsidRDefault="00D3352C">
                            <w:r>
                              <w:rPr>
                                <w:noProof/>
                              </w:rPr>
                              <w:drawing>
                                <wp:inline distT="0" distB="0" distL="0" distR="0" wp14:anchorId="3855357C" wp14:editId="37F1B941">
                                  <wp:extent cx="1545021" cy="4550766"/>
                                  <wp:effectExtent l="0" t="0" r="0"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Mgr.jpg"/>
                                          <pic:cNvPicPr/>
                                        </pic:nvPicPr>
                                        <pic:blipFill>
                                          <a:blip r:embed="rId42">
                                            <a:extLst>
                                              <a:ext uri="{28A0092B-C50C-407E-A947-70E740481C1C}">
                                                <a14:useLocalDpi xmlns:a14="http://schemas.microsoft.com/office/drawing/2010/main" val="0"/>
                                              </a:ext>
                                            </a:extLst>
                                          </a:blip>
                                          <a:stretch>
                                            <a:fillRect/>
                                          </a:stretch>
                                        </pic:blipFill>
                                        <pic:spPr>
                                          <a:xfrm>
                                            <a:off x="0" y="0"/>
                                            <a:ext cx="1544790" cy="45500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5B257" id="Text Box 51" o:spid="_x0000_s1046" type="#_x0000_t202" style="position:absolute;left:0;text-align:left;margin-left:350.85pt;margin-top:66.2pt;width:135.65pt;height:365.7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" fillcolor="white [3201]" strokeweight=".5pt">
                <v:textbox>
                  <w:txbxContent>
                    <w:p w14:paraId="38CCAA61" w14:textId="77777777" w:rsidR="00D3352C" w:rsidRDefault="00D3352C">
                      <w:r>
                        <w:rPr>
                          <w:noProof/>
                        </w:rPr>
                        <w:drawing>
                          <wp:inline distT="0" distB="0" distL="0" distR="0" wp14:anchorId="3855357C" wp14:editId="37F1B941">
                            <wp:extent cx="1545021" cy="4550766"/>
                            <wp:effectExtent l="0" t="0" r="0"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Mgr.jpg"/>
                                    <pic:cNvPicPr/>
                                  </pic:nvPicPr>
                                  <pic:blipFill>
                                    <a:blip r:embed="rId42">
                                      <a:extLst>
                                        <a:ext uri="{28A0092B-C50C-407E-A947-70E740481C1C}">
                                          <a14:useLocalDpi xmlns:a14="http://schemas.microsoft.com/office/drawing/2010/main" val="0"/>
                                        </a:ext>
                                      </a:extLst>
                                    </a:blip>
                                    <a:stretch>
                                      <a:fillRect/>
                                    </a:stretch>
                                  </pic:blipFill>
                                  <pic:spPr>
                                    <a:xfrm>
                                      <a:off x="0" y="0"/>
                                      <a:ext cx="1544790" cy="4550084"/>
                                    </a:xfrm>
                                    <a:prstGeom prst="rect">
                                      <a:avLst/>
                                    </a:prstGeom>
                                  </pic:spPr>
                                </pic:pic>
                              </a:graphicData>
                            </a:graphic>
                          </wp:inline>
                        </w:drawing>
                      </w:r>
                    </w:p>
                  </w:txbxContent>
                </v:textbox>
                <w10:wrap type="square"/>
              </v:shape>
            </w:pict>
          </mc:Fallback>
        </mc:AlternateContent>
      </w:r>
      <w:r w:rsidR="00B8453D">
        <w:t>The EVB00</w:t>
      </w:r>
      <w:r w:rsidR="002A47DC">
        <w:t>2</w:t>
      </w:r>
      <w:r w:rsidR="00B8453D">
        <w:t xml:space="preserve"> board has three USB connectors identified as A, B and C reading left to right along the top left corner of the board.  Port A is by default used for IDE on the Host chip, port B is used for a serial terminal on </w:t>
      </w:r>
      <w:proofErr w:type="spellStart"/>
      <w:r w:rsidR="00B8453D">
        <w:t>polyFORTH</w:t>
      </w:r>
      <w:proofErr w:type="spellEnd"/>
      <w:r w:rsidR="002A47DC" w:rsidRPr="002A47DC">
        <w:t xml:space="preserve"> </w:t>
      </w:r>
      <w:r w:rsidR="002A47DC">
        <w:t>or</w:t>
      </w:r>
      <w:r w:rsidR="002A47DC" w:rsidRPr="002A47DC">
        <w:t xml:space="preserve"> </w:t>
      </w:r>
      <w:proofErr w:type="spellStart"/>
      <w:r w:rsidR="002A47DC">
        <w:t>eForth</w:t>
      </w:r>
      <w:proofErr w:type="spellEnd"/>
      <w:r w:rsidR="00B8453D">
        <w:t>, and port C is used for IDE on the Target chip.  The following steps should be taken for each of these three independent USB to serial adaptors.  If instead you are configuring your installation for use with one or more actual USB to RS232 adaptors, perhaps for use with other boards than the EVB00</w:t>
      </w:r>
      <w:r w:rsidR="002A47DC">
        <w:t>2</w:t>
      </w:r>
      <w:r w:rsidR="00B8453D">
        <w:t>, you will need to take these steps for each of those adaptors and should do them completely with one adaptor at a time.  If you intend to be using several adaptors it is a good idea to leave the ones you have already configured plugged in</w:t>
      </w:r>
      <w:r w:rsidR="00042D69">
        <w:t xml:space="preserve"> while configuring the next,</w:t>
      </w:r>
      <w:r w:rsidR="00B8453D">
        <w:t xml:space="preserve"> so that the system does not try assigning all of them the same COM port number</w:t>
      </w:r>
      <w:r w:rsidR="002A47DC">
        <w:t>, as some do!</w:t>
      </w:r>
    </w:p>
    <w:p w14:paraId="5A9C617D" w14:textId="57E11BD2" w:rsidR="00AB6AB6" w:rsidRDefault="00AB6AB6" w:rsidP="00531A04">
      <w:pPr>
        <w:pStyle w:val="BodyText"/>
        <w:numPr>
          <w:ilvl w:val="1"/>
          <w:numId w:val="15"/>
        </w:numPr>
        <w:spacing w:after="120"/>
      </w:pPr>
      <w:r>
        <w:t xml:space="preserve">Obtain Windows drivers for </w:t>
      </w:r>
      <w:r w:rsidR="00B8453D">
        <w:t xml:space="preserve">each </w:t>
      </w:r>
      <w:r>
        <w:t>USB serial adaptor you intend to use and appropriate to the version of Windows you are running.</w:t>
      </w:r>
      <w:r w:rsidR="00B8453D">
        <w:t xml:space="preserve">  Although it is generally recommended to install drivers before first mating the device with the computer, Windows 7 seems to have relaxed this requirement.  Nevertheless</w:t>
      </w:r>
      <w:r w:rsidR="002A47DC">
        <w:t>,</w:t>
      </w:r>
      <w:r w:rsidR="00B8453D">
        <w:t xml:space="preserve"> even on Windows 7 you may have to connect to Windows Update or to go to the manufacturer of your adaptor for drivers.</w:t>
      </w:r>
    </w:p>
    <w:p w14:paraId="3C54D28D" w14:textId="77777777" w:rsidR="00AB6AB6" w:rsidRDefault="00AB6AB6" w:rsidP="00531A04">
      <w:pPr>
        <w:pStyle w:val="BodyText"/>
        <w:numPr>
          <w:ilvl w:val="1"/>
          <w:numId w:val="15"/>
        </w:numPr>
        <w:spacing w:after="120"/>
      </w:pPr>
      <w:r>
        <w:t xml:space="preserve">Plug in the USB to serial adaptor (or Eval board port) and go through the procedure for installing </w:t>
      </w:r>
      <w:r w:rsidR="00B8453D">
        <w:t xml:space="preserve">a new </w:t>
      </w:r>
      <w:r>
        <w:t xml:space="preserve">Windows </w:t>
      </w:r>
      <w:r w:rsidR="00B8453D">
        <w:t>USB device.  This can vary from trivial to a grueling hassle</w:t>
      </w:r>
      <w:r w:rsidR="00B710B4">
        <w:t>.</w:t>
      </w:r>
      <w:r w:rsidR="00B8453D">
        <w:t xml:space="preserve">  Eventually your device </w:t>
      </w:r>
      <w:r w:rsidR="00042D69">
        <w:t>will be "ready to use."</w:t>
      </w:r>
    </w:p>
    <w:p w14:paraId="1D1E3268" w14:textId="77777777" w:rsidR="00042D69" w:rsidRDefault="00042D69" w:rsidP="00531A04">
      <w:pPr>
        <w:pStyle w:val="BodyText"/>
        <w:numPr>
          <w:ilvl w:val="1"/>
          <w:numId w:val="15"/>
        </w:numPr>
        <w:spacing w:after="120"/>
      </w:pPr>
      <w:r>
        <w:t>Find the Windows Device Manager.  The exact procedure varies between versions of Windows but in general you can get there by right clicking "My Computer" desktop icon (or corresponding clickable area of Start menu) and selecting "Properties".  This should take you to a display on which you may select "Device Manager", or perhaps "Hardware" and then "Device Manager".  You may also find it in the "Control Panel."  Persist until you are looking at a tree view</w:t>
      </w:r>
      <w:r w:rsidR="006C2BA2">
        <w:t>, like this one,</w:t>
      </w:r>
      <w:r>
        <w:t xml:space="preserve"> listing various classes of devices.  Open the tree view for "Ports" which include COM and LPT port names.  Your USB port should be listed here.  If there are more than one and you are uncertain which is your new port, unplug the device while watching this display.  It should update and the device in question should have disappeared.  Now plug it back in and record its COM port number and which of your interfaces (such as Eval Board port A/B/C) it represents.</w:t>
      </w:r>
    </w:p>
    <w:p w14:paraId="2A8088B0" w14:textId="77777777" w:rsidR="00042D69" w:rsidRDefault="00571E58" w:rsidP="00451BE9">
      <w:pPr>
        <w:pStyle w:val="BodyText"/>
        <w:spacing w:after="120"/>
        <w:ind w:left="1800"/>
      </w:pPr>
      <w:r>
        <w:lastRenderedPageBreak/>
        <w:t>Regarding</w:t>
      </w:r>
      <w:r w:rsidR="00042D69">
        <w:t xml:space="preserve"> this relationship:  Some USB devices have internal unique serial numbers and some do not.  The default behavior of later Windows systems is to make a permanent association between a given vendor/device/serial number and a given COM port, regardless of which USB connection it is plugged into.  This is a </w:t>
      </w:r>
      <w:r w:rsidR="00042D69" w:rsidRPr="00451BE9">
        <w:rPr>
          <w:i/>
        </w:rPr>
        <w:t>good thing</w:t>
      </w:r>
      <w:r w:rsidR="00042D69">
        <w:t xml:space="preserve">.  For devices lacking a serial number, Windows tends to assign the COM port to that vendor/device on a particular USB socket.  Thus the COM port number can be expected to change if you move the same USB to RS232 adaptor from a direct USB socket on the computer to one on, say, a docking station.  This is the stuff of madness but you </w:t>
      </w:r>
      <w:r>
        <w:t xml:space="preserve">will </w:t>
      </w:r>
      <w:r w:rsidR="00042D69">
        <w:t>need to cope with it</w:t>
      </w:r>
      <w:r>
        <w:t xml:space="preserve"> if you use such interfaces.</w:t>
      </w:r>
    </w:p>
    <w:p w14:paraId="200897AA" w14:textId="77777777" w:rsidR="00AB6AB6" w:rsidRDefault="00042D69" w:rsidP="00531A04">
      <w:pPr>
        <w:pStyle w:val="BodyText"/>
        <w:numPr>
          <w:ilvl w:val="1"/>
          <w:numId w:val="15"/>
        </w:numPr>
        <w:spacing w:after="120"/>
      </w:pPr>
      <w:r>
        <w:t>Having identified the new port, double click it in the Device Manager and you should get a USB Serial Port Properties dialog box.</w:t>
      </w:r>
      <w:r w:rsidR="007B095A">
        <w:t xml:space="preserve">  On the front page / first tab you will see the manufacturer ID.</w:t>
      </w:r>
    </w:p>
    <w:p w14:paraId="04AF126E" w14:textId="77777777" w:rsidR="00AB6AB6" w:rsidRDefault="007B095A" w:rsidP="00531A04">
      <w:pPr>
        <w:pStyle w:val="BodyText"/>
        <w:numPr>
          <w:ilvl w:val="1"/>
          <w:numId w:val="15"/>
        </w:numPr>
        <w:spacing w:after="120"/>
      </w:pPr>
      <w:r>
        <w:t xml:space="preserve">If the manufacturer is FTDI, you have some things to do in order to optimize this port.  On the Port Settings tab you should find an "Advanced" button and on pressing it should get a separate dialog box entitled something like "Advanced Settings for </w:t>
      </w:r>
      <w:proofErr w:type="spellStart"/>
      <w:r>
        <w:t>COMxx</w:t>
      </w:r>
      <w:proofErr w:type="spellEnd"/>
      <w:r>
        <w:t>".  If this is the case,</w:t>
      </w:r>
      <w:r w:rsidR="006C2BA2">
        <w:t xml:space="preserve"> please refer to the screen image below and</w:t>
      </w:r>
      <w:r>
        <w:t xml:space="preserve"> do the following:</w:t>
      </w:r>
    </w:p>
    <w:p w14:paraId="4B62A5E1" w14:textId="77777777" w:rsidR="007B095A" w:rsidRDefault="006C2BA2" w:rsidP="00531A04">
      <w:pPr>
        <w:pStyle w:val="BodyText"/>
        <w:numPr>
          <w:ilvl w:val="2"/>
          <w:numId w:val="15"/>
        </w:numPr>
        <w:spacing w:after="120"/>
      </w:pPr>
      <w:r>
        <w:t xml:space="preserve">In the </w:t>
      </w:r>
      <w:r w:rsidR="007B095A">
        <w:t xml:space="preserve"> "USB Transfer Sizes"</w:t>
      </w:r>
      <w:r>
        <w:t xml:space="preserve"> section, t</w:t>
      </w:r>
      <w:r w:rsidR="007B095A">
        <w:t xml:space="preserve">he default settings for Receive and Transmit are 4096 bytes.  </w:t>
      </w:r>
      <w:r w:rsidR="005A6A2A">
        <w:t>Reducing these to 128 bytes seems to improve performance in our uses.</w:t>
      </w:r>
    </w:p>
    <w:p w14:paraId="2282911E" w14:textId="77777777" w:rsidR="007B095A" w:rsidRDefault="005A6A2A" w:rsidP="00531A04">
      <w:pPr>
        <w:pStyle w:val="BodyText"/>
        <w:numPr>
          <w:ilvl w:val="2"/>
          <w:numId w:val="15"/>
        </w:numPr>
        <w:spacing w:after="120"/>
      </w:pPr>
      <w:r>
        <w:t>The next</w:t>
      </w:r>
      <w:r w:rsidR="007B095A">
        <w:t xml:space="preserve"> item called "Latency Timer</w:t>
      </w:r>
      <w:r>
        <w:t xml:space="preserve"> (msec)" which defaults to 16</w:t>
      </w:r>
      <w:r w:rsidR="007B095A">
        <w:t xml:space="preserve">.  We get the best results in IDE and serial terminal performance with this value reduced to 1 </w:t>
      </w:r>
      <w:proofErr w:type="spellStart"/>
      <w:r w:rsidR="007B095A">
        <w:t>ms.</w:t>
      </w:r>
      <w:proofErr w:type="spellEnd"/>
    </w:p>
    <w:p w14:paraId="0605E05A" w14:textId="77777777" w:rsidR="007B095A" w:rsidRDefault="005A6A2A" w:rsidP="00531A04">
      <w:pPr>
        <w:pStyle w:val="BodyText"/>
        <w:numPr>
          <w:ilvl w:val="2"/>
          <w:numId w:val="15"/>
        </w:numPr>
        <w:spacing w:after="120"/>
      </w:pPr>
      <w:r>
        <w:rPr>
          <w:noProof/>
        </w:rPr>
        <mc:AlternateContent>
          <mc:Choice Requires="wps">
            <w:drawing>
              <wp:anchor distT="0" distB="0" distL="114300" distR="114300" simplePos="0" relativeHeight="251683328" behindDoc="0" locked="0" layoutInCell="1" allowOverlap="1" wp14:anchorId="4711972E" wp14:editId="116DAA26">
                <wp:simplePos x="0" y="0"/>
                <wp:positionH relativeFrom="column">
                  <wp:posOffset>158115</wp:posOffset>
                </wp:positionH>
                <wp:positionV relativeFrom="paragraph">
                  <wp:posOffset>545465</wp:posOffset>
                </wp:positionV>
                <wp:extent cx="6189345" cy="3367405"/>
                <wp:effectExtent l="0" t="0" r="20955" b="23495"/>
                <wp:wrapSquare wrapText="bothSides"/>
                <wp:docPr id="53" name="Text Box 53"/>
                <wp:cNvGraphicFramePr/>
                <a:graphic xmlns:a="http://schemas.openxmlformats.org/drawingml/2006/main">
                  <a:graphicData uri="http://schemas.microsoft.com/office/word/2010/wordprocessingShape">
                    <wps:wsp>
                      <wps:cNvSpPr txBox="1"/>
                      <wps:spPr>
                        <a:xfrm>
                          <a:off x="0" y="0"/>
                          <a:ext cx="6189345" cy="33674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D7DBB37" w14:textId="0952E8F4" w:rsidR="00D3352C" w:rsidRDefault="00D3352C">
                            <w:r w:rsidRPr="005518D2">
                              <w:rPr>
                                <w:noProof/>
                              </w:rPr>
                              <w:drawing>
                                <wp:inline distT="0" distB="0" distL="0" distR="0" wp14:anchorId="4CBF940F" wp14:editId="79D9F7D2">
                                  <wp:extent cx="6000115" cy="3058160"/>
                                  <wp:effectExtent l="0" t="0" r="635" b="889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00115" cy="30581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1972E" id="Text Box 53" o:spid="_x0000_s1047" type="#_x0000_t202" style="position:absolute;left:0;text-align:left;margin-left:12.45pt;margin-top:42.95pt;width:487.35pt;height:265.1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" fillcolor="white [3201]" strokeweight=".5pt">
                <v:textbox>
                  <w:txbxContent>
                    <w:p w14:paraId="0D7DBB37" w14:textId="0952E8F4" w:rsidR="00D3352C" w:rsidRDefault="00D3352C">
                      <w:r w:rsidRPr="005518D2">
                        <w:rPr>
                          <w:noProof/>
                        </w:rPr>
                        <w:drawing>
                          <wp:inline distT="0" distB="0" distL="0" distR="0" wp14:anchorId="4CBF940F" wp14:editId="79D9F7D2">
                            <wp:extent cx="6000115" cy="3058160"/>
                            <wp:effectExtent l="0" t="0" r="635" b="889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00115" cy="3058160"/>
                                    </a:xfrm>
                                    <a:prstGeom prst="rect">
                                      <a:avLst/>
                                    </a:prstGeom>
                                  </pic:spPr>
                                </pic:pic>
                              </a:graphicData>
                            </a:graphic>
                          </wp:inline>
                        </w:drawing>
                      </w:r>
                    </w:p>
                  </w:txbxContent>
                </v:textbox>
                <w10:wrap type="square"/>
              </v:shape>
            </w:pict>
          </mc:Fallback>
        </mc:AlternateContent>
      </w:r>
      <w:r>
        <w:t>Please see</w:t>
      </w:r>
      <w:r w:rsidR="007B095A">
        <w:t xml:space="preserve"> "Miscellaneous Options."  We get the best results from </w:t>
      </w:r>
      <w:r>
        <w:t>setting these as shown</w:t>
      </w:r>
      <w:r w:rsidR="007B095A">
        <w:t>.  Instructions in app notes relative to the EVB001 will assume you have made these same settings.</w:t>
      </w:r>
    </w:p>
    <w:p w14:paraId="2A7C95DE" w14:textId="764D06A8" w:rsidR="007B095A" w:rsidRPr="00B412F0" w:rsidRDefault="00A220C7" w:rsidP="00531A04">
      <w:pPr>
        <w:pStyle w:val="BodyText"/>
        <w:numPr>
          <w:ilvl w:val="0"/>
          <w:numId w:val="15"/>
        </w:numPr>
        <w:spacing w:before="240" w:after="120"/>
      </w:pPr>
      <w:r>
        <w:t>Decide what baud rate(s) you will employ (but do not enter it in the above property sheets).  What is feasible depends on the electrical characteristics of the PC serial interface in use.  Our</w:t>
      </w:r>
      <w:r w:rsidRPr="00A220C7">
        <w:t xml:space="preserve"> default baud rate, 921600, is correct for the EVB00</w:t>
      </w:r>
      <w:r w:rsidR="005518D2">
        <w:t>2</w:t>
      </w:r>
      <w:r w:rsidRPr="00A220C7">
        <w:t xml:space="preserve"> USB ports (all factory testing of each Eval Board is done at this speed.)  If you are using an actual RS232 interface then the maximum usable rate will depend on the quality of its chipset including its line transceivers.  We have on rare occasion found RS232 interfaces that we could use </w:t>
      </w:r>
      <w:r w:rsidRPr="00A220C7">
        <w:lastRenderedPageBreak/>
        <w:t>at 460,800 baud, but more commonly the limit will be 115,200 or if you are lucky 230,400.  Don't go any lower than 19,200 baud because our async nodes only have 18 bit time delay counters…</w:t>
      </w:r>
    </w:p>
    <w:p w14:paraId="088E2FD5" w14:textId="6804BBB6" w:rsidR="00AB6AB6" w:rsidRDefault="00554DF9" w:rsidP="00531A04">
      <w:pPr>
        <w:pStyle w:val="BodyText"/>
        <w:numPr>
          <w:ilvl w:val="0"/>
          <w:numId w:val="15"/>
        </w:numPr>
        <w:spacing w:after="120"/>
      </w:pPr>
      <w:r>
        <w:t xml:space="preserve">Start </w:t>
      </w:r>
      <w:proofErr w:type="spellStart"/>
      <w:r>
        <w:t>arrayForth</w:t>
      </w:r>
      <w:proofErr w:type="spellEnd"/>
      <w:r w:rsidR="005518D2">
        <w:t xml:space="preserve"> 3</w:t>
      </w:r>
      <w:r>
        <w:t xml:space="preserve"> using the shortcut made by the installer.  S</w:t>
      </w:r>
      <w:r w:rsidR="00AB6AB6">
        <w:t>ay</w:t>
      </w:r>
      <w:r w:rsidR="005518D2">
        <w:t xml:space="preserve">  AFORTH CONFIG LIST  </w:t>
      </w:r>
      <w:r w:rsidR="00AB6AB6">
        <w:t xml:space="preserve">and edit the port number for  </w:t>
      </w:r>
      <w:r w:rsidR="005518D2">
        <w:rPr>
          <w:rFonts w:ascii="Consolas" w:hAnsi="Consolas" w:cs="Consolas"/>
        </w:rPr>
        <w:t>A-COM</w:t>
      </w:r>
      <w:r w:rsidR="00AB6AB6">
        <w:t xml:space="preserve">  (IDE for host or only chip) or </w:t>
      </w:r>
      <w:r w:rsidR="005518D2">
        <w:rPr>
          <w:rFonts w:ascii="Consolas" w:hAnsi="Consolas" w:cs="Consolas"/>
        </w:rPr>
        <w:t>C-COM</w:t>
      </w:r>
      <w:r w:rsidR="00AB6AB6">
        <w:t xml:space="preserve"> (target chip on Eval Board) as appropriate to reflect the ports(s) you have identified.</w:t>
      </w:r>
      <w:r>
        <w:t xml:space="preserve">  Make sure the new port number is in yellow.</w:t>
      </w:r>
      <w:r w:rsidR="00571E58">
        <w:t xml:space="preserve">  Similarly, edit desired baud rates for these ports  </w:t>
      </w:r>
      <w:r w:rsidR="009763AF">
        <w:rPr>
          <w:rFonts w:ascii="Consolas" w:hAnsi="Consolas" w:cs="Consolas"/>
        </w:rPr>
        <w:t>A-BPS</w:t>
      </w:r>
      <w:r w:rsidR="00571E58">
        <w:t xml:space="preserve">  and  </w:t>
      </w:r>
      <w:r w:rsidR="009763AF">
        <w:rPr>
          <w:rFonts w:ascii="Consolas" w:hAnsi="Consolas" w:cs="Consolas"/>
        </w:rPr>
        <w:t>C-BPS</w:t>
      </w:r>
      <w:r w:rsidR="00571E58">
        <w:t xml:space="preserve">  if necessary; see above regarding appropriate baud rates to be used.</w:t>
      </w:r>
      <w:r w:rsidR="00AB6AB6">
        <w:t xml:space="preserve">  Say</w:t>
      </w:r>
      <w:r w:rsidR="009763AF">
        <w:t xml:space="preserve">  </w:t>
      </w:r>
      <w:r w:rsidR="009763AF">
        <w:rPr>
          <w:rFonts w:ascii="Consolas" w:hAnsi="Consolas" w:cs="Consolas"/>
        </w:rPr>
        <w:t>FLUSH</w:t>
      </w:r>
      <w:r w:rsidR="00AB6AB6">
        <w:t xml:space="preserve">  .</w:t>
      </w:r>
    </w:p>
    <w:p w14:paraId="51CDAB1C" w14:textId="221AFA02" w:rsidR="00AB6AB6" w:rsidRDefault="00554DF9" w:rsidP="00531A04">
      <w:pPr>
        <w:pStyle w:val="BodyText"/>
        <w:numPr>
          <w:ilvl w:val="0"/>
          <w:numId w:val="15"/>
        </w:numPr>
        <w:spacing w:after="120"/>
      </w:pPr>
      <w:r>
        <w:t xml:space="preserve">Shut down </w:t>
      </w:r>
      <w:proofErr w:type="spellStart"/>
      <w:r>
        <w:t>arrayForth</w:t>
      </w:r>
      <w:proofErr w:type="spellEnd"/>
      <w:r w:rsidR="009763AF">
        <w:t xml:space="preserve"> 3</w:t>
      </w:r>
      <w:r>
        <w:t xml:space="preserve"> by saying  </w:t>
      </w:r>
      <w:r w:rsidR="009763AF">
        <w:rPr>
          <w:rFonts w:ascii="Consolas" w:hAnsi="Consolas" w:cs="Consolas"/>
        </w:rPr>
        <w:t xml:space="preserve">FLUSH </w:t>
      </w:r>
      <w:r>
        <w:t xml:space="preserve">and </w:t>
      </w:r>
      <w:r w:rsidR="00DC18CA">
        <w:t xml:space="preserve"> RELOAD, then getting back to  AFORTH .</w:t>
      </w:r>
    </w:p>
    <w:p w14:paraId="5A2A3BDE" w14:textId="08180E86" w:rsidR="00AB6AB6" w:rsidRDefault="00554DF9" w:rsidP="00531A04">
      <w:pPr>
        <w:pStyle w:val="BodyText"/>
        <w:numPr>
          <w:ilvl w:val="0"/>
          <w:numId w:val="15"/>
        </w:numPr>
      </w:pPr>
      <w:r>
        <w:t>You are now ready to begin IDE operations.</w:t>
      </w:r>
    </w:p>
    <w:p w14:paraId="2147A6AA" w14:textId="3F691076" w:rsidR="00743930" w:rsidRDefault="001A218D" w:rsidP="001A218D">
      <w:pPr>
        <w:pStyle w:val="BodyText"/>
      </w:pPr>
      <w:r>
        <w:t xml:space="preserve">You may install multiple copies or versions of </w:t>
      </w:r>
      <w:proofErr w:type="spellStart"/>
      <w:r>
        <w:t>arrayForth</w:t>
      </w:r>
      <w:proofErr w:type="spellEnd"/>
      <w:r w:rsidR="009763AF">
        <w:t xml:space="preserve"> 3</w:t>
      </w:r>
      <w:r>
        <w:t xml:space="preserve"> on the same machine; just make a separate directory for each</w:t>
      </w:r>
      <w:r w:rsidR="00554DF9">
        <w:t>, and name your shortcuts to avoid confusion</w:t>
      </w:r>
      <w:r>
        <w:t>. This may be useful if you are working with multiple ch</w:t>
      </w:r>
      <w:r w:rsidR="000D3FD5">
        <w:t>ips, or even multiple projects.</w:t>
      </w:r>
    </w:p>
    <w:p w14:paraId="54D19AA1" w14:textId="4ABCA667" w:rsidR="00A220C7" w:rsidRDefault="00A220C7" w:rsidP="00B412F0">
      <w:pPr>
        <w:pStyle w:val="Heading3"/>
      </w:pPr>
      <w:bookmarkStart w:id="810" w:name="_Toc119163569"/>
      <w:r>
        <w:t>Windows 8</w:t>
      </w:r>
      <w:r w:rsidR="00B15738">
        <w:t xml:space="preserve"> and 10</w:t>
      </w:r>
      <w:r>
        <w:t xml:space="preserve"> Installation</w:t>
      </w:r>
      <w:r w:rsidR="00B15738">
        <w:t>s</w:t>
      </w:r>
      <w:bookmarkEnd w:id="810"/>
    </w:p>
    <w:p w14:paraId="0825E849" w14:textId="5032BA3C" w:rsidR="00A220C7" w:rsidRPr="00A220C7" w:rsidRDefault="00A220C7">
      <w:pPr>
        <w:pStyle w:val="BodyText"/>
      </w:pPr>
      <w:r>
        <w:t>Our software is designed to run on a desktop</w:t>
      </w:r>
      <w:r w:rsidR="006D569E">
        <w:t xml:space="preserve"> computer</w:t>
      </w:r>
      <w:r>
        <w:t xml:space="preserve">, not on a telephone.  </w:t>
      </w:r>
      <w:r w:rsidR="006D569E">
        <w:t xml:space="preserve">It is assumed that you will be using the desktop interface to Windows, and that you will have installed one of the after-market programs such as </w:t>
      </w:r>
      <w:proofErr w:type="spellStart"/>
      <w:r w:rsidR="006D569E">
        <w:t>StartIsBack</w:t>
      </w:r>
      <w:proofErr w:type="spellEnd"/>
      <w:r w:rsidR="006D569E">
        <w:t xml:space="preserve"> that restore easy access to the start menu directories </w:t>
      </w:r>
      <w:r w:rsidR="00B15738">
        <w:t>which</w:t>
      </w:r>
      <w:r w:rsidR="006D569E">
        <w:t xml:space="preserve"> are maintained in Windows 8</w:t>
      </w:r>
      <w:r w:rsidR="00B15738">
        <w:t xml:space="preserve"> and 10</w:t>
      </w:r>
      <w:r w:rsidR="006D569E">
        <w:t xml:space="preserve"> but are hidden by the asinine configuration in which </w:t>
      </w:r>
      <w:r w:rsidR="00B15738">
        <w:t>those</w:t>
      </w:r>
      <w:r w:rsidR="006D569E">
        <w:t xml:space="preserve"> system</w:t>
      </w:r>
      <w:r w:rsidR="00B15738">
        <w:t>s</w:t>
      </w:r>
      <w:r w:rsidR="006D569E">
        <w:t xml:space="preserve"> </w:t>
      </w:r>
      <w:r w:rsidR="00B15738">
        <w:t>are</w:t>
      </w:r>
      <w:r w:rsidR="006D569E">
        <w:t xml:space="preserve"> shipped.  Contact our customer support hotline if you need advice on how to go about this.</w:t>
      </w:r>
    </w:p>
    <w:p w14:paraId="314CEB2C" w14:textId="4D1D3834" w:rsidR="001A218D" w:rsidRPr="008613D7" w:rsidRDefault="001A218D" w:rsidP="00BA7E97">
      <w:pPr>
        <w:pStyle w:val="Heading2"/>
      </w:pPr>
      <w:bookmarkStart w:id="811" w:name="_Toc304060887"/>
      <w:bookmarkStart w:id="812" w:name="_Toc304060992"/>
      <w:bookmarkStart w:id="813" w:name="_Toc304061097"/>
      <w:bookmarkStart w:id="814" w:name="_Toc304061200"/>
      <w:bookmarkStart w:id="815" w:name="_Toc304061304"/>
      <w:bookmarkStart w:id="816" w:name="_Toc119163570"/>
      <w:bookmarkEnd w:id="811"/>
      <w:bookmarkEnd w:id="812"/>
      <w:bookmarkEnd w:id="813"/>
      <w:bookmarkEnd w:id="814"/>
      <w:bookmarkEnd w:id="815"/>
      <w:r w:rsidRPr="008613D7">
        <w:t xml:space="preserve">Running </w:t>
      </w:r>
      <w:proofErr w:type="spellStart"/>
      <w:r w:rsidRPr="008613D7">
        <w:t>arrayForth</w:t>
      </w:r>
      <w:proofErr w:type="spellEnd"/>
      <w:r w:rsidR="001C13CC" w:rsidRPr="008613D7">
        <w:t xml:space="preserve"> 3</w:t>
      </w:r>
      <w:bookmarkEnd w:id="816"/>
    </w:p>
    <w:p w14:paraId="6EE6C8BB" w14:textId="77777777" w:rsidR="001A218D" w:rsidRDefault="001A218D" w:rsidP="001A218D">
      <w:pPr>
        <w:pStyle w:val="BodyText"/>
      </w:pPr>
      <w:r>
        <w:t>Once you have taken care of the above chores</w:t>
      </w:r>
      <w:r w:rsidR="000D3FD5">
        <w:t xml:space="preserve">, running </w:t>
      </w:r>
      <w:proofErr w:type="spellStart"/>
      <w:r w:rsidR="000D3FD5">
        <w:t>arrayForth</w:t>
      </w:r>
      <w:proofErr w:type="spellEnd"/>
      <w:r w:rsidR="000D3FD5">
        <w:t xml:space="preserve"> is simple:</w:t>
      </w:r>
    </w:p>
    <w:p w14:paraId="26AF8E4B" w14:textId="77777777" w:rsidR="001A218D" w:rsidRDefault="001A218D" w:rsidP="00531A04">
      <w:pPr>
        <w:pStyle w:val="BodyText"/>
        <w:numPr>
          <w:ilvl w:val="0"/>
          <w:numId w:val="5"/>
        </w:numPr>
        <w:spacing w:after="120"/>
      </w:pPr>
      <w:r>
        <w:t>Click the shortcut for t</w:t>
      </w:r>
      <w:r w:rsidR="000D3FD5">
        <w:t>he desired copy of the software.</w:t>
      </w:r>
    </w:p>
    <w:p w14:paraId="37F29D80" w14:textId="34ADAB70" w:rsidR="001A218D" w:rsidRDefault="001A218D" w:rsidP="00531A04">
      <w:pPr>
        <w:pStyle w:val="BodyText"/>
        <w:numPr>
          <w:ilvl w:val="0"/>
          <w:numId w:val="5"/>
        </w:numPr>
        <w:spacing w:after="120"/>
      </w:pPr>
      <w:r>
        <w:t xml:space="preserve">When </w:t>
      </w:r>
      <w:r w:rsidR="001C13CC">
        <w:t>25x80 blue screen</w:t>
      </w:r>
      <w:r>
        <w:t xml:space="preserve"> screen appears, the system is ready to use.</w:t>
      </w:r>
      <w:r w:rsidR="001C13CC">
        <w:t xml:space="preserve">  If it's the panic version, you will need to start with  HI .  For the G144A12 version, you will come up in AFORTH ( HI AFORTH already executed</w:t>
      </w:r>
      <w:r w:rsidR="00DC18CA">
        <w:t xml:space="preserve">) although if you find this consternating you may delete </w:t>
      </w:r>
      <w:r w:rsidR="0010604A">
        <w:t xml:space="preserve"> AFORTH </w:t>
      </w:r>
      <w:r w:rsidR="00DC18CA">
        <w:t xml:space="preserve"> from the shortcut</w:t>
      </w:r>
      <w:r w:rsidR="001C13CC">
        <w:t>.  For the "with GLOW" version,  HI  has already been executed but  AFORTH  and  GLOW  must be loaded manually.</w:t>
      </w:r>
    </w:p>
    <w:p w14:paraId="655BA7E3" w14:textId="3B0B29EA" w:rsidR="001A218D" w:rsidRDefault="001A218D" w:rsidP="00531A04">
      <w:pPr>
        <w:pStyle w:val="BodyText"/>
        <w:numPr>
          <w:ilvl w:val="0"/>
          <w:numId w:val="5"/>
        </w:numPr>
      </w:pPr>
      <w:r>
        <w:t xml:space="preserve">To exit </w:t>
      </w:r>
      <w:proofErr w:type="spellStart"/>
      <w:r>
        <w:t>arrayForth</w:t>
      </w:r>
      <w:proofErr w:type="spellEnd"/>
      <w:r>
        <w:t xml:space="preserve"> normally, sim</w:t>
      </w:r>
      <w:r w:rsidR="000D3FD5">
        <w:t>ply say</w:t>
      </w:r>
      <w:r w:rsidR="001C13CC">
        <w:t xml:space="preserve"> BYE  to the inte</w:t>
      </w:r>
      <w:r w:rsidR="000D3FD5">
        <w:t>rpreter.</w:t>
      </w:r>
    </w:p>
    <w:p w14:paraId="2052F3DE" w14:textId="0165D0BC" w:rsidR="00DC18CA" w:rsidRDefault="001A218D" w:rsidP="001A218D">
      <w:pPr>
        <w:pStyle w:val="BodyText"/>
      </w:pPr>
      <w:r>
        <w:t xml:space="preserve">You may run multiple copies of </w:t>
      </w:r>
      <w:proofErr w:type="spellStart"/>
      <w:r>
        <w:t>arrayForth</w:t>
      </w:r>
      <w:proofErr w:type="spellEnd"/>
      <w:r>
        <w:t xml:space="preserve"> so long as you don't exceed the virtual memory capacity of the operating system you are using. </w:t>
      </w:r>
      <w:r w:rsidR="000D3FD5">
        <w:t xml:space="preserve"> </w:t>
      </w:r>
      <w:r>
        <w:t xml:space="preserve">This can be </w:t>
      </w:r>
      <w:r w:rsidR="000D3FD5">
        <w:t>convenient</w:t>
      </w:r>
      <w:r>
        <w:t xml:space="preserve"> when talking to more than one chip</w:t>
      </w:r>
      <w:r w:rsidR="000D3FD5">
        <w:t>.</w:t>
      </w:r>
      <w:r w:rsidR="00743930">
        <w:t xml:space="preserve">  For example, in one step of our factory testing we run  </w:t>
      </w:r>
      <w:r w:rsidR="00DC18CA">
        <w:rPr>
          <w:rFonts w:ascii="Consolas" w:hAnsi="Consolas" w:cs="Consolas"/>
        </w:rPr>
        <w:t>SELFTEST</w:t>
      </w:r>
      <w:r w:rsidR="00DC18CA">
        <w:t xml:space="preserve">  </w:t>
      </w:r>
      <w:r w:rsidR="00743930">
        <w:t xml:space="preserve">on both host and target chips simultaneously using two </w:t>
      </w:r>
      <w:proofErr w:type="spellStart"/>
      <w:r w:rsidR="00743930">
        <w:t>arrayForth</w:t>
      </w:r>
      <w:proofErr w:type="spellEnd"/>
      <w:r w:rsidR="00743930">
        <w:t xml:space="preserve"> sessions.</w:t>
      </w:r>
      <w:r w:rsidR="000D3FD5">
        <w:t xml:space="preserve">  Be careful to only edit your source base in one </w:t>
      </w:r>
      <w:r w:rsidR="00067955">
        <w:t>instance if they both use the same directory</w:t>
      </w:r>
      <w:r w:rsidR="000D3FD5">
        <w:t>, otherwise</w:t>
      </w:r>
      <w:r w:rsidR="008613D7">
        <w:t xml:space="preserve">  FLUSH </w:t>
      </w:r>
      <w:r w:rsidR="000D3FD5">
        <w:t xml:space="preserve"> operations will overwrite one another.</w:t>
      </w:r>
    </w:p>
    <w:p w14:paraId="73F57863" w14:textId="3778B74F" w:rsidR="00DC18CA" w:rsidRDefault="00DC18CA" w:rsidP="00B94787">
      <w:pPr>
        <w:pStyle w:val="Heading2"/>
      </w:pPr>
      <w:bookmarkStart w:id="817" w:name="_Toc119163571"/>
      <w:r>
        <w:t xml:space="preserve">Installing </w:t>
      </w:r>
      <w:proofErr w:type="spellStart"/>
      <w:r>
        <w:t>arrayForth</w:t>
      </w:r>
      <w:proofErr w:type="spellEnd"/>
      <w:r>
        <w:t xml:space="preserve"> 3 on an EVB002 Board</w:t>
      </w:r>
      <w:bookmarkEnd w:id="817"/>
    </w:p>
    <w:p w14:paraId="2D1D2984" w14:textId="576ABC67" w:rsidR="00B94787" w:rsidRDefault="00B94787">
      <w:pPr>
        <w:pStyle w:val="BodyText"/>
      </w:pPr>
      <w:r>
        <w:t xml:space="preserve">The above procedure has placed the x86 portion of </w:t>
      </w:r>
      <w:proofErr w:type="spellStart"/>
      <w:r>
        <w:t>arrayForth</w:t>
      </w:r>
      <w:proofErr w:type="spellEnd"/>
      <w:r>
        <w:t xml:space="preserve"> 3 on a PC or similar platform.  To install the </w:t>
      </w:r>
      <w:proofErr w:type="spellStart"/>
      <w:r>
        <w:t>polyFORTH</w:t>
      </w:r>
      <w:proofErr w:type="spellEnd"/>
      <w:r>
        <w:t>/144 portion on an EVB002 (or EVB001), you will need to duplicate steps we have already taken when commissioning your board at the factory.  This factory procedure is documented in internal document PCBCOM, which is available on our website.  For more information about that process, and for other options, please see</w:t>
      </w:r>
      <w:r w:rsidR="00925F00">
        <w:t xml:space="preserve"> section </w:t>
      </w:r>
      <w:r w:rsidR="00925F00">
        <w:fldChar w:fldCharType="begin"/>
      </w:r>
      <w:r w:rsidR="00925F00">
        <w:instrText xml:space="preserve"> REF _Ref19965005 \r \h </w:instrText>
      </w:r>
      <w:r w:rsidR="00925F00">
        <w:fldChar w:fldCharType="separate"/>
      </w:r>
      <w:r w:rsidR="00DA6B1C">
        <w:t>9.3</w:t>
      </w:r>
      <w:r w:rsidR="00925F00">
        <w:fldChar w:fldCharType="end"/>
      </w:r>
      <w:r w:rsidR="00925F00">
        <w:t xml:space="preserve">, </w:t>
      </w:r>
      <w:r w:rsidR="00925F00">
        <w:fldChar w:fldCharType="begin"/>
      </w:r>
      <w:r w:rsidR="00925F00">
        <w:instrText xml:space="preserve"> REF _Ref19965029 \h </w:instrText>
      </w:r>
      <w:r w:rsidR="00925F00">
        <w:fldChar w:fldCharType="separate"/>
      </w:r>
      <w:r w:rsidR="00DA6B1C">
        <w:t xml:space="preserve">G144A12 </w:t>
      </w:r>
      <w:proofErr w:type="spellStart"/>
      <w:r w:rsidR="00DA6B1C">
        <w:t>polyFORTH</w:t>
      </w:r>
      <w:proofErr w:type="spellEnd"/>
      <w:r w:rsidR="00DA6B1C">
        <w:t xml:space="preserve"> Capable</w:t>
      </w:r>
      <w:r w:rsidR="00925F00">
        <w:fldChar w:fldCharType="end"/>
      </w:r>
      <w:r w:rsidR="00925F00">
        <w:t>, as well as</w:t>
      </w:r>
      <w:r>
        <w:t xml:space="preserve"> section </w:t>
      </w:r>
      <w:r w:rsidRPr="00933D0F">
        <w:rPr>
          <w:i/>
        </w:rPr>
        <w:t xml:space="preserve">Loading or Installing </w:t>
      </w:r>
      <w:proofErr w:type="spellStart"/>
      <w:r w:rsidRPr="00933D0F">
        <w:rPr>
          <w:i/>
        </w:rPr>
        <w:t>polyFORTH</w:t>
      </w:r>
      <w:proofErr w:type="spellEnd"/>
      <w:r>
        <w:t xml:space="preserve"> in DB006, </w:t>
      </w:r>
      <w:r w:rsidRPr="00933D0F">
        <w:rPr>
          <w:i/>
        </w:rPr>
        <w:t xml:space="preserve">GA144A12 Supplement to </w:t>
      </w:r>
      <w:proofErr w:type="spellStart"/>
      <w:r w:rsidRPr="00933D0F">
        <w:rPr>
          <w:i/>
        </w:rPr>
        <w:t>polyFORTH</w:t>
      </w:r>
      <w:proofErr w:type="spellEnd"/>
      <w:r w:rsidRPr="00933D0F">
        <w:rPr>
          <w:i/>
        </w:rPr>
        <w:t xml:space="preserve"> Reference</w:t>
      </w:r>
      <w:r w:rsidR="00925F00">
        <w:t>.</w:t>
      </w:r>
    </w:p>
    <w:p w14:paraId="20E2683F" w14:textId="61F4B8F9" w:rsidR="00555D00" w:rsidRDefault="00555D00" w:rsidP="00463574">
      <w:pPr>
        <w:pStyle w:val="Heading2"/>
      </w:pPr>
      <w:bookmarkStart w:id="818" w:name="_Toc119163572"/>
      <w:r>
        <w:t xml:space="preserve">Installing </w:t>
      </w:r>
      <w:proofErr w:type="spellStart"/>
      <w:r>
        <w:t>arrayForth</w:t>
      </w:r>
      <w:proofErr w:type="spellEnd"/>
      <w:r>
        <w:t xml:space="preserve"> 3 on an EVB001 Board</w:t>
      </w:r>
      <w:bookmarkEnd w:id="818"/>
    </w:p>
    <w:p w14:paraId="04690526" w14:textId="5B738F25" w:rsidR="00555D00" w:rsidRDefault="00555D00">
      <w:pPr>
        <w:pStyle w:val="BodyText"/>
      </w:pPr>
      <w:r>
        <w:t>Because the nucleus as distributed is configured for new</w:t>
      </w:r>
      <w:r w:rsidR="00325E89">
        <w:t>-style</w:t>
      </w:r>
      <w:r>
        <w:t xml:space="preserve"> flash, you will need to do some additional work</w:t>
      </w:r>
      <w:r w:rsidR="00E26D80">
        <w:t xml:space="preserve">, as indicated in the section of this manual </w:t>
      </w:r>
      <w:r w:rsidR="00E26D80">
        <w:fldChar w:fldCharType="begin"/>
      </w:r>
      <w:r w:rsidR="00E26D80">
        <w:instrText xml:space="preserve"> REF _Ref19965005 \r \h </w:instrText>
      </w:r>
      <w:r w:rsidR="00E26D80">
        <w:fldChar w:fldCharType="separate"/>
      </w:r>
      <w:r w:rsidR="00DA6B1C">
        <w:t>9.3</w:t>
      </w:r>
      <w:r w:rsidR="00E26D80">
        <w:fldChar w:fldCharType="end"/>
      </w:r>
      <w:r w:rsidR="00E26D80">
        <w:t xml:space="preserve"> referenced above</w:t>
      </w:r>
      <w:r w:rsidR="00325E89">
        <w:t xml:space="preserve"> so it can write the old one on the EVB001</w:t>
      </w:r>
      <w:r w:rsidR="00E26D80">
        <w:t xml:space="preserve">.  If you are planning to use AFORTH on the pF system you will need to accommodate the smaller flash; most likely you'll choose to use serial disk for development.  If you wish to use the flash as your primary working image with </w:t>
      </w:r>
      <w:proofErr w:type="spellStart"/>
      <w:r w:rsidR="00E26D80">
        <w:t>arrayForth</w:t>
      </w:r>
      <w:proofErr w:type="spellEnd"/>
      <w:r w:rsidR="00E26D80">
        <w:t xml:space="preserve"> 3, you will </w:t>
      </w:r>
      <w:r w:rsidR="00E26D80">
        <w:lastRenderedPageBreak/>
        <w:t>need to reorganize the disk so that the aF3 tools fit into the small image.</w:t>
      </w:r>
      <w:r w:rsidR="004D727C">
        <w:t xml:space="preserve">  We don't really recommend doing this because it really does not fit, and the aF3 source code will surely grow in the future.  Realizing the general futility of such a reorganization, we chose not to attempt it in the delivered system.</w:t>
      </w:r>
      <w:r w:rsidR="009B233B">
        <w:t xml:space="preserve">  In fact, it was the desire to enable the EVB to act as its own development system that motivated us to put the largest 24-bit addressable flash on the EVB002 that we could.</w:t>
      </w:r>
    </w:p>
    <w:p w14:paraId="14965B96" w14:textId="3EC73492" w:rsidR="005341B6" w:rsidRDefault="005341B6">
      <w:pPr>
        <w:pStyle w:val="BodyText"/>
      </w:pPr>
      <w:r>
        <w:br w:type="page"/>
      </w:r>
    </w:p>
    <w:p w14:paraId="1C4DC03A" w14:textId="23869647" w:rsidR="005341B6" w:rsidRDefault="005341B6" w:rsidP="005341B6">
      <w:pPr>
        <w:pStyle w:val="Heading2"/>
      </w:pPr>
      <w:bookmarkStart w:id="819" w:name="_Ref30829099"/>
      <w:bookmarkStart w:id="820" w:name="_Ref30829129"/>
      <w:bookmarkStart w:id="821" w:name="_Ref30829138"/>
      <w:bookmarkStart w:id="822" w:name="_Toc119163573"/>
      <w:r>
        <w:lastRenderedPageBreak/>
        <w:t>Customizing for a Project</w:t>
      </w:r>
      <w:bookmarkEnd w:id="819"/>
      <w:bookmarkEnd w:id="820"/>
      <w:bookmarkEnd w:id="821"/>
      <w:bookmarkEnd w:id="822"/>
    </w:p>
    <w:p w14:paraId="5756F3CD" w14:textId="4DEB5B96" w:rsidR="007D57F5" w:rsidRDefault="00FD429C" w:rsidP="005341B6">
      <w:pPr>
        <w:pStyle w:val="BodyText"/>
      </w:pPr>
      <w:r>
        <w:t>We recommend that you keep your application code separate from the system code we distribute so that it may be backed up independently of the system, so that your application need not</w:t>
      </w:r>
      <w:r w:rsidR="007D57F5">
        <w:t xml:space="preserve"> be merged into new system releases and need not</w:t>
      </w:r>
      <w:r>
        <w:t xml:space="preserve"> move when we reorganize the system distribution.  </w:t>
      </w:r>
      <w:r w:rsidR="007D57F5">
        <w:t>In the default distribution, we provide the</w:t>
      </w:r>
      <w:r w:rsidR="0000299E">
        <w:t xml:space="preserve"> files  </w:t>
      </w:r>
      <w:r w:rsidR="0000299E" w:rsidRPr="00463574">
        <w:rPr>
          <w:rFonts w:ascii="Consolas" w:hAnsi="Consolas"/>
          <w:b/>
          <w:bCs/>
        </w:rPr>
        <w:t>Project</w:t>
      </w:r>
      <w:r w:rsidR="0000299E">
        <w:rPr>
          <w:rFonts w:ascii="Consolas" w:hAnsi="Consolas"/>
          <w:b/>
          <w:bCs/>
        </w:rPr>
        <w:t xml:space="preserve"> </w:t>
      </w:r>
      <w:r w:rsidR="0000299E">
        <w:t>and</w:t>
      </w:r>
      <w:r w:rsidR="0000299E">
        <w:rPr>
          <w:rFonts w:ascii="Consolas" w:hAnsi="Consolas"/>
          <w:b/>
          <w:bCs/>
        </w:rPr>
        <w:t xml:space="preserve"> </w:t>
      </w:r>
      <w:proofErr w:type="spellStart"/>
      <w:r w:rsidR="0000299E">
        <w:rPr>
          <w:rFonts w:ascii="Consolas" w:hAnsi="Consolas"/>
          <w:b/>
          <w:bCs/>
        </w:rPr>
        <w:t>Projback</w:t>
      </w:r>
      <w:proofErr w:type="spellEnd"/>
      <w:r w:rsidR="0000299E">
        <w:t xml:space="preserve">  in the /</w:t>
      </w:r>
      <w:proofErr w:type="spellStart"/>
      <w:r w:rsidR="0000299E">
        <w:t>sF</w:t>
      </w:r>
      <w:proofErr w:type="spellEnd"/>
      <w:r w:rsidR="0000299E">
        <w:t xml:space="preserve"> directory, mapped into  4 DRIVE  on both </w:t>
      </w:r>
      <w:proofErr w:type="spellStart"/>
      <w:r w:rsidR="0000299E">
        <w:t>sF</w:t>
      </w:r>
      <w:proofErr w:type="spellEnd"/>
      <w:r w:rsidR="0000299E">
        <w:t xml:space="preserve"> disk and pF serial</w:t>
      </w:r>
      <w:r w:rsidR="007D57F5">
        <w:t xml:space="preserve">.  </w:t>
      </w:r>
      <w:r w:rsidR="007D57F5" w:rsidRPr="00463574">
        <w:rPr>
          <w:rFonts w:ascii="Consolas" w:hAnsi="Consolas"/>
          <w:b/>
          <w:bCs/>
        </w:rPr>
        <w:t>PROJECT</w:t>
      </w:r>
      <w:r w:rsidR="007D57F5">
        <w:t xml:space="preserve"> is provided as a CONSTANT whose value is the first block (4800) of this area</w:t>
      </w:r>
      <w:r w:rsidR="0000299E">
        <w:t>.  The</w:t>
      </w:r>
      <w:r w:rsidR="007D57F5">
        <w:t>se</w:t>
      </w:r>
      <w:r w:rsidR="0000299E">
        <w:t xml:space="preserve"> files </w:t>
      </w:r>
      <w:r w:rsidR="007D57F5">
        <w:t xml:space="preserve">are among those </w:t>
      </w:r>
      <w:r w:rsidR="0000299E">
        <w:t>backed up into  EVB002/backup  during installation if you request it.</w:t>
      </w:r>
    </w:p>
    <w:p w14:paraId="592570E4" w14:textId="08A5CC89" w:rsidR="00B17136" w:rsidRDefault="00B17136" w:rsidP="00463574">
      <w:pPr>
        <w:pStyle w:val="Heading3"/>
      </w:pPr>
      <w:bookmarkStart w:id="823" w:name="_Toc119163574"/>
      <w:r>
        <w:t>Managing Multiple Major Projects</w:t>
      </w:r>
      <w:bookmarkEnd w:id="823"/>
    </w:p>
    <w:p w14:paraId="496C99E9" w14:textId="2E15AC1F" w:rsidR="00FD429C" w:rsidRDefault="00BC5D37" w:rsidP="005341B6">
      <w:pPr>
        <w:pStyle w:val="BodyText"/>
      </w:pPr>
      <w:r>
        <w:t>As</w:t>
      </w:r>
      <w:r w:rsidR="0000299E">
        <w:t xml:space="preserve"> of rev 03c we've </w:t>
      </w:r>
      <w:r w:rsidR="007D57F5">
        <w:t>provided</w:t>
      </w:r>
      <w:r w:rsidR="0000299E">
        <w:t xml:space="preserve"> a more powerful method</w:t>
      </w:r>
      <w:r w:rsidR="007D57F5">
        <w:t xml:space="preserve"> that we use ourselves</w:t>
      </w:r>
      <w:r w:rsidR="00B17136">
        <w:t xml:space="preserve">.  All the code, data, documentation, notes, etc. for each project are organized into a separate directory along with the shortcut to run aF-3 set up to work on that project.  If your plans include this sort of activity, we recommend you </w:t>
      </w:r>
      <w:r>
        <w:t>consider adopting</w:t>
      </w:r>
      <w:r w:rsidR="00B17136">
        <w:t xml:space="preserve"> our </w:t>
      </w:r>
      <w:r>
        <w:t>method.</w:t>
      </w:r>
    </w:p>
    <w:p w14:paraId="3B1CFE79" w14:textId="76BA6637" w:rsidR="0000299E" w:rsidRDefault="0000299E" w:rsidP="005341B6">
      <w:pPr>
        <w:pStyle w:val="BodyText"/>
      </w:pPr>
      <w:r>
        <w:t xml:space="preserve">A new directory,  </w:t>
      </w:r>
      <w:r w:rsidRPr="00463574">
        <w:rPr>
          <w:rFonts w:ascii="Consolas" w:hAnsi="Consolas"/>
          <w:b/>
          <w:bCs/>
        </w:rPr>
        <w:t>EVB002/Projects</w:t>
      </w:r>
      <w:r>
        <w:t xml:space="preserve">  organizes multiple projects, each of which has a subdirectory.</w:t>
      </w:r>
      <w:r w:rsidR="00BC5D37">
        <w:t xml:space="preserve">  This entire directory is backed up into EVB002/backup during installation if you request it.</w:t>
      </w:r>
      <w:r>
        <w:t xml:space="preserve">  The default subdirectory</w:t>
      </w:r>
      <w:r w:rsidR="0015766B">
        <w:t xml:space="preserve"> (or project)</w:t>
      </w:r>
      <w:r>
        <w:t xml:space="preserve"> is named  </w:t>
      </w:r>
      <w:r w:rsidR="00277F3F">
        <w:rPr>
          <w:rFonts w:ascii="Consolas" w:hAnsi="Consolas"/>
          <w:b/>
          <w:bCs/>
        </w:rPr>
        <w:t>DEFAULT</w:t>
      </w:r>
      <w:r>
        <w:t xml:space="preserve">  and contains </w:t>
      </w:r>
      <w:r w:rsidR="00BC5D37">
        <w:t>at least the following necessary files</w:t>
      </w:r>
      <w:r>
        <w:t>:</w:t>
      </w:r>
    </w:p>
    <w:p w14:paraId="13687220" w14:textId="667CF119" w:rsidR="0000299E" w:rsidRDefault="00112BEE" w:rsidP="00463574">
      <w:pPr>
        <w:pStyle w:val="BodyText"/>
        <w:numPr>
          <w:ilvl w:val="0"/>
          <w:numId w:val="26"/>
        </w:numPr>
        <w:spacing w:after="60"/>
      </w:pPr>
      <w:proofErr w:type="spellStart"/>
      <w:r>
        <w:rPr>
          <w:rFonts w:ascii="Consolas" w:hAnsi="Consolas"/>
          <w:b/>
          <w:bCs/>
        </w:rPr>
        <w:t>DEFAULT</w:t>
      </w:r>
      <w:r w:rsidR="0000299E" w:rsidRPr="00463574">
        <w:rPr>
          <w:rFonts w:ascii="Consolas" w:hAnsi="Consolas"/>
          <w:b/>
          <w:bCs/>
        </w:rPr>
        <w:t>.src</w:t>
      </w:r>
      <w:proofErr w:type="spellEnd"/>
      <w:r>
        <w:t xml:space="preserve">   4800 blocks </w:t>
      </w:r>
      <w:r w:rsidR="0015766B">
        <w:t xml:space="preserve">to be mapped into  4 DRIVE (4800)  on both </w:t>
      </w:r>
      <w:proofErr w:type="spellStart"/>
      <w:r w:rsidR="0015766B">
        <w:t>sF</w:t>
      </w:r>
      <w:proofErr w:type="spellEnd"/>
      <w:r w:rsidR="0015766B">
        <w:t xml:space="preserve"> disk and pF serial.</w:t>
      </w:r>
    </w:p>
    <w:p w14:paraId="55B34100" w14:textId="4392F5F8" w:rsidR="0015766B" w:rsidRDefault="00112BEE" w:rsidP="00463574">
      <w:pPr>
        <w:pStyle w:val="BodyText"/>
        <w:numPr>
          <w:ilvl w:val="0"/>
          <w:numId w:val="26"/>
        </w:numPr>
        <w:spacing w:after="60"/>
      </w:pPr>
      <w:r>
        <w:rPr>
          <w:rFonts w:ascii="Consolas" w:hAnsi="Consolas"/>
          <w:b/>
          <w:bCs/>
        </w:rPr>
        <w:t>DEFAULT</w:t>
      </w:r>
      <w:r w:rsidR="0015766B" w:rsidRPr="00463574">
        <w:rPr>
          <w:rFonts w:ascii="Consolas" w:hAnsi="Consolas"/>
          <w:b/>
          <w:bCs/>
        </w:rPr>
        <w:t>-</w:t>
      </w:r>
      <w:proofErr w:type="spellStart"/>
      <w:r w:rsidR="0015766B" w:rsidRPr="00463574">
        <w:rPr>
          <w:rFonts w:ascii="Consolas" w:hAnsi="Consolas"/>
          <w:b/>
          <w:bCs/>
        </w:rPr>
        <w:t>back.src</w:t>
      </w:r>
      <w:proofErr w:type="spellEnd"/>
      <w:r>
        <w:t xml:space="preserve">   4800 blocks t</w:t>
      </w:r>
      <w:r w:rsidR="0015766B">
        <w:t xml:space="preserve">o be mapped into  24 DRIVE  on </w:t>
      </w:r>
      <w:proofErr w:type="spellStart"/>
      <w:r w:rsidR="0015766B">
        <w:t>sF</w:t>
      </w:r>
      <w:proofErr w:type="spellEnd"/>
      <w:r w:rsidR="0015766B">
        <w:t xml:space="preserve"> disk to be used as a backup (by </w:t>
      </w:r>
      <w:proofErr w:type="spellStart"/>
      <w:r w:rsidR="0015766B">
        <w:t>sF</w:t>
      </w:r>
      <w:proofErr w:type="spellEnd"/>
      <w:r w:rsidR="0015766B">
        <w:t>) for DEFAULT whenever you wish to reconcile your changes into it.</w:t>
      </w:r>
    </w:p>
    <w:p w14:paraId="48256017" w14:textId="7637A22B" w:rsidR="0015766B" w:rsidRDefault="0015766B" w:rsidP="00463574">
      <w:pPr>
        <w:pStyle w:val="BodyText"/>
        <w:numPr>
          <w:ilvl w:val="0"/>
          <w:numId w:val="26"/>
        </w:numPr>
        <w:spacing w:after="60"/>
      </w:pPr>
      <w:r w:rsidRPr="00463574">
        <w:rPr>
          <w:rFonts w:ascii="Consolas" w:hAnsi="Consolas"/>
          <w:b/>
          <w:bCs/>
        </w:rPr>
        <w:t>OBJ-</w:t>
      </w:r>
      <w:proofErr w:type="spellStart"/>
      <w:r w:rsidR="00112BEE">
        <w:rPr>
          <w:rFonts w:ascii="Consolas" w:hAnsi="Consolas"/>
          <w:b/>
          <w:bCs/>
        </w:rPr>
        <w:t>DEFAULT</w:t>
      </w:r>
      <w:r w:rsidRPr="00463574">
        <w:rPr>
          <w:rFonts w:ascii="Consolas" w:hAnsi="Consolas"/>
          <w:b/>
          <w:bCs/>
        </w:rPr>
        <w:t>.src</w:t>
      </w:r>
      <w:proofErr w:type="spellEnd"/>
      <w:r w:rsidR="00112BEE">
        <w:t xml:space="preserve">   </w:t>
      </w:r>
      <w:r>
        <w:t xml:space="preserve">Object code you compile for this project.  Supplied with nothing but the  </w:t>
      </w:r>
      <w:r w:rsidRPr="00463574">
        <w:rPr>
          <w:b/>
          <w:bCs/>
        </w:rPr>
        <w:t>STOCK</w:t>
      </w:r>
      <w:r>
        <w:t xml:space="preserve">  code, distributed with aF-3, such as ROM and common tools.  (</w:t>
      </w:r>
      <w:r w:rsidRPr="00463574">
        <w:rPr>
          <w:b/>
          <w:bCs/>
        </w:rPr>
        <w:t>AFORTH  STOCK LIST</w:t>
      </w:r>
      <w:r>
        <w:t xml:space="preserve">  shows the load block for assembling this object code.)</w:t>
      </w:r>
    </w:p>
    <w:p w14:paraId="30E3575C" w14:textId="5DF82EF7" w:rsidR="0015766B" w:rsidRDefault="0015766B" w:rsidP="00463574">
      <w:pPr>
        <w:pStyle w:val="BodyText"/>
        <w:numPr>
          <w:ilvl w:val="0"/>
          <w:numId w:val="26"/>
        </w:numPr>
        <w:spacing w:after="60"/>
      </w:pPr>
      <w:r w:rsidRPr="00463574">
        <w:rPr>
          <w:rFonts w:ascii="Consolas" w:hAnsi="Consolas"/>
          <w:b/>
          <w:bCs/>
        </w:rPr>
        <w:t>custom.txt</w:t>
      </w:r>
      <w:r w:rsidR="00112BEE">
        <w:t xml:space="preserve">   </w:t>
      </w:r>
      <w:r>
        <w:t xml:space="preserve">A text file of </w:t>
      </w:r>
      <w:proofErr w:type="spellStart"/>
      <w:r>
        <w:t>sF</w:t>
      </w:r>
      <w:proofErr w:type="spellEnd"/>
      <w:r>
        <w:t xml:space="preserve"> source that may be </w:t>
      </w:r>
      <w:proofErr w:type="spellStart"/>
      <w:r>
        <w:t>INCLUDEd</w:t>
      </w:r>
      <w:proofErr w:type="spellEnd"/>
      <w:r>
        <w:t xml:space="preserve"> to configure </w:t>
      </w:r>
      <w:proofErr w:type="spellStart"/>
      <w:r>
        <w:t>sF</w:t>
      </w:r>
      <w:proofErr w:type="spellEnd"/>
      <w:r>
        <w:t xml:space="preserve"> for this project.</w:t>
      </w:r>
    </w:p>
    <w:p w14:paraId="5FF0EBC9" w14:textId="55C0E4F8" w:rsidR="000F28D2" w:rsidRDefault="0015766B" w:rsidP="000F28D2">
      <w:pPr>
        <w:pStyle w:val="BodyText"/>
        <w:numPr>
          <w:ilvl w:val="0"/>
          <w:numId w:val="26"/>
        </w:numPr>
        <w:spacing w:after="60"/>
        <w:rPr>
          <w:ins w:id="824" w:author="Greg Bailey" w:date="2022-06-20T10:16:00Z"/>
        </w:rPr>
      </w:pPr>
      <w:proofErr w:type="spellStart"/>
      <w:r w:rsidRPr="00463574">
        <w:rPr>
          <w:rFonts w:ascii="Consolas" w:hAnsi="Consolas"/>
          <w:b/>
          <w:bCs/>
        </w:rPr>
        <w:t>arrayForth</w:t>
      </w:r>
      <w:proofErr w:type="spellEnd"/>
      <w:r w:rsidRPr="00463574">
        <w:rPr>
          <w:rFonts w:ascii="Consolas" w:hAnsi="Consolas"/>
          <w:b/>
          <w:bCs/>
        </w:rPr>
        <w:t xml:space="preserve"> 3 </w:t>
      </w:r>
      <w:r w:rsidR="00112BEE">
        <w:rPr>
          <w:rFonts w:ascii="Consolas" w:hAnsi="Consolas"/>
          <w:b/>
          <w:bCs/>
        </w:rPr>
        <w:t>DEFAULT</w:t>
      </w:r>
      <w:r w:rsidR="00112BEE">
        <w:t xml:space="preserve">   </w:t>
      </w:r>
      <w:r>
        <w:t xml:space="preserve">A shortcut to run the appropriate </w:t>
      </w:r>
      <w:proofErr w:type="spellStart"/>
      <w:r>
        <w:t>sF</w:t>
      </w:r>
      <w:proofErr w:type="spellEnd"/>
      <w:r>
        <w:t xml:space="preserve"> </w:t>
      </w:r>
      <w:proofErr w:type="spellStart"/>
      <w:r>
        <w:t>excutable</w:t>
      </w:r>
      <w:proofErr w:type="spellEnd"/>
      <w:r w:rsidR="006D64E2">
        <w:t xml:space="preserve">, </w:t>
      </w:r>
      <w:r>
        <w:t xml:space="preserve">using </w:t>
      </w:r>
      <w:r w:rsidR="006D64E2">
        <w:t>EVB002/</w:t>
      </w:r>
      <w:proofErr w:type="spellStart"/>
      <w:r w:rsidR="006D64E2">
        <w:t>sF</w:t>
      </w:r>
      <w:proofErr w:type="spellEnd"/>
      <w:r>
        <w:t xml:space="preserve"> as working</w:t>
      </w:r>
      <w:r w:rsidR="006D64E2">
        <w:t xml:space="preserve"> directory</w:t>
      </w:r>
      <w:r>
        <w:t xml:space="preserve">, and to interpret  </w:t>
      </w:r>
      <w:r w:rsidRPr="00463574">
        <w:rPr>
          <w:rFonts w:ascii="Consolas" w:hAnsi="Consolas"/>
          <w:b/>
          <w:bCs/>
        </w:rPr>
        <w:t>custom.txt</w:t>
      </w:r>
      <w:r>
        <w:t xml:space="preserve">  from this directory via interpretive command line code at boot </w:t>
      </w:r>
      <w:r w:rsidR="006D64E2">
        <w:t>time.</w:t>
      </w:r>
    </w:p>
    <w:p w14:paraId="4407DCBB" w14:textId="626472AE" w:rsidR="0015766B" w:rsidRDefault="000F28D2" w:rsidP="00463574">
      <w:pPr>
        <w:pStyle w:val="BodyText"/>
        <w:numPr>
          <w:ilvl w:val="0"/>
          <w:numId w:val="26"/>
        </w:numPr>
      </w:pPr>
      <w:proofErr w:type="spellStart"/>
      <w:ins w:id="825" w:author="Greg Bailey" w:date="2022-06-20T10:16:00Z">
        <w:r>
          <w:rPr>
            <w:rFonts w:ascii="Consolas" w:hAnsi="Consolas"/>
            <w:b/>
            <w:bCs/>
          </w:rPr>
          <w:t>rpt</w:t>
        </w:r>
        <w:proofErr w:type="spellEnd"/>
        <w:r>
          <w:t xml:space="preserve">   A directory in</w:t>
        </w:r>
      </w:ins>
      <w:ins w:id="826" w:author="Greg Bailey" w:date="2022-06-20T10:17:00Z">
        <w:r>
          <w:t>to</w:t>
        </w:r>
      </w:ins>
      <w:ins w:id="827" w:author="Greg Bailey" w:date="2022-06-20T10:16:00Z">
        <w:r>
          <w:t xml:space="preserve"> which PDF </w:t>
        </w:r>
      </w:ins>
      <w:ins w:id="828" w:author="Greg Bailey" w:date="2022-06-20T10:17:00Z">
        <w:r>
          <w:t>printing is written</w:t>
        </w:r>
      </w:ins>
      <w:ins w:id="829" w:author="Greg Bailey" w:date="2022-06-20T10:16:00Z">
        <w:r>
          <w:t>.</w:t>
        </w:r>
      </w:ins>
    </w:p>
    <w:p w14:paraId="4889E29B" w14:textId="3E7D8DD1" w:rsidR="00D06C7F" w:rsidRDefault="00D06C7F" w:rsidP="005341B6">
      <w:pPr>
        <w:pStyle w:val="BodyText"/>
        <w:rPr>
          <w:ins w:id="830" w:author="Greg Bailey" w:date="2022-06-20T10:21:00Z"/>
        </w:rPr>
      </w:pPr>
      <w:ins w:id="831" w:author="Greg Bailey" w:date="2022-06-20T10:21:00Z">
        <w:r>
          <w:rPr>
            <w:noProof/>
          </w:rPr>
          <mc:AlternateContent>
            <mc:Choice Requires="wps">
              <w:drawing>
                <wp:anchor distT="0" distB="0" distL="114300" distR="114300" simplePos="0" relativeHeight="251657728" behindDoc="0" locked="0" layoutInCell="1" allowOverlap="1" wp14:anchorId="0AB833E2" wp14:editId="53E6453B">
                  <wp:simplePos x="0" y="0"/>
                  <wp:positionH relativeFrom="column">
                    <wp:posOffset>472440</wp:posOffset>
                  </wp:positionH>
                  <wp:positionV relativeFrom="paragraph">
                    <wp:posOffset>303530</wp:posOffset>
                  </wp:positionV>
                  <wp:extent cx="4884420" cy="1905000"/>
                  <wp:effectExtent l="0" t="0" r="11430" b="19050"/>
                  <wp:wrapTopAndBottom/>
                  <wp:docPr id="5" name="Text Box 5"/>
                  <wp:cNvGraphicFramePr/>
                  <a:graphic xmlns:a="http://schemas.openxmlformats.org/drawingml/2006/main">
                    <a:graphicData uri="http://schemas.microsoft.com/office/word/2010/wordprocessingShape">
                      <wps:wsp>
                        <wps:cNvSpPr txBox="1"/>
                        <wps:spPr>
                          <a:xfrm>
                            <a:off x="0" y="0"/>
                            <a:ext cx="4884420" cy="1905000"/>
                          </a:xfrm>
                          <a:prstGeom prst="rect">
                            <a:avLst/>
                          </a:prstGeom>
                          <a:solidFill>
                            <a:schemeClr val="lt1"/>
                          </a:solidFill>
                          <a:ln w="6350">
                            <a:solidFill>
                              <a:prstClr val="black"/>
                            </a:solidFill>
                          </a:ln>
                        </wps:spPr>
                        <wps:txbx>
                          <w:txbxContent>
                            <w:p w14:paraId="13872B13" w14:textId="7D165EA8" w:rsidR="00D06C7F" w:rsidRDefault="00D06C7F">
                              <w:ins w:id="832" w:author="Greg Bailey" w:date="2022-06-20T10:22:00Z">
                                <w:r w:rsidRPr="00D06C7F">
                                  <w:rPr>
                                    <w:noProof/>
                                  </w:rPr>
                                  <w:drawing>
                                    <wp:inline distT="0" distB="0" distL="0" distR="0" wp14:anchorId="6F9063CE" wp14:editId="2EC956DE">
                                      <wp:extent cx="4625975" cy="1807210"/>
                                      <wp:effectExtent l="0" t="0" r="3175"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25975" cy="1807210"/>
                                              </a:xfrm>
                                              <a:prstGeom prst="rect">
                                                <a:avLst/>
                                              </a:prstGeom>
                                              <a:noFill/>
                                              <a:ln>
                                                <a:noFill/>
                                              </a:ln>
                                            </pic:spPr>
                                          </pic:pic>
                                        </a:graphicData>
                                      </a:graphic>
                                    </wp:inline>
                                  </w:drawing>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B833E2" id="Text Box 5" o:spid="_x0000_s1048" type="#_x0000_t202" style="position:absolute;margin-left:37.2pt;margin-top:23.9pt;width:384.6pt;height:150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" fillcolor="white [3201]" strokeweight=".5pt">
                  <v:textbox>
                    <w:txbxContent>
                      <w:p w14:paraId="13872B13" w14:textId="7D165EA8" w:rsidR="00D06C7F" w:rsidRDefault="00D06C7F">
                        <w:ins w:id="833" w:author="Greg Bailey" w:date="2022-06-20T10:22:00Z">
                          <w:r w:rsidRPr="00D06C7F">
                            <w:rPr>
                              <w:noProof/>
                            </w:rPr>
                            <w:drawing>
                              <wp:inline distT="0" distB="0" distL="0" distR="0" wp14:anchorId="6F9063CE" wp14:editId="2EC956DE">
                                <wp:extent cx="4625975" cy="1807210"/>
                                <wp:effectExtent l="0" t="0" r="3175"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25975" cy="1807210"/>
                                        </a:xfrm>
                                        <a:prstGeom prst="rect">
                                          <a:avLst/>
                                        </a:prstGeom>
                                        <a:noFill/>
                                        <a:ln>
                                          <a:noFill/>
                                        </a:ln>
                                      </pic:spPr>
                                    </pic:pic>
                                  </a:graphicData>
                                </a:graphic>
                              </wp:inline>
                            </w:drawing>
                          </w:r>
                        </w:ins>
                      </w:p>
                    </w:txbxContent>
                  </v:textbox>
                  <w10:wrap type="topAndBottom"/>
                </v:shape>
              </w:pict>
            </mc:Fallback>
          </mc:AlternateContent>
        </w:r>
        <w:r>
          <w:t>Here's an example of the DEFAULT project directory:</w:t>
        </w:r>
      </w:ins>
    </w:p>
    <w:p w14:paraId="11481FB3" w14:textId="06D8994B" w:rsidR="00D06C7F" w:rsidRDefault="00D06C7F">
      <w:pPr>
        <w:pStyle w:val="BodyText"/>
        <w:spacing w:after="0"/>
        <w:rPr>
          <w:ins w:id="834" w:author="Greg Bailey" w:date="2022-06-20T10:21:00Z"/>
        </w:rPr>
        <w:pPrChange w:id="835" w:author="Greg Bailey" w:date="2022-06-20T10:23:00Z">
          <w:pPr>
            <w:pStyle w:val="BodyText"/>
          </w:pPr>
        </w:pPrChange>
      </w:pPr>
    </w:p>
    <w:p w14:paraId="5585D448" w14:textId="4C9C5189" w:rsidR="006D64E2" w:rsidRDefault="006D64E2" w:rsidP="005341B6">
      <w:pPr>
        <w:pStyle w:val="BodyText"/>
      </w:pPr>
      <w:r>
        <w:t xml:space="preserve">To make a new project, we recommend you make a new directory EVB002/Projects/&lt;newname&gt;  and copy the files from  DEFAULT  into it.  Then rename </w:t>
      </w:r>
      <w:del w:id="836" w:author="Greg Bailey" w:date="2022-11-12T13:33:00Z">
        <w:r w:rsidDel="00F71567">
          <w:delText xml:space="preserve">four </w:delText>
        </w:r>
      </w:del>
      <w:ins w:id="837" w:author="Greg Bailey" w:date="2022-11-12T13:34:00Z">
        <w:r w:rsidR="00F71567">
          <w:t>six</w:t>
        </w:r>
      </w:ins>
      <w:ins w:id="838" w:author="Greg Bailey" w:date="2022-11-12T13:33:00Z">
        <w:r w:rsidR="00F71567">
          <w:t xml:space="preserve"> </w:t>
        </w:r>
      </w:ins>
      <w:r>
        <w:t>of the files, replacing  DEFAULT  with  &lt;newname&gt; .  Edit the properties of the shortcut; the "Target" (command line) initially reads</w:t>
      </w:r>
    </w:p>
    <w:p w14:paraId="722088B7" w14:textId="36D23368" w:rsidR="0000299E" w:rsidRPr="00463574" w:rsidRDefault="006D64E2" w:rsidP="006D64E2">
      <w:pPr>
        <w:pStyle w:val="BodyText"/>
        <w:ind w:firstLine="720"/>
        <w:rPr>
          <w:rFonts w:ascii="Consolas" w:hAnsi="Consolas"/>
        </w:rPr>
      </w:pPr>
      <w:r w:rsidRPr="00463574">
        <w:rPr>
          <w:rFonts w:ascii="Consolas" w:hAnsi="Consolas"/>
        </w:rPr>
        <w:t>C:\Xga\arrayFORTH-3\sF\sF5b2-af3.exe INCLUDE ../Projects/DEFAULT/custom.txt</w:t>
      </w:r>
    </w:p>
    <w:p w14:paraId="390AE05E" w14:textId="340B7973" w:rsidR="006D64E2" w:rsidRDefault="00277F3F" w:rsidP="006D64E2">
      <w:pPr>
        <w:pStyle w:val="BodyText"/>
      </w:pPr>
      <w:r>
        <w:t>so you</w:t>
      </w:r>
      <w:r w:rsidR="006D64E2">
        <w:t xml:space="preserve"> replace DEFAULT  with your  &lt;newname&gt;  directory (project) name.</w:t>
      </w:r>
    </w:p>
    <w:p w14:paraId="36E2D1D8" w14:textId="27759F72" w:rsidR="006D64E2" w:rsidRDefault="006D64E2">
      <w:pPr>
        <w:pStyle w:val="BodyText"/>
      </w:pPr>
      <w:r>
        <w:lastRenderedPageBreak/>
        <w:t>Finally, edit the text file  custom.txt , interpreted</w:t>
      </w:r>
      <w:r w:rsidR="00277F3F">
        <w:t xml:space="preserve"> immediately </w:t>
      </w:r>
      <w:r>
        <w:t>by the INCLUDE statement on the above command line</w:t>
      </w:r>
      <w:r w:rsidR="00277F3F">
        <w:t xml:space="preserve"> that's evaluated immediately after block 9 is automatically loaded.  The default file is as follows:</w:t>
      </w:r>
    </w:p>
    <w:p w14:paraId="3CD04621" w14:textId="267CCC0B" w:rsidR="00861D4F" w:rsidDel="000F28D2" w:rsidRDefault="00861D4F" w:rsidP="00861D4F">
      <w:pPr>
        <w:pStyle w:val="Coding"/>
        <w:rPr>
          <w:del w:id="839" w:author="Greg Bailey" w:date="2022-06-20T10:14:00Z"/>
        </w:rPr>
      </w:pPr>
      <w:del w:id="840" w:author="Greg Bailey" w:date="2022-06-20T10:14:00Z">
        <w:r w:rsidDel="000F28D2">
          <w:delText>( Customize aF3 for Default project.)</w:delText>
        </w:r>
      </w:del>
    </w:p>
    <w:p w14:paraId="50B41831" w14:textId="77777777" w:rsidR="00F71567" w:rsidRDefault="00F71567" w:rsidP="00F71567">
      <w:pPr>
        <w:pStyle w:val="Coding"/>
        <w:rPr>
          <w:ins w:id="841" w:author="Greg Bailey" w:date="2022-11-12T13:29:00Z"/>
        </w:rPr>
      </w:pPr>
      <w:ins w:id="842" w:author="Greg Bailey" w:date="2022-11-12T13:29:00Z">
        <w:r>
          <w:t>( Customize aF3 for Default project.)</w:t>
        </w:r>
      </w:ins>
    </w:p>
    <w:p w14:paraId="2810F7CE" w14:textId="77777777" w:rsidR="00F71567" w:rsidRDefault="00F71567" w:rsidP="00F71567">
      <w:pPr>
        <w:pStyle w:val="Coding"/>
        <w:rPr>
          <w:ins w:id="843" w:author="Greg Bailey" w:date="2022-11-12T13:29:00Z"/>
        </w:rPr>
      </w:pPr>
      <w:ins w:id="844" w:author="Greg Bailey" w:date="2022-11-12T13:29:00Z">
        <w:r>
          <w:t>( All files are in af3/Projects/DEFAULT</w:t>
        </w:r>
      </w:ins>
    </w:p>
    <w:p w14:paraId="2DFF51CF" w14:textId="77777777" w:rsidR="00F71567" w:rsidRDefault="00F71567" w:rsidP="00F71567">
      <w:pPr>
        <w:pStyle w:val="Coding"/>
        <w:rPr>
          <w:ins w:id="845" w:author="Greg Bailey" w:date="2022-11-12T13:29:00Z"/>
        </w:rPr>
      </w:pPr>
      <w:ins w:id="846" w:author="Greg Bailey" w:date="2022-11-12T13:29:00Z">
        <w:r>
          <w:t xml:space="preserve">  or EVB002/Projects/DEFAULT.)</w:t>
        </w:r>
      </w:ins>
    </w:p>
    <w:p w14:paraId="36F23FFA" w14:textId="77777777" w:rsidR="00F71567" w:rsidRDefault="00F71567" w:rsidP="00F71567">
      <w:pPr>
        <w:pStyle w:val="Coding"/>
        <w:rPr>
          <w:ins w:id="847" w:author="Greg Bailey" w:date="2022-11-12T13:29:00Z"/>
        </w:rPr>
      </w:pPr>
    </w:p>
    <w:p w14:paraId="068D2221" w14:textId="77777777" w:rsidR="00F71567" w:rsidRDefault="00F71567" w:rsidP="00F71567">
      <w:pPr>
        <w:pStyle w:val="Coding"/>
        <w:rPr>
          <w:ins w:id="848" w:author="Greg Bailey" w:date="2022-11-12T13:29:00Z"/>
        </w:rPr>
      </w:pPr>
      <w:ins w:id="849" w:author="Greg Bailey" w:date="2022-11-12T13:29:00Z">
        <w:r>
          <w:t>EMPTY  ( 4800 CONSTANT PROJECT)</w:t>
        </w:r>
      </w:ins>
    </w:p>
    <w:p w14:paraId="6F630A53" w14:textId="77777777" w:rsidR="00F71567" w:rsidRDefault="00F71567" w:rsidP="00F71567">
      <w:pPr>
        <w:pStyle w:val="Coding"/>
        <w:rPr>
          <w:ins w:id="850" w:author="Greg Bailey" w:date="2022-11-12T13:29:00Z"/>
        </w:rPr>
      </w:pPr>
      <w:ins w:id="851" w:author="Greg Bailey" w:date="2022-11-12T13:29:00Z">
        <w:r>
          <w:t xml:space="preserve">   : PROJDIR ( - a n)   S" ../projects/DEFAULT/" ;</w:t>
        </w:r>
      </w:ins>
    </w:p>
    <w:p w14:paraId="45901726" w14:textId="77777777" w:rsidR="00F71567" w:rsidRDefault="00F71567" w:rsidP="00F71567">
      <w:pPr>
        <w:pStyle w:val="Coding"/>
        <w:rPr>
          <w:ins w:id="852" w:author="Greg Bailey" w:date="2022-11-12T13:29:00Z"/>
        </w:rPr>
      </w:pPr>
      <w:ins w:id="853" w:author="Greg Bailey" w:date="2022-11-12T13:29:00Z">
        <w:r>
          <w:t xml:space="preserve">   ( EVB002 #201)</w:t>
        </w:r>
      </w:ins>
    </w:p>
    <w:p w14:paraId="43D4F687" w14:textId="77777777" w:rsidR="00F71567" w:rsidRDefault="00F71567" w:rsidP="00F71567">
      <w:pPr>
        <w:pStyle w:val="Coding"/>
        <w:rPr>
          <w:ins w:id="854" w:author="Greg Bailey" w:date="2022-11-12T13:29:00Z"/>
        </w:rPr>
      </w:pPr>
      <w:ins w:id="855" w:author="Greg Bailey" w:date="2022-11-12T13:29:00Z">
        <w:r>
          <w:t xml:space="preserve">     CREATE A-COM  10 ,  CREATE A-BPS 921600 ,</w:t>
        </w:r>
      </w:ins>
    </w:p>
    <w:p w14:paraId="5C027E32" w14:textId="77777777" w:rsidR="00F71567" w:rsidRDefault="00F71567" w:rsidP="00F71567">
      <w:pPr>
        <w:pStyle w:val="Coding"/>
        <w:rPr>
          <w:ins w:id="856" w:author="Greg Bailey" w:date="2022-11-12T13:29:00Z"/>
        </w:rPr>
      </w:pPr>
      <w:ins w:id="857" w:author="Greg Bailey" w:date="2022-11-12T13:29:00Z">
        <w:r>
          <w:t xml:space="preserve">     CREATE B-COM  16 ,  CREATE B-BPS 921600 ,</w:t>
        </w:r>
      </w:ins>
    </w:p>
    <w:p w14:paraId="66B0263E" w14:textId="77777777" w:rsidR="00F71567" w:rsidRDefault="00F71567" w:rsidP="00F71567">
      <w:pPr>
        <w:pStyle w:val="Coding"/>
        <w:rPr>
          <w:ins w:id="858" w:author="Greg Bailey" w:date="2022-11-12T13:29:00Z"/>
        </w:rPr>
      </w:pPr>
      <w:ins w:id="859" w:author="Greg Bailey" w:date="2022-11-12T13:29:00Z">
        <w:r>
          <w:t xml:space="preserve">     CREATE C-COM  17 ,  CREATE C-BPS 921600 ,</w:t>
        </w:r>
      </w:ins>
    </w:p>
    <w:p w14:paraId="0EB80FD0" w14:textId="77777777" w:rsidR="00F71567" w:rsidRDefault="00F71567" w:rsidP="00F71567">
      <w:pPr>
        <w:pStyle w:val="Coding"/>
        <w:rPr>
          <w:ins w:id="860" w:author="Greg Bailey" w:date="2022-11-12T13:29:00Z"/>
        </w:rPr>
      </w:pPr>
      <w:ins w:id="861" w:author="Greg Bailey" w:date="2022-11-12T13:29:00Z">
        <w:r>
          <w:t>FORTH GILD</w:t>
        </w:r>
      </w:ins>
    </w:p>
    <w:p w14:paraId="464358A2" w14:textId="77777777" w:rsidR="00F71567" w:rsidRDefault="00F71567" w:rsidP="00F71567">
      <w:pPr>
        <w:pStyle w:val="Coding"/>
        <w:rPr>
          <w:ins w:id="862" w:author="Greg Bailey" w:date="2022-11-12T13:29:00Z"/>
        </w:rPr>
      </w:pPr>
    </w:p>
    <w:p w14:paraId="20AC0FED" w14:textId="77777777" w:rsidR="00F71567" w:rsidRDefault="00F71567" w:rsidP="00F71567">
      <w:pPr>
        <w:pStyle w:val="Coding"/>
        <w:rPr>
          <w:ins w:id="863" w:author="Greg Bailey" w:date="2022-11-12T13:29:00Z"/>
        </w:rPr>
      </w:pPr>
      <w:ins w:id="864" w:author="Greg Bailey" w:date="2022-11-12T13:29:00Z">
        <w:r>
          <w:t xml:space="preserve">4740  4740  </w:t>
        </w:r>
        <w:proofErr w:type="spellStart"/>
        <w:r>
          <w:t>u.O_RDWR</w:t>
        </w:r>
        <w:proofErr w:type="spellEnd"/>
        <w:r>
          <w:t xml:space="preserve"> </w:t>
        </w:r>
        <w:proofErr w:type="spellStart"/>
        <w:r>
          <w:t>u.O_BINARY</w:t>
        </w:r>
        <w:proofErr w:type="spellEnd"/>
        <w:r>
          <w:t xml:space="preserve"> + 1  (  4800 Project)</w:t>
        </w:r>
      </w:ins>
    </w:p>
    <w:p w14:paraId="03EBBF1C" w14:textId="77777777" w:rsidR="00F71567" w:rsidRDefault="00F71567" w:rsidP="00F71567">
      <w:pPr>
        <w:pStyle w:val="Coding"/>
        <w:rPr>
          <w:ins w:id="865" w:author="Greg Bailey" w:date="2022-11-12T13:29:00Z"/>
        </w:rPr>
      </w:pPr>
      <w:ins w:id="866" w:author="Greg Bailey" w:date="2022-11-12T13:29:00Z">
        <w:r>
          <w:t xml:space="preserve">     CALLED" ../projects/DEFAULT/</w:t>
        </w:r>
        <w:proofErr w:type="spellStart"/>
        <w:r>
          <w:t>DEFAULT.src</w:t>
        </w:r>
        <w:proofErr w:type="spellEnd"/>
        <w:r>
          <w:t>"</w:t>
        </w:r>
      </w:ins>
    </w:p>
    <w:p w14:paraId="060F37A5" w14:textId="77777777" w:rsidR="00F71567" w:rsidRDefault="00F71567" w:rsidP="00F71567">
      <w:pPr>
        <w:pStyle w:val="Coding"/>
        <w:rPr>
          <w:ins w:id="867" w:author="Greg Bailey" w:date="2022-11-12T13:29:00Z"/>
        </w:rPr>
      </w:pPr>
      <w:ins w:id="868" w:author="Greg Bailey" w:date="2022-11-12T13:29:00Z">
        <w:r>
          <w:t xml:space="preserve">4740  4740  </w:t>
        </w:r>
        <w:proofErr w:type="spellStart"/>
        <w:r>
          <w:t>u.O_RDWR</w:t>
        </w:r>
        <w:proofErr w:type="spellEnd"/>
        <w:r>
          <w:t xml:space="preserve"> </w:t>
        </w:r>
        <w:proofErr w:type="spellStart"/>
        <w:r>
          <w:t>u.O_BINARY</w:t>
        </w:r>
        <w:proofErr w:type="spellEnd"/>
        <w:r>
          <w:t xml:space="preserve"> + 5  ( 28800 </w:t>
        </w:r>
        <w:proofErr w:type="spellStart"/>
        <w:r>
          <w:t>Projback</w:t>
        </w:r>
        <w:proofErr w:type="spellEnd"/>
        <w:r>
          <w:t>)</w:t>
        </w:r>
      </w:ins>
    </w:p>
    <w:p w14:paraId="10D65756" w14:textId="77777777" w:rsidR="00F71567" w:rsidRDefault="00F71567" w:rsidP="00F71567">
      <w:pPr>
        <w:pStyle w:val="Coding"/>
        <w:rPr>
          <w:ins w:id="869" w:author="Greg Bailey" w:date="2022-11-12T13:29:00Z"/>
        </w:rPr>
      </w:pPr>
      <w:ins w:id="870" w:author="Greg Bailey" w:date="2022-11-12T13:29:00Z">
        <w:r>
          <w:t xml:space="preserve">     CALLED" ../projects/DEFAULT/DEFAULT-</w:t>
        </w:r>
        <w:proofErr w:type="spellStart"/>
        <w:r>
          <w:t>back.src</w:t>
        </w:r>
        <w:proofErr w:type="spellEnd"/>
        <w:r>
          <w:t>"</w:t>
        </w:r>
      </w:ins>
    </w:p>
    <w:p w14:paraId="09E14008" w14:textId="77777777" w:rsidR="00F71567" w:rsidRDefault="00F71567" w:rsidP="00F71567">
      <w:pPr>
        <w:pStyle w:val="Coding"/>
        <w:rPr>
          <w:ins w:id="871" w:author="Greg Bailey" w:date="2022-11-12T13:29:00Z"/>
        </w:rPr>
      </w:pPr>
      <w:ins w:id="872" w:author="Greg Bailey" w:date="2022-11-12T13:29:00Z">
        <w:r>
          <w:t xml:space="preserve">4800  4800  </w:t>
        </w:r>
        <w:proofErr w:type="spellStart"/>
        <w:r>
          <w:t>u.O_RDWR</w:t>
        </w:r>
        <w:proofErr w:type="spellEnd"/>
        <w:r>
          <w:t xml:space="preserve"> </w:t>
        </w:r>
        <w:proofErr w:type="spellStart"/>
        <w:r>
          <w:t>u.O_BINARY</w:t>
        </w:r>
        <w:proofErr w:type="spellEnd"/>
        <w:r>
          <w:t xml:space="preserve"> + 9  ( 52800 Chip's </w:t>
        </w:r>
        <w:proofErr w:type="spellStart"/>
        <w:r>
          <w:t>Proj</w:t>
        </w:r>
        <w:proofErr w:type="spellEnd"/>
        <w:r>
          <w:t>)</w:t>
        </w:r>
      </w:ins>
    </w:p>
    <w:p w14:paraId="216238D1" w14:textId="77777777" w:rsidR="00F71567" w:rsidRDefault="00F71567" w:rsidP="00F71567">
      <w:pPr>
        <w:pStyle w:val="Coding"/>
        <w:rPr>
          <w:ins w:id="873" w:author="Greg Bailey" w:date="2022-11-12T13:29:00Z"/>
        </w:rPr>
      </w:pPr>
      <w:ins w:id="874" w:author="Greg Bailey" w:date="2022-11-12T13:29:00Z">
        <w:r>
          <w:t xml:space="preserve">     CALLED" ../projects/DEFAULT/</w:t>
        </w:r>
        <w:proofErr w:type="spellStart"/>
        <w:r>
          <w:t>DEFAULT.src</w:t>
        </w:r>
        <w:proofErr w:type="spellEnd"/>
        <w:r>
          <w:t>"</w:t>
        </w:r>
      </w:ins>
    </w:p>
    <w:p w14:paraId="502A6F75" w14:textId="77777777" w:rsidR="00F71567" w:rsidRDefault="00F71567" w:rsidP="00F71567">
      <w:pPr>
        <w:pStyle w:val="Coding"/>
        <w:rPr>
          <w:ins w:id="875" w:author="Greg Bailey" w:date="2022-11-12T13:29:00Z"/>
        </w:rPr>
      </w:pPr>
    </w:p>
    <w:p w14:paraId="0702CAED" w14:textId="77777777" w:rsidR="00F71567" w:rsidRDefault="00F71567" w:rsidP="00F71567">
      <w:pPr>
        <w:pStyle w:val="Coding"/>
        <w:rPr>
          <w:ins w:id="876" w:author="Greg Bailey" w:date="2022-11-12T13:29:00Z"/>
        </w:rPr>
      </w:pPr>
      <w:ins w:id="877" w:author="Greg Bailey" w:date="2022-11-12T13:29:00Z">
        <w:r>
          <w:t xml:space="preserve">4800  4800  </w:t>
        </w:r>
        <w:proofErr w:type="spellStart"/>
        <w:r>
          <w:t>u.O_RDWR</w:t>
        </w:r>
        <w:proofErr w:type="spellEnd"/>
        <w:r>
          <w:t xml:space="preserve"> </w:t>
        </w:r>
        <w:proofErr w:type="spellStart"/>
        <w:r>
          <w:t>u.O_BINARY</w:t>
        </w:r>
        <w:proofErr w:type="spellEnd"/>
        <w:r>
          <w:t xml:space="preserve"> + 11  ( Object code for project)</w:t>
        </w:r>
      </w:ins>
    </w:p>
    <w:p w14:paraId="112F9D66" w14:textId="77777777" w:rsidR="00F71567" w:rsidRDefault="00F71567" w:rsidP="00F71567">
      <w:pPr>
        <w:pStyle w:val="Coding"/>
        <w:rPr>
          <w:ins w:id="878" w:author="Greg Bailey" w:date="2022-11-12T13:29:00Z"/>
        </w:rPr>
      </w:pPr>
      <w:ins w:id="879" w:author="Greg Bailey" w:date="2022-11-12T13:29:00Z">
        <w:r>
          <w:t xml:space="preserve">     CALLED" ../projects/DEFAULT/OBJ-DEFAULT"</w:t>
        </w:r>
      </w:ins>
    </w:p>
    <w:p w14:paraId="6AB6077A" w14:textId="77777777" w:rsidR="00F71567" w:rsidRDefault="00F71567" w:rsidP="00F71567">
      <w:pPr>
        <w:pStyle w:val="Coding"/>
        <w:rPr>
          <w:ins w:id="880" w:author="Greg Bailey" w:date="2022-11-12T13:29:00Z"/>
        </w:rPr>
      </w:pPr>
    </w:p>
    <w:p w14:paraId="6449C0B7" w14:textId="77777777" w:rsidR="00F71567" w:rsidRDefault="00F71567" w:rsidP="00F71567">
      <w:pPr>
        <w:pStyle w:val="Coding"/>
        <w:rPr>
          <w:ins w:id="881" w:author="Greg Bailey" w:date="2022-11-12T13:29:00Z"/>
        </w:rPr>
      </w:pPr>
      <w:ins w:id="882" w:author="Greg Bailey" w:date="2022-11-12T13:29:00Z">
        <w:r>
          <w:t xml:space="preserve">4800 24000  </w:t>
        </w:r>
        <w:proofErr w:type="spellStart"/>
        <w:r>
          <w:t>u.O_RDWR</w:t>
        </w:r>
        <w:proofErr w:type="spellEnd"/>
        <w:r>
          <w:t xml:space="preserve"> </w:t>
        </w:r>
        <w:proofErr w:type="spellStart"/>
        <w:r>
          <w:t>u.O_BINARY</w:t>
        </w:r>
        <w:proofErr w:type="spellEnd"/>
        <w:r>
          <w:t xml:space="preserve"> + 14  ( Concordance)</w:t>
        </w:r>
      </w:ins>
    </w:p>
    <w:p w14:paraId="7C730DCF" w14:textId="77777777" w:rsidR="00F71567" w:rsidRDefault="00F71567" w:rsidP="00F71567">
      <w:pPr>
        <w:pStyle w:val="Coding"/>
        <w:rPr>
          <w:ins w:id="883" w:author="Greg Bailey" w:date="2022-11-12T13:29:00Z"/>
        </w:rPr>
      </w:pPr>
      <w:ins w:id="884" w:author="Greg Bailey" w:date="2022-11-12T13:29:00Z">
        <w:r>
          <w:t xml:space="preserve">     CALLED" ../projects/DEFAULT/conc"</w:t>
        </w:r>
      </w:ins>
    </w:p>
    <w:p w14:paraId="64E5BC87" w14:textId="77777777" w:rsidR="00F71567" w:rsidRDefault="00F71567" w:rsidP="00F71567">
      <w:pPr>
        <w:pStyle w:val="Coding"/>
        <w:rPr>
          <w:ins w:id="885" w:author="Greg Bailey" w:date="2022-11-12T13:29:00Z"/>
        </w:rPr>
      </w:pPr>
    </w:p>
    <w:p w14:paraId="5C7E6A79" w14:textId="77777777" w:rsidR="00F71567" w:rsidRDefault="00F71567" w:rsidP="00F71567">
      <w:pPr>
        <w:pStyle w:val="Coding"/>
        <w:rPr>
          <w:ins w:id="886" w:author="Greg Bailey" w:date="2022-11-12T13:29:00Z"/>
        </w:rPr>
      </w:pPr>
      <w:ins w:id="887" w:author="Greg Bailey" w:date="2022-11-12T13:29:00Z">
        <w:r>
          <w:t>( Enable)  4 8 +WRT</w:t>
        </w:r>
      </w:ins>
    </w:p>
    <w:p w14:paraId="78C77F37" w14:textId="77777777" w:rsidR="00F71567" w:rsidRDefault="00F71567" w:rsidP="00F71567">
      <w:pPr>
        <w:pStyle w:val="Coding"/>
        <w:rPr>
          <w:ins w:id="888" w:author="Greg Bailey" w:date="2022-11-12T13:29:00Z"/>
        </w:rPr>
      </w:pPr>
    </w:p>
    <w:p w14:paraId="1D1F41B2" w14:textId="3957254B" w:rsidR="00861D4F" w:rsidDel="000F28D2" w:rsidRDefault="00861D4F" w:rsidP="000F28D2">
      <w:pPr>
        <w:pStyle w:val="Coding"/>
        <w:rPr>
          <w:del w:id="889" w:author="Greg Bailey" w:date="2022-06-20T10:14:00Z"/>
        </w:rPr>
      </w:pPr>
      <w:del w:id="890" w:author="Greg Bailey" w:date="2022-06-20T10:14:00Z">
        <w:r w:rsidDel="000F28D2">
          <w:delText>( All files are in af3/Projects/DEFAULT</w:delText>
        </w:r>
      </w:del>
    </w:p>
    <w:p w14:paraId="53281E1B" w14:textId="3BC352E9" w:rsidR="00861D4F" w:rsidDel="000F28D2" w:rsidRDefault="00861D4F" w:rsidP="00861D4F">
      <w:pPr>
        <w:pStyle w:val="Coding"/>
        <w:rPr>
          <w:del w:id="891" w:author="Greg Bailey" w:date="2022-06-20T10:14:00Z"/>
        </w:rPr>
      </w:pPr>
      <w:del w:id="892" w:author="Greg Bailey" w:date="2022-06-20T10:14:00Z">
        <w:r w:rsidDel="000F28D2">
          <w:delText xml:space="preserve">  or EVB002/Projects/DEFAULT.)</w:delText>
        </w:r>
      </w:del>
    </w:p>
    <w:p w14:paraId="4517E6D9" w14:textId="4F5099CC" w:rsidR="00861D4F" w:rsidDel="000F28D2" w:rsidRDefault="00861D4F" w:rsidP="00861D4F">
      <w:pPr>
        <w:pStyle w:val="Coding"/>
        <w:rPr>
          <w:del w:id="893" w:author="Greg Bailey" w:date="2022-06-20T10:14:00Z"/>
        </w:rPr>
      </w:pPr>
    </w:p>
    <w:p w14:paraId="40FFE208" w14:textId="5B526DB9" w:rsidR="00861D4F" w:rsidDel="000F28D2" w:rsidRDefault="00861D4F" w:rsidP="00861D4F">
      <w:pPr>
        <w:pStyle w:val="Coding"/>
        <w:rPr>
          <w:del w:id="894" w:author="Greg Bailey" w:date="2022-06-20T10:14:00Z"/>
        </w:rPr>
      </w:pPr>
      <w:del w:id="895" w:author="Greg Bailey" w:date="2022-06-20T10:14:00Z">
        <w:r w:rsidDel="000F28D2">
          <w:delText>EMPTY  ( 4800 CONSTANT PROJECT)  FORTH GILD</w:delText>
        </w:r>
      </w:del>
    </w:p>
    <w:p w14:paraId="338F2686" w14:textId="044832A5" w:rsidR="00861D4F" w:rsidDel="000F28D2" w:rsidRDefault="00861D4F" w:rsidP="00861D4F">
      <w:pPr>
        <w:pStyle w:val="Coding"/>
        <w:rPr>
          <w:del w:id="896" w:author="Greg Bailey" w:date="2022-06-20T10:14:00Z"/>
        </w:rPr>
      </w:pPr>
    </w:p>
    <w:p w14:paraId="15C59F73" w14:textId="7C2C64AC" w:rsidR="00861D4F" w:rsidDel="000F28D2" w:rsidRDefault="00861D4F" w:rsidP="00861D4F">
      <w:pPr>
        <w:pStyle w:val="Coding"/>
        <w:rPr>
          <w:del w:id="897" w:author="Greg Bailey" w:date="2022-06-20T10:14:00Z"/>
        </w:rPr>
      </w:pPr>
      <w:del w:id="898" w:author="Greg Bailey" w:date="2022-06-20T10:14:00Z">
        <w:r w:rsidDel="000F28D2">
          <w:delText>4740  4740  u.O_RDWR u.O_BINARY + 1</w:delText>
        </w:r>
      </w:del>
    </w:p>
    <w:p w14:paraId="5982BE2A" w14:textId="17C320F8" w:rsidR="00861D4F" w:rsidDel="000F28D2" w:rsidRDefault="00861D4F" w:rsidP="00861D4F">
      <w:pPr>
        <w:pStyle w:val="Coding"/>
        <w:rPr>
          <w:del w:id="899" w:author="Greg Bailey" w:date="2022-06-20T10:14:00Z"/>
        </w:rPr>
      </w:pPr>
      <w:del w:id="900" w:author="Greg Bailey" w:date="2022-06-20T10:14:00Z">
        <w:r w:rsidDel="000F28D2">
          <w:delText xml:space="preserve">     CALLED" ../projects/DEFAULT/DEFAULT.src"</w:delText>
        </w:r>
      </w:del>
    </w:p>
    <w:p w14:paraId="07C644BA" w14:textId="7C072302" w:rsidR="00861D4F" w:rsidDel="000F28D2" w:rsidRDefault="00861D4F" w:rsidP="00861D4F">
      <w:pPr>
        <w:pStyle w:val="Coding"/>
        <w:rPr>
          <w:del w:id="901" w:author="Greg Bailey" w:date="2022-06-20T10:14:00Z"/>
        </w:rPr>
      </w:pPr>
      <w:del w:id="902" w:author="Greg Bailey" w:date="2022-06-20T10:14:00Z">
        <w:r w:rsidDel="000F28D2">
          <w:delText>4740  4740  u.O_RDWR u.O_BINARY + 5</w:delText>
        </w:r>
      </w:del>
    </w:p>
    <w:p w14:paraId="5C474386" w14:textId="0C954060" w:rsidR="00861D4F" w:rsidDel="000F28D2" w:rsidRDefault="00861D4F" w:rsidP="00861D4F">
      <w:pPr>
        <w:pStyle w:val="Coding"/>
        <w:rPr>
          <w:del w:id="903" w:author="Greg Bailey" w:date="2022-06-20T10:14:00Z"/>
        </w:rPr>
      </w:pPr>
      <w:del w:id="904" w:author="Greg Bailey" w:date="2022-06-20T10:14:00Z">
        <w:r w:rsidDel="000F28D2">
          <w:delText xml:space="preserve">     CALLED" ../projects/DEFAULT/DEFAULT-back.src"</w:delText>
        </w:r>
      </w:del>
    </w:p>
    <w:p w14:paraId="34F64F1C" w14:textId="4AEF4901" w:rsidR="00861D4F" w:rsidDel="000F28D2" w:rsidRDefault="00861D4F" w:rsidP="00861D4F">
      <w:pPr>
        <w:pStyle w:val="Coding"/>
        <w:rPr>
          <w:del w:id="905" w:author="Greg Bailey" w:date="2022-06-20T10:14:00Z"/>
        </w:rPr>
      </w:pPr>
      <w:del w:id="906" w:author="Greg Bailey" w:date="2022-06-20T10:14:00Z">
        <w:r w:rsidDel="000F28D2">
          <w:delText>4800  4800  u.O_RDWR u.O_BINARY + 9</w:delText>
        </w:r>
      </w:del>
    </w:p>
    <w:p w14:paraId="6845C06F" w14:textId="53B260A1" w:rsidR="00861D4F" w:rsidDel="000F28D2" w:rsidRDefault="00861D4F" w:rsidP="00861D4F">
      <w:pPr>
        <w:pStyle w:val="Coding"/>
        <w:rPr>
          <w:del w:id="907" w:author="Greg Bailey" w:date="2022-06-20T10:14:00Z"/>
        </w:rPr>
      </w:pPr>
      <w:del w:id="908" w:author="Greg Bailey" w:date="2022-06-20T10:14:00Z">
        <w:r w:rsidDel="000F28D2">
          <w:delText xml:space="preserve">     CALLED" ../projects/DEFAULT/DEFAULT.src"</w:delText>
        </w:r>
      </w:del>
    </w:p>
    <w:p w14:paraId="56F4454E" w14:textId="7D31E3C4" w:rsidR="00861D4F" w:rsidDel="000F28D2" w:rsidRDefault="00861D4F" w:rsidP="00861D4F">
      <w:pPr>
        <w:pStyle w:val="Coding"/>
        <w:rPr>
          <w:del w:id="909" w:author="Greg Bailey" w:date="2022-06-20T10:14:00Z"/>
        </w:rPr>
      </w:pPr>
    </w:p>
    <w:p w14:paraId="74139926" w14:textId="3F7D1B0D" w:rsidR="00861D4F" w:rsidDel="000F28D2" w:rsidRDefault="00861D4F" w:rsidP="00861D4F">
      <w:pPr>
        <w:pStyle w:val="Coding"/>
        <w:rPr>
          <w:del w:id="910" w:author="Greg Bailey" w:date="2022-06-20T10:14:00Z"/>
        </w:rPr>
      </w:pPr>
      <w:del w:id="911" w:author="Greg Bailey" w:date="2022-06-20T10:14:00Z">
        <w:r w:rsidDel="000F28D2">
          <w:delText>4800  4800  u.O_RDWR u.O_BINARY + 11</w:delText>
        </w:r>
      </w:del>
    </w:p>
    <w:p w14:paraId="2EE74283" w14:textId="7C8C39A3" w:rsidR="00861D4F" w:rsidDel="000F28D2" w:rsidRDefault="00861D4F" w:rsidP="00861D4F">
      <w:pPr>
        <w:pStyle w:val="Coding"/>
        <w:rPr>
          <w:del w:id="912" w:author="Greg Bailey" w:date="2022-06-20T10:14:00Z"/>
        </w:rPr>
      </w:pPr>
      <w:del w:id="913" w:author="Greg Bailey" w:date="2022-06-20T10:14:00Z">
        <w:r w:rsidDel="000F28D2">
          <w:delText xml:space="preserve">     CALLED" ../projects/DEFAULT/OBJ-DEFAULT"</w:delText>
        </w:r>
      </w:del>
    </w:p>
    <w:p w14:paraId="78EF713B" w14:textId="2A8C1CE0" w:rsidR="00861D4F" w:rsidDel="000F28D2" w:rsidRDefault="00861D4F" w:rsidP="00861D4F">
      <w:pPr>
        <w:pStyle w:val="Coding"/>
        <w:rPr>
          <w:del w:id="914" w:author="Greg Bailey" w:date="2022-06-20T10:14:00Z"/>
        </w:rPr>
      </w:pPr>
    </w:p>
    <w:p w14:paraId="14D7D5E1" w14:textId="17C1D5DA" w:rsidR="00861D4F" w:rsidDel="000F28D2" w:rsidRDefault="00861D4F" w:rsidP="00861D4F">
      <w:pPr>
        <w:pStyle w:val="Coding"/>
        <w:rPr>
          <w:del w:id="915" w:author="Greg Bailey" w:date="2022-06-20T10:14:00Z"/>
        </w:rPr>
      </w:pPr>
      <w:del w:id="916" w:author="Greg Bailey" w:date="2022-06-20T10:14:00Z">
        <w:r w:rsidDel="000F28D2">
          <w:delText>8 ( Enable)  4 8 +WRT</w:delText>
        </w:r>
      </w:del>
    </w:p>
    <w:p w14:paraId="3734CC84" w14:textId="5F3E7E6B" w:rsidR="00861D4F" w:rsidDel="000F28D2" w:rsidRDefault="00861D4F" w:rsidP="00861D4F">
      <w:pPr>
        <w:pStyle w:val="Coding"/>
        <w:rPr>
          <w:del w:id="917" w:author="Greg Bailey" w:date="2022-06-20T10:14:00Z"/>
        </w:rPr>
      </w:pPr>
    </w:p>
    <w:p w14:paraId="03EB8A80" w14:textId="3547A597" w:rsidR="00710446" w:rsidRDefault="00861D4F" w:rsidP="00463574">
      <w:pPr>
        <w:pStyle w:val="Coding"/>
      </w:pPr>
      <w:r>
        <w:t>AFORTH</w:t>
      </w:r>
    </w:p>
    <w:p w14:paraId="1D523E46" w14:textId="197B1E2D" w:rsidR="00710446" w:rsidRDefault="00710446" w:rsidP="00463574">
      <w:pPr>
        <w:pStyle w:val="BodyText"/>
        <w:spacing w:after="0"/>
      </w:pPr>
    </w:p>
    <w:p w14:paraId="234171C0" w14:textId="2B053FCF" w:rsidR="00384DC4" w:rsidRDefault="00384DC4" w:rsidP="00376C78">
      <w:pPr>
        <w:pStyle w:val="BodyText"/>
        <w:rPr>
          <w:ins w:id="918" w:author="Greg Bailey" w:date="2022-11-12T13:31:00Z"/>
        </w:rPr>
      </w:pPr>
      <w:r>
        <w:t>That directory (Projects/whatever) can hold everything involved with the project including other backed up versions, test data and notes, etc.  We have found it convenient to store the custom shortcut in that same directory</w:t>
      </w:r>
      <w:ins w:id="919" w:author="Greg Bailey" w:date="2022-11-12T13:37:00Z">
        <w:r w:rsidR="00F71567">
          <w:t xml:space="preserve"> and sim</w:t>
        </w:r>
      </w:ins>
      <w:ins w:id="920" w:author="Greg Bailey" w:date="2022-11-12T13:38:00Z">
        <w:r w:rsidR="00F71567">
          <w:t>ply copy it wherever else it's useful</w:t>
        </w:r>
      </w:ins>
      <w:r>
        <w:t>.</w:t>
      </w:r>
    </w:p>
    <w:p w14:paraId="0E186614" w14:textId="3AEA9EC8" w:rsidR="00F71567" w:rsidRPr="00376C78" w:rsidRDefault="00F71567" w:rsidP="00376C78">
      <w:pPr>
        <w:pStyle w:val="BodyText"/>
      </w:pPr>
      <w:ins w:id="921" w:author="Greg Bailey" w:date="2022-11-12T13:31:00Z">
        <w:r>
          <w:lastRenderedPageBreak/>
          <w:t>In the  config.txt  file, adjust the l</w:t>
        </w:r>
      </w:ins>
      <w:ins w:id="922" w:author="Greg Bailey" w:date="2022-11-12T13:32:00Z">
        <w:r>
          <w:t>ines for  A-COM  B-COM  and  C-COM  to correspond with the port numbers on the board this project will use.</w:t>
        </w:r>
      </w:ins>
      <w:ins w:id="923" w:author="Greg Bailey" w:date="2022-11-12T13:38:00Z">
        <w:r>
          <w:t xml:space="preserve">  This prevents having to edit separate copies of the basic system source file for different boards if you are using more than one.</w:t>
        </w:r>
      </w:ins>
    </w:p>
    <w:p w14:paraId="0844A2EF" w14:textId="486C0B2C" w:rsidR="0087628A" w:rsidRDefault="0087628A" w:rsidP="001A218D">
      <w:pPr>
        <w:pStyle w:val="BodyText"/>
      </w:pPr>
      <w:r>
        <w:br w:type="page"/>
      </w:r>
    </w:p>
    <w:p w14:paraId="4C2B5AC7" w14:textId="77777777" w:rsidR="00EC163C" w:rsidRPr="00EA3E63" w:rsidRDefault="00F720D9" w:rsidP="00BA7E97">
      <w:pPr>
        <w:pStyle w:val="Heading1"/>
        <w:rPr>
          <w:highlight w:val="yellow"/>
        </w:rPr>
      </w:pPr>
      <w:bookmarkStart w:id="924" w:name="_Toc304060889"/>
      <w:bookmarkStart w:id="925" w:name="_Toc304060994"/>
      <w:bookmarkStart w:id="926" w:name="_Toc304061099"/>
      <w:bookmarkStart w:id="927" w:name="_Toc304061202"/>
      <w:bookmarkStart w:id="928" w:name="_Toc304061306"/>
      <w:bookmarkStart w:id="929" w:name="_Toc304060890"/>
      <w:bookmarkStart w:id="930" w:name="_Toc304060995"/>
      <w:bookmarkStart w:id="931" w:name="_Toc304061100"/>
      <w:bookmarkStart w:id="932" w:name="_Toc304061203"/>
      <w:bookmarkStart w:id="933" w:name="_Toc304061307"/>
      <w:bookmarkStart w:id="934" w:name="_Toc304060891"/>
      <w:bookmarkStart w:id="935" w:name="_Toc304060996"/>
      <w:bookmarkStart w:id="936" w:name="_Toc304061101"/>
      <w:bookmarkStart w:id="937" w:name="_Toc304061204"/>
      <w:bookmarkStart w:id="938" w:name="_Toc304061308"/>
      <w:bookmarkStart w:id="939" w:name="_Toc304060892"/>
      <w:bookmarkStart w:id="940" w:name="_Toc304060997"/>
      <w:bookmarkStart w:id="941" w:name="_Toc304061102"/>
      <w:bookmarkStart w:id="942" w:name="_Toc304061205"/>
      <w:bookmarkStart w:id="943" w:name="_Toc304061309"/>
      <w:bookmarkStart w:id="944" w:name="_Toc304060893"/>
      <w:bookmarkStart w:id="945" w:name="_Toc304060998"/>
      <w:bookmarkStart w:id="946" w:name="_Toc304061103"/>
      <w:bookmarkStart w:id="947" w:name="_Toc304061206"/>
      <w:bookmarkStart w:id="948" w:name="_Toc304061310"/>
      <w:bookmarkStart w:id="949" w:name="_Toc119163575"/>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r w:rsidRPr="00EA3E63">
        <w:rPr>
          <w:highlight w:val="yellow"/>
        </w:rPr>
        <w:lastRenderedPageBreak/>
        <w:t xml:space="preserve">Appendix:  </w:t>
      </w:r>
      <w:r w:rsidR="00BA7E97" w:rsidRPr="00EA3E63">
        <w:rPr>
          <w:highlight w:val="yellow"/>
        </w:rPr>
        <w:t xml:space="preserve">Apple </w:t>
      </w:r>
      <w:r w:rsidR="00EC163C" w:rsidRPr="00EA3E63">
        <w:rPr>
          <w:highlight w:val="yellow"/>
        </w:rPr>
        <w:t>Mac</w:t>
      </w:r>
      <w:r w:rsidR="00BA7E97" w:rsidRPr="00EA3E63">
        <w:rPr>
          <w:rFonts w:cs="Arial"/>
          <w:highlight w:val="yellow"/>
        </w:rPr>
        <w:t>®</w:t>
      </w:r>
      <w:r w:rsidR="00EC163C" w:rsidRPr="00EA3E63">
        <w:rPr>
          <w:highlight w:val="yellow"/>
        </w:rPr>
        <w:t xml:space="preserve"> Platform</w:t>
      </w:r>
      <w:r w:rsidR="003474EB" w:rsidRPr="00EA3E63">
        <w:rPr>
          <w:highlight w:val="yellow"/>
        </w:rPr>
        <w:t xml:space="preserve"> with Windows</w:t>
      </w:r>
      <w:bookmarkEnd w:id="949"/>
    </w:p>
    <w:p w14:paraId="364667B9" w14:textId="77777777" w:rsidR="00BA7E97" w:rsidRDefault="00BA7E97" w:rsidP="00BA7E97">
      <w:pPr>
        <w:pStyle w:val="Heading2"/>
      </w:pPr>
      <w:bookmarkStart w:id="950" w:name="_Toc119163576"/>
      <w:r>
        <w:t>Mac Requirements</w:t>
      </w:r>
      <w:bookmarkEnd w:id="950"/>
    </w:p>
    <w:p w14:paraId="4605FF78" w14:textId="77777777" w:rsidR="00BA7E97" w:rsidRDefault="00BA7E97" w:rsidP="00BA7E97">
      <w:pPr>
        <w:pStyle w:val="BodyText"/>
      </w:pPr>
      <w:proofErr w:type="spellStart"/>
      <w:r>
        <w:t>arrayForth</w:t>
      </w:r>
      <w:proofErr w:type="spellEnd"/>
      <w:r>
        <w:t xml:space="preserve"> can be run on Apple computers that are built from Intel x86 processors, by using Parallels, a product of Elements5, hosting a Microsoft Windows® operating system (XP or later). The following procedures have been tested on a MacBook running OS X version 10.6, Parallels 5.09, and Windows XP Professional.</w:t>
      </w:r>
      <w:r w:rsidR="00371B6F">
        <w:t xml:space="preserve">  We also believe they should work using Windows installed on a Mac system using VirtualBox; if you install our software on this configuration, please let us know how it went.</w:t>
      </w:r>
    </w:p>
    <w:p w14:paraId="6F268192" w14:textId="77777777" w:rsidR="00743930" w:rsidRPr="00451BE9" w:rsidRDefault="00743930" w:rsidP="00BA7E97">
      <w:pPr>
        <w:pStyle w:val="BodyText"/>
        <w:rPr>
          <w:i/>
        </w:rPr>
      </w:pPr>
      <w:r w:rsidRPr="00451BE9">
        <w:rPr>
          <w:i/>
        </w:rPr>
        <w:t xml:space="preserve">Note:  If you are new to Windows, be aware that you will need to change some of the default settings in Windows before it is practical to do some of these things.  For example, by default the Windows file explorer hides file extensions </w:t>
      </w:r>
      <w:proofErr w:type="spellStart"/>
      <w:r w:rsidRPr="00451BE9">
        <w:rPr>
          <w:i/>
        </w:rPr>
        <w:t>lilke</w:t>
      </w:r>
      <w:proofErr w:type="spellEnd"/>
      <w:r w:rsidRPr="00451BE9">
        <w:rPr>
          <w:i/>
        </w:rPr>
        <w:t xml:space="preserve">  .bat  and  .exe … and even hides whole files.  If you are in this situation and have no idea how to do those things, contact our support hotline and we may be able to supply a "script" describing how to do it on the version of Windows you have installed.</w:t>
      </w:r>
    </w:p>
    <w:p w14:paraId="3345BC38" w14:textId="77777777" w:rsidR="00BA7E97" w:rsidRDefault="00BA7E97" w:rsidP="00BA7E97">
      <w:pPr>
        <w:pStyle w:val="Heading2"/>
      </w:pPr>
      <w:bookmarkStart w:id="951" w:name="_Toc119163577"/>
      <w:r>
        <w:t>Installation</w:t>
      </w:r>
      <w:bookmarkEnd w:id="951"/>
    </w:p>
    <w:p w14:paraId="155285B1" w14:textId="77777777" w:rsidR="00BA7E97" w:rsidRDefault="00371B6F" w:rsidP="00BA7E97">
      <w:pPr>
        <w:pStyle w:val="BodyText"/>
      </w:pPr>
      <w:r>
        <w:t xml:space="preserve">Because </w:t>
      </w:r>
      <w:r w:rsidR="00812F96">
        <w:t xml:space="preserve"> </w:t>
      </w:r>
      <w:r w:rsidR="00AB6AB6">
        <w:t>Parallels</w:t>
      </w:r>
      <w:r>
        <w:t xml:space="preserve"> (and VirtualBox)</w:t>
      </w:r>
      <w:r w:rsidR="00AB6AB6">
        <w:t xml:space="preserve"> </w:t>
      </w:r>
      <w:r>
        <w:t>are</w:t>
      </w:r>
      <w:r w:rsidR="00AB6AB6">
        <w:t xml:space="preserve"> Virtual Machine environment</w:t>
      </w:r>
      <w:r>
        <w:t xml:space="preserve">s running actual Windows software, </w:t>
      </w:r>
      <w:r w:rsidR="00AB6AB6">
        <w:t>the procedures are almost identical with those on a Windows system.  The differences</w:t>
      </w:r>
      <w:r w:rsidR="003474EB">
        <w:t xml:space="preserve"> we know of</w:t>
      </w:r>
      <w:r w:rsidR="00AB6AB6">
        <w:t xml:space="preserve"> are as follow:</w:t>
      </w:r>
    </w:p>
    <w:p w14:paraId="19DF8682" w14:textId="77777777" w:rsidR="00BA7E97" w:rsidRDefault="003474EB" w:rsidP="00531A04">
      <w:pPr>
        <w:pStyle w:val="BodyText"/>
        <w:numPr>
          <w:ilvl w:val="0"/>
          <w:numId w:val="6"/>
        </w:numPr>
        <w:spacing w:after="120"/>
      </w:pPr>
      <w:r>
        <w:t xml:space="preserve">You should download the installer executable into some path actually rooted in </w:t>
      </w:r>
      <w:r w:rsidRPr="00451BE9">
        <w:rPr>
          <w:rFonts w:ascii="Consolas" w:hAnsi="Consolas" w:cs="Consolas"/>
        </w:rPr>
        <w:t>C:</w:t>
      </w:r>
      <w:r>
        <w:t xml:space="preserve"> in the windows environment's file system.  Working directories are not correct when Windows programs are executed from places that are not, such as  </w:t>
      </w:r>
      <w:hyperlink r:id="rId45" w:history="1">
        <w:r w:rsidRPr="003F7993">
          <w:rPr>
            <w:rStyle w:val="Hyperlink"/>
            <w:rFonts w:ascii="Consolas" w:hAnsi="Consolas" w:cs="Consolas"/>
          </w:rPr>
          <w:t>\\.psf\Home\Documents</w:t>
        </w:r>
      </w:hyperlink>
      <w:r>
        <w:rPr>
          <w:rFonts w:ascii="Consolas" w:hAnsi="Consolas" w:cs="Consolas"/>
        </w:rPr>
        <w:t xml:space="preserve"> </w:t>
      </w:r>
      <w:r w:rsidR="00812F96">
        <w:t xml:space="preserve"> as one example.</w:t>
      </w:r>
    </w:p>
    <w:p w14:paraId="2F37ED56" w14:textId="77777777" w:rsidR="00AB6AB6" w:rsidRDefault="00AB6AB6" w:rsidP="00531A04">
      <w:pPr>
        <w:pStyle w:val="BodyText"/>
        <w:numPr>
          <w:ilvl w:val="0"/>
          <w:numId w:val="6"/>
        </w:numPr>
      </w:pPr>
      <w:r>
        <w:t>When first plugging an adaptor or Eval Board port, go through the procedure for installing Windows drivers, associating the device with Virtual Machine rather than Mac OS</w:t>
      </w:r>
      <w:r w:rsidR="003474EB">
        <w:t xml:space="preserve"> when you are given that choice.</w:t>
      </w:r>
    </w:p>
    <w:p w14:paraId="0F98DA5B" w14:textId="77777777" w:rsidR="00BA7E97" w:rsidRDefault="00BA7E97" w:rsidP="00BA7E97">
      <w:pPr>
        <w:pStyle w:val="Heading2"/>
      </w:pPr>
      <w:bookmarkStart w:id="952" w:name="_Toc119163578"/>
      <w:r>
        <w:t xml:space="preserve">Running </w:t>
      </w:r>
      <w:proofErr w:type="spellStart"/>
      <w:r>
        <w:t>arrayForth</w:t>
      </w:r>
      <w:bookmarkEnd w:id="952"/>
      <w:proofErr w:type="spellEnd"/>
    </w:p>
    <w:p w14:paraId="75FD8DED" w14:textId="77777777" w:rsidR="00BA7E97" w:rsidRDefault="00B710B4" w:rsidP="00BA7E97">
      <w:pPr>
        <w:pStyle w:val="BodyText"/>
      </w:pPr>
      <w:r>
        <w:t xml:space="preserve">Again, running </w:t>
      </w:r>
      <w:proofErr w:type="spellStart"/>
      <w:r>
        <w:t>arrayForth</w:t>
      </w:r>
      <w:proofErr w:type="spellEnd"/>
      <w:r>
        <w:t xml:space="preserve"> is the same as on the Windows platform with these exceptions:</w:t>
      </w:r>
    </w:p>
    <w:p w14:paraId="1B3AB822" w14:textId="77777777" w:rsidR="00BA7E97" w:rsidRDefault="00BA7E97" w:rsidP="00531A04">
      <w:pPr>
        <w:pStyle w:val="BodyText"/>
        <w:numPr>
          <w:ilvl w:val="0"/>
          <w:numId w:val="7"/>
        </w:numPr>
      </w:pPr>
      <w:r>
        <w:t xml:space="preserve">Be prepared for keyboard surprises and check the Parallels documentation to explain anomalies. For example, to use the </w:t>
      </w:r>
      <w:r w:rsidRPr="00AB6AB6">
        <w:rPr>
          <w:rFonts w:ascii="Consolas" w:hAnsi="Consolas" w:cs="Consolas"/>
        </w:rPr>
        <w:t>F1</w:t>
      </w:r>
      <w:r>
        <w:t xml:space="preserve"> key you may have to h</w:t>
      </w:r>
      <w:r w:rsidR="00AB6AB6">
        <w:t xml:space="preserve">old down the </w:t>
      </w:r>
      <w:proofErr w:type="spellStart"/>
      <w:r w:rsidR="00AB6AB6" w:rsidRPr="00AB6AB6">
        <w:rPr>
          <w:rFonts w:ascii="Consolas" w:hAnsi="Consolas" w:cs="Consolas"/>
        </w:rPr>
        <w:t>Fn</w:t>
      </w:r>
      <w:proofErr w:type="spellEnd"/>
      <w:r w:rsidR="00AB6AB6">
        <w:t xml:space="preserve"> key as a shift.</w:t>
      </w:r>
    </w:p>
    <w:p w14:paraId="36B6ADB8" w14:textId="77777777" w:rsidR="00EC163C" w:rsidRPr="00EA3E63" w:rsidRDefault="00F720D9" w:rsidP="00F720D9">
      <w:pPr>
        <w:pStyle w:val="Heading1"/>
        <w:rPr>
          <w:highlight w:val="yellow"/>
        </w:rPr>
      </w:pPr>
      <w:bookmarkStart w:id="953" w:name="_Toc119163579"/>
      <w:r w:rsidRPr="00EA3E63">
        <w:rPr>
          <w:highlight w:val="yellow"/>
        </w:rPr>
        <w:t xml:space="preserve">Appendix:  </w:t>
      </w:r>
      <w:proofErr w:type="spellStart"/>
      <w:r w:rsidR="00B710B4" w:rsidRPr="00EA3E63">
        <w:rPr>
          <w:highlight w:val="yellow"/>
        </w:rPr>
        <w:t>unix</w:t>
      </w:r>
      <w:proofErr w:type="spellEnd"/>
      <w:r w:rsidR="00EC163C" w:rsidRPr="00EA3E63">
        <w:rPr>
          <w:highlight w:val="yellow"/>
        </w:rPr>
        <w:t xml:space="preserve"> Platform</w:t>
      </w:r>
      <w:r w:rsidR="003474EB" w:rsidRPr="00EA3E63">
        <w:rPr>
          <w:highlight w:val="yellow"/>
        </w:rPr>
        <w:t xml:space="preserve"> including Mac OS X</w:t>
      </w:r>
      <w:bookmarkEnd w:id="953"/>
    </w:p>
    <w:p w14:paraId="19333C9F" w14:textId="77777777" w:rsidR="00B710B4" w:rsidRDefault="00B710B4" w:rsidP="00B710B4">
      <w:pPr>
        <w:pStyle w:val="BodyText"/>
      </w:pPr>
      <w:r>
        <w:t xml:space="preserve">If you have an Intel x86-based </w:t>
      </w:r>
      <w:proofErr w:type="spellStart"/>
      <w:r>
        <w:t>unix</w:t>
      </w:r>
      <w:proofErr w:type="spellEnd"/>
      <w:r>
        <w:t xml:space="preserve"> system, you may be able to run </w:t>
      </w:r>
      <w:proofErr w:type="spellStart"/>
      <w:r>
        <w:t>arrayForth</w:t>
      </w:r>
      <w:proofErr w:type="spellEnd"/>
      <w:r>
        <w:t xml:space="preserve"> using the Wine subsystem.  Wine is an open source implementation of the Windows API that runs on BSD Unix, Linux, Mac OS X and Solaris systems.  Its home page is at </w:t>
      </w:r>
      <w:hyperlink r:id="rId46" w:history="1">
        <w:r w:rsidRPr="00B710B4">
          <w:rPr>
            <w:rStyle w:val="Hyperlink"/>
          </w:rPr>
          <w:t>WineHQ.org</w:t>
        </w:r>
      </w:hyperlink>
      <w:r>
        <w:t>.  The following has been tested in</w:t>
      </w:r>
      <w:r w:rsidR="007F1D56">
        <w:t xml:space="preserve"> a freshly installed</w:t>
      </w:r>
      <w:r>
        <w:t xml:space="preserve"> Ubuntu Linux version 1</w:t>
      </w:r>
      <w:r w:rsidR="00B51A75">
        <w:t>1</w:t>
      </w:r>
      <w:r>
        <w:t>.04</w:t>
      </w:r>
      <w:r w:rsidR="007F1D56">
        <w:t xml:space="preserve"> with a freshly installed Wine obtained from the "Ubuntu software center" as "Microsoft Windows Compatibility Layer (meta package)."</w:t>
      </w:r>
    </w:p>
    <w:p w14:paraId="5DA94BE5" w14:textId="77777777" w:rsidR="00B710B4" w:rsidRDefault="00B710B4" w:rsidP="00B710B4">
      <w:pPr>
        <w:pStyle w:val="Heading2"/>
      </w:pPr>
      <w:bookmarkStart w:id="954" w:name="_Toc119163580"/>
      <w:r>
        <w:t>Installation</w:t>
      </w:r>
      <w:bookmarkEnd w:id="954"/>
    </w:p>
    <w:p w14:paraId="42D16982" w14:textId="77777777" w:rsidR="00B710B4" w:rsidRDefault="00B710B4" w:rsidP="00B710B4">
      <w:pPr>
        <w:pStyle w:val="BodyText"/>
      </w:pPr>
      <w:r>
        <w:t>Although Wine is not a Virtual Machine environment, most steps are the same as with the Windows platform.  The differences are as follow:</w:t>
      </w:r>
    </w:p>
    <w:p w14:paraId="76C9677B" w14:textId="77777777" w:rsidR="008E27E9" w:rsidRDefault="008E27E9" w:rsidP="00531A04">
      <w:pPr>
        <w:pStyle w:val="BodyText"/>
        <w:numPr>
          <w:ilvl w:val="0"/>
          <w:numId w:val="8"/>
        </w:numPr>
        <w:spacing w:after="60"/>
      </w:pPr>
      <w:r>
        <w:t>Download the Windows Installer from our website.  Save it in your Downloads directory.</w:t>
      </w:r>
    </w:p>
    <w:p w14:paraId="2793CFEC" w14:textId="77777777" w:rsidR="008E27E9" w:rsidRDefault="008E27E9" w:rsidP="00531A04">
      <w:pPr>
        <w:pStyle w:val="BodyText"/>
        <w:numPr>
          <w:ilvl w:val="0"/>
          <w:numId w:val="8"/>
        </w:numPr>
        <w:spacing w:after="60"/>
      </w:pPr>
      <w:r>
        <w:t>Start Nautilus, the GUI file manager program, and navigate to your Downloads directory.</w:t>
      </w:r>
    </w:p>
    <w:p w14:paraId="6C9C5C7C" w14:textId="77777777" w:rsidR="00E8282C" w:rsidRDefault="008E27E9" w:rsidP="00531A04">
      <w:pPr>
        <w:pStyle w:val="BodyText"/>
        <w:numPr>
          <w:ilvl w:val="0"/>
          <w:numId w:val="8"/>
        </w:numPr>
        <w:spacing w:after="60"/>
      </w:pPr>
      <w:r>
        <w:t>Right click on the icon for the setup program, select "Properties", select the "Permissions" tab on the resulting dialog, and check the box to "Allow executing file as program."</w:t>
      </w:r>
      <w:r w:rsidR="00E8282C">
        <w:t xml:space="preserve">  (equivalent to  </w:t>
      </w:r>
      <w:proofErr w:type="spellStart"/>
      <w:r w:rsidR="00E8282C" w:rsidRPr="004C161A">
        <w:rPr>
          <w:rFonts w:ascii="Consolas" w:hAnsi="Consolas" w:cs="Consolas"/>
        </w:rPr>
        <w:t>chmod</w:t>
      </w:r>
      <w:proofErr w:type="spellEnd"/>
      <w:r w:rsidR="00E8282C" w:rsidRPr="004C161A">
        <w:rPr>
          <w:rFonts w:ascii="Consolas" w:hAnsi="Consolas" w:cs="Consolas"/>
        </w:rPr>
        <w:t xml:space="preserve">  </w:t>
      </w:r>
      <w:proofErr w:type="spellStart"/>
      <w:r w:rsidR="00E8282C" w:rsidRPr="004C161A">
        <w:rPr>
          <w:rFonts w:ascii="Consolas" w:hAnsi="Consolas" w:cs="Consolas"/>
        </w:rPr>
        <w:t>u+x</w:t>
      </w:r>
      <w:proofErr w:type="spellEnd"/>
      <w:r w:rsidR="00E8282C">
        <w:t xml:space="preserve"> )</w:t>
      </w:r>
    </w:p>
    <w:p w14:paraId="4594F363" w14:textId="77777777" w:rsidR="003474EB" w:rsidRDefault="00E8282C" w:rsidP="00531A04">
      <w:pPr>
        <w:pStyle w:val="BodyText"/>
        <w:numPr>
          <w:ilvl w:val="0"/>
          <w:numId w:val="8"/>
        </w:numPr>
        <w:spacing w:after="60"/>
      </w:pPr>
      <w:r>
        <w:t xml:space="preserve">Right click again and choose the menu item </w:t>
      </w:r>
      <w:r w:rsidR="008E27E9">
        <w:t>"Open with Wine Windows Program Loader."</w:t>
      </w:r>
      <w:r>
        <w:t xml:space="preserve">  The installer should run as described above.</w:t>
      </w:r>
    </w:p>
    <w:p w14:paraId="7E49FDFE" w14:textId="77777777" w:rsidR="00E8282C" w:rsidRDefault="00E8282C" w:rsidP="00531A04">
      <w:pPr>
        <w:pStyle w:val="BodyText"/>
        <w:numPr>
          <w:ilvl w:val="0"/>
          <w:numId w:val="8"/>
        </w:numPr>
        <w:spacing w:after="60"/>
      </w:pPr>
      <w:r>
        <w:lastRenderedPageBreak/>
        <w:t xml:space="preserve">In the "Select Additional Tasks" window, check the box "Linux with Wine."  When you finish the process, there should be two new icons on your desktop.  The first is the </w:t>
      </w:r>
      <w:proofErr w:type="spellStart"/>
      <w:r>
        <w:t>arrayForth</w:t>
      </w:r>
      <w:proofErr w:type="spellEnd"/>
      <w:r>
        <w:t xml:space="preserve"> icon named "</w:t>
      </w:r>
      <w:proofErr w:type="spellStart"/>
      <w:r>
        <w:t>arrayForth</w:t>
      </w:r>
      <w:proofErr w:type="spellEnd"/>
      <w:r>
        <w:t xml:space="preserve"> EVB001 &lt;vers&gt;" </w:t>
      </w:r>
      <w:r w:rsidR="00F309F7">
        <w:t xml:space="preserve">that starts </w:t>
      </w:r>
      <w:proofErr w:type="spellStart"/>
      <w:r w:rsidR="00F309F7">
        <w:t>arrayForth</w:t>
      </w:r>
      <w:proofErr w:type="spellEnd"/>
      <w:r w:rsidR="00F309F7">
        <w:t xml:space="preserve">, </w:t>
      </w:r>
      <w:r>
        <w:t>and the other is a folder icon named "GreenArrays" which opens the install directory using a GUI program called "Wine File".</w:t>
      </w:r>
    </w:p>
    <w:p w14:paraId="77A20217" w14:textId="77777777" w:rsidR="00E8282C" w:rsidRDefault="00E8282C" w:rsidP="00531A04">
      <w:pPr>
        <w:pStyle w:val="BodyText"/>
        <w:numPr>
          <w:ilvl w:val="0"/>
          <w:numId w:val="8"/>
        </w:numPr>
        <w:spacing w:after="60"/>
      </w:pPr>
      <w:r>
        <w:t xml:space="preserve">What Wine calls drive C: in this window can be found in the Ubuntu file system as </w:t>
      </w:r>
      <w:r w:rsidRPr="004C161A">
        <w:rPr>
          <w:rFonts w:ascii="Consolas" w:hAnsi="Consolas" w:cs="Consolas"/>
        </w:rPr>
        <w:t>/home/&lt;</w:t>
      </w:r>
      <w:proofErr w:type="spellStart"/>
      <w:r w:rsidRPr="004C161A">
        <w:rPr>
          <w:rFonts w:ascii="Consolas" w:hAnsi="Consolas" w:cs="Consolas"/>
        </w:rPr>
        <w:t>yourlogin</w:t>
      </w:r>
      <w:proofErr w:type="spellEnd"/>
      <w:r w:rsidRPr="004C161A">
        <w:rPr>
          <w:rFonts w:ascii="Consolas" w:hAnsi="Consolas" w:cs="Consolas"/>
        </w:rPr>
        <w:t>&gt;/.wine/</w:t>
      </w:r>
      <w:proofErr w:type="spellStart"/>
      <w:r w:rsidRPr="004C161A">
        <w:rPr>
          <w:rFonts w:ascii="Consolas" w:hAnsi="Consolas" w:cs="Consolas"/>
        </w:rPr>
        <w:t>drive_c</w:t>
      </w:r>
      <w:proofErr w:type="spellEnd"/>
      <w:r>
        <w:t xml:space="preserve"> .</w:t>
      </w:r>
    </w:p>
    <w:p w14:paraId="1D372046" w14:textId="77777777" w:rsidR="00F309F7" w:rsidRDefault="00F309F7" w:rsidP="004C161A">
      <w:pPr>
        <w:pStyle w:val="Heading3"/>
      </w:pPr>
      <w:bookmarkStart w:id="955" w:name="_Toc119163581"/>
      <w:r>
        <w:t>Identifying and Configuring COM Ports</w:t>
      </w:r>
      <w:bookmarkEnd w:id="955"/>
    </w:p>
    <w:p w14:paraId="66DDD0E7" w14:textId="77777777" w:rsidR="00B710B4" w:rsidRDefault="00730994" w:rsidP="00531A04">
      <w:pPr>
        <w:pStyle w:val="BodyText"/>
        <w:numPr>
          <w:ilvl w:val="0"/>
          <w:numId w:val="16"/>
        </w:numPr>
        <w:spacing w:after="60"/>
      </w:pPr>
      <w:r>
        <w:t xml:space="preserve">The procedure for identifying COM ports in </w:t>
      </w:r>
      <w:proofErr w:type="spellStart"/>
      <w:r>
        <w:t>unix</w:t>
      </w:r>
      <w:proofErr w:type="spellEnd"/>
      <w:r>
        <w:t xml:space="preserve"> is quite different than in Windows; contact Customer Support for assistance or suggestions.  </w:t>
      </w:r>
      <w:r w:rsidR="00F309F7">
        <w:t xml:space="preserve">If you plug USB serial devices in one at a time they will by default be assigned consecutive </w:t>
      </w:r>
      <w:proofErr w:type="spellStart"/>
      <w:r w:rsidR="00F309F7">
        <w:t>unix</w:t>
      </w:r>
      <w:proofErr w:type="spellEnd"/>
      <w:r w:rsidR="00F309F7">
        <w:t xml:space="preserve"> device names of the form  </w:t>
      </w:r>
      <w:r w:rsidR="00F309F7" w:rsidRPr="004C161A">
        <w:rPr>
          <w:rFonts w:ascii="Consolas" w:hAnsi="Consolas" w:cs="Consolas"/>
        </w:rPr>
        <w:t>/dev/</w:t>
      </w:r>
      <w:proofErr w:type="spellStart"/>
      <w:r w:rsidR="00F309F7" w:rsidRPr="004C161A">
        <w:rPr>
          <w:rFonts w:ascii="Consolas" w:hAnsi="Consolas" w:cs="Consolas"/>
        </w:rPr>
        <w:t>ttyUSBn</w:t>
      </w:r>
      <w:proofErr w:type="spellEnd"/>
      <w:r w:rsidR="00F309F7">
        <w:t xml:space="preserve">  where  n  starts at zero.  The capability of Windows to identify a particular USB device by serial number does not seem to exist.  Not only does the order in which currently inserted USB devices matter, but also the amount of time a device was unplugged before it is plugged back in seems to matter as well.  You will probably be best served by plugging cables into your machine in a fixed sequence and following that sequence, without skipping cables, every time.  We recommend that EVB001 users make a habit of plugging the three cables for USB ports A, B, and C into the computer in that same sequence every time; if port C is to be plugged in, make sure A and B have been plugged in or C will be assigned to one of the ports normally used by A or B.  Follow this procedure for each of the three USB ports A, B, and C in order:</w:t>
      </w:r>
    </w:p>
    <w:p w14:paraId="66A425F3" w14:textId="77777777" w:rsidR="00A86CD6" w:rsidRDefault="00B710B4" w:rsidP="00531A04">
      <w:pPr>
        <w:pStyle w:val="BodyText"/>
        <w:numPr>
          <w:ilvl w:val="0"/>
          <w:numId w:val="9"/>
        </w:numPr>
        <w:spacing w:after="60"/>
      </w:pPr>
      <w:r>
        <w:t>Plug in the</w:t>
      </w:r>
      <w:r w:rsidR="00A86CD6">
        <w:t xml:space="preserve"> first</w:t>
      </w:r>
      <w:r>
        <w:t xml:space="preserve"> USB to serial adaptor and run</w:t>
      </w:r>
      <w:r w:rsidR="00730994">
        <w:t xml:space="preserve"> </w:t>
      </w:r>
      <w:r>
        <w:t xml:space="preserve"> </w:t>
      </w:r>
      <w:proofErr w:type="spellStart"/>
      <w:r w:rsidRPr="00730994">
        <w:rPr>
          <w:rFonts w:ascii="Consolas" w:hAnsi="Consolas" w:cs="Consolas"/>
        </w:rPr>
        <w:t>dmesg</w:t>
      </w:r>
      <w:proofErr w:type="spellEnd"/>
      <w:r w:rsidR="00730994">
        <w:rPr>
          <w:rFonts w:ascii="Consolas" w:hAnsi="Consolas" w:cs="Consolas"/>
        </w:rPr>
        <w:t xml:space="preserve"> </w:t>
      </w:r>
      <w:r>
        <w:t xml:space="preserve"> at the</w:t>
      </w:r>
      <w:r w:rsidR="00730994">
        <w:t xml:space="preserve"> </w:t>
      </w:r>
      <w:r>
        <w:t xml:space="preserve"> </w:t>
      </w:r>
      <w:r w:rsidRPr="00730994">
        <w:rPr>
          <w:rFonts w:ascii="Consolas" w:hAnsi="Consolas" w:cs="Consolas"/>
        </w:rPr>
        <w:t>bash</w:t>
      </w:r>
      <w:r>
        <w:t xml:space="preserve"> </w:t>
      </w:r>
      <w:r w:rsidR="00730994">
        <w:t xml:space="preserve"> </w:t>
      </w:r>
      <w:r>
        <w:t>command line. You will see the name of the device listed near the end of the report, most likely</w:t>
      </w:r>
      <w:r w:rsidR="00730994">
        <w:t xml:space="preserve"> </w:t>
      </w:r>
      <w:r>
        <w:t xml:space="preserve"> </w:t>
      </w:r>
      <w:r w:rsidRPr="00730994">
        <w:rPr>
          <w:rFonts w:ascii="Consolas" w:hAnsi="Consolas" w:cs="Consolas"/>
        </w:rPr>
        <w:t>/dev/ttyUSB0</w:t>
      </w:r>
      <w:r>
        <w:t>.</w:t>
      </w:r>
      <w:r w:rsidR="00F309F7">
        <w:t xml:space="preserve">  If you do not see such a line, unplug the adaptor and plug it back in, waiting several seconds </w:t>
      </w:r>
      <w:r w:rsidR="00A86CD6">
        <w:t>between steps; log writing seems to be out of phase some times.</w:t>
      </w:r>
    </w:p>
    <w:p w14:paraId="4250DB08" w14:textId="77777777" w:rsidR="00B710B4" w:rsidRDefault="00A86CD6" w:rsidP="00531A04">
      <w:pPr>
        <w:pStyle w:val="BodyText"/>
        <w:numPr>
          <w:ilvl w:val="0"/>
          <w:numId w:val="9"/>
        </w:numPr>
        <w:spacing w:after="60"/>
      </w:pPr>
      <w:r>
        <w:t>When this has been done, do the same for adaptors or cables B and C in order, one at a time.</w:t>
      </w:r>
    </w:p>
    <w:p w14:paraId="32EF9022" w14:textId="77777777" w:rsidR="00A86CD6" w:rsidRDefault="00A86CD6" w:rsidP="00531A04">
      <w:pPr>
        <w:pStyle w:val="BodyText"/>
        <w:numPr>
          <w:ilvl w:val="0"/>
          <w:numId w:val="9"/>
        </w:numPr>
        <w:spacing w:after="60"/>
      </w:pPr>
      <w:r>
        <w:t xml:space="preserve">In the shell, navigate  via  </w:t>
      </w:r>
      <w:r w:rsidRPr="004C161A">
        <w:rPr>
          <w:rFonts w:ascii="Consolas" w:hAnsi="Consolas" w:cs="Consolas"/>
        </w:rPr>
        <w:t>cd ~/.wine/</w:t>
      </w:r>
      <w:proofErr w:type="spellStart"/>
      <w:r w:rsidRPr="004C161A">
        <w:rPr>
          <w:rFonts w:ascii="Consolas" w:hAnsi="Consolas" w:cs="Consolas"/>
        </w:rPr>
        <w:t>dosdevices</w:t>
      </w:r>
      <w:proofErr w:type="spellEnd"/>
      <w:r>
        <w:t xml:space="preserve"> .  Typing  ls  there should show you  </w:t>
      </w:r>
      <w:r w:rsidRPr="004C161A">
        <w:rPr>
          <w:rFonts w:ascii="Consolas" w:hAnsi="Consolas" w:cs="Consolas"/>
        </w:rPr>
        <w:t>c:</w:t>
      </w:r>
      <w:r>
        <w:t xml:space="preserve">  and  </w:t>
      </w:r>
      <w:r w:rsidRPr="004C161A">
        <w:rPr>
          <w:rFonts w:ascii="Consolas" w:hAnsi="Consolas" w:cs="Consolas"/>
        </w:rPr>
        <w:t>z:</w:t>
      </w:r>
      <w:r>
        <w:t xml:space="preserve"> .  If you have a real serial port its device name will be  </w:t>
      </w:r>
      <w:r w:rsidRPr="004C161A">
        <w:rPr>
          <w:rFonts w:ascii="Consolas" w:hAnsi="Consolas" w:cs="Consolas"/>
        </w:rPr>
        <w:t>/dev/ttyS0</w:t>
      </w:r>
      <w:r>
        <w:t xml:space="preserve"> .  You will need to create a link for each of the USB ports you have identified; we recommend you use the following pattern for the commands that do this:</w:t>
      </w:r>
    </w:p>
    <w:p w14:paraId="2B79341B" w14:textId="77777777" w:rsidR="00A86CD6" w:rsidRPr="004C161A" w:rsidRDefault="00A86CD6" w:rsidP="004C161A">
      <w:pPr>
        <w:pStyle w:val="BodyText"/>
        <w:spacing w:after="0"/>
        <w:ind w:left="1440"/>
        <w:rPr>
          <w:rFonts w:ascii="Consolas" w:hAnsi="Consolas" w:cs="Consolas"/>
        </w:rPr>
      </w:pPr>
      <w:r w:rsidRPr="004C161A">
        <w:rPr>
          <w:rFonts w:ascii="Consolas" w:hAnsi="Consolas" w:cs="Consolas"/>
        </w:rPr>
        <w:t>ln -s /dev/ttyUSB0 com1</w:t>
      </w:r>
    </w:p>
    <w:p w14:paraId="63D0BBC9" w14:textId="77777777" w:rsidR="00A86CD6" w:rsidRPr="004C161A" w:rsidRDefault="00A86CD6" w:rsidP="004C161A">
      <w:pPr>
        <w:pStyle w:val="BodyText"/>
        <w:spacing w:after="0"/>
        <w:ind w:left="1440"/>
        <w:rPr>
          <w:rFonts w:ascii="Consolas" w:hAnsi="Consolas" w:cs="Consolas"/>
        </w:rPr>
      </w:pPr>
      <w:r w:rsidRPr="004C161A">
        <w:rPr>
          <w:rFonts w:ascii="Consolas" w:hAnsi="Consolas" w:cs="Consolas"/>
        </w:rPr>
        <w:t>ln -s /dev/ttyUSB1 com2</w:t>
      </w:r>
    </w:p>
    <w:p w14:paraId="59C0EEE7" w14:textId="77777777" w:rsidR="00A86CD6" w:rsidRPr="004C161A" w:rsidRDefault="00A86CD6" w:rsidP="004C161A">
      <w:pPr>
        <w:pStyle w:val="BodyText"/>
        <w:spacing w:after="60"/>
        <w:ind w:left="1440"/>
        <w:rPr>
          <w:rFonts w:ascii="Consolas" w:hAnsi="Consolas" w:cs="Consolas"/>
        </w:rPr>
      </w:pPr>
      <w:r w:rsidRPr="004C161A">
        <w:rPr>
          <w:rFonts w:ascii="Consolas" w:hAnsi="Consolas" w:cs="Consolas"/>
        </w:rPr>
        <w:t>ln -s /dev/ttyUSB2 com3</w:t>
      </w:r>
    </w:p>
    <w:p w14:paraId="5999E870" w14:textId="77777777" w:rsidR="00B710B4" w:rsidRDefault="00A86CD6" w:rsidP="004C161A">
      <w:pPr>
        <w:pStyle w:val="BodyText"/>
        <w:spacing w:after="60"/>
        <w:ind w:left="1080"/>
      </w:pPr>
      <w:r>
        <w:t xml:space="preserve">You can use whatever COM port numbers you like, but 1, 2, 3 are sensible for A, B and C.  The script files supplied assume you have done so.  After you have done this, in future you may check which devices are currently plugged in using the command  </w:t>
      </w:r>
      <w:r w:rsidRPr="004C161A">
        <w:rPr>
          <w:rFonts w:ascii="Consolas" w:hAnsi="Consolas" w:cs="Consolas"/>
        </w:rPr>
        <w:t>ls -l ~/.wine/</w:t>
      </w:r>
      <w:proofErr w:type="spellStart"/>
      <w:r w:rsidRPr="004C161A">
        <w:rPr>
          <w:rFonts w:ascii="Consolas" w:hAnsi="Consolas" w:cs="Consolas"/>
        </w:rPr>
        <w:t>dosdevices</w:t>
      </w:r>
      <w:proofErr w:type="spellEnd"/>
      <w:r>
        <w:t xml:space="preserve">  where color coding of device names will indicate their status.</w:t>
      </w:r>
    </w:p>
    <w:p w14:paraId="0076E656" w14:textId="77777777" w:rsidR="00DB4F45" w:rsidRDefault="00DB4F45" w:rsidP="00531A04">
      <w:pPr>
        <w:pStyle w:val="BodyText"/>
        <w:numPr>
          <w:ilvl w:val="0"/>
          <w:numId w:val="16"/>
        </w:numPr>
        <w:spacing w:after="60"/>
      </w:pPr>
      <w:r>
        <w:t xml:space="preserve">Now, explore the install directory using the desktop icon.  You will see a file called  linuxwine.bat  which is the script normally used by the installer in making the </w:t>
      </w:r>
      <w:proofErr w:type="spellStart"/>
      <w:r>
        <w:t>arrayForth</w:t>
      </w:r>
      <w:proofErr w:type="spellEnd"/>
      <w:r>
        <w:t xml:space="preserve"> icon.  Open this file with a text editor.  You will see the following:</w:t>
      </w:r>
    </w:p>
    <w:p w14:paraId="6C6F15F4" w14:textId="77777777" w:rsidR="00DB4F45" w:rsidRPr="00DB4F45" w:rsidRDefault="00DB4F45" w:rsidP="004C161A">
      <w:pPr>
        <w:pStyle w:val="BodyText"/>
        <w:spacing w:after="0"/>
        <w:ind w:left="1440"/>
        <w:rPr>
          <w:rFonts w:ascii="Consolas" w:hAnsi="Consolas" w:cs="Consolas"/>
        </w:rPr>
      </w:pPr>
      <w:r w:rsidRPr="00DB4F45">
        <w:rPr>
          <w:rFonts w:ascii="Consolas" w:hAnsi="Consolas" w:cs="Consolas"/>
        </w:rPr>
        <w:t>rem used ONLY for Linux/wine desktop shortcut.</w:t>
      </w:r>
    </w:p>
    <w:p w14:paraId="7CAA31FE" w14:textId="77777777" w:rsidR="00DB4F45" w:rsidRPr="00DB4F45" w:rsidRDefault="00DB4F45" w:rsidP="004C161A">
      <w:pPr>
        <w:pStyle w:val="BodyText"/>
        <w:spacing w:after="0"/>
        <w:ind w:left="1440"/>
        <w:rPr>
          <w:rFonts w:ascii="Consolas" w:hAnsi="Consolas" w:cs="Consolas"/>
        </w:rPr>
      </w:pPr>
    </w:p>
    <w:p w14:paraId="284CC87F" w14:textId="77777777" w:rsidR="00DB4F45" w:rsidRPr="00DB4F45" w:rsidRDefault="00DB4F45" w:rsidP="004C161A">
      <w:pPr>
        <w:pStyle w:val="BodyText"/>
        <w:spacing w:after="0"/>
        <w:ind w:left="1440"/>
        <w:rPr>
          <w:rFonts w:ascii="Consolas" w:hAnsi="Consolas" w:cs="Consolas"/>
        </w:rPr>
      </w:pPr>
      <w:r w:rsidRPr="00DB4F45">
        <w:rPr>
          <w:rFonts w:ascii="Consolas" w:hAnsi="Consolas" w:cs="Consolas"/>
        </w:rPr>
        <w:t>z:\\bin\\stty -F /dev/ttyUSB0 921600 -</w:t>
      </w:r>
      <w:proofErr w:type="spellStart"/>
      <w:r w:rsidRPr="00DB4F45">
        <w:rPr>
          <w:rFonts w:ascii="Consolas" w:hAnsi="Consolas" w:cs="Consolas"/>
        </w:rPr>
        <w:t>parenb</w:t>
      </w:r>
      <w:proofErr w:type="spellEnd"/>
      <w:r w:rsidRPr="00DB4F45">
        <w:rPr>
          <w:rFonts w:ascii="Consolas" w:hAnsi="Consolas" w:cs="Consolas"/>
        </w:rPr>
        <w:t xml:space="preserve"> cs8 -</w:t>
      </w:r>
      <w:proofErr w:type="spellStart"/>
      <w:r w:rsidRPr="00DB4F45">
        <w:rPr>
          <w:rFonts w:ascii="Consolas" w:hAnsi="Consolas" w:cs="Consolas"/>
        </w:rPr>
        <w:t>cstopb</w:t>
      </w:r>
      <w:proofErr w:type="spellEnd"/>
      <w:r w:rsidRPr="00DB4F45">
        <w:rPr>
          <w:rFonts w:ascii="Consolas" w:hAnsi="Consolas" w:cs="Consolas"/>
        </w:rPr>
        <w:t xml:space="preserve"> -</w:t>
      </w:r>
      <w:proofErr w:type="spellStart"/>
      <w:r w:rsidRPr="00DB4F45">
        <w:rPr>
          <w:rFonts w:ascii="Consolas" w:hAnsi="Consolas" w:cs="Consolas"/>
        </w:rPr>
        <w:t>crtscts</w:t>
      </w:r>
      <w:proofErr w:type="spellEnd"/>
      <w:r w:rsidRPr="00DB4F45">
        <w:rPr>
          <w:rFonts w:ascii="Consolas" w:hAnsi="Consolas" w:cs="Consolas"/>
        </w:rPr>
        <w:t xml:space="preserve"> raw -echo</w:t>
      </w:r>
    </w:p>
    <w:p w14:paraId="24B48748" w14:textId="77777777" w:rsidR="00DB4F45" w:rsidRPr="00DB4F45" w:rsidRDefault="00DB4F45" w:rsidP="004C161A">
      <w:pPr>
        <w:pStyle w:val="BodyText"/>
        <w:spacing w:after="0"/>
        <w:ind w:left="1440"/>
        <w:rPr>
          <w:rFonts w:ascii="Consolas" w:hAnsi="Consolas" w:cs="Consolas"/>
        </w:rPr>
      </w:pPr>
      <w:r w:rsidRPr="00DB4F45">
        <w:rPr>
          <w:rFonts w:ascii="Consolas" w:hAnsi="Consolas" w:cs="Consolas"/>
        </w:rPr>
        <w:t>z:\\bin\\stty -F /dev/ttyUSB2 921600 -</w:t>
      </w:r>
      <w:proofErr w:type="spellStart"/>
      <w:r w:rsidRPr="00DB4F45">
        <w:rPr>
          <w:rFonts w:ascii="Consolas" w:hAnsi="Consolas" w:cs="Consolas"/>
        </w:rPr>
        <w:t>parenb</w:t>
      </w:r>
      <w:proofErr w:type="spellEnd"/>
      <w:r w:rsidRPr="00DB4F45">
        <w:rPr>
          <w:rFonts w:ascii="Consolas" w:hAnsi="Consolas" w:cs="Consolas"/>
        </w:rPr>
        <w:t xml:space="preserve"> cs8 -</w:t>
      </w:r>
      <w:proofErr w:type="spellStart"/>
      <w:r w:rsidRPr="00DB4F45">
        <w:rPr>
          <w:rFonts w:ascii="Consolas" w:hAnsi="Consolas" w:cs="Consolas"/>
        </w:rPr>
        <w:t>cstopb</w:t>
      </w:r>
      <w:proofErr w:type="spellEnd"/>
      <w:r w:rsidRPr="00DB4F45">
        <w:rPr>
          <w:rFonts w:ascii="Consolas" w:hAnsi="Consolas" w:cs="Consolas"/>
        </w:rPr>
        <w:t xml:space="preserve"> -</w:t>
      </w:r>
      <w:proofErr w:type="spellStart"/>
      <w:r w:rsidRPr="00DB4F45">
        <w:rPr>
          <w:rFonts w:ascii="Consolas" w:hAnsi="Consolas" w:cs="Consolas"/>
        </w:rPr>
        <w:t>crtscts</w:t>
      </w:r>
      <w:proofErr w:type="spellEnd"/>
      <w:r w:rsidRPr="00DB4F45">
        <w:rPr>
          <w:rFonts w:ascii="Consolas" w:hAnsi="Consolas" w:cs="Consolas"/>
        </w:rPr>
        <w:t xml:space="preserve"> raw -echo</w:t>
      </w:r>
    </w:p>
    <w:p w14:paraId="3CB69226" w14:textId="77777777" w:rsidR="00DB4F45" w:rsidRPr="00DB4F45" w:rsidRDefault="00DB4F45" w:rsidP="004C161A">
      <w:pPr>
        <w:pStyle w:val="BodyText"/>
        <w:spacing w:after="0"/>
        <w:ind w:left="1440"/>
        <w:rPr>
          <w:rFonts w:ascii="Consolas" w:hAnsi="Consolas" w:cs="Consolas"/>
        </w:rPr>
      </w:pPr>
    </w:p>
    <w:p w14:paraId="43119019" w14:textId="77777777" w:rsidR="00DB4F45" w:rsidRPr="00DB4F45" w:rsidRDefault="00DB4F45" w:rsidP="004C161A">
      <w:pPr>
        <w:pStyle w:val="BodyText"/>
        <w:spacing w:after="0"/>
        <w:ind w:left="1440"/>
        <w:rPr>
          <w:rFonts w:ascii="Consolas" w:hAnsi="Consolas" w:cs="Consolas"/>
        </w:rPr>
      </w:pPr>
      <w:r w:rsidRPr="00DB4F45">
        <w:rPr>
          <w:rFonts w:ascii="Consolas" w:hAnsi="Consolas" w:cs="Consolas"/>
        </w:rPr>
        <w:t>Okad2-41b-pd.exe</w:t>
      </w:r>
    </w:p>
    <w:p w14:paraId="13D1F630" w14:textId="77777777" w:rsidR="00DB4F45" w:rsidRPr="00A7444E" w:rsidRDefault="00DB4F45" w:rsidP="00DB4F45">
      <w:pPr>
        <w:pStyle w:val="BodyText"/>
        <w:spacing w:after="60"/>
        <w:ind w:left="1440"/>
        <w:rPr>
          <w:rFonts w:ascii="Consolas" w:hAnsi="Consolas" w:cs="Consolas"/>
        </w:rPr>
      </w:pPr>
      <w:r w:rsidRPr="00DB4F45">
        <w:rPr>
          <w:rFonts w:ascii="Consolas" w:hAnsi="Consolas" w:cs="Consolas"/>
        </w:rPr>
        <w:t>rem howdy</w:t>
      </w:r>
    </w:p>
    <w:p w14:paraId="78DE4083" w14:textId="77777777" w:rsidR="00DB4F45" w:rsidRDefault="00DB4F45" w:rsidP="00DB4F45">
      <w:pPr>
        <w:pStyle w:val="BodyText"/>
        <w:spacing w:after="60"/>
        <w:ind w:left="720"/>
      </w:pPr>
      <w:r>
        <w:t xml:space="preserve">The purpose of these lines is to set the baud rate and other parameters for the IDE connection(s) to USB ports A and C on the eval board.  If you have had to use some other ports than USB0 and USB2 for these purposes, edit this file accordingly  You should now be ready to restart </w:t>
      </w:r>
      <w:proofErr w:type="spellStart"/>
      <w:r>
        <w:t>arrayForth</w:t>
      </w:r>
      <w:proofErr w:type="spellEnd"/>
      <w:r>
        <w:t xml:space="preserve"> and communicate with your chips.</w:t>
      </w:r>
    </w:p>
    <w:p w14:paraId="015DE0D2" w14:textId="77777777" w:rsidR="00DB4F45" w:rsidRDefault="00DB4F45" w:rsidP="004C161A">
      <w:pPr>
        <w:pStyle w:val="BodyText"/>
        <w:spacing w:after="60"/>
      </w:pPr>
      <w:r>
        <w:t xml:space="preserve">The  </w:t>
      </w:r>
      <w:r w:rsidRPr="004C161A">
        <w:rPr>
          <w:rFonts w:ascii="Consolas" w:hAnsi="Consolas" w:cs="Consolas"/>
        </w:rPr>
        <w:t>linuxwine.bat</w:t>
      </w:r>
      <w:r>
        <w:t xml:space="preserve">  file may need editing for other configurations.  In addition you may need to employ other scripting options we have worked out; contact customer support for advice if necessary.</w:t>
      </w:r>
    </w:p>
    <w:p w14:paraId="09869C41" w14:textId="77777777" w:rsidR="00B710B4" w:rsidRDefault="00B710B4" w:rsidP="00B710B4">
      <w:pPr>
        <w:pStyle w:val="Heading2"/>
      </w:pPr>
      <w:bookmarkStart w:id="956" w:name="_Toc119163582"/>
      <w:r>
        <w:lastRenderedPageBreak/>
        <w:t xml:space="preserve">Running </w:t>
      </w:r>
      <w:proofErr w:type="spellStart"/>
      <w:r>
        <w:t>arrayForth</w:t>
      </w:r>
      <w:bookmarkEnd w:id="956"/>
      <w:proofErr w:type="spellEnd"/>
    </w:p>
    <w:p w14:paraId="0C25136E" w14:textId="77777777" w:rsidR="00B710B4" w:rsidRDefault="00DB4F45" w:rsidP="00B710B4">
      <w:pPr>
        <w:pStyle w:val="BodyText"/>
      </w:pPr>
      <w:r>
        <w:t xml:space="preserve">Preferably you will use the desktop shortcuts.  You may choose to create scripts to run </w:t>
      </w:r>
      <w:proofErr w:type="spellStart"/>
      <w:r>
        <w:t>arrayForth</w:t>
      </w:r>
      <w:proofErr w:type="spellEnd"/>
      <w:r>
        <w:t xml:space="preserve"> from the BASH or other shell:</w:t>
      </w:r>
    </w:p>
    <w:p w14:paraId="05670937" w14:textId="77777777" w:rsidR="00B710B4" w:rsidRDefault="00B710B4" w:rsidP="00531A04">
      <w:pPr>
        <w:pStyle w:val="BodyText"/>
        <w:numPr>
          <w:ilvl w:val="0"/>
          <w:numId w:val="10"/>
        </w:numPr>
        <w:spacing w:after="0"/>
      </w:pPr>
      <w:r>
        <w:t>Navigate to the directory containing the</w:t>
      </w:r>
      <w:r w:rsidR="00F113BD">
        <w:t xml:space="preserve"> </w:t>
      </w:r>
      <w:r w:rsidRPr="00F113BD">
        <w:rPr>
          <w:rFonts w:ascii="Consolas" w:hAnsi="Consolas" w:cs="Consolas"/>
        </w:rPr>
        <w:t>.exe</w:t>
      </w:r>
      <w:r w:rsidR="00F113BD">
        <w:t xml:space="preserve"> </w:t>
      </w:r>
      <w:r>
        <w:t xml:space="preserve"> </w:t>
      </w:r>
      <w:r w:rsidR="00F113BD">
        <w:t xml:space="preserve">file,  </w:t>
      </w:r>
      <w:r w:rsidR="00F113BD" w:rsidRPr="00F113BD">
        <w:rPr>
          <w:rFonts w:ascii="Consolas" w:hAnsi="Consolas" w:cs="Consolas"/>
        </w:rPr>
        <w:t>OkadWork.cf</w:t>
      </w:r>
      <w:r w:rsidR="00F113BD">
        <w:t xml:space="preserve"> , and  </w:t>
      </w:r>
      <w:r w:rsidR="00F113BD" w:rsidRPr="00F113BD">
        <w:rPr>
          <w:rFonts w:ascii="Consolas" w:hAnsi="Consolas" w:cs="Consolas"/>
        </w:rPr>
        <w:t>Okad.sh</w:t>
      </w:r>
      <w:r w:rsidR="00F113BD">
        <w:t xml:space="preserve"> .</w:t>
      </w:r>
    </w:p>
    <w:p w14:paraId="5CD93F2F" w14:textId="77777777" w:rsidR="00B710B4" w:rsidRDefault="00B710B4" w:rsidP="00531A04">
      <w:pPr>
        <w:pStyle w:val="BodyText"/>
        <w:numPr>
          <w:ilvl w:val="0"/>
          <w:numId w:val="10"/>
        </w:numPr>
        <w:spacing w:after="0"/>
      </w:pPr>
      <w:r>
        <w:t>Type</w:t>
      </w:r>
      <w:r w:rsidR="00F113BD">
        <w:t xml:space="preserve"> </w:t>
      </w:r>
      <w:r>
        <w:t xml:space="preserve"> </w:t>
      </w:r>
      <w:r w:rsidRPr="00F113BD">
        <w:rPr>
          <w:rFonts w:ascii="Consolas" w:hAnsi="Consolas" w:cs="Consolas"/>
        </w:rPr>
        <w:t>./Okad.sh</w:t>
      </w:r>
      <w:r w:rsidR="00F113BD">
        <w:t xml:space="preserve">  </w:t>
      </w:r>
      <w:r w:rsidR="0023614E">
        <w:t xml:space="preserve">after editing it to do the  </w:t>
      </w:r>
      <w:proofErr w:type="spellStart"/>
      <w:r w:rsidR="0023614E">
        <w:t>stty</w:t>
      </w:r>
      <w:proofErr w:type="spellEnd"/>
      <w:r w:rsidR="0023614E">
        <w:t xml:space="preserve">  commands for your ports.</w:t>
      </w:r>
    </w:p>
    <w:p w14:paraId="1559D91D" w14:textId="77777777" w:rsidR="00EC163C" w:rsidRDefault="00EC163C" w:rsidP="00EC163C">
      <w:pPr>
        <w:pStyle w:val="BodyText"/>
      </w:pPr>
    </w:p>
    <w:p w14:paraId="32EAE00A" w14:textId="77777777" w:rsidR="00EC163C" w:rsidRDefault="00EC163C" w:rsidP="00EC163C">
      <w:pPr>
        <w:pStyle w:val="BodyText"/>
        <w:sectPr w:rsidR="00EC163C" w:rsidSect="00CF38DF">
          <w:pgSz w:w="12240" w:h="15840" w:code="1"/>
          <w:pgMar w:top="1440" w:right="1080" w:bottom="1440" w:left="1440" w:header="720" w:footer="720" w:gutter="0"/>
          <w:cols w:space="720"/>
          <w:docGrid w:linePitch="272"/>
        </w:sectPr>
      </w:pPr>
    </w:p>
    <w:p w14:paraId="77A1A371" w14:textId="77777777" w:rsidR="000D537F" w:rsidRPr="00EB46AB" w:rsidRDefault="000D537F" w:rsidP="00FC20D0">
      <w:pPr>
        <w:pStyle w:val="Heading1"/>
      </w:pPr>
      <w:bookmarkStart w:id="957" w:name="_Toc303614582"/>
      <w:bookmarkStart w:id="958" w:name="_Toc303614673"/>
      <w:bookmarkStart w:id="959" w:name="_Toc303618872"/>
      <w:bookmarkStart w:id="960" w:name="_Toc303624446"/>
      <w:bookmarkStart w:id="961" w:name="_Toc119163583"/>
      <w:bookmarkEnd w:id="957"/>
      <w:bookmarkEnd w:id="958"/>
      <w:bookmarkEnd w:id="959"/>
      <w:bookmarkEnd w:id="960"/>
      <w:r w:rsidRPr="00EB46AB">
        <w:lastRenderedPageBreak/>
        <w:t>Data Book Revision History</w:t>
      </w:r>
      <w:bookmarkEnd w:id="706"/>
      <w:bookmarkEnd w:id="961"/>
    </w:p>
    <w:tbl>
      <w:tblPr>
        <w:tblStyle w:val="TableGrid4"/>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095"/>
        <w:gridCol w:w="8595"/>
      </w:tblGrid>
      <w:tr w:rsidR="00221FCC" w:rsidRPr="00221FCC" w14:paraId="4653475A" w14:textId="77777777" w:rsidTr="00763A4A">
        <w:tc>
          <w:tcPr>
            <w:tcW w:w="1098" w:type="dxa"/>
            <w:tcBorders>
              <w:top w:val="single" w:sz="12" w:space="0" w:color="auto"/>
              <w:bottom w:val="single" w:sz="12" w:space="0" w:color="auto"/>
            </w:tcBorders>
            <w:vAlign w:val="center"/>
          </w:tcPr>
          <w:p w14:paraId="0F080EA7" w14:textId="77777777" w:rsidR="00221FCC" w:rsidRPr="00221FCC" w:rsidRDefault="00221FCC" w:rsidP="00221FCC">
            <w:pPr>
              <w:jc w:val="center"/>
              <w:rPr>
                <w:b/>
              </w:rPr>
            </w:pPr>
            <w:r w:rsidRPr="00221FCC">
              <w:rPr>
                <w:b/>
              </w:rPr>
              <w:t>REVISION</w:t>
            </w:r>
          </w:p>
        </w:tc>
        <w:tc>
          <w:tcPr>
            <w:tcW w:w="8838" w:type="dxa"/>
            <w:tcBorders>
              <w:top w:val="single" w:sz="12" w:space="0" w:color="auto"/>
              <w:bottom w:val="single" w:sz="12" w:space="0" w:color="auto"/>
            </w:tcBorders>
            <w:vAlign w:val="center"/>
          </w:tcPr>
          <w:p w14:paraId="4326E606" w14:textId="77777777" w:rsidR="00221FCC" w:rsidRPr="00221FCC" w:rsidRDefault="00221FCC" w:rsidP="00221FCC">
            <w:pPr>
              <w:rPr>
                <w:b/>
              </w:rPr>
            </w:pPr>
            <w:r w:rsidRPr="00221FCC">
              <w:rPr>
                <w:b/>
              </w:rPr>
              <w:t>DESCRIPTION</w:t>
            </w:r>
          </w:p>
        </w:tc>
      </w:tr>
      <w:tr w:rsidR="00221FCC" w:rsidRPr="00221FCC" w14:paraId="2F58C7A7" w14:textId="77777777" w:rsidTr="00763A4A">
        <w:tc>
          <w:tcPr>
            <w:tcW w:w="1098" w:type="dxa"/>
            <w:tcBorders>
              <w:top w:val="single" w:sz="12" w:space="0" w:color="auto"/>
            </w:tcBorders>
            <w:vAlign w:val="center"/>
          </w:tcPr>
          <w:p w14:paraId="03E51301" w14:textId="77777777" w:rsidR="00221FCC" w:rsidRPr="00221FCC" w:rsidRDefault="00221FCC" w:rsidP="00221FCC">
            <w:pPr>
              <w:jc w:val="center"/>
            </w:pPr>
            <w:r w:rsidRPr="00221FCC">
              <w:t>1</w:t>
            </w:r>
            <w:r>
              <w:t>61231</w:t>
            </w:r>
          </w:p>
        </w:tc>
        <w:tc>
          <w:tcPr>
            <w:tcW w:w="8838" w:type="dxa"/>
            <w:tcBorders>
              <w:top w:val="single" w:sz="12" w:space="0" w:color="auto"/>
            </w:tcBorders>
            <w:vAlign w:val="center"/>
          </w:tcPr>
          <w:p w14:paraId="0616AF89" w14:textId="51DCE96E" w:rsidR="00221FCC" w:rsidRPr="00221FCC" w:rsidRDefault="00221FCC" w:rsidP="00221FCC">
            <w:r w:rsidRPr="00221FCC">
              <w:t xml:space="preserve">Initial revision from </w:t>
            </w:r>
            <w:proofErr w:type="spellStart"/>
            <w:r w:rsidRPr="00221FCC">
              <w:t>arrayForth</w:t>
            </w:r>
            <w:proofErr w:type="spellEnd"/>
            <w:r w:rsidRPr="00221FCC">
              <w:t xml:space="preserve"> </w:t>
            </w:r>
            <w:r w:rsidR="00FB4D5E">
              <w:t>02c</w:t>
            </w:r>
            <w:r w:rsidR="00FB4D5E" w:rsidRPr="00221FCC">
              <w:t xml:space="preserve"> </w:t>
            </w:r>
            <w:r w:rsidRPr="00221FCC">
              <w:t>base.</w:t>
            </w:r>
          </w:p>
        </w:tc>
      </w:tr>
      <w:tr w:rsidR="00221FCC" w:rsidRPr="00221FCC" w14:paraId="73BBE90F" w14:textId="77777777" w:rsidTr="00763A4A">
        <w:tc>
          <w:tcPr>
            <w:tcW w:w="1098" w:type="dxa"/>
            <w:vAlign w:val="center"/>
          </w:tcPr>
          <w:p w14:paraId="7BF023F0" w14:textId="77777777" w:rsidR="00221FCC" w:rsidRPr="00221FCC" w:rsidRDefault="00813ADB" w:rsidP="00221FCC">
            <w:pPr>
              <w:jc w:val="center"/>
            </w:pPr>
            <w:r>
              <w:t>170219</w:t>
            </w:r>
          </w:p>
        </w:tc>
        <w:tc>
          <w:tcPr>
            <w:tcW w:w="8838" w:type="dxa"/>
            <w:vAlign w:val="center"/>
          </w:tcPr>
          <w:p w14:paraId="469F98F6" w14:textId="77777777" w:rsidR="00221FCC" w:rsidRPr="00221FCC" w:rsidRDefault="00813ADB" w:rsidP="00221FCC">
            <w:r>
              <w:t>Version passed out with preliminary aF-03a5+</w:t>
            </w:r>
          </w:p>
        </w:tc>
      </w:tr>
      <w:tr w:rsidR="00221FCC" w:rsidRPr="00221FCC" w14:paraId="01F79F03" w14:textId="77777777" w:rsidTr="00763A4A">
        <w:tc>
          <w:tcPr>
            <w:tcW w:w="1098" w:type="dxa"/>
            <w:vAlign w:val="center"/>
          </w:tcPr>
          <w:p w14:paraId="0AE8E089" w14:textId="77777777" w:rsidR="00221FCC" w:rsidRPr="00221FCC" w:rsidRDefault="00813ADB" w:rsidP="00221FCC">
            <w:pPr>
              <w:jc w:val="center"/>
            </w:pPr>
            <w:r>
              <w:t>180331</w:t>
            </w:r>
          </w:p>
        </w:tc>
        <w:tc>
          <w:tcPr>
            <w:tcW w:w="8838" w:type="dxa"/>
            <w:vAlign w:val="center"/>
          </w:tcPr>
          <w:p w14:paraId="22FA9374" w14:textId="77777777" w:rsidR="00221FCC" w:rsidRPr="00221FCC" w:rsidRDefault="00813ADB" w:rsidP="00221FCC">
            <w:r>
              <w:t xml:space="preserve">Documents aF-03a6.  STREAMER works in both systems and reproduces flash boot made by </w:t>
            </w:r>
            <w:proofErr w:type="spellStart"/>
            <w:r>
              <w:t>colorForth</w:t>
            </w:r>
            <w:proofErr w:type="spellEnd"/>
            <w:r>
              <w:t xml:space="preserve">.  Chip can burn own boot flash; </w:t>
            </w:r>
            <w:proofErr w:type="spellStart"/>
            <w:r>
              <w:t>sF</w:t>
            </w:r>
            <w:proofErr w:type="spellEnd"/>
            <w:r>
              <w:t xml:space="preserve"> can inject serial boot streams.</w:t>
            </w:r>
          </w:p>
        </w:tc>
      </w:tr>
      <w:tr w:rsidR="00221FCC" w:rsidRPr="00221FCC" w14:paraId="416BFEC2" w14:textId="77777777" w:rsidTr="00763A4A">
        <w:tc>
          <w:tcPr>
            <w:tcW w:w="1098" w:type="dxa"/>
            <w:vAlign w:val="center"/>
          </w:tcPr>
          <w:p w14:paraId="139BEFB6" w14:textId="40A60010" w:rsidR="00221FCC" w:rsidRPr="00221FCC" w:rsidRDefault="00746A20" w:rsidP="00221FCC">
            <w:pPr>
              <w:jc w:val="center"/>
            </w:pPr>
            <w:r>
              <w:t>18122</w:t>
            </w:r>
            <w:r w:rsidR="000A722E">
              <w:t>6</w:t>
            </w:r>
          </w:p>
        </w:tc>
        <w:tc>
          <w:tcPr>
            <w:tcW w:w="8838" w:type="dxa"/>
            <w:vAlign w:val="center"/>
          </w:tcPr>
          <w:p w14:paraId="6047E6BE" w14:textId="79FAE3B4" w:rsidR="00221FCC" w:rsidRPr="00221FCC" w:rsidRDefault="00746A20" w:rsidP="00221FCC">
            <w:r>
              <w:t xml:space="preserve">Documents aF-03b1.  Integrated with GLOW for a single base.  </w:t>
            </w:r>
            <w:r w:rsidR="00FB4D5E">
              <w:t>Crystal oscillators in base.  Various fixes.</w:t>
            </w:r>
          </w:p>
        </w:tc>
      </w:tr>
      <w:tr w:rsidR="00221FCC" w:rsidRPr="00221FCC" w14:paraId="3B0D48D2" w14:textId="77777777" w:rsidTr="00763A4A">
        <w:tc>
          <w:tcPr>
            <w:tcW w:w="1098" w:type="dxa"/>
            <w:vAlign w:val="center"/>
          </w:tcPr>
          <w:p w14:paraId="67193C5B" w14:textId="20FB4625" w:rsidR="00221FCC" w:rsidRPr="00221FCC" w:rsidRDefault="007E77DA" w:rsidP="00221FCC">
            <w:pPr>
              <w:jc w:val="center"/>
            </w:pPr>
            <w:r>
              <w:t>1</w:t>
            </w:r>
            <w:r w:rsidR="006739BA">
              <w:t>9</w:t>
            </w:r>
            <w:r>
              <w:t>0521</w:t>
            </w:r>
          </w:p>
        </w:tc>
        <w:tc>
          <w:tcPr>
            <w:tcW w:w="8838" w:type="dxa"/>
            <w:vAlign w:val="center"/>
          </w:tcPr>
          <w:p w14:paraId="4E2D4DC4" w14:textId="4FB8CAC5" w:rsidR="00221FCC" w:rsidRPr="00221FCC" w:rsidRDefault="007E77DA" w:rsidP="00221FCC">
            <w:r>
              <w:t>Documents aF-03b4.  Prepared for EVB002 release but without released/supported SOFTSIM.</w:t>
            </w:r>
          </w:p>
        </w:tc>
      </w:tr>
      <w:tr w:rsidR="00221FCC" w:rsidRPr="00221FCC" w14:paraId="7A380B74" w14:textId="77777777" w:rsidTr="00763A4A">
        <w:tc>
          <w:tcPr>
            <w:tcW w:w="1098" w:type="dxa"/>
            <w:vAlign w:val="center"/>
          </w:tcPr>
          <w:p w14:paraId="07AF7A5B" w14:textId="04C55951" w:rsidR="00221FCC" w:rsidRPr="00221FCC" w:rsidRDefault="006739BA" w:rsidP="00221FCC">
            <w:pPr>
              <w:jc w:val="center"/>
            </w:pPr>
            <w:r>
              <w:t>19070</w:t>
            </w:r>
            <w:r w:rsidR="00354CF0">
              <w:t>7</w:t>
            </w:r>
          </w:p>
        </w:tc>
        <w:tc>
          <w:tcPr>
            <w:tcW w:w="8838" w:type="dxa"/>
            <w:vAlign w:val="center"/>
          </w:tcPr>
          <w:p w14:paraId="71F5B545" w14:textId="142EC7BA" w:rsidR="00221FCC" w:rsidRPr="00221FCC" w:rsidRDefault="006739BA" w:rsidP="00221FCC">
            <w:r>
              <w:t xml:space="preserve">Documents aF-03b5.  </w:t>
            </w:r>
            <w:r w:rsidR="005B36AA">
              <w:t>Beta</w:t>
            </w:r>
            <w:r>
              <w:t>-releases for IDE test of external SRAM assembly, SOFTSIM.</w:t>
            </w:r>
          </w:p>
        </w:tc>
      </w:tr>
      <w:tr w:rsidR="00221FCC" w:rsidRPr="00221FCC" w14:paraId="1523EA26" w14:textId="77777777" w:rsidTr="00763A4A">
        <w:tc>
          <w:tcPr>
            <w:tcW w:w="1098" w:type="dxa"/>
            <w:vAlign w:val="center"/>
          </w:tcPr>
          <w:p w14:paraId="531C56DA" w14:textId="53070D76" w:rsidR="00221FCC" w:rsidRPr="00221FCC" w:rsidRDefault="00376C78" w:rsidP="00221FCC">
            <w:pPr>
              <w:jc w:val="center"/>
            </w:pPr>
            <w:r>
              <w:t>190921</w:t>
            </w:r>
          </w:p>
        </w:tc>
        <w:tc>
          <w:tcPr>
            <w:tcW w:w="8838" w:type="dxa"/>
            <w:vAlign w:val="center"/>
          </w:tcPr>
          <w:p w14:paraId="013CD0D3" w14:textId="627A559B" w:rsidR="00221FCC" w:rsidRPr="00221FCC" w:rsidRDefault="00453A6D" w:rsidP="00221FCC">
            <w:r>
              <w:t>Improve SOFTSIM documentation.</w:t>
            </w:r>
            <w:r w:rsidR="001B4612">
              <w:t xml:space="preserve">  Improve disk organization with dummy index page at relative 4740 so the same file may be used as project for both </w:t>
            </w:r>
            <w:proofErr w:type="spellStart"/>
            <w:r w:rsidR="001B4612">
              <w:t>sF</w:t>
            </w:r>
            <w:proofErr w:type="spellEnd"/>
            <w:r w:rsidR="001B4612">
              <w:t xml:space="preserve"> and </w:t>
            </w:r>
            <w:proofErr w:type="spellStart"/>
            <w:r w:rsidR="001B4612">
              <w:t>pF.</w:t>
            </w:r>
            <w:proofErr w:type="spellEnd"/>
            <w:r w:rsidR="00384DC4">
              <w:t xml:space="preserve">  Add cardinal direction support in</w:t>
            </w:r>
            <w:r w:rsidR="00376C78">
              <w:t xml:space="preserve"> </w:t>
            </w:r>
            <w:proofErr w:type="spellStart"/>
            <w:r w:rsidR="00376C78">
              <w:t>Assenbler</w:t>
            </w:r>
            <w:proofErr w:type="spellEnd"/>
            <w:r w:rsidR="00376C78">
              <w:t xml:space="preserve"> and</w:t>
            </w:r>
            <w:r w:rsidR="00384DC4">
              <w:t xml:space="preserve"> BDL.  Describe and give example of using INCLUDE in shortcut command line.  Document gross disk structures including new use of Project and </w:t>
            </w:r>
            <w:proofErr w:type="spellStart"/>
            <w:r w:rsidR="00384DC4">
              <w:t>Projback</w:t>
            </w:r>
            <w:proofErr w:type="spellEnd"/>
            <w:r w:rsidR="00384DC4">
              <w:t xml:space="preserve">.  Extend SOFTSIM to two chips.  </w:t>
            </w:r>
            <w:r w:rsidR="00376C78">
              <w:t>Add procedures for commissioning and using EVB001 with aF3 level systems.</w:t>
            </w:r>
          </w:p>
        </w:tc>
      </w:tr>
      <w:tr w:rsidR="00221FCC" w:rsidRPr="00221FCC" w14:paraId="185C3018" w14:textId="77777777" w:rsidTr="00763A4A">
        <w:tc>
          <w:tcPr>
            <w:tcW w:w="1098" w:type="dxa"/>
            <w:vAlign w:val="center"/>
          </w:tcPr>
          <w:p w14:paraId="1DDA6FD3" w14:textId="5BFE0AE0" w:rsidR="00221FCC" w:rsidRPr="00221FCC" w:rsidRDefault="00563D23" w:rsidP="00221FCC">
            <w:pPr>
              <w:jc w:val="center"/>
            </w:pPr>
            <w:r>
              <w:t>200126</w:t>
            </w:r>
          </w:p>
        </w:tc>
        <w:tc>
          <w:tcPr>
            <w:tcW w:w="8838" w:type="dxa"/>
            <w:vAlign w:val="center"/>
          </w:tcPr>
          <w:p w14:paraId="6000C396" w14:textId="7A465024" w:rsidR="00221FCC" w:rsidRPr="00221FCC" w:rsidRDefault="00563D23" w:rsidP="00221FCC">
            <w:r>
              <w:t>Document additional details for release 03c.</w:t>
            </w:r>
          </w:p>
        </w:tc>
      </w:tr>
      <w:tr w:rsidR="0059394D" w:rsidRPr="00221FCC" w14:paraId="3C024CB7" w14:textId="77777777" w:rsidTr="00763A4A">
        <w:tc>
          <w:tcPr>
            <w:tcW w:w="1098" w:type="dxa"/>
            <w:vAlign w:val="center"/>
          </w:tcPr>
          <w:p w14:paraId="780991AD" w14:textId="38B164DB" w:rsidR="0059394D" w:rsidRPr="00221FCC" w:rsidRDefault="0059394D" w:rsidP="00221FCC">
            <w:pPr>
              <w:jc w:val="center"/>
            </w:pPr>
            <w:r>
              <w:t>200831</w:t>
            </w:r>
          </w:p>
        </w:tc>
        <w:tc>
          <w:tcPr>
            <w:tcW w:w="8838" w:type="dxa"/>
            <w:vAlign w:val="center"/>
          </w:tcPr>
          <w:p w14:paraId="22268D2A" w14:textId="20744763" w:rsidR="0059394D" w:rsidRPr="00221FCC" w:rsidRDefault="0059394D" w:rsidP="00221FCC">
            <w:r>
              <w:t>Add "Getting Started".</w:t>
            </w:r>
            <w:r w:rsidR="00882D91">
              <w:t xml:space="preserve">  Correct a literal block number.</w:t>
            </w:r>
          </w:p>
        </w:tc>
      </w:tr>
      <w:tr w:rsidR="008A37D5" w:rsidRPr="00221FCC" w14:paraId="5F765791" w14:textId="77777777" w:rsidTr="00763A4A">
        <w:trPr>
          <w:ins w:id="962" w:author="Greg Bailey" w:date="2022-06-23T14:21:00Z"/>
        </w:trPr>
        <w:tc>
          <w:tcPr>
            <w:tcW w:w="1098" w:type="dxa"/>
            <w:vAlign w:val="center"/>
          </w:tcPr>
          <w:p w14:paraId="4D1387AD" w14:textId="7323FF60" w:rsidR="008A37D5" w:rsidRDefault="008A37D5" w:rsidP="00221FCC">
            <w:pPr>
              <w:jc w:val="center"/>
              <w:rPr>
                <w:ins w:id="963" w:author="Greg Bailey" w:date="2022-06-23T14:21:00Z"/>
              </w:rPr>
            </w:pPr>
            <w:ins w:id="964" w:author="Greg Bailey" w:date="2022-06-23T14:22:00Z">
              <w:r>
                <w:t>220623</w:t>
              </w:r>
            </w:ins>
          </w:p>
        </w:tc>
        <w:tc>
          <w:tcPr>
            <w:tcW w:w="8838" w:type="dxa"/>
            <w:vAlign w:val="center"/>
          </w:tcPr>
          <w:p w14:paraId="0148C33B" w14:textId="288FB1B1" w:rsidR="008A37D5" w:rsidRDefault="008A37D5" w:rsidP="00221FCC">
            <w:pPr>
              <w:rPr>
                <w:ins w:id="965" w:author="Greg Bailey" w:date="2022-06-23T14:21:00Z"/>
              </w:rPr>
            </w:pPr>
            <w:ins w:id="966" w:author="Greg Bailey" w:date="2022-06-23T14:23:00Z">
              <w:r>
                <w:t>03</w:t>
              </w:r>
            </w:ins>
            <w:r w:rsidR="00BB1374">
              <w:t>c1</w:t>
            </w:r>
            <w:ins w:id="967" w:author="Greg Bailey" w:date="2022-06-23T14:23:00Z">
              <w:r>
                <w:t xml:space="preserve">.  </w:t>
              </w:r>
            </w:ins>
            <w:ins w:id="968" w:author="Greg Bailey" w:date="2022-06-23T14:22:00Z">
              <w:r>
                <w:t>Add PDF printing</w:t>
              </w:r>
            </w:ins>
            <w:ins w:id="969" w:author="Greg Bailey" w:date="2022-06-23T14:23:00Z">
              <w:r>
                <w:t>.  Clarify project mech and other things.  Fix typos, remove obsolete material.</w:t>
              </w:r>
            </w:ins>
          </w:p>
        </w:tc>
      </w:tr>
      <w:tr w:rsidR="00DE0B71" w:rsidRPr="00221FCC" w14:paraId="648FDDC0" w14:textId="77777777" w:rsidTr="00763A4A">
        <w:trPr>
          <w:ins w:id="970" w:author="Greg Bailey" w:date="2022-11-12T12:15:00Z"/>
        </w:trPr>
        <w:tc>
          <w:tcPr>
            <w:tcW w:w="1098" w:type="dxa"/>
            <w:vAlign w:val="center"/>
          </w:tcPr>
          <w:p w14:paraId="1E4804CF" w14:textId="4C6FB63A" w:rsidR="00DE0B71" w:rsidRPr="00221FCC" w:rsidRDefault="00DE0B71" w:rsidP="00221FCC">
            <w:pPr>
              <w:jc w:val="center"/>
              <w:rPr>
                <w:ins w:id="971" w:author="Greg Bailey" w:date="2022-11-12T12:15:00Z"/>
              </w:rPr>
            </w:pPr>
            <w:ins w:id="972" w:author="Greg Bailey" w:date="2022-11-12T12:15:00Z">
              <w:r>
                <w:t>221112</w:t>
              </w:r>
            </w:ins>
          </w:p>
        </w:tc>
        <w:tc>
          <w:tcPr>
            <w:tcW w:w="8838" w:type="dxa"/>
            <w:vAlign w:val="center"/>
          </w:tcPr>
          <w:p w14:paraId="4BED2ACD" w14:textId="48E5467C" w:rsidR="00DE0B71" w:rsidRPr="00221FCC" w:rsidRDefault="00DE0B71" w:rsidP="00221FCC">
            <w:pPr>
              <w:rPr>
                <w:ins w:id="973" w:author="Greg Bailey" w:date="2022-11-12T12:15:00Z"/>
              </w:rPr>
            </w:pPr>
            <w:ins w:id="974" w:author="Greg Bailey" w:date="2022-11-12T12:15:00Z">
              <w:r>
                <w:t>03</w:t>
              </w:r>
            </w:ins>
            <w:ins w:id="975" w:author="Greg Bailey" w:date="2022-11-12T12:23:00Z">
              <w:r w:rsidR="00B51497">
                <w:t>d</w:t>
              </w:r>
            </w:ins>
            <w:ins w:id="976" w:author="Greg Bailey" w:date="2022-11-12T12:15:00Z">
              <w:r>
                <w:t xml:space="preserve">.  </w:t>
              </w:r>
            </w:ins>
            <w:ins w:id="977" w:author="Greg Bailey" w:date="2022-11-12T12:16:00Z">
              <w:r w:rsidR="00B51497">
                <w:t>Clarify bin assignments.</w:t>
              </w:r>
            </w:ins>
          </w:p>
        </w:tc>
      </w:tr>
      <w:tr w:rsidR="00221FCC" w:rsidRPr="00221FCC" w14:paraId="4D749615" w14:textId="77777777" w:rsidTr="00763A4A">
        <w:tc>
          <w:tcPr>
            <w:tcW w:w="1098" w:type="dxa"/>
            <w:vAlign w:val="center"/>
          </w:tcPr>
          <w:p w14:paraId="23ADB561" w14:textId="77777777" w:rsidR="00221FCC" w:rsidRPr="00221FCC" w:rsidRDefault="00221FCC" w:rsidP="00221FCC">
            <w:pPr>
              <w:jc w:val="center"/>
            </w:pPr>
          </w:p>
        </w:tc>
        <w:tc>
          <w:tcPr>
            <w:tcW w:w="8838" w:type="dxa"/>
            <w:vAlign w:val="center"/>
          </w:tcPr>
          <w:p w14:paraId="5A14079A" w14:textId="77777777" w:rsidR="00221FCC" w:rsidRPr="00221FCC" w:rsidRDefault="00221FCC" w:rsidP="00221FCC"/>
        </w:tc>
      </w:tr>
    </w:tbl>
    <w:p w14:paraId="0CAE7621" w14:textId="77777777" w:rsidR="000D537F" w:rsidRDefault="000D537F" w:rsidP="000D537F">
      <w:pPr>
        <w:pStyle w:val="BodyText"/>
      </w:pPr>
    </w:p>
    <w:p w14:paraId="50B19381" w14:textId="77777777" w:rsidR="00D42F61" w:rsidRDefault="00D42F61" w:rsidP="00432CBC">
      <w:pPr>
        <w:pStyle w:val="BodyText"/>
        <w:tabs>
          <w:tab w:val="left" w:pos="9360"/>
        </w:tabs>
        <w:ind w:left="-360" w:right="-360" w:firstLine="360"/>
      </w:pPr>
    </w:p>
    <w:p w14:paraId="4774A044" w14:textId="77777777" w:rsidR="00A5423B" w:rsidRDefault="00A5423B" w:rsidP="007C54B2">
      <w:pPr>
        <w:pStyle w:val="BodyText"/>
        <w:tabs>
          <w:tab w:val="left" w:pos="9360"/>
        </w:tabs>
        <w:ind w:right="-360"/>
        <w:sectPr w:rsidR="00A5423B" w:rsidSect="00EC163C">
          <w:type w:val="oddPage"/>
          <w:pgSz w:w="12240" w:h="15840" w:code="1"/>
          <w:pgMar w:top="1440" w:right="1080" w:bottom="1440" w:left="1440" w:header="720" w:footer="720" w:gutter="0"/>
          <w:cols w:space="720"/>
          <w:docGrid w:linePitch="272"/>
        </w:sectPr>
      </w:pPr>
    </w:p>
    <w:p w14:paraId="603539D3" w14:textId="77777777" w:rsidR="00982A9C" w:rsidRDefault="00982A9C" w:rsidP="00982A9C">
      <w:pPr>
        <w:pStyle w:val="BodyText"/>
        <w:tabs>
          <w:tab w:val="left" w:pos="9360"/>
        </w:tabs>
        <w:ind w:left="-360" w:right="-360" w:firstLine="360"/>
      </w:pPr>
      <w:r>
        <w:rPr>
          <w:noProof/>
        </w:rPr>
        <w:lastRenderedPageBreak/>
        <mc:AlternateContent>
          <mc:Choice Requires="wpg">
            <w:drawing>
              <wp:anchor distT="0" distB="0" distL="114300" distR="114300" simplePos="0" relativeHeight="251659264" behindDoc="0" locked="0" layoutInCell="1" allowOverlap="1" wp14:anchorId="452A681F" wp14:editId="37252ACE">
                <wp:simplePos x="0" y="0"/>
                <wp:positionH relativeFrom="column">
                  <wp:posOffset>2301875</wp:posOffset>
                </wp:positionH>
                <wp:positionV relativeFrom="paragraph">
                  <wp:posOffset>7987665</wp:posOffset>
                </wp:positionV>
                <wp:extent cx="742950" cy="685800"/>
                <wp:effectExtent l="0" t="0" r="0" b="0"/>
                <wp:wrapNone/>
                <wp:docPr id="1"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2950" cy="685800"/>
                          <a:chOff x="109499400" y="109842300"/>
                          <a:chExt cx="1371598" cy="685800"/>
                        </a:xfrm>
                      </wpg:grpSpPr>
                      <wps:wsp>
                        <wps:cNvPr id="2" name="Rectangle 16" hidden="1"/>
                        <wps:cNvSpPr>
                          <a:spLocks noChangeArrowheads="1" noChangeShapeType="1"/>
                        </wps:cNvSpPr>
                        <wps:spPr bwMode="auto">
                          <a:xfrm>
                            <a:off x="109499400" y="109842300"/>
                            <a:ext cx="1371598" cy="685800"/>
                          </a:xfrm>
                          <a:prstGeom prst="rect">
                            <a:avLst/>
                          </a:prstGeom>
                          <a:noFill/>
                          <a:ln>
                            <a:noFill/>
                          </a:ln>
                          <a:effectLst/>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0" algn="in">
                                <a:solidFill>
                                  <a:srgbClr val="FFFFFF"/>
                                </a:solidFill>
                                <a:miter lim="800000"/>
                                <a:headEnd/>
                                <a:tailEnd/>
                              </a14:hiddenLine>
                            </a:ext>
                            <a:ext uri="{AF507438-7753-43E0-B8FC-AC1667EBCBE1}">
                              <a14:hiddenEffects xmlns:a14="http://schemas.microsoft.com/office/drawing/2010/main">
                                <a:effectLst/>
                              </a14:hiddenEffects>
                            </a:ext>
                          </a:extLst>
                        </wps:spPr>
                        <wps:bodyPr rot="0" vert="horz" wrap="square" lIns="36576" tIns="36576" rIns="36576" bIns="36576" anchor="t" anchorCtr="0" upright="1">
                          <a:noAutofit/>
                        </wps:bodyPr>
                      </wps:wsp>
                      <pic:pic xmlns:pic="http://schemas.openxmlformats.org/drawingml/2006/picture">
                        <pic:nvPicPr>
                          <pic:cNvPr id="6" name="Picture 17" descr="Logo-2010"/>
                          <pic:cNvPicPr>
                            <a:picLocks noChangeAspect="1" noChangeArrowheads="1" noChangeShapeType="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109499439" y="109842300"/>
                            <a:ext cx="1371518" cy="685800"/>
                          </a:xfrm>
                          <a:prstGeom prst="rect">
                            <a:avLst/>
                          </a:prstGeom>
                          <a:noFill/>
                          <a:ln>
                            <a:noFill/>
                          </a:ln>
                          <a:effectLst/>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0" algn="in">
                                <a:solidFill>
                                  <a:srgbClr val="000000"/>
                                </a:solidFill>
                                <a:miter lim="800000"/>
                                <a:headEnd/>
                                <a:tailEnd/>
                              </a14:hiddenLine>
                            </a:ext>
                            <a:ext uri="{AF507438-7753-43E0-B8FC-AC1667EBCBE1}">
                              <a14:hiddenEffects xmlns:a14="http://schemas.microsoft.com/office/drawing/2010/main">
                                <a:effectLst/>
                              </a14:hiddenEffects>
                            </a:ext>
                          </a:extLst>
                        </pic:spPr>
                      </pic:pic>
                    </wpg:wgp>
                  </a:graphicData>
                </a:graphic>
                <wp14:sizeRelH relativeFrom="page">
                  <wp14:pctWidth>0</wp14:pctWidth>
                </wp14:sizeRelH>
                <wp14:sizeRelV relativeFrom="page">
                  <wp14:pctHeight>0</wp14:pctHeight>
                </wp14:sizeRelV>
              </wp:anchor>
            </w:drawing>
          </mc:Choice>
          <mc:Fallback>
            <w:pict>
              <v:group w14:anchorId="61D8189B" id="Group 15" o:spid="_x0000_s1026" style="position:absolute;margin-left:181.25pt;margin-top:628.95pt;width:58.5pt;height:54pt;z-index:251659264" coordorigin="1094994,1098423" coordsize="13715,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">
                <v:rect id="Rectangle 16" o:spid="_x0000_s1027" style="position:absolute;left:1094994;top:1098423;width:13715;height:6858;visibility:hidden;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" filled="f" fillcolor="black" stroked="f" strokecolor="white" strokeweight="0" insetpen="t">
                  <o:lock v:ext="edit" shapetype="t"/>
                  <v:textbox inset="2.88pt,2.88pt,2.88pt,2.88pt"/>
                </v:rect>
                <v:shape id="Picture 17" o:spid="_x0000_s1028" type="#_x0000_t75" alt="Logo-2010" style="position:absolute;left:1094994;top:1098423;width:13715;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" fillcolor="black" strokeweight="0" insetpen="t">
                  <v:imagedata r:id="rId54" o:title="Logo-2010"/>
                  <o:lock v:ext="edit" shapetype="t"/>
                </v:shape>
              </v:group>
            </w:pict>
          </mc:Fallback>
        </mc:AlternateContent>
      </w:r>
      <w:r>
        <w:rPr>
          <w:noProof/>
        </w:rPr>
        <mc:AlternateContent>
          <mc:Choice Requires="wps">
            <w:drawing>
              <wp:inline distT="0" distB="0" distL="0" distR="0" wp14:anchorId="3C8D96CF" wp14:editId="27E7E0C0">
                <wp:extent cx="5545667" cy="7916333"/>
                <wp:effectExtent l="0" t="0" r="0" b="8890"/>
                <wp:docPr id="29" name="Text Box 29"/>
                <wp:cNvGraphicFramePr/>
                <a:graphic xmlns:a="http://schemas.openxmlformats.org/drawingml/2006/main">
                  <a:graphicData uri="http://schemas.microsoft.com/office/word/2010/wordprocessingShape">
                    <wps:wsp>
                      <wps:cNvSpPr txBox="1"/>
                      <wps:spPr>
                        <a:xfrm>
                          <a:off x="0" y="0"/>
                          <a:ext cx="5545667" cy="7916333"/>
                        </a:xfrm>
                        <a:prstGeom prst="rect">
                          <a:avLst/>
                        </a:prstGeom>
                        <a:solidFill>
                          <a:sysClr val="window" lastClr="FFFFFF"/>
                        </a:solidFill>
                        <a:ln w="6350">
                          <a:noFill/>
                        </a:ln>
                        <a:effectLst/>
                      </wps:spPr>
                      <wps:txbx>
                        <w:txbxContent>
                          <w:p w14:paraId="7F96DF88" w14:textId="77777777" w:rsidR="00D3352C" w:rsidRDefault="00D3352C" w:rsidP="00982A9C">
                            <w:pPr>
                              <w:pStyle w:val="BodyText"/>
                              <w:jc w:val="center"/>
                              <w:rPr>
                                <w:b/>
                                <w:color w:val="1D6717"/>
                                <w:sz w:val="28"/>
                                <w:szCs w:val="28"/>
                              </w:rPr>
                            </w:pPr>
                          </w:p>
                          <w:p w14:paraId="5A0A5F36" w14:textId="77777777" w:rsidR="00D3352C" w:rsidRDefault="00D3352C" w:rsidP="00982A9C">
                            <w:pPr>
                              <w:pStyle w:val="BodyText"/>
                              <w:jc w:val="center"/>
                              <w:rPr>
                                <w:b/>
                                <w:color w:val="1D6717"/>
                                <w:sz w:val="28"/>
                                <w:szCs w:val="28"/>
                              </w:rPr>
                            </w:pPr>
                          </w:p>
                          <w:p w14:paraId="5AF38FBB" w14:textId="77777777" w:rsidR="00D3352C" w:rsidRPr="0069624E" w:rsidRDefault="00D3352C" w:rsidP="00982A9C">
                            <w:pPr>
                              <w:pStyle w:val="BodyText"/>
                              <w:jc w:val="center"/>
                              <w:rPr>
                                <w:b/>
                                <w:color w:val="1D6717"/>
                                <w:sz w:val="28"/>
                                <w:szCs w:val="28"/>
                              </w:rPr>
                            </w:pPr>
                            <w:r>
                              <w:rPr>
                                <w:b/>
                                <w:color w:val="1D6717"/>
                                <w:sz w:val="28"/>
                                <w:szCs w:val="28"/>
                              </w:rPr>
                              <w:t>IMPORTANT NOTICE</w:t>
                            </w:r>
                          </w:p>
                          <w:p w14:paraId="4CDDCF1A" w14:textId="77777777" w:rsidR="00D3352C" w:rsidRPr="00D30E0D" w:rsidRDefault="00D3352C" w:rsidP="00982A9C">
                            <w:pPr>
                              <w:pStyle w:val="BodyText"/>
                              <w:rPr>
                                <w:rFonts w:cs="Calibri"/>
                                <w:sz w:val="16"/>
                                <w:szCs w:val="16"/>
                              </w:rPr>
                            </w:pPr>
                            <w:bookmarkStart w:id="978" w:name="_Hlk533742732"/>
                            <w:bookmarkStart w:id="979" w:name="_Hlk533742733"/>
                            <w:r w:rsidRPr="00D30E0D">
                              <w:rPr>
                                <w:rFonts w:cs="Calibri"/>
                                <w:sz w:val="16"/>
                                <w:szCs w:val="16"/>
                              </w:rPr>
                              <w:t>GreenArrays Incorporated (GAI) reserves the right to make corrections, modifications, enhancements, improvements, and other changes to its products and services at any time and to discontinue any product or service without notice. Customers should obtain the latest relevant information before placing orders and should verify that such information is current and complete. All products are sold subject to GAI’s terms and conditions of sale supplied at the time of order acknowledgment.</w:t>
                            </w:r>
                          </w:p>
                          <w:p w14:paraId="745EEDF0" w14:textId="77777777" w:rsidR="00D3352C" w:rsidRPr="00D30E0D" w:rsidRDefault="00D3352C" w:rsidP="00982A9C">
                            <w:pPr>
                              <w:pStyle w:val="BodyText"/>
                              <w:rPr>
                                <w:rFonts w:cs="Calibri"/>
                                <w:sz w:val="16"/>
                                <w:szCs w:val="16"/>
                              </w:rPr>
                            </w:pPr>
                            <w:r w:rsidRPr="00D30E0D">
                              <w:rPr>
                                <w:rFonts w:cs="Calibri"/>
                                <w:sz w:val="16"/>
                                <w:szCs w:val="16"/>
                              </w:rPr>
                              <w:t>GAI disclaims any express or implied warranty relating to the sale and/or use of GAI products, including liability or warranties relating to fitness for a particular purpose, merchantability, or infringement of any patent, copyright, or other intellectual property right.</w:t>
                            </w:r>
                          </w:p>
                          <w:p w14:paraId="78DAF3B0" w14:textId="77777777" w:rsidR="00D3352C" w:rsidRPr="0078382F" w:rsidRDefault="00D3352C" w:rsidP="00982A9C">
                            <w:pPr>
                              <w:pStyle w:val="BodyText"/>
                              <w:rPr>
                                <w:rFonts w:cs="Calibri"/>
                                <w:sz w:val="16"/>
                                <w:szCs w:val="16"/>
                              </w:rPr>
                            </w:pPr>
                            <w:r>
                              <w:rPr>
                                <w:rFonts w:cs="Calibri"/>
                                <w:sz w:val="16"/>
                                <w:szCs w:val="16"/>
                              </w:rPr>
                              <w:t>GAI</w:t>
                            </w:r>
                            <w:r w:rsidRPr="0078382F">
                              <w:rPr>
                                <w:rFonts w:cs="Calibri"/>
                                <w:sz w:val="16"/>
                                <w:szCs w:val="16"/>
                              </w:rPr>
                              <w:t xml:space="preserve"> assumes no liability for applications assistance or customer product design. Customers are responsible for their products and applications using </w:t>
                            </w:r>
                            <w:r>
                              <w:rPr>
                                <w:rFonts w:cs="Calibri"/>
                                <w:sz w:val="16"/>
                                <w:szCs w:val="16"/>
                              </w:rPr>
                              <w:t>GAI</w:t>
                            </w:r>
                            <w:r w:rsidRPr="0078382F">
                              <w:rPr>
                                <w:rFonts w:cs="Calibri"/>
                                <w:sz w:val="16"/>
                                <w:szCs w:val="16"/>
                              </w:rPr>
                              <w:t xml:space="preserve"> components. To minimize the risks associated with customer products and applications, customers should provide adequate design and operating safeguards.</w:t>
                            </w:r>
                          </w:p>
                          <w:p w14:paraId="02C3AF89" w14:textId="77777777" w:rsidR="00D3352C" w:rsidRPr="0078382F" w:rsidRDefault="00D3352C" w:rsidP="00982A9C">
                            <w:pPr>
                              <w:pStyle w:val="BodyText"/>
                              <w:rPr>
                                <w:rFonts w:cs="Calibri"/>
                                <w:sz w:val="16"/>
                                <w:szCs w:val="16"/>
                              </w:rPr>
                            </w:pPr>
                            <w:r>
                              <w:rPr>
                                <w:rFonts w:cs="Calibri"/>
                                <w:sz w:val="16"/>
                                <w:szCs w:val="16"/>
                              </w:rPr>
                              <w:t>GAI</w:t>
                            </w:r>
                            <w:r w:rsidRPr="0078382F">
                              <w:rPr>
                                <w:rFonts w:cs="Calibri"/>
                                <w:sz w:val="16"/>
                                <w:szCs w:val="16"/>
                              </w:rPr>
                              <w:t xml:space="preserve"> does not warrant or represent that any license, either express or implied, is granted under any </w:t>
                            </w:r>
                            <w:r>
                              <w:rPr>
                                <w:rFonts w:cs="Calibri"/>
                                <w:sz w:val="16"/>
                                <w:szCs w:val="16"/>
                              </w:rPr>
                              <w:t>GAI</w:t>
                            </w:r>
                            <w:r w:rsidRPr="0078382F">
                              <w:rPr>
                                <w:rFonts w:cs="Calibri"/>
                                <w:sz w:val="16"/>
                                <w:szCs w:val="16"/>
                              </w:rPr>
                              <w:t xml:space="preserve"> patent right, copyright, mask work right, or other </w:t>
                            </w:r>
                            <w:r>
                              <w:rPr>
                                <w:rFonts w:cs="Calibri"/>
                                <w:sz w:val="16"/>
                                <w:szCs w:val="16"/>
                              </w:rPr>
                              <w:t>GAI</w:t>
                            </w:r>
                            <w:r w:rsidRPr="0078382F">
                              <w:rPr>
                                <w:rFonts w:cs="Calibri"/>
                                <w:sz w:val="16"/>
                                <w:szCs w:val="16"/>
                              </w:rPr>
                              <w:t xml:space="preserve"> intellectual property right relating to any combination, machine, or process in which </w:t>
                            </w:r>
                            <w:r>
                              <w:rPr>
                                <w:rFonts w:cs="Calibri"/>
                                <w:sz w:val="16"/>
                                <w:szCs w:val="16"/>
                              </w:rPr>
                              <w:t>GAI</w:t>
                            </w:r>
                            <w:r w:rsidRPr="0078382F">
                              <w:rPr>
                                <w:rFonts w:cs="Calibri"/>
                                <w:sz w:val="16"/>
                                <w:szCs w:val="16"/>
                              </w:rPr>
                              <w:t xml:space="preserve"> products or services are used. Information published by </w:t>
                            </w:r>
                            <w:r>
                              <w:rPr>
                                <w:rFonts w:cs="Calibri"/>
                                <w:sz w:val="16"/>
                                <w:szCs w:val="16"/>
                              </w:rPr>
                              <w:t>GAI</w:t>
                            </w:r>
                            <w:r w:rsidRPr="0078382F">
                              <w:rPr>
                                <w:rFonts w:cs="Calibri"/>
                                <w:sz w:val="16"/>
                                <w:szCs w:val="16"/>
                              </w:rPr>
                              <w:t xml:space="preserve"> regarding third-party products or services does not constitute a license from </w:t>
                            </w:r>
                            <w:r>
                              <w:rPr>
                                <w:rFonts w:cs="Calibri"/>
                                <w:sz w:val="16"/>
                                <w:szCs w:val="16"/>
                              </w:rPr>
                              <w:t>GAI</w:t>
                            </w:r>
                            <w:r w:rsidRPr="0078382F">
                              <w:rPr>
                                <w:rFonts w:cs="Calibri"/>
                                <w:sz w:val="16"/>
                                <w:szCs w:val="16"/>
                              </w:rPr>
                              <w:t xml:space="preserve"> to use such products or services or a warranty or endorsement thereof. Use of such information may require a license from a third party under the patents or other intellectual property of the third party, or a license from </w:t>
                            </w:r>
                            <w:r>
                              <w:rPr>
                                <w:rFonts w:cs="Calibri"/>
                                <w:sz w:val="16"/>
                                <w:szCs w:val="16"/>
                              </w:rPr>
                              <w:t>GAI</w:t>
                            </w:r>
                            <w:r w:rsidRPr="0078382F">
                              <w:rPr>
                                <w:rFonts w:cs="Calibri"/>
                                <w:sz w:val="16"/>
                                <w:szCs w:val="16"/>
                              </w:rPr>
                              <w:t xml:space="preserve"> under the patents or other intellectual property of </w:t>
                            </w:r>
                            <w:r>
                              <w:rPr>
                                <w:rFonts w:cs="Calibri"/>
                                <w:sz w:val="16"/>
                                <w:szCs w:val="16"/>
                              </w:rPr>
                              <w:t>GAI</w:t>
                            </w:r>
                            <w:r w:rsidRPr="0078382F">
                              <w:rPr>
                                <w:rFonts w:cs="Calibri"/>
                                <w:sz w:val="16"/>
                                <w:szCs w:val="16"/>
                              </w:rPr>
                              <w:t>.</w:t>
                            </w:r>
                          </w:p>
                          <w:p w14:paraId="2831D358" w14:textId="77777777" w:rsidR="00D3352C" w:rsidRPr="0078382F" w:rsidRDefault="00D3352C" w:rsidP="00982A9C">
                            <w:pPr>
                              <w:pStyle w:val="BodyText"/>
                              <w:rPr>
                                <w:rFonts w:cs="Calibri"/>
                                <w:sz w:val="16"/>
                                <w:szCs w:val="16"/>
                              </w:rPr>
                            </w:pPr>
                            <w:r w:rsidRPr="0078382F">
                              <w:rPr>
                                <w:rFonts w:cs="Calibri"/>
                                <w:sz w:val="16"/>
                                <w:szCs w:val="16"/>
                              </w:rPr>
                              <w:t xml:space="preserve">Reproduction of </w:t>
                            </w:r>
                            <w:r>
                              <w:rPr>
                                <w:rFonts w:cs="Calibri"/>
                                <w:sz w:val="16"/>
                                <w:szCs w:val="16"/>
                              </w:rPr>
                              <w:t>GAI</w:t>
                            </w:r>
                            <w:r w:rsidRPr="0078382F">
                              <w:rPr>
                                <w:rFonts w:cs="Calibri"/>
                                <w:sz w:val="16"/>
                                <w:szCs w:val="16"/>
                              </w:rPr>
                              <w:t xml:space="preserve"> information in </w:t>
                            </w:r>
                            <w:r>
                              <w:rPr>
                                <w:rFonts w:cs="Calibri"/>
                                <w:sz w:val="16"/>
                                <w:szCs w:val="16"/>
                              </w:rPr>
                              <w:t>GAI</w:t>
                            </w:r>
                            <w:r w:rsidRPr="0078382F">
                              <w:rPr>
                                <w:rFonts w:cs="Calibri"/>
                                <w:sz w:val="16"/>
                                <w:szCs w:val="16"/>
                              </w:rPr>
                              <w:t xml:space="preserve"> data books or data sheets is permissible only if reproduction is without alteration and is accompanied by all associated warranties, conditions, limitations, and notices. Reproduction of this information with alteration is an unfair and deceptive business practice. </w:t>
                            </w:r>
                            <w:r>
                              <w:rPr>
                                <w:rFonts w:cs="Calibri"/>
                                <w:sz w:val="16"/>
                                <w:szCs w:val="16"/>
                              </w:rPr>
                              <w:t>GAI</w:t>
                            </w:r>
                            <w:r w:rsidRPr="0078382F">
                              <w:rPr>
                                <w:rFonts w:cs="Calibri"/>
                                <w:sz w:val="16"/>
                                <w:szCs w:val="16"/>
                              </w:rPr>
                              <w:t xml:space="preserve"> is not responsible or liable for such altered documentation. Information of third parties may be subject to additional restrictions.</w:t>
                            </w:r>
                          </w:p>
                          <w:p w14:paraId="1A858FC5" w14:textId="77777777" w:rsidR="00D3352C" w:rsidRPr="0078382F" w:rsidRDefault="00D3352C" w:rsidP="00982A9C">
                            <w:pPr>
                              <w:pStyle w:val="BodyText"/>
                              <w:rPr>
                                <w:rFonts w:cs="Calibri"/>
                                <w:sz w:val="16"/>
                                <w:szCs w:val="16"/>
                              </w:rPr>
                            </w:pPr>
                            <w:r w:rsidRPr="0078382F">
                              <w:rPr>
                                <w:rFonts w:cs="Calibri"/>
                                <w:sz w:val="16"/>
                                <w:szCs w:val="16"/>
                              </w:rPr>
                              <w:t xml:space="preserve">Resale of </w:t>
                            </w:r>
                            <w:r>
                              <w:rPr>
                                <w:rFonts w:cs="Calibri"/>
                                <w:sz w:val="16"/>
                                <w:szCs w:val="16"/>
                              </w:rPr>
                              <w:t>GAI</w:t>
                            </w:r>
                            <w:r w:rsidRPr="0078382F">
                              <w:rPr>
                                <w:rFonts w:cs="Calibri"/>
                                <w:sz w:val="16"/>
                                <w:szCs w:val="16"/>
                              </w:rPr>
                              <w:t xml:space="preserve"> products or services with statements different from or beyond the parameters stated by </w:t>
                            </w:r>
                            <w:r>
                              <w:rPr>
                                <w:rFonts w:cs="Calibri"/>
                                <w:sz w:val="16"/>
                                <w:szCs w:val="16"/>
                              </w:rPr>
                              <w:t>GAI</w:t>
                            </w:r>
                            <w:r w:rsidRPr="0078382F">
                              <w:rPr>
                                <w:rFonts w:cs="Calibri"/>
                                <w:sz w:val="16"/>
                                <w:szCs w:val="16"/>
                              </w:rPr>
                              <w:t xml:space="preserve"> for that product or service voids all express and any implied warranties for the associated </w:t>
                            </w:r>
                            <w:r>
                              <w:rPr>
                                <w:rFonts w:cs="Calibri"/>
                                <w:sz w:val="16"/>
                                <w:szCs w:val="16"/>
                              </w:rPr>
                              <w:t>GAI</w:t>
                            </w:r>
                            <w:r w:rsidRPr="0078382F">
                              <w:rPr>
                                <w:rFonts w:cs="Calibri"/>
                                <w:sz w:val="16"/>
                                <w:szCs w:val="16"/>
                              </w:rPr>
                              <w:t xml:space="preserve"> product or service and is an unfair and deceptive business practice. </w:t>
                            </w:r>
                            <w:r>
                              <w:rPr>
                                <w:rFonts w:cs="Calibri"/>
                                <w:sz w:val="16"/>
                                <w:szCs w:val="16"/>
                              </w:rPr>
                              <w:t>GAI</w:t>
                            </w:r>
                            <w:r w:rsidRPr="0078382F">
                              <w:rPr>
                                <w:rFonts w:cs="Calibri"/>
                                <w:sz w:val="16"/>
                                <w:szCs w:val="16"/>
                              </w:rPr>
                              <w:t xml:space="preserve"> is not responsible or liable for any such statements.</w:t>
                            </w:r>
                          </w:p>
                          <w:p w14:paraId="10E936E9" w14:textId="77777777" w:rsidR="00D3352C" w:rsidRPr="0078382F" w:rsidRDefault="00D3352C" w:rsidP="00982A9C">
                            <w:pPr>
                              <w:pStyle w:val="BodyText"/>
                              <w:rPr>
                                <w:rFonts w:cs="Calibri"/>
                                <w:sz w:val="16"/>
                                <w:szCs w:val="16"/>
                              </w:rPr>
                            </w:pPr>
                            <w:r>
                              <w:rPr>
                                <w:rFonts w:cs="Calibri"/>
                                <w:sz w:val="16"/>
                                <w:szCs w:val="16"/>
                              </w:rPr>
                              <w:t>GAI</w:t>
                            </w:r>
                            <w:r w:rsidRPr="0078382F">
                              <w:rPr>
                                <w:rFonts w:cs="Calibri"/>
                                <w:sz w:val="16"/>
                                <w:szCs w:val="16"/>
                              </w:rPr>
                              <w:t xml:space="preserve"> products are not authorized for use in safety-critical applications (such as life support) where a failure of the </w:t>
                            </w:r>
                            <w:r>
                              <w:rPr>
                                <w:rFonts w:cs="Calibri"/>
                                <w:sz w:val="16"/>
                                <w:szCs w:val="16"/>
                              </w:rPr>
                              <w:t>GAI</w:t>
                            </w:r>
                            <w:r w:rsidRPr="0078382F">
                              <w:rPr>
                                <w:rFonts w:cs="Calibri"/>
                                <w:sz w:val="16"/>
                                <w:szCs w:val="16"/>
                              </w:rPr>
                              <w:t xml:space="preserve"> product would reasonably be expected to cause severe personal injury or death, unless officers of the parties have executed an agreement specifically governing such use. Buyers represent that they have all necessary expertise in the safety and regulatory ramifications of their applications, and acknowledge and agree that they are solely responsible for all legal, regulatory and safety-related requirements concerning their products and any use of </w:t>
                            </w:r>
                            <w:r>
                              <w:rPr>
                                <w:rFonts w:cs="Calibri"/>
                                <w:sz w:val="16"/>
                                <w:szCs w:val="16"/>
                              </w:rPr>
                              <w:t>GAI</w:t>
                            </w:r>
                            <w:r w:rsidRPr="0078382F">
                              <w:rPr>
                                <w:rFonts w:cs="Calibri"/>
                                <w:sz w:val="16"/>
                                <w:szCs w:val="16"/>
                              </w:rPr>
                              <w:t xml:space="preserve"> products in such safety-critical applications, notwithstanding any applications-related information or support that may be provided by </w:t>
                            </w:r>
                            <w:r>
                              <w:rPr>
                                <w:rFonts w:cs="Calibri"/>
                                <w:sz w:val="16"/>
                                <w:szCs w:val="16"/>
                              </w:rPr>
                              <w:t>GAI</w:t>
                            </w:r>
                            <w:r w:rsidRPr="0078382F">
                              <w:rPr>
                                <w:rFonts w:cs="Calibri"/>
                                <w:sz w:val="16"/>
                                <w:szCs w:val="16"/>
                              </w:rPr>
                              <w:t xml:space="preserve">. Further, Buyers must fully indemnify </w:t>
                            </w:r>
                            <w:r>
                              <w:rPr>
                                <w:rFonts w:cs="Calibri"/>
                                <w:sz w:val="16"/>
                                <w:szCs w:val="16"/>
                              </w:rPr>
                              <w:t>GAI</w:t>
                            </w:r>
                            <w:r w:rsidRPr="0078382F">
                              <w:rPr>
                                <w:rFonts w:cs="Calibri"/>
                                <w:sz w:val="16"/>
                                <w:szCs w:val="16"/>
                              </w:rPr>
                              <w:t xml:space="preserve"> and its representatives against any damages arising out of the use of </w:t>
                            </w:r>
                            <w:r>
                              <w:rPr>
                                <w:rFonts w:cs="Calibri"/>
                                <w:sz w:val="16"/>
                                <w:szCs w:val="16"/>
                              </w:rPr>
                              <w:t>GAI</w:t>
                            </w:r>
                            <w:r w:rsidRPr="0078382F">
                              <w:rPr>
                                <w:rFonts w:cs="Calibri"/>
                                <w:sz w:val="16"/>
                                <w:szCs w:val="16"/>
                              </w:rPr>
                              <w:t xml:space="preserve"> products in such safety-critical applications.</w:t>
                            </w:r>
                          </w:p>
                          <w:p w14:paraId="5DEC40EA" w14:textId="77777777" w:rsidR="00D3352C" w:rsidRPr="0078382F" w:rsidRDefault="00D3352C" w:rsidP="00982A9C">
                            <w:pPr>
                              <w:pStyle w:val="BodyText"/>
                              <w:rPr>
                                <w:rFonts w:cs="Calibri"/>
                                <w:sz w:val="16"/>
                                <w:szCs w:val="16"/>
                              </w:rPr>
                            </w:pPr>
                            <w:r>
                              <w:rPr>
                                <w:rFonts w:cs="Calibri"/>
                                <w:sz w:val="16"/>
                                <w:szCs w:val="16"/>
                              </w:rPr>
                              <w:t>GAI</w:t>
                            </w:r>
                            <w:r w:rsidRPr="0078382F">
                              <w:rPr>
                                <w:rFonts w:cs="Calibri"/>
                                <w:sz w:val="16"/>
                                <w:szCs w:val="16"/>
                              </w:rPr>
                              <w:t xml:space="preserve"> products are neither designed nor intended for use in military/aerospace applications or environments unless the </w:t>
                            </w:r>
                            <w:r>
                              <w:rPr>
                                <w:rFonts w:cs="Calibri"/>
                                <w:sz w:val="16"/>
                                <w:szCs w:val="16"/>
                              </w:rPr>
                              <w:t>GAI</w:t>
                            </w:r>
                            <w:r w:rsidRPr="0078382F">
                              <w:rPr>
                                <w:rFonts w:cs="Calibri"/>
                                <w:sz w:val="16"/>
                                <w:szCs w:val="16"/>
                              </w:rPr>
                              <w:t xml:space="preserve"> products are specifically designated by </w:t>
                            </w:r>
                            <w:r>
                              <w:rPr>
                                <w:rFonts w:cs="Calibri"/>
                                <w:sz w:val="16"/>
                                <w:szCs w:val="16"/>
                              </w:rPr>
                              <w:t>GAI</w:t>
                            </w:r>
                            <w:r w:rsidRPr="0078382F">
                              <w:rPr>
                                <w:rFonts w:cs="Calibri"/>
                                <w:sz w:val="16"/>
                                <w:szCs w:val="16"/>
                              </w:rPr>
                              <w:t xml:space="preserve"> as military-grade or "enhanced plastic." Only products designated by </w:t>
                            </w:r>
                            <w:r>
                              <w:rPr>
                                <w:rFonts w:cs="Calibri"/>
                                <w:sz w:val="16"/>
                                <w:szCs w:val="16"/>
                              </w:rPr>
                              <w:t>GAI</w:t>
                            </w:r>
                            <w:r w:rsidRPr="0078382F">
                              <w:rPr>
                                <w:rFonts w:cs="Calibri"/>
                                <w:sz w:val="16"/>
                                <w:szCs w:val="16"/>
                              </w:rPr>
                              <w:t xml:space="preserve"> as military-grade meet military specifications. Buyers acknowledge and agree that any such use of </w:t>
                            </w:r>
                            <w:r>
                              <w:rPr>
                                <w:rFonts w:cs="Calibri"/>
                                <w:sz w:val="16"/>
                                <w:szCs w:val="16"/>
                              </w:rPr>
                              <w:t>GAI</w:t>
                            </w:r>
                            <w:r w:rsidRPr="0078382F">
                              <w:rPr>
                                <w:rFonts w:cs="Calibri"/>
                                <w:sz w:val="16"/>
                                <w:szCs w:val="16"/>
                              </w:rPr>
                              <w:t xml:space="preserve"> products which </w:t>
                            </w:r>
                            <w:r>
                              <w:rPr>
                                <w:rFonts w:cs="Calibri"/>
                                <w:sz w:val="16"/>
                                <w:szCs w:val="16"/>
                              </w:rPr>
                              <w:t>GAI</w:t>
                            </w:r>
                            <w:r w:rsidRPr="0078382F">
                              <w:rPr>
                                <w:rFonts w:cs="Calibri"/>
                                <w:sz w:val="16"/>
                                <w:szCs w:val="16"/>
                              </w:rPr>
                              <w:t xml:space="preserve"> has not designated as military-grade is solely at the Buyer's risk, and that they are solely responsible for compliance with all legal and regulatory requirements in connection with such use.</w:t>
                            </w:r>
                          </w:p>
                          <w:p w14:paraId="4B833AA8" w14:textId="77777777" w:rsidR="00D3352C" w:rsidRPr="0078382F" w:rsidRDefault="00D3352C" w:rsidP="00982A9C">
                            <w:pPr>
                              <w:pStyle w:val="BodyText"/>
                              <w:rPr>
                                <w:rFonts w:cs="Calibri"/>
                                <w:sz w:val="16"/>
                                <w:szCs w:val="16"/>
                              </w:rPr>
                            </w:pPr>
                            <w:r>
                              <w:rPr>
                                <w:rFonts w:cs="Calibri"/>
                                <w:sz w:val="16"/>
                                <w:szCs w:val="16"/>
                              </w:rPr>
                              <w:t>GAI</w:t>
                            </w:r>
                            <w:r w:rsidRPr="0078382F">
                              <w:rPr>
                                <w:rFonts w:cs="Calibri"/>
                                <w:sz w:val="16"/>
                                <w:szCs w:val="16"/>
                              </w:rPr>
                              <w:t xml:space="preserve"> products are neither designed nor intended for use in automotive applications or environments unless the specific </w:t>
                            </w:r>
                            <w:r>
                              <w:rPr>
                                <w:rFonts w:cs="Calibri"/>
                                <w:sz w:val="16"/>
                                <w:szCs w:val="16"/>
                              </w:rPr>
                              <w:t>GAI</w:t>
                            </w:r>
                            <w:r w:rsidRPr="0078382F">
                              <w:rPr>
                                <w:rFonts w:cs="Calibri"/>
                                <w:sz w:val="16"/>
                                <w:szCs w:val="16"/>
                              </w:rPr>
                              <w:t xml:space="preserve"> products are designated by </w:t>
                            </w:r>
                            <w:r>
                              <w:rPr>
                                <w:rFonts w:cs="Calibri"/>
                                <w:sz w:val="16"/>
                                <w:szCs w:val="16"/>
                              </w:rPr>
                              <w:t>GAI</w:t>
                            </w:r>
                            <w:r w:rsidRPr="0078382F">
                              <w:rPr>
                                <w:rFonts w:cs="Calibri"/>
                                <w:sz w:val="16"/>
                                <w:szCs w:val="16"/>
                              </w:rPr>
                              <w:t xml:space="preserve"> as compliant with ISO/TS 16949 requirements. Buyers acknowledge and agree that, if they use any non-designated products in automotive applications, </w:t>
                            </w:r>
                            <w:r>
                              <w:rPr>
                                <w:rFonts w:cs="Calibri"/>
                                <w:sz w:val="16"/>
                                <w:szCs w:val="16"/>
                              </w:rPr>
                              <w:t>GAI</w:t>
                            </w:r>
                            <w:r w:rsidRPr="0078382F">
                              <w:rPr>
                                <w:rFonts w:cs="Calibri"/>
                                <w:sz w:val="16"/>
                                <w:szCs w:val="16"/>
                              </w:rPr>
                              <w:t xml:space="preserve"> will not be responsible for any failure to meet such requirements.</w:t>
                            </w:r>
                          </w:p>
                          <w:p w14:paraId="046E1D38" w14:textId="77777777" w:rsidR="00D3352C" w:rsidRPr="0078382F" w:rsidRDefault="00D3352C" w:rsidP="00982A9C">
                            <w:pPr>
                              <w:pStyle w:val="BodyText"/>
                              <w:rPr>
                                <w:rFonts w:cs="Calibri"/>
                                <w:sz w:val="16"/>
                                <w:szCs w:val="16"/>
                              </w:rPr>
                            </w:pPr>
                            <w:r w:rsidRPr="0078382F">
                              <w:rPr>
                                <w:rFonts w:cs="Calibri"/>
                                <w:sz w:val="16"/>
                                <w:szCs w:val="16"/>
                              </w:rPr>
                              <w:t>The following are trademarks</w:t>
                            </w:r>
                            <w:r>
                              <w:rPr>
                                <w:rFonts w:cs="Calibri"/>
                                <w:sz w:val="16"/>
                                <w:szCs w:val="16"/>
                              </w:rPr>
                              <w:t xml:space="preserve"> or registered trademarks</w:t>
                            </w:r>
                            <w:r w:rsidRPr="0078382F">
                              <w:rPr>
                                <w:rFonts w:cs="Calibri"/>
                                <w:sz w:val="16"/>
                                <w:szCs w:val="16"/>
                              </w:rPr>
                              <w:t xml:space="preserve"> of GreenArrays, Inc., a </w:t>
                            </w:r>
                            <w:r>
                              <w:rPr>
                                <w:rFonts w:cs="Calibri"/>
                                <w:sz w:val="16"/>
                                <w:szCs w:val="16"/>
                              </w:rPr>
                              <w:t>Wyoming</w:t>
                            </w:r>
                            <w:r w:rsidRPr="0078382F">
                              <w:rPr>
                                <w:rFonts w:cs="Calibri"/>
                                <w:sz w:val="16"/>
                                <w:szCs w:val="16"/>
                              </w:rPr>
                              <w:t xml:space="preserve"> Corporation:  GreenArrays, </w:t>
                            </w:r>
                            <w:proofErr w:type="spellStart"/>
                            <w:r w:rsidRPr="0078382F">
                              <w:rPr>
                                <w:rFonts w:cs="Calibri"/>
                                <w:sz w:val="16"/>
                                <w:szCs w:val="16"/>
                              </w:rPr>
                              <w:t>GreenArray</w:t>
                            </w:r>
                            <w:proofErr w:type="spellEnd"/>
                            <w:r w:rsidRPr="0078382F">
                              <w:rPr>
                                <w:rFonts w:cs="Calibri"/>
                                <w:sz w:val="16"/>
                                <w:szCs w:val="16"/>
                              </w:rPr>
                              <w:t xml:space="preserve"> Chips, </w:t>
                            </w:r>
                            <w:proofErr w:type="spellStart"/>
                            <w:r w:rsidRPr="0078382F">
                              <w:rPr>
                                <w:rFonts w:cs="Calibri"/>
                                <w:sz w:val="16"/>
                                <w:szCs w:val="16"/>
                              </w:rPr>
                              <w:t>arrayForth</w:t>
                            </w:r>
                            <w:proofErr w:type="spellEnd"/>
                            <w:r w:rsidRPr="0078382F">
                              <w:rPr>
                                <w:rFonts w:cs="Calibri"/>
                                <w:sz w:val="16"/>
                                <w:szCs w:val="16"/>
                              </w:rPr>
                              <w:t xml:space="preserve">, and the GreenArrays logo.  </w:t>
                            </w:r>
                            <w:proofErr w:type="spellStart"/>
                            <w:r>
                              <w:rPr>
                                <w:rFonts w:cs="Calibri"/>
                                <w:sz w:val="16"/>
                                <w:szCs w:val="16"/>
                              </w:rPr>
                              <w:t>polyFORTH</w:t>
                            </w:r>
                            <w:proofErr w:type="spellEnd"/>
                            <w:r>
                              <w:rPr>
                                <w:rFonts w:cs="Calibri"/>
                                <w:sz w:val="16"/>
                                <w:szCs w:val="16"/>
                              </w:rPr>
                              <w:t xml:space="preserve"> is a registered trademark of FORTH, Inc. (</w:t>
                            </w:r>
                            <w:hyperlink r:id="rId55" w:history="1">
                              <w:r w:rsidRPr="00B663AC">
                                <w:rPr>
                                  <w:rStyle w:val="Hyperlink"/>
                                  <w:rFonts w:cs="Calibri"/>
                                  <w:sz w:val="16"/>
                                  <w:szCs w:val="16"/>
                                </w:rPr>
                                <w:t>www.forth.com</w:t>
                              </w:r>
                            </w:hyperlink>
                            <w:r>
                              <w:rPr>
                                <w:rFonts w:cs="Calibri"/>
                                <w:sz w:val="16"/>
                                <w:szCs w:val="16"/>
                              </w:rPr>
                              <w:t xml:space="preserve">) and is used by permission.  </w:t>
                            </w:r>
                            <w:r w:rsidRPr="0078382F">
                              <w:rPr>
                                <w:rFonts w:cs="Calibri"/>
                                <w:sz w:val="16"/>
                                <w:szCs w:val="16"/>
                              </w:rPr>
                              <w:t>All other trademarks or registered trademarks are the property of their respective owners.</w:t>
                            </w:r>
                          </w:p>
                          <w:p w14:paraId="0F63AD30" w14:textId="77777777" w:rsidR="00D3352C" w:rsidRPr="00D30E0D" w:rsidRDefault="00D3352C" w:rsidP="00982A9C">
                            <w:pPr>
                              <w:pStyle w:val="BodyText"/>
                              <w:rPr>
                                <w:rFonts w:cs="Calibri"/>
                                <w:sz w:val="16"/>
                                <w:szCs w:val="16"/>
                              </w:rPr>
                            </w:pPr>
                            <w:r w:rsidRPr="00D30E0D">
                              <w:rPr>
                                <w:rFonts w:cs="Calibri"/>
                                <w:sz w:val="16"/>
                                <w:szCs w:val="16"/>
                              </w:rPr>
                              <w:t>For current information on GreenArrays products and application solutions, see</w:t>
                            </w:r>
                            <w:r w:rsidRPr="0078382F">
                              <w:rPr>
                                <w:rFonts w:cs="Calibri"/>
                                <w:sz w:val="16"/>
                                <w:szCs w:val="16"/>
                              </w:rPr>
                              <w:t xml:space="preserve"> </w:t>
                            </w:r>
                            <w:hyperlink r:id="rId56" w:history="1">
                              <w:r w:rsidRPr="0078382F">
                                <w:rPr>
                                  <w:rStyle w:val="Hyperlink"/>
                                  <w:rFonts w:cs="Calibri"/>
                                  <w:sz w:val="16"/>
                                  <w:szCs w:val="16"/>
                                </w:rPr>
                                <w:t>www.GreenArrayChips.com</w:t>
                              </w:r>
                            </w:hyperlink>
                          </w:p>
                          <w:p w14:paraId="7DF7B49E" w14:textId="77777777" w:rsidR="00D3352C" w:rsidRPr="00D30E0D" w:rsidRDefault="00D3352C" w:rsidP="00982A9C">
                            <w:pPr>
                              <w:pStyle w:val="BodyText"/>
                              <w:spacing w:after="0"/>
                              <w:jc w:val="center"/>
                              <w:rPr>
                                <w:rFonts w:cs="Calibri"/>
                                <w:sz w:val="16"/>
                                <w:szCs w:val="16"/>
                              </w:rPr>
                            </w:pPr>
                            <w:r w:rsidRPr="00D30E0D">
                              <w:rPr>
                                <w:rFonts w:cs="Calibri"/>
                                <w:sz w:val="16"/>
                                <w:szCs w:val="16"/>
                              </w:rPr>
                              <w:t xml:space="preserve">Mailing Address:  GreenArrays, Inc., </w:t>
                            </w:r>
                            <w:r>
                              <w:rPr>
                                <w:rFonts w:cs="Calibri"/>
                                <w:sz w:val="16"/>
                                <w:szCs w:val="16"/>
                              </w:rPr>
                              <w:t>821 East 17th Street, Cheyenne, Wyoming 82001</w:t>
                            </w:r>
                          </w:p>
                          <w:p w14:paraId="22D91BB8" w14:textId="77777777" w:rsidR="00D3352C" w:rsidRDefault="00D3352C" w:rsidP="00982A9C">
                            <w:pPr>
                              <w:pStyle w:val="BodyText"/>
                              <w:spacing w:after="0"/>
                              <w:jc w:val="center"/>
                              <w:rPr>
                                <w:rFonts w:cs="Calibri"/>
                                <w:sz w:val="16"/>
                                <w:szCs w:val="16"/>
                              </w:rPr>
                            </w:pPr>
                            <w:r w:rsidRPr="00D30E0D">
                              <w:rPr>
                                <w:rFonts w:cs="Calibri"/>
                                <w:sz w:val="16"/>
                                <w:szCs w:val="16"/>
                              </w:rPr>
                              <w:t>Printed in the United States of America</w:t>
                            </w:r>
                          </w:p>
                          <w:p w14:paraId="7E09214E" w14:textId="1747BE0D" w:rsidR="00D3352C" w:rsidRPr="00D30E0D" w:rsidRDefault="00D3352C" w:rsidP="00982A9C">
                            <w:pPr>
                              <w:pStyle w:val="BodyText"/>
                              <w:spacing w:after="0"/>
                              <w:jc w:val="center"/>
                              <w:rPr>
                                <w:rFonts w:cs="Calibri"/>
                                <w:sz w:val="16"/>
                                <w:szCs w:val="16"/>
                              </w:rPr>
                            </w:pPr>
                            <w:r>
                              <w:rPr>
                                <w:rFonts w:cs="Calibri"/>
                                <w:sz w:val="16"/>
                                <w:szCs w:val="16"/>
                              </w:rPr>
                              <w:t>Phone (</w:t>
                            </w:r>
                            <w:del w:id="980" w:author="Greg Bailey" w:date="2022-06-23T14:24:00Z">
                              <w:r w:rsidDel="008A37D5">
                                <w:rPr>
                                  <w:rFonts w:cs="Calibri"/>
                                  <w:sz w:val="16"/>
                                  <w:szCs w:val="16"/>
                                </w:rPr>
                                <w:delText>775) 298-4748</w:delText>
                              </w:r>
                            </w:del>
                            <w:ins w:id="981" w:author="Greg Bailey" w:date="2022-06-23T14:24:00Z">
                              <w:r w:rsidR="008A37D5">
                                <w:rPr>
                                  <w:rFonts w:cs="Calibri"/>
                                  <w:sz w:val="16"/>
                                  <w:szCs w:val="16"/>
                                </w:rPr>
                                <w:t>971) 235-2385</w:t>
                              </w:r>
                            </w:ins>
                            <w:r>
                              <w:rPr>
                                <w:rFonts w:cs="Calibri"/>
                                <w:sz w:val="16"/>
                                <w:szCs w:val="16"/>
                              </w:rPr>
                              <w:t xml:space="preserve">  fax (775) 548-8547  email Sales@GreenArrayChips.com</w:t>
                            </w:r>
                          </w:p>
                          <w:p w14:paraId="3F4FA7C5" w14:textId="517B6D23" w:rsidR="00D3352C" w:rsidRDefault="00D3352C" w:rsidP="00982A9C">
                            <w:pPr>
                              <w:jc w:val="center"/>
                            </w:pPr>
                            <w:r w:rsidRPr="00D30E0D">
                              <w:rPr>
                                <w:rFonts w:cs="Calibri"/>
                                <w:sz w:val="16"/>
                                <w:szCs w:val="16"/>
                              </w:rPr>
                              <w:t xml:space="preserve">Copyright </w:t>
                            </w:r>
                            <w:r w:rsidRPr="0078382F">
                              <w:rPr>
                                <w:rFonts w:cs="Calibri"/>
                                <w:sz w:val="16"/>
                                <w:szCs w:val="16"/>
                              </w:rPr>
                              <w:t xml:space="preserve">© </w:t>
                            </w:r>
                            <w:r>
                              <w:rPr>
                                <w:rFonts w:cs="Calibri"/>
                                <w:sz w:val="16"/>
                                <w:szCs w:val="16"/>
                              </w:rPr>
                              <w:t>2010-</w:t>
                            </w:r>
                            <w:del w:id="982" w:author="Greg Bailey" w:date="2022-06-23T14:24:00Z">
                              <w:r w:rsidRPr="0078382F" w:rsidDel="008A37D5">
                                <w:rPr>
                                  <w:rFonts w:cs="Calibri"/>
                                  <w:sz w:val="16"/>
                                  <w:szCs w:val="16"/>
                                </w:rPr>
                                <w:delText>201</w:delText>
                              </w:r>
                              <w:r w:rsidDel="008A37D5">
                                <w:rPr>
                                  <w:rFonts w:cs="Calibri"/>
                                  <w:sz w:val="16"/>
                                  <w:szCs w:val="16"/>
                                </w:rPr>
                                <w:delText>9</w:delText>
                              </w:r>
                            </w:del>
                            <w:ins w:id="983" w:author="Greg Bailey" w:date="2022-06-23T14:24:00Z">
                              <w:r w:rsidR="008A37D5" w:rsidRPr="0078382F">
                                <w:rPr>
                                  <w:rFonts w:cs="Calibri"/>
                                  <w:sz w:val="16"/>
                                  <w:szCs w:val="16"/>
                                </w:rPr>
                                <w:t>20</w:t>
                              </w:r>
                              <w:r w:rsidR="008A37D5">
                                <w:rPr>
                                  <w:rFonts w:cs="Calibri"/>
                                  <w:sz w:val="16"/>
                                  <w:szCs w:val="16"/>
                                </w:rPr>
                                <w:t>22</w:t>
                              </w:r>
                            </w:ins>
                            <w:r w:rsidRPr="0078382F">
                              <w:rPr>
                                <w:rFonts w:cs="Calibri"/>
                                <w:sz w:val="16"/>
                                <w:szCs w:val="16"/>
                              </w:rPr>
                              <w:t>, GreenArrays, Incorporated</w:t>
                            </w:r>
                            <w:bookmarkEnd w:id="978"/>
                            <w:bookmarkEnd w:id="97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C8D96CF" id="Text Box 29" o:spid="_x0000_s1049" type="#_x0000_t202" style="width:436.65pt;height:62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" fillcolor="window" stroked="f" strokeweight=".5pt">
                <v:textbox>
                  <w:txbxContent>
                    <w:p w14:paraId="7F96DF88" w14:textId="77777777" w:rsidR="00D3352C" w:rsidRDefault="00D3352C" w:rsidP="00982A9C">
                      <w:pPr>
                        <w:pStyle w:val="BodyText"/>
                        <w:jc w:val="center"/>
                        <w:rPr>
                          <w:b/>
                          <w:color w:val="1D6717"/>
                          <w:sz w:val="28"/>
                          <w:szCs w:val="28"/>
                        </w:rPr>
                      </w:pPr>
                    </w:p>
                    <w:p w14:paraId="5A0A5F36" w14:textId="77777777" w:rsidR="00D3352C" w:rsidRDefault="00D3352C" w:rsidP="00982A9C">
                      <w:pPr>
                        <w:pStyle w:val="BodyText"/>
                        <w:jc w:val="center"/>
                        <w:rPr>
                          <w:b/>
                          <w:color w:val="1D6717"/>
                          <w:sz w:val="28"/>
                          <w:szCs w:val="28"/>
                        </w:rPr>
                      </w:pPr>
                    </w:p>
                    <w:p w14:paraId="5AF38FBB" w14:textId="77777777" w:rsidR="00D3352C" w:rsidRPr="0069624E" w:rsidRDefault="00D3352C" w:rsidP="00982A9C">
                      <w:pPr>
                        <w:pStyle w:val="BodyText"/>
                        <w:jc w:val="center"/>
                        <w:rPr>
                          <w:b/>
                          <w:color w:val="1D6717"/>
                          <w:sz w:val="28"/>
                          <w:szCs w:val="28"/>
                        </w:rPr>
                      </w:pPr>
                      <w:r>
                        <w:rPr>
                          <w:b/>
                          <w:color w:val="1D6717"/>
                          <w:sz w:val="28"/>
                          <w:szCs w:val="28"/>
                        </w:rPr>
                        <w:t>IMPORTANT NOTICE</w:t>
                      </w:r>
                    </w:p>
                    <w:p w14:paraId="4CDDCF1A" w14:textId="77777777" w:rsidR="00D3352C" w:rsidRPr="00D30E0D" w:rsidRDefault="00D3352C" w:rsidP="00982A9C">
                      <w:pPr>
                        <w:pStyle w:val="BodyText"/>
                        <w:rPr>
                          <w:rFonts w:cs="Calibri"/>
                          <w:sz w:val="16"/>
                          <w:szCs w:val="16"/>
                        </w:rPr>
                      </w:pPr>
                      <w:bookmarkStart w:id="984" w:name="_Hlk533742732"/>
                      <w:bookmarkStart w:id="985" w:name="_Hlk533742733"/>
                      <w:r w:rsidRPr="00D30E0D">
                        <w:rPr>
                          <w:rFonts w:cs="Calibri"/>
                          <w:sz w:val="16"/>
                          <w:szCs w:val="16"/>
                        </w:rPr>
                        <w:t>GreenArrays Incorporated (GAI) reserves the right to make corrections, modifications, enhancements, improvements, and other changes to its products and services at any time and to discontinue any product or service without notice. Customers should obtain the latest relevant information before placing orders and should verify that such information is current and complete. All products are sold subject to GAI’s terms and conditions of sale supplied at the time of order acknowledgment.</w:t>
                      </w:r>
                    </w:p>
                    <w:p w14:paraId="745EEDF0" w14:textId="77777777" w:rsidR="00D3352C" w:rsidRPr="00D30E0D" w:rsidRDefault="00D3352C" w:rsidP="00982A9C">
                      <w:pPr>
                        <w:pStyle w:val="BodyText"/>
                        <w:rPr>
                          <w:rFonts w:cs="Calibri"/>
                          <w:sz w:val="16"/>
                          <w:szCs w:val="16"/>
                        </w:rPr>
                      </w:pPr>
                      <w:r w:rsidRPr="00D30E0D">
                        <w:rPr>
                          <w:rFonts w:cs="Calibri"/>
                          <w:sz w:val="16"/>
                          <w:szCs w:val="16"/>
                        </w:rPr>
                        <w:t>GAI disclaims any express or implied warranty relating to the sale and/or use of GAI products, including liability or warranties relating to fitness for a particular purpose, merchantability, or infringement of any patent, copyright, or other intellectual property right.</w:t>
                      </w:r>
                    </w:p>
                    <w:p w14:paraId="78DAF3B0" w14:textId="77777777" w:rsidR="00D3352C" w:rsidRPr="0078382F" w:rsidRDefault="00D3352C" w:rsidP="00982A9C">
                      <w:pPr>
                        <w:pStyle w:val="BodyText"/>
                        <w:rPr>
                          <w:rFonts w:cs="Calibri"/>
                          <w:sz w:val="16"/>
                          <w:szCs w:val="16"/>
                        </w:rPr>
                      </w:pPr>
                      <w:r>
                        <w:rPr>
                          <w:rFonts w:cs="Calibri"/>
                          <w:sz w:val="16"/>
                          <w:szCs w:val="16"/>
                        </w:rPr>
                        <w:t>GAI</w:t>
                      </w:r>
                      <w:r w:rsidRPr="0078382F">
                        <w:rPr>
                          <w:rFonts w:cs="Calibri"/>
                          <w:sz w:val="16"/>
                          <w:szCs w:val="16"/>
                        </w:rPr>
                        <w:t xml:space="preserve"> assumes no liability for applications assistance or customer product design. Customers are responsible for their products and applications using </w:t>
                      </w:r>
                      <w:r>
                        <w:rPr>
                          <w:rFonts w:cs="Calibri"/>
                          <w:sz w:val="16"/>
                          <w:szCs w:val="16"/>
                        </w:rPr>
                        <w:t>GAI</w:t>
                      </w:r>
                      <w:r w:rsidRPr="0078382F">
                        <w:rPr>
                          <w:rFonts w:cs="Calibri"/>
                          <w:sz w:val="16"/>
                          <w:szCs w:val="16"/>
                        </w:rPr>
                        <w:t xml:space="preserve"> components. To minimize the risks associated with customer products and applications, customers should provide adequate design and operating safeguards.</w:t>
                      </w:r>
                    </w:p>
                    <w:p w14:paraId="02C3AF89" w14:textId="77777777" w:rsidR="00D3352C" w:rsidRPr="0078382F" w:rsidRDefault="00D3352C" w:rsidP="00982A9C">
                      <w:pPr>
                        <w:pStyle w:val="BodyText"/>
                        <w:rPr>
                          <w:rFonts w:cs="Calibri"/>
                          <w:sz w:val="16"/>
                          <w:szCs w:val="16"/>
                        </w:rPr>
                      </w:pPr>
                      <w:r>
                        <w:rPr>
                          <w:rFonts w:cs="Calibri"/>
                          <w:sz w:val="16"/>
                          <w:szCs w:val="16"/>
                        </w:rPr>
                        <w:t>GAI</w:t>
                      </w:r>
                      <w:r w:rsidRPr="0078382F">
                        <w:rPr>
                          <w:rFonts w:cs="Calibri"/>
                          <w:sz w:val="16"/>
                          <w:szCs w:val="16"/>
                        </w:rPr>
                        <w:t xml:space="preserve"> does not warrant or represent that any license, either express or implied, is granted under any </w:t>
                      </w:r>
                      <w:r>
                        <w:rPr>
                          <w:rFonts w:cs="Calibri"/>
                          <w:sz w:val="16"/>
                          <w:szCs w:val="16"/>
                        </w:rPr>
                        <w:t>GAI</w:t>
                      </w:r>
                      <w:r w:rsidRPr="0078382F">
                        <w:rPr>
                          <w:rFonts w:cs="Calibri"/>
                          <w:sz w:val="16"/>
                          <w:szCs w:val="16"/>
                        </w:rPr>
                        <w:t xml:space="preserve"> patent right, copyright, mask work right, or other </w:t>
                      </w:r>
                      <w:r>
                        <w:rPr>
                          <w:rFonts w:cs="Calibri"/>
                          <w:sz w:val="16"/>
                          <w:szCs w:val="16"/>
                        </w:rPr>
                        <w:t>GAI</w:t>
                      </w:r>
                      <w:r w:rsidRPr="0078382F">
                        <w:rPr>
                          <w:rFonts w:cs="Calibri"/>
                          <w:sz w:val="16"/>
                          <w:szCs w:val="16"/>
                        </w:rPr>
                        <w:t xml:space="preserve"> intellectual property right relating to any combination, machine, or process in which </w:t>
                      </w:r>
                      <w:r>
                        <w:rPr>
                          <w:rFonts w:cs="Calibri"/>
                          <w:sz w:val="16"/>
                          <w:szCs w:val="16"/>
                        </w:rPr>
                        <w:t>GAI</w:t>
                      </w:r>
                      <w:r w:rsidRPr="0078382F">
                        <w:rPr>
                          <w:rFonts w:cs="Calibri"/>
                          <w:sz w:val="16"/>
                          <w:szCs w:val="16"/>
                        </w:rPr>
                        <w:t xml:space="preserve"> products or services are used. Information published by </w:t>
                      </w:r>
                      <w:r>
                        <w:rPr>
                          <w:rFonts w:cs="Calibri"/>
                          <w:sz w:val="16"/>
                          <w:szCs w:val="16"/>
                        </w:rPr>
                        <w:t>GAI</w:t>
                      </w:r>
                      <w:r w:rsidRPr="0078382F">
                        <w:rPr>
                          <w:rFonts w:cs="Calibri"/>
                          <w:sz w:val="16"/>
                          <w:szCs w:val="16"/>
                        </w:rPr>
                        <w:t xml:space="preserve"> regarding third-party products or services does not constitute a license from </w:t>
                      </w:r>
                      <w:r>
                        <w:rPr>
                          <w:rFonts w:cs="Calibri"/>
                          <w:sz w:val="16"/>
                          <w:szCs w:val="16"/>
                        </w:rPr>
                        <w:t>GAI</w:t>
                      </w:r>
                      <w:r w:rsidRPr="0078382F">
                        <w:rPr>
                          <w:rFonts w:cs="Calibri"/>
                          <w:sz w:val="16"/>
                          <w:szCs w:val="16"/>
                        </w:rPr>
                        <w:t xml:space="preserve"> to use such products or services or a warranty or endorsement thereof. Use of such information may require a license from a third party under the patents or other intellectual property of the third party, or a license from </w:t>
                      </w:r>
                      <w:r>
                        <w:rPr>
                          <w:rFonts w:cs="Calibri"/>
                          <w:sz w:val="16"/>
                          <w:szCs w:val="16"/>
                        </w:rPr>
                        <w:t>GAI</w:t>
                      </w:r>
                      <w:r w:rsidRPr="0078382F">
                        <w:rPr>
                          <w:rFonts w:cs="Calibri"/>
                          <w:sz w:val="16"/>
                          <w:szCs w:val="16"/>
                        </w:rPr>
                        <w:t xml:space="preserve"> under the patents or other intellectual property of </w:t>
                      </w:r>
                      <w:r>
                        <w:rPr>
                          <w:rFonts w:cs="Calibri"/>
                          <w:sz w:val="16"/>
                          <w:szCs w:val="16"/>
                        </w:rPr>
                        <w:t>GAI</w:t>
                      </w:r>
                      <w:r w:rsidRPr="0078382F">
                        <w:rPr>
                          <w:rFonts w:cs="Calibri"/>
                          <w:sz w:val="16"/>
                          <w:szCs w:val="16"/>
                        </w:rPr>
                        <w:t>.</w:t>
                      </w:r>
                    </w:p>
                    <w:p w14:paraId="2831D358" w14:textId="77777777" w:rsidR="00D3352C" w:rsidRPr="0078382F" w:rsidRDefault="00D3352C" w:rsidP="00982A9C">
                      <w:pPr>
                        <w:pStyle w:val="BodyText"/>
                        <w:rPr>
                          <w:rFonts w:cs="Calibri"/>
                          <w:sz w:val="16"/>
                          <w:szCs w:val="16"/>
                        </w:rPr>
                      </w:pPr>
                      <w:r w:rsidRPr="0078382F">
                        <w:rPr>
                          <w:rFonts w:cs="Calibri"/>
                          <w:sz w:val="16"/>
                          <w:szCs w:val="16"/>
                        </w:rPr>
                        <w:t xml:space="preserve">Reproduction of </w:t>
                      </w:r>
                      <w:r>
                        <w:rPr>
                          <w:rFonts w:cs="Calibri"/>
                          <w:sz w:val="16"/>
                          <w:szCs w:val="16"/>
                        </w:rPr>
                        <w:t>GAI</w:t>
                      </w:r>
                      <w:r w:rsidRPr="0078382F">
                        <w:rPr>
                          <w:rFonts w:cs="Calibri"/>
                          <w:sz w:val="16"/>
                          <w:szCs w:val="16"/>
                        </w:rPr>
                        <w:t xml:space="preserve"> information in </w:t>
                      </w:r>
                      <w:r>
                        <w:rPr>
                          <w:rFonts w:cs="Calibri"/>
                          <w:sz w:val="16"/>
                          <w:szCs w:val="16"/>
                        </w:rPr>
                        <w:t>GAI</w:t>
                      </w:r>
                      <w:r w:rsidRPr="0078382F">
                        <w:rPr>
                          <w:rFonts w:cs="Calibri"/>
                          <w:sz w:val="16"/>
                          <w:szCs w:val="16"/>
                        </w:rPr>
                        <w:t xml:space="preserve"> data books or data sheets is permissible only if reproduction is without alteration and is accompanied by all associated warranties, conditions, limitations, and notices. Reproduction of this information with alteration is an unfair and deceptive business practice. </w:t>
                      </w:r>
                      <w:r>
                        <w:rPr>
                          <w:rFonts w:cs="Calibri"/>
                          <w:sz w:val="16"/>
                          <w:szCs w:val="16"/>
                        </w:rPr>
                        <w:t>GAI</w:t>
                      </w:r>
                      <w:r w:rsidRPr="0078382F">
                        <w:rPr>
                          <w:rFonts w:cs="Calibri"/>
                          <w:sz w:val="16"/>
                          <w:szCs w:val="16"/>
                        </w:rPr>
                        <w:t xml:space="preserve"> is not responsible or liable for such altered documentation. Information of third parties may be subject to additional restrictions.</w:t>
                      </w:r>
                    </w:p>
                    <w:p w14:paraId="1A858FC5" w14:textId="77777777" w:rsidR="00D3352C" w:rsidRPr="0078382F" w:rsidRDefault="00D3352C" w:rsidP="00982A9C">
                      <w:pPr>
                        <w:pStyle w:val="BodyText"/>
                        <w:rPr>
                          <w:rFonts w:cs="Calibri"/>
                          <w:sz w:val="16"/>
                          <w:szCs w:val="16"/>
                        </w:rPr>
                      </w:pPr>
                      <w:r w:rsidRPr="0078382F">
                        <w:rPr>
                          <w:rFonts w:cs="Calibri"/>
                          <w:sz w:val="16"/>
                          <w:szCs w:val="16"/>
                        </w:rPr>
                        <w:t xml:space="preserve">Resale of </w:t>
                      </w:r>
                      <w:r>
                        <w:rPr>
                          <w:rFonts w:cs="Calibri"/>
                          <w:sz w:val="16"/>
                          <w:szCs w:val="16"/>
                        </w:rPr>
                        <w:t>GAI</w:t>
                      </w:r>
                      <w:r w:rsidRPr="0078382F">
                        <w:rPr>
                          <w:rFonts w:cs="Calibri"/>
                          <w:sz w:val="16"/>
                          <w:szCs w:val="16"/>
                        </w:rPr>
                        <w:t xml:space="preserve"> products or services with statements different from or beyond the parameters stated by </w:t>
                      </w:r>
                      <w:r>
                        <w:rPr>
                          <w:rFonts w:cs="Calibri"/>
                          <w:sz w:val="16"/>
                          <w:szCs w:val="16"/>
                        </w:rPr>
                        <w:t>GAI</w:t>
                      </w:r>
                      <w:r w:rsidRPr="0078382F">
                        <w:rPr>
                          <w:rFonts w:cs="Calibri"/>
                          <w:sz w:val="16"/>
                          <w:szCs w:val="16"/>
                        </w:rPr>
                        <w:t xml:space="preserve"> for that product or service voids all express and any implied warranties for the associated </w:t>
                      </w:r>
                      <w:r>
                        <w:rPr>
                          <w:rFonts w:cs="Calibri"/>
                          <w:sz w:val="16"/>
                          <w:szCs w:val="16"/>
                        </w:rPr>
                        <w:t>GAI</w:t>
                      </w:r>
                      <w:r w:rsidRPr="0078382F">
                        <w:rPr>
                          <w:rFonts w:cs="Calibri"/>
                          <w:sz w:val="16"/>
                          <w:szCs w:val="16"/>
                        </w:rPr>
                        <w:t xml:space="preserve"> product or service and is an unfair and deceptive business practice. </w:t>
                      </w:r>
                      <w:r>
                        <w:rPr>
                          <w:rFonts w:cs="Calibri"/>
                          <w:sz w:val="16"/>
                          <w:szCs w:val="16"/>
                        </w:rPr>
                        <w:t>GAI</w:t>
                      </w:r>
                      <w:r w:rsidRPr="0078382F">
                        <w:rPr>
                          <w:rFonts w:cs="Calibri"/>
                          <w:sz w:val="16"/>
                          <w:szCs w:val="16"/>
                        </w:rPr>
                        <w:t xml:space="preserve"> is not responsible or liable for any such statements.</w:t>
                      </w:r>
                    </w:p>
                    <w:p w14:paraId="10E936E9" w14:textId="77777777" w:rsidR="00D3352C" w:rsidRPr="0078382F" w:rsidRDefault="00D3352C" w:rsidP="00982A9C">
                      <w:pPr>
                        <w:pStyle w:val="BodyText"/>
                        <w:rPr>
                          <w:rFonts w:cs="Calibri"/>
                          <w:sz w:val="16"/>
                          <w:szCs w:val="16"/>
                        </w:rPr>
                      </w:pPr>
                      <w:r>
                        <w:rPr>
                          <w:rFonts w:cs="Calibri"/>
                          <w:sz w:val="16"/>
                          <w:szCs w:val="16"/>
                        </w:rPr>
                        <w:t>GAI</w:t>
                      </w:r>
                      <w:r w:rsidRPr="0078382F">
                        <w:rPr>
                          <w:rFonts w:cs="Calibri"/>
                          <w:sz w:val="16"/>
                          <w:szCs w:val="16"/>
                        </w:rPr>
                        <w:t xml:space="preserve"> products are not authorized for use in safety-critical applications (such as life support) where a failure of the </w:t>
                      </w:r>
                      <w:r>
                        <w:rPr>
                          <w:rFonts w:cs="Calibri"/>
                          <w:sz w:val="16"/>
                          <w:szCs w:val="16"/>
                        </w:rPr>
                        <w:t>GAI</w:t>
                      </w:r>
                      <w:r w:rsidRPr="0078382F">
                        <w:rPr>
                          <w:rFonts w:cs="Calibri"/>
                          <w:sz w:val="16"/>
                          <w:szCs w:val="16"/>
                        </w:rPr>
                        <w:t xml:space="preserve"> product would reasonably be expected to cause severe personal injury or death, unless officers of the parties have executed an agreement specifically governing such use. Buyers represent that they have all necessary expertise in the safety and regulatory ramifications of their applications, and acknowledge and agree that they are solely responsible for all legal, regulatory and safety-related requirements concerning their products and any use of </w:t>
                      </w:r>
                      <w:r>
                        <w:rPr>
                          <w:rFonts w:cs="Calibri"/>
                          <w:sz w:val="16"/>
                          <w:szCs w:val="16"/>
                        </w:rPr>
                        <w:t>GAI</w:t>
                      </w:r>
                      <w:r w:rsidRPr="0078382F">
                        <w:rPr>
                          <w:rFonts w:cs="Calibri"/>
                          <w:sz w:val="16"/>
                          <w:szCs w:val="16"/>
                        </w:rPr>
                        <w:t xml:space="preserve"> products in such safety-critical applications, notwithstanding any applications-related information or support that may be provided by </w:t>
                      </w:r>
                      <w:r>
                        <w:rPr>
                          <w:rFonts w:cs="Calibri"/>
                          <w:sz w:val="16"/>
                          <w:szCs w:val="16"/>
                        </w:rPr>
                        <w:t>GAI</w:t>
                      </w:r>
                      <w:r w:rsidRPr="0078382F">
                        <w:rPr>
                          <w:rFonts w:cs="Calibri"/>
                          <w:sz w:val="16"/>
                          <w:szCs w:val="16"/>
                        </w:rPr>
                        <w:t xml:space="preserve">. Further, Buyers must fully indemnify </w:t>
                      </w:r>
                      <w:r>
                        <w:rPr>
                          <w:rFonts w:cs="Calibri"/>
                          <w:sz w:val="16"/>
                          <w:szCs w:val="16"/>
                        </w:rPr>
                        <w:t>GAI</w:t>
                      </w:r>
                      <w:r w:rsidRPr="0078382F">
                        <w:rPr>
                          <w:rFonts w:cs="Calibri"/>
                          <w:sz w:val="16"/>
                          <w:szCs w:val="16"/>
                        </w:rPr>
                        <w:t xml:space="preserve"> and its representatives against any damages arising out of the use of </w:t>
                      </w:r>
                      <w:r>
                        <w:rPr>
                          <w:rFonts w:cs="Calibri"/>
                          <w:sz w:val="16"/>
                          <w:szCs w:val="16"/>
                        </w:rPr>
                        <w:t>GAI</w:t>
                      </w:r>
                      <w:r w:rsidRPr="0078382F">
                        <w:rPr>
                          <w:rFonts w:cs="Calibri"/>
                          <w:sz w:val="16"/>
                          <w:szCs w:val="16"/>
                        </w:rPr>
                        <w:t xml:space="preserve"> products in such safety-critical applications.</w:t>
                      </w:r>
                    </w:p>
                    <w:p w14:paraId="5DEC40EA" w14:textId="77777777" w:rsidR="00D3352C" w:rsidRPr="0078382F" w:rsidRDefault="00D3352C" w:rsidP="00982A9C">
                      <w:pPr>
                        <w:pStyle w:val="BodyText"/>
                        <w:rPr>
                          <w:rFonts w:cs="Calibri"/>
                          <w:sz w:val="16"/>
                          <w:szCs w:val="16"/>
                        </w:rPr>
                      </w:pPr>
                      <w:r>
                        <w:rPr>
                          <w:rFonts w:cs="Calibri"/>
                          <w:sz w:val="16"/>
                          <w:szCs w:val="16"/>
                        </w:rPr>
                        <w:t>GAI</w:t>
                      </w:r>
                      <w:r w:rsidRPr="0078382F">
                        <w:rPr>
                          <w:rFonts w:cs="Calibri"/>
                          <w:sz w:val="16"/>
                          <w:szCs w:val="16"/>
                        </w:rPr>
                        <w:t xml:space="preserve"> products are neither designed nor intended for use in military/aerospace applications or environments unless the </w:t>
                      </w:r>
                      <w:r>
                        <w:rPr>
                          <w:rFonts w:cs="Calibri"/>
                          <w:sz w:val="16"/>
                          <w:szCs w:val="16"/>
                        </w:rPr>
                        <w:t>GAI</w:t>
                      </w:r>
                      <w:r w:rsidRPr="0078382F">
                        <w:rPr>
                          <w:rFonts w:cs="Calibri"/>
                          <w:sz w:val="16"/>
                          <w:szCs w:val="16"/>
                        </w:rPr>
                        <w:t xml:space="preserve"> products are specifically designated by </w:t>
                      </w:r>
                      <w:r>
                        <w:rPr>
                          <w:rFonts w:cs="Calibri"/>
                          <w:sz w:val="16"/>
                          <w:szCs w:val="16"/>
                        </w:rPr>
                        <w:t>GAI</w:t>
                      </w:r>
                      <w:r w:rsidRPr="0078382F">
                        <w:rPr>
                          <w:rFonts w:cs="Calibri"/>
                          <w:sz w:val="16"/>
                          <w:szCs w:val="16"/>
                        </w:rPr>
                        <w:t xml:space="preserve"> as military-grade or "enhanced plastic." Only products designated by </w:t>
                      </w:r>
                      <w:r>
                        <w:rPr>
                          <w:rFonts w:cs="Calibri"/>
                          <w:sz w:val="16"/>
                          <w:szCs w:val="16"/>
                        </w:rPr>
                        <w:t>GAI</w:t>
                      </w:r>
                      <w:r w:rsidRPr="0078382F">
                        <w:rPr>
                          <w:rFonts w:cs="Calibri"/>
                          <w:sz w:val="16"/>
                          <w:szCs w:val="16"/>
                        </w:rPr>
                        <w:t xml:space="preserve"> as military-grade meet military specifications. Buyers acknowledge and agree that any such use of </w:t>
                      </w:r>
                      <w:r>
                        <w:rPr>
                          <w:rFonts w:cs="Calibri"/>
                          <w:sz w:val="16"/>
                          <w:szCs w:val="16"/>
                        </w:rPr>
                        <w:t>GAI</w:t>
                      </w:r>
                      <w:r w:rsidRPr="0078382F">
                        <w:rPr>
                          <w:rFonts w:cs="Calibri"/>
                          <w:sz w:val="16"/>
                          <w:szCs w:val="16"/>
                        </w:rPr>
                        <w:t xml:space="preserve"> products which </w:t>
                      </w:r>
                      <w:r>
                        <w:rPr>
                          <w:rFonts w:cs="Calibri"/>
                          <w:sz w:val="16"/>
                          <w:szCs w:val="16"/>
                        </w:rPr>
                        <w:t>GAI</w:t>
                      </w:r>
                      <w:r w:rsidRPr="0078382F">
                        <w:rPr>
                          <w:rFonts w:cs="Calibri"/>
                          <w:sz w:val="16"/>
                          <w:szCs w:val="16"/>
                        </w:rPr>
                        <w:t xml:space="preserve"> has not designated as military-grade is solely at the Buyer's risk, and that they are solely responsible for compliance with all legal and regulatory requirements in connection with such use.</w:t>
                      </w:r>
                    </w:p>
                    <w:p w14:paraId="4B833AA8" w14:textId="77777777" w:rsidR="00D3352C" w:rsidRPr="0078382F" w:rsidRDefault="00D3352C" w:rsidP="00982A9C">
                      <w:pPr>
                        <w:pStyle w:val="BodyText"/>
                        <w:rPr>
                          <w:rFonts w:cs="Calibri"/>
                          <w:sz w:val="16"/>
                          <w:szCs w:val="16"/>
                        </w:rPr>
                      </w:pPr>
                      <w:r>
                        <w:rPr>
                          <w:rFonts w:cs="Calibri"/>
                          <w:sz w:val="16"/>
                          <w:szCs w:val="16"/>
                        </w:rPr>
                        <w:t>GAI</w:t>
                      </w:r>
                      <w:r w:rsidRPr="0078382F">
                        <w:rPr>
                          <w:rFonts w:cs="Calibri"/>
                          <w:sz w:val="16"/>
                          <w:szCs w:val="16"/>
                        </w:rPr>
                        <w:t xml:space="preserve"> products are neither designed nor intended for use in automotive applications or environments unless the specific </w:t>
                      </w:r>
                      <w:r>
                        <w:rPr>
                          <w:rFonts w:cs="Calibri"/>
                          <w:sz w:val="16"/>
                          <w:szCs w:val="16"/>
                        </w:rPr>
                        <w:t>GAI</w:t>
                      </w:r>
                      <w:r w:rsidRPr="0078382F">
                        <w:rPr>
                          <w:rFonts w:cs="Calibri"/>
                          <w:sz w:val="16"/>
                          <w:szCs w:val="16"/>
                        </w:rPr>
                        <w:t xml:space="preserve"> products are designated by </w:t>
                      </w:r>
                      <w:r>
                        <w:rPr>
                          <w:rFonts w:cs="Calibri"/>
                          <w:sz w:val="16"/>
                          <w:szCs w:val="16"/>
                        </w:rPr>
                        <w:t>GAI</w:t>
                      </w:r>
                      <w:r w:rsidRPr="0078382F">
                        <w:rPr>
                          <w:rFonts w:cs="Calibri"/>
                          <w:sz w:val="16"/>
                          <w:szCs w:val="16"/>
                        </w:rPr>
                        <w:t xml:space="preserve"> as compliant with ISO/TS 16949 requirements. Buyers acknowledge and agree that, if they use any non-designated products in automotive applications, </w:t>
                      </w:r>
                      <w:r>
                        <w:rPr>
                          <w:rFonts w:cs="Calibri"/>
                          <w:sz w:val="16"/>
                          <w:szCs w:val="16"/>
                        </w:rPr>
                        <w:t>GAI</w:t>
                      </w:r>
                      <w:r w:rsidRPr="0078382F">
                        <w:rPr>
                          <w:rFonts w:cs="Calibri"/>
                          <w:sz w:val="16"/>
                          <w:szCs w:val="16"/>
                        </w:rPr>
                        <w:t xml:space="preserve"> will not be responsible for any failure to meet such requirements.</w:t>
                      </w:r>
                    </w:p>
                    <w:p w14:paraId="046E1D38" w14:textId="77777777" w:rsidR="00D3352C" w:rsidRPr="0078382F" w:rsidRDefault="00D3352C" w:rsidP="00982A9C">
                      <w:pPr>
                        <w:pStyle w:val="BodyText"/>
                        <w:rPr>
                          <w:rFonts w:cs="Calibri"/>
                          <w:sz w:val="16"/>
                          <w:szCs w:val="16"/>
                        </w:rPr>
                      </w:pPr>
                      <w:r w:rsidRPr="0078382F">
                        <w:rPr>
                          <w:rFonts w:cs="Calibri"/>
                          <w:sz w:val="16"/>
                          <w:szCs w:val="16"/>
                        </w:rPr>
                        <w:t>The following are trademarks</w:t>
                      </w:r>
                      <w:r>
                        <w:rPr>
                          <w:rFonts w:cs="Calibri"/>
                          <w:sz w:val="16"/>
                          <w:szCs w:val="16"/>
                        </w:rPr>
                        <w:t xml:space="preserve"> or registered trademarks</w:t>
                      </w:r>
                      <w:r w:rsidRPr="0078382F">
                        <w:rPr>
                          <w:rFonts w:cs="Calibri"/>
                          <w:sz w:val="16"/>
                          <w:szCs w:val="16"/>
                        </w:rPr>
                        <w:t xml:space="preserve"> of GreenArrays, Inc., a </w:t>
                      </w:r>
                      <w:r>
                        <w:rPr>
                          <w:rFonts w:cs="Calibri"/>
                          <w:sz w:val="16"/>
                          <w:szCs w:val="16"/>
                        </w:rPr>
                        <w:t>Wyoming</w:t>
                      </w:r>
                      <w:r w:rsidRPr="0078382F">
                        <w:rPr>
                          <w:rFonts w:cs="Calibri"/>
                          <w:sz w:val="16"/>
                          <w:szCs w:val="16"/>
                        </w:rPr>
                        <w:t xml:space="preserve"> Corporation:  GreenArrays, </w:t>
                      </w:r>
                      <w:proofErr w:type="spellStart"/>
                      <w:r w:rsidRPr="0078382F">
                        <w:rPr>
                          <w:rFonts w:cs="Calibri"/>
                          <w:sz w:val="16"/>
                          <w:szCs w:val="16"/>
                        </w:rPr>
                        <w:t>GreenArray</w:t>
                      </w:r>
                      <w:proofErr w:type="spellEnd"/>
                      <w:r w:rsidRPr="0078382F">
                        <w:rPr>
                          <w:rFonts w:cs="Calibri"/>
                          <w:sz w:val="16"/>
                          <w:szCs w:val="16"/>
                        </w:rPr>
                        <w:t xml:space="preserve"> Chips, </w:t>
                      </w:r>
                      <w:proofErr w:type="spellStart"/>
                      <w:r w:rsidRPr="0078382F">
                        <w:rPr>
                          <w:rFonts w:cs="Calibri"/>
                          <w:sz w:val="16"/>
                          <w:szCs w:val="16"/>
                        </w:rPr>
                        <w:t>arrayForth</w:t>
                      </w:r>
                      <w:proofErr w:type="spellEnd"/>
                      <w:r w:rsidRPr="0078382F">
                        <w:rPr>
                          <w:rFonts w:cs="Calibri"/>
                          <w:sz w:val="16"/>
                          <w:szCs w:val="16"/>
                        </w:rPr>
                        <w:t xml:space="preserve">, and the GreenArrays logo.  </w:t>
                      </w:r>
                      <w:proofErr w:type="spellStart"/>
                      <w:r>
                        <w:rPr>
                          <w:rFonts w:cs="Calibri"/>
                          <w:sz w:val="16"/>
                          <w:szCs w:val="16"/>
                        </w:rPr>
                        <w:t>polyFORTH</w:t>
                      </w:r>
                      <w:proofErr w:type="spellEnd"/>
                      <w:r>
                        <w:rPr>
                          <w:rFonts w:cs="Calibri"/>
                          <w:sz w:val="16"/>
                          <w:szCs w:val="16"/>
                        </w:rPr>
                        <w:t xml:space="preserve"> is a registered trademark of FORTH, Inc. (</w:t>
                      </w:r>
                      <w:hyperlink r:id="rId57" w:history="1">
                        <w:r w:rsidRPr="00B663AC">
                          <w:rPr>
                            <w:rStyle w:val="Hyperlink"/>
                            <w:rFonts w:cs="Calibri"/>
                            <w:sz w:val="16"/>
                            <w:szCs w:val="16"/>
                          </w:rPr>
                          <w:t>www.forth.com</w:t>
                        </w:r>
                      </w:hyperlink>
                      <w:r>
                        <w:rPr>
                          <w:rFonts w:cs="Calibri"/>
                          <w:sz w:val="16"/>
                          <w:szCs w:val="16"/>
                        </w:rPr>
                        <w:t xml:space="preserve">) and is used by permission.  </w:t>
                      </w:r>
                      <w:r w:rsidRPr="0078382F">
                        <w:rPr>
                          <w:rFonts w:cs="Calibri"/>
                          <w:sz w:val="16"/>
                          <w:szCs w:val="16"/>
                        </w:rPr>
                        <w:t>All other trademarks or registered trademarks are the property of their respective owners.</w:t>
                      </w:r>
                    </w:p>
                    <w:p w14:paraId="0F63AD30" w14:textId="77777777" w:rsidR="00D3352C" w:rsidRPr="00D30E0D" w:rsidRDefault="00D3352C" w:rsidP="00982A9C">
                      <w:pPr>
                        <w:pStyle w:val="BodyText"/>
                        <w:rPr>
                          <w:rFonts w:cs="Calibri"/>
                          <w:sz w:val="16"/>
                          <w:szCs w:val="16"/>
                        </w:rPr>
                      </w:pPr>
                      <w:r w:rsidRPr="00D30E0D">
                        <w:rPr>
                          <w:rFonts w:cs="Calibri"/>
                          <w:sz w:val="16"/>
                          <w:szCs w:val="16"/>
                        </w:rPr>
                        <w:t>For current information on GreenArrays products and application solutions, see</w:t>
                      </w:r>
                      <w:r w:rsidRPr="0078382F">
                        <w:rPr>
                          <w:rFonts w:cs="Calibri"/>
                          <w:sz w:val="16"/>
                          <w:szCs w:val="16"/>
                        </w:rPr>
                        <w:t xml:space="preserve"> </w:t>
                      </w:r>
                      <w:hyperlink r:id="rId58" w:history="1">
                        <w:r w:rsidRPr="0078382F">
                          <w:rPr>
                            <w:rStyle w:val="Hyperlink"/>
                            <w:rFonts w:cs="Calibri"/>
                            <w:sz w:val="16"/>
                            <w:szCs w:val="16"/>
                          </w:rPr>
                          <w:t>www.GreenArrayChips.com</w:t>
                        </w:r>
                      </w:hyperlink>
                    </w:p>
                    <w:p w14:paraId="7DF7B49E" w14:textId="77777777" w:rsidR="00D3352C" w:rsidRPr="00D30E0D" w:rsidRDefault="00D3352C" w:rsidP="00982A9C">
                      <w:pPr>
                        <w:pStyle w:val="BodyText"/>
                        <w:spacing w:after="0"/>
                        <w:jc w:val="center"/>
                        <w:rPr>
                          <w:rFonts w:cs="Calibri"/>
                          <w:sz w:val="16"/>
                          <w:szCs w:val="16"/>
                        </w:rPr>
                      </w:pPr>
                      <w:r w:rsidRPr="00D30E0D">
                        <w:rPr>
                          <w:rFonts w:cs="Calibri"/>
                          <w:sz w:val="16"/>
                          <w:szCs w:val="16"/>
                        </w:rPr>
                        <w:t xml:space="preserve">Mailing Address:  GreenArrays, Inc., </w:t>
                      </w:r>
                      <w:r>
                        <w:rPr>
                          <w:rFonts w:cs="Calibri"/>
                          <w:sz w:val="16"/>
                          <w:szCs w:val="16"/>
                        </w:rPr>
                        <w:t>821 East 17th Street, Cheyenne, Wyoming 82001</w:t>
                      </w:r>
                    </w:p>
                    <w:p w14:paraId="22D91BB8" w14:textId="77777777" w:rsidR="00D3352C" w:rsidRDefault="00D3352C" w:rsidP="00982A9C">
                      <w:pPr>
                        <w:pStyle w:val="BodyText"/>
                        <w:spacing w:after="0"/>
                        <w:jc w:val="center"/>
                        <w:rPr>
                          <w:rFonts w:cs="Calibri"/>
                          <w:sz w:val="16"/>
                          <w:szCs w:val="16"/>
                        </w:rPr>
                      </w:pPr>
                      <w:r w:rsidRPr="00D30E0D">
                        <w:rPr>
                          <w:rFonts w:cs="Calibri"/>
                          <w:sz w:val="16"/>
                          <w:szCs w:val="16"/>
                        </w:rPr>
                        <w:t>Printed in the United States of America</w:t>
                      </w:r>
                    </w:p>
                    <w:p w14:paraId="7E09214E" w14:textId="1747BE0D" w:rsidR="00D3352C" w:rsidRPr="00D30E0D" w:rsidRDefault="00D3352C" w:rsidP="00982A9C">
                      <w:pPr>
                        <w:pStyle w:val="BodyText"/>
                        <w:spacing w:after="0"/>
                        <w:jc w:val="center"/>
                        <w:rPr>
                          <w:rFonts w:cs="Calibri"/>
                          <w:sz w:val="16"/>
                          <w:szCs w:val="16"/>
                        </w:rPr>
                      </w:pPr>
                      <w:r>
                        <w:rPr>
                          <w:rFonts w:cs="Calibri"/>
                          <w:sz w:val="16"/>
                          <w:szCs w:val="16"/>
                        </w:rPr>
                        <w:t>Phone (</w:t>
                      </w:r>
                      <w:del w:id="986" w:author="Greg Bailey" w:date="2022-06-23T14:24:00Z">
                        <w:r w:rsidDel="008A37D5">
                          <w:rPr>
                            <w:rFonts w:cs="Calibri"/>
                            <w:sz w:val="16"/>
                            <w:szCs w:val="16"/>
                          </w:rPr>
                          <w:delText>775) 298-4748</w:delText>
                        </w:r>
                      </w:del>
                      <w:ins w:id="987" w:author="Greg Bailey" w:date="2022-06-23T14:24:00Z">
                        <w:r w:rsidR="008A37D5">
                          <w:rPr>
                            <w:rFonts w:cs="Calibri"/>
                            <w:sz w:val="16"/>
                            <w:szCs w:val="16"/>
                          </w:rPr>
                          <w:t>971) 235-2385</w:t>
                        </w:r>
                      </w:ins>
                      <w:r>
                        <w:rPr>
                          <w:rFonts w:cs="Calibri"/>
                          <w:sz w:val="16"/>
                          <w:szCs w:val="16"/>
                        </w:rPr>
                        <w:t xml:space="preserve">  fax (775) 548-8547  email Sales@GreenArrayChips.com</w:t>
                      </w:r>
                    </w:p>
                    <w:p w14:paraId="3F4FA7C5" w14:textId="517B6D23" w:rsidR="00D3352C" w:rsidRDefault="00D3352C" w:rsidP="00982A9C">
                      <w:pPr>
                        <w:jc w:val="center"/>
                      </w:pPr>
                      <w:r w:rsidRPr="00D30E0D">
                        <w:rPr>
                          <w:rFonts w:cs="Calibri"/>
                          <w:sz w:val="16"/>
                          <w:szCs w:val="16"/>
                        </w:rPr>
                        <w:t xml:space="preserve">Copyright </w:t>
                      </w:r>
                      <w:r w:rsidRPr="0078382F">
                        <w:rPr>
                          <w:rFonts w:cs="Calibri"/>
                          <w:sz w:val="16"/>
                          <w:szCs w:val="16"/>
                        </w:rPr>
                        <w:t xml:space="preserve">© </w:t>
                      </w:r>
                      <w:r>
                        <w:rPr>
                          <w:rFonts w:cs="Calibri"/>
                          <w:sz w:val="16"/>
                          <w:szCs w:val="16"/>
                        </w:rPr>
                        <w:t>2010-</w:t>
                      </w:r>
                      <w:del w:id="988" w:author="Greg Bailey" w:date="2022-06-23T14:24:00Z">
                        <w:r w:rsidRPr="0078382F" w:rsidDel="008A37D5">
                          <w:rPr>
                            <w:rFonts w:cs="Calibri"/>
                            <w:sz w:val="16"/>
                            <w:szCs w:val="16"/>
                          </w:rPr>
                          <w:delText>201</w:delText>
                        </w:r>
                        <w:r w:rsidDel="008A37D5">
                          <w:rPr>
                            <w:rFonts w:cs="Calibri"/>
                            <w:sz w:val="16"/>
                            <w:szCs w:val="16"/>
                          </w:rPr>
                          <w:delText>9</w:delText>
                        </w:r>
                      </w:del>
                      <w:ins w:id="989" w:author="Greg Bailey" w:date="2022-06-23T14:24:00Z">
                        <w:r w:rsidR="008A37D5" w:rsidRPr="0078382F">
                          <w:rPr>
                            <w:rFonts w:cs="Calibri"/>
                            <w:sz w:val="16"/>
                            <w:szCs w:val="16"/>
                          </w:rPr>
                          <w:t>20</w:t>
                        </w:r>
                        <w:r w:rsidR="008A37D5">
                          <w:rPr>
                            <w:rFonts w:cs="Calibri"/>
                            <w:sz w:val="16"/>
                            <w:szCs w:val="16"/>
                          </w:rPr>
                          <w:t>22</w:t>
                        </w:r>
                      </w:ins>
                      <w:r w:rsidRPr="0078382F">
                        <w:rPr>
                          <w:rFonts w:cs="Calibri"/>
                          <w:sz w:val="16"/>
                          <w:szCs w:val="16"/>
                        </w:rPr>
                        <w:t>, GreenArrays, Incorporated</w:t>
                      </w:r>
                      <w:bookmarkEnd w:id="984"/>
                      <w:bookmarkEnd w:id="985"/>
                    </w:p>
                  </w:txbxContent>
                </v:textbox>
                <w10:anchorlock/>
              </v:shape>
            </w:pict>
          </mc:Fallback>
        </mc:AlternateContent>
      </w:r>
      <w:r>
        <w:rPr>
          <w:noProof/>
        </w:rPr>
        <mc:AlternateContent>
          <mc:Choice Requires="wps">
            <w:drawing>
              <wp:anchor distT="0" distB="0" distL="114300" distR="114300" simplePos="0" relativeHeight="251665408" behindDoc="0" locked="0" layoutInCell="1" allowOverlap="1" wp14:anchorId="7B03CEA9" wp14:editId="05A5FD45">
                <wp:simplePos x="0" y="0"/>
                <wp:positionH relativeFrom="column">
                  <wp:posOffset>-355600</wp:posOffset>
                </wp:positionH>
                <wp:positionV relativeFrom="paragraph">
                  <wp:posOffset>-797560</wp:posOffset>
                </wp:positionV>
                <wp:extent cx="5723255" cy="103251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5723255" cy="1032510"/>
                        </a:xfrm>
                        <a:prstGeom prst="rect">
                          <a:avLst/>
                        </a:prstGeom>
                        <a:noFill/>
                        <a:ln w="6350">
                          <a:noFill/>
                        </a:ln>
                        <a:effectLst/>
                      </wps:spPr>
                      <wps:txbx>
                        <w:txbxContent>
                          <w:p w14:paraId="5F509662" w14:textId="77777777" w:rsidR="00D3352C" w:rsidRPr="00BA2F56" w:rsidRDefault="00D3352C" w:rsidP="00982A9C">
                            <w:pPr>
                              <w:rPr>
                                <w:rFonts w:cs="Calibr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sidRPr="00BA2F56">
                              <w:rPr>
                                <w:b/>
                                <w:color w:val="FFFFFF" w:themeColor="background1"/>
                                <w:sz w:val="64"/>
                                <w:szCs w:val="64"/>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GreenArrays</w:t>
                            </w:r>
                            <w:r>
                              <w:rPr>
                                <w:rFonts w:asciiTheme="majorHAnsi" w:hAnsiTheme="majorHAnsi" w:cstheme="majorHAns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w:t>
                            </w:r>
                          </w:p>
                          <w:p w14:paraId="31A6239D" w14:textId="08BDB9C2" w:rsidR="00D3352C" w:rsidRDefault="00D3352C" w:rsidP="00982A9C">
                            <w:pPr>
                              <w:rPr>
                                <w:rFonts w:cs="Calibri"/>
                                <w:color w:val="FFFFFF" w:themeColor="background1"/>
                                <w:sz w:val="48"/>
                                <w:szCs w:val="48"/>
                              </w:rPr>
                            </w:pPr>
                            <w: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Product Data Book DB013 </w:t>
                            </w:r>
                            <w:r w:rsidRPr="00BA2F56">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Revised</w:t>
                            </w:r>
                            <w: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 </w:t>
                            </w:r>
                            <w:sdt>
                              <w:sdtP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alias w:val="Publish Date"/>
                                <w:tag w:val=""/>
                                <w:id w:val="1646317407"/>
                                <w:dataBinding w:prefixMappings="xmlns:ns0='http://schemas.microsoft.com/office/2006/coverPageProps' " w:xpath="/ns0:CoverPageProperties[1]/ns0:PublishDate[1]" w:storeItemID="{55AF091B-3C7A-41E3-B477-F2FDAA23CFDA}"/>
                                <w:date w:fullDate="2022-11-12T00:00:00Z">
                                  <w:dateFormat w:val="M/dd/yy"/>
                                  <w:lid w:val="en-US"/>
                                  <w:storeMappedDataAs w:val="dateTime"/>
                                  <w:calendar w:val="gregorian"/>
                                </w:date>
                              </w:sdtPr>
                              <w:sdtContent>
                                <w:r w:rsidR="000455B3">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11/12/22</w:t>
                                </w:r>
                              </w:sdtContent>
                            </w:sdt>
                            <w:r>
                              <w:t>&gt;</w:t>
                            </w:r>
                          </w:p>
                          <w:p w14:paraId="4DB11B18" w14:textId="77777777" w:rsidR="00D3352C" w:rsidRPr="00E94C28" w:rsidRDefault="00D3352C" w:rsidP="00982A9C">
                            <w:pPr>
                              <w:jc w:val="right"/>
                              <w:rPr>
                                <w:rFonts w:cs="Calibri"/>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3CEA9" id="Text Box 28" o:spid="_x0000_s1050" type="#_x0000_t202" style="position:absolute;left:0;text-align:left;margin-left:-28pt;margin-top:-62.8pt;width:450.65pt;height:8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" filled="f" stroked="f" strokeweight=".5pt">
                <v:textbox>
                  <w:txbxContent>
                    <w:p w14:paraId="5F509662" w14:textId="77777777" w:rsidR="00D3352C" w:rsidRPr="00BA2F56" w:rsidRDefault="00D3352C" w:rsidP="00982A9C">
                      <w:pPr>
                        <w:rPr>
                          <w:rFonts w:cs="Calibr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sidRPr="00BA2F56">
                        <w:rPr>
                          <w:b/>
                          <w:color w:val="FFFFFF" w:themeColor="background1"/>
                          <w:sz w:val="64"/>
                          <w:szCs w:val="64"/>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GreenArrays</w:t>
                      </w:r>
                      <w:r>
                        <w:rPr>
                          <w:rFonts w:asciiTheme="majorHAnsi" w:hAnsiTheme="majorHAnsi" w:cstheme="majorHAns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w:t>
                      </w:r>
                    </w:p>
                    <w:p w14:paraId="31A6239D" w14:textId="08BDB9C2" w:rsidR="00D3352C" w:rsidRDefault="00D3352C" w:rsidP="00982A9C">
                      <w:pPr>
                        <w:rPr>
                          <w:rFonts w:cs="Calibri"/>
                          <w:color w:val="FFFFFF" w:themeColor="background1"/>
                          <w:sz w:val="48"/>
                          <w:szCs w:val="48"/>
                        </w:rPr>
                      </w:pPr>
                      <w: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Product Data Book DB013 </w:t>
                      </w:r>
                      <w:r w:rsidRPr="00BA2F56">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Revised</w:t>
                      </w:r>
                      <w: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 </w:t>
                      </w:r>
                      <w:sdt>
                        <w:sdtP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alias w:val="Publish Date"/>
                          <w:tag w:val=""/>
                          <w:id w:val="1646317407"/>
                          <w:dataBinding w:prefixMappings="xmlns:ns0='http://schemas.microsoft.com/office/2006/coverPageProps' " w:xpath="/ns0:CoverPageProperties[1]/ns0:PublishDate[1]" w:storeItemID="{55AF091B-3C7A-41E3-B477-F2FDAA23CFDA}"/>
                          <w:date w:fullDate="2022-11-12T00:00:00Z">
                            <w:dateFormat w:val="M/dd/yy"/>
                            <w:lid w:val="en-US"/>
                            <w:storeMappedDataAs w:val="dateTime"/>
                            <w:calendar w:val="gregorian"/>
                          </w:date>
                        </w:sdtPr>
                        <w:sdtContent>
                          <w:r w:rsidR="000455B3">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11/12/22</w:t>
                          </w:r>
                        </w:sdtContent>
                      </w:sdt>
                      <w:r>
                        <w:t>&gt;</w:t>
                      </w:r>
                    </w:p>
                    <w:p w14:paraId="4DB11B18" w14:textId="77777777" w:rsidR="00D3352C" w:rsidRPr="00E94C28" w:rsidRDefault="00D3352C" w:rsidP="00982A9C">
                      <w:pPr>
                        <w:jc w:val="right"/>
                        <w:rPr>
                          <w:rFonts w:cs="Calibri"/>
                          <w:sz w:val="48"/>
                          <w:szCs w:val="48"/>
                        </w:rPr>
                      </w:pPr>
                    </w:p>
                  </w:txbxContent>
                </v:textbox>
              </v:shape>
            </w:pict>
          </mc:Fallback>
        </mc:AlternateContent>
      </w:r>
      <w:r>
        <w:rPr>
          <w:noProof/>
          <w:sz w:val="24"/>
          <w:szCs w:val="24"/>
        </w:rPr>
        <w:drawing>
          <wp:anchor distT="36576" distB="36576" distL="36576" distR="36576" simplePos="0" relativeHeight="251662336" behindDoc="0" locked="0" layoutInCell="1" allowOverlap="1" wp14:anchorId="414C0F1F" wp14:editId="4BF1F989">
            <wp:simplePos x="0" y="0"/>
            <wp:positionH relativeFrom="column">
              <wp:posOffset>5706110</wp:posOffset>
            </wp:positionH>
            <wp:positionV relativeFrom="paragraph">
              <wp:posOffset>-915035</wp:posOffset>
            </wp:positionV>
            <wp:extent cx="1371600" cy="102108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9">
                      <a:extLst>
                        <a:ext uri="{28A0092B-C50C-407E-A947-70E740481C1C}">
                          <a14:useLocalDpi xmlns:a14="http://schemas.microsoft.com/office/drawing/2010/main" val="0"/>
                        </a:ext>
                      </a:extLst>
                    </a:blip>
                    <a:srcRect r="50872"/>
                    <a:stretch/>
                  </pic:blipFill>
                  <pic:spPr bwMode="auto">
                    <a:xfrm>
                      <a:off x="0" y="0"/>
                      <a:ext cx="1371600" cy="1021080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20BA5">
        <w:rPr>
          <w:noProof/>
          <w:sz w:val="24"/>
          <w:szCs w:val="24"/>
        </w:rPr>
        <mc:AlternateContent>
          <mc:Choice Requires="wps">
            <w:drawing>
              <wp:anchor distT="0" distB="0" distL="114300" distR="114300" simplePos="0" relativeHeight="251661312" behindDoc="0" locked="0" layoutInCell="1" allowOverlap="1" wp14:anchorId="237E5EBC" wp14:editId="1CFEE2D3">
                <wp:simplePos x="0" y="0"/>
                <wp:positionH relativeFrom="column">
                  <wp:posOffset>-688340</wp:posOffset>
                </wp:positionH>
                <wp:positionV relativeFrom="paragraph">
                  <wp:posOffset>-914400</wp:posOffset>
                </wp:positionV>
                <wp:extent cx="6445250" cy="1150620"/>
                <wp:effectExtent l="0" t="0" r="12700" b="11430"/>
                <wp:wrapNone/>
                <wp:docPr id="24" name="Rectangle 24"/>
                <wp:cNvGraphicFramePr/>
                <a:graphic xmlns:a="http://schemas.openxmlformats.org/drawingml/2006/main">
                  <a:graphicData uri="http://schemas.microsoft.com/office/word/2010/wordprocessingShape">
                    <wps:wsp>
                      <wps:cNvSpPr/>
                      <wps:spPr>
                        <a:xfrm>
                          <a:off x="0" y="0"/>
                          <a:ext cx="6445250" cy="1150620"/>
                        </a:xfrm>
                        <a:prstGeom prst="rect">
                          <a:avLst/>
                        </a:prstGeom>
                        <a:solidFill>
                          <a:srgbClr val="1D6717"/>
                        </a:solidFill>
                        <a:ln w="25400" cap="flat" cmpd="sng" algn="ctr">
                          <a:solidFill>
                            <a:srgbClr val="288D20">
                              <a:shade val="50000"/>
                            </a:srgbClr>
                          </a:solidFill>
                          <a:prstDash val="solid"/>
                        </a:ln>
                        <a:effectLst/>
                      </wps:spPr>
                      <wps:txbx>
                        <w:txbxContent>
                          <w:p w14:paraId="4A74750C" w14:textId="77777777" w:rsidR="00D3352C" w:rsidRPr="00E94C28" w:rsidRDefault="00D3352C" w:rsidP="00982A9C">
                            <w:pPr>
                              <w:jc w:val="right"/>
                              <w:rPr>
                                <w:rFonts w:cs="Calibri"/>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7E5EBC" id="Rectangle 24" o:spid="_x0000_s1051" style="position:absolute;left:0;text-align:left;margin-left:-54.2pt;margin-top:-1in;width:507.5pt;height:90.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" fillcolor="#1d6717" strokecolor="#1a6614" strokeweight="2pt">
                <v:textbox>
                  <w:txbxContent>
                    <w:p w14:paraId="4A74750C" w14:textId="77777777" w:rsidR="00D3352C" w:rsidRPr="00E94C28" w:rsidRDefault="00D3352C" w:rsidP="00982A9C">
                      <w:pPr>
                        <w:jc w:val="right"/>
                        <w:rPr>
                          <w:rFonts w:cs="Calibri"/>
                          <w:sz w:val="48"/>
                          <w:szCs w:val="48"/>
                        </w:rPr>
                      </w:pPr>
                    </w:p>
                  </w:txbxContent>
                </v:textbox>
              </v:rect>
            </w:pict>
          </mc:Fallback>
        </mc:AlternateContent>
      </w:r>
    </w:p>
    <w:p w14:paraId="74F84DC8" w14:textId="77777777" w:rsidR="00982A9C" w:rsidRDefault="00982A9C" w:rsidP="00982A9C">
      <w:pPr>
        <w:pStyle w:val="BodyText"/>
        <w:tabs>
          <w:tab w:val="left" w:pos="9360"/>
        </w:tabs>
        <w:ind w:left="-360" w:right="-360" w:firstLine="360"/>
      </w:pPr>
      <w:r>
        <w:rPr>
          <w:noProof/>
        </w:rPr>
        <mc:AlternateContent>
          <mc:Choice Requires="wps">
            <w:drawing>
              <wp:anchor distT="36576" distB="36576" distL="36576" distR="36576" simplePos="0" relativeHeight="251658240" behindDoc="0" locked="0" layoutInCell="1" allowOverlap="1" wp14:anchorId="591C87AC" wp14:editId="1792337D">
                <wp:simplePos x="0" y="0"/>
                <wp:positionH relativeFrom="column">
                  <wp:posOffset>285750</wp:posOffset>
                </wp:positionH>
                <wp:positionV relativeFrom="paragraph">
                  <wp:posOffset>9144000</wp:posOffset>
                </wp:positionV>
                <wp:extent cx="4537710" cy="742950"/>
                <wp:effectExtent l="0" t="0" r="0" b="0"/>
                <wp:wrapNone/>
                <wp:docPr id="2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4537710" cy="742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7881970" w14:textId="77777777" w:rsidR="00D3352C" w:rsidRDefault="00D3352C" w:rsidP="00982A9C">
                            <w:pPr>
                              <w:widowControl w:val="0"/>
                              <w:rPr>
                                <w:rFonts w:cs="Calibri"/>
                                <w:sz w:val="16"/>
                                <w:szCs w:val="16"/>
                              </w:rPr>
                            </w:pPr>
                            <w:r>
                              <w:rPr>
                                <w:rFonts w:cs="Calibri"/>
                                <w:sz w:val="16"/>
                                <w:szCs w:val="16"/>
                              </w:rPr>
                              <w:t xml:space="preserve">© 2010 GreenArrays, Incorporated.  </w:t>
                            </w:r>
                          </w:p>
                          <w:p w14:paraId="1B44CC82" w14:textId="77777777" w:rsidR="00D3352C" w:rsidRDefault="00D3352C" w:rsidP="00982A9C">
                            <w:pPr>
                              <w:pStyle w:val="BodyText3"/>
                              <w:widowControl w:val="0"/>
                              <w:spacing w:after="20"/>
                              <w:rPr>
                                <w:rFonts w:cs="Calibri"/>
                              </w:rPr>
                            </w:pPr>
                            <w:r>
                              <w:rPr>
                                <w:rFonts w:cs="Calibri"/>
                              </w:rPr>
                              <w:t>Specifications are subject to change without notice.</w:t>
                            </w:r>
                          </w:p>
                          <w:p w14:paraId="39666381" w14:textId="77777777" w:rsidR="00D3352C" w:rsidRDefault="00D3352C" w:rsidP="00982A9C">
                            <w:pPr>
                              <w:pStyle w:val="BodyText3"/>
                              <w:widowControl w:val="0"/>
                              <w:spacing w:after="20"/>
                              <w:rPr>
                                <w:rFonts w:cs="Calibri"/>
                              </w:rPr>
                            </w:pPr>
                            <w:r>
                              <w:rPr>
                                <w:rFonts w:cs="Calibri"/>
                              </w:rPr>
                              <w:t xml:space="preserve">GreenArrays, </w:t>
                            </w:r>
                            <w:proofErr w:type="spellStart"/>
                            <w:r>
                              <w:rPr>
                                <w:rFonts w:cs="Calibri"/>
                              </w:rPr>
                              <w:t>GreenArray</w:t>
                            </w:r>
                            <w:proofErr w:type="spellEnd"/>
                            <w:r>
                              <w:rPr>
                                <w:rFonts w:cs="Calibri"/>
                              </w:rPr>
                              <w:t xml:space="preserve"> Chips, </w:t>
                            </w:r>
                            <w:proofErr w:type="spellStart"/>
                            <w:r>
                              <w:rPr>
                                <w:rFonts w:cs="Calibri"/>
                              </w:rPr>
                              <w:t>arrayForth</w:t>
                            </w:r>
                            <w:proofErr w:type="spellEnd"/>
                            <w:r>
                              <w:rPr>
                                <w:rFonts w:cs="Calibri"/>
                              </w:rPr>
                              <w:t>, and the GreenArrays logo are trademarks of GreenArrays, Inc.  All other trademarks or registered trademarks are the property of their respective owners.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1C87AC" id="Text Box 9" o:spid="_x0000_s1052" type="#_x0000_t202" style="position:absolute;left:0;text-align:left;margin-left:22.5pt;margin-top:10in;width:357.3pt;height:58.5pt;z-index:25165824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" filled="f" stroked="f" strokecolor="black [0]" strokeweight="0" insetpen="t">
                <o:lock v:ext="edit" shapetype="t"/>
                <v:textbox>
                  <w:txbxContent>
                    <w:p w14:paraId="57881970" w14:textId="77777777" w:rsidR="00D3352C" w:rsidRDefault="00D3352C" w:rsidP="00982A9C">
                      <w:pPr>
                        <w:widowControl w:val="0"/>
                        <w:rPr>
                          <w:rFonts w:cs="Calibri"/>
                          <w:sz w:val="16"/>
                          <w:szCs w:val="16"/>
                        </w:rPr>
                      </w:pPr>
                      <w:r>
                        <w:rPr>
                          <w:rFonts w:cs="Calibri"/>
                          <w:sz w:val="16"/>
                          <w:szCs w:val="16"/>
                        </w:rPr>
                        <w:t xml:space="preserve">© 2010 GreenArrays, Incorporated.  </w:t>
                      </w:r>
                    </w:p>
                    <w:p w14:paraId="1B44CC82" w14:textId="77777777" w:rsidR="00D3352C" w:rsidRDefault="00D3352C" w:rsidP="00982A9C">
                      <w:pPr>
                        <w:pStyle w:val="BodyText3"/>
                        <w:widowControl w:val="0"/>
                        <w:spacing w:after="20"/>
                        <w:rPr>
                          <w:rFonts w:cs="Calibri"/>
                        </w:rPr>
                      </w:pPr>
                      <w:r>
                        <w:rPr>
                          <w:rFonts w:cs="Calibri"/>
                        </w:rPr>
                        <w:t>Specifications are subject to change without notice.</w:t>
                      </w:r>
                    </w:p>
                    <w:p w14:paraId="39666381" w14:textId="77777777" w:rsidR="00D3352C" w:rsidRDefault="00D3352C" w:rsidP="00982A9C">
                      <w:pPr>
                        <w:pStyle w:val="BodyText3"/>
                        <w:widowControl w:val="0"/>
                        <w:spacing w:after="20"/>
                        <w:rPr>
                          <w:rFonts w:cs="Calibri"/>
                        </w:rPr>
                      </w:pPr>
                      <w:r>
                        <w:rPr>
                          <w:rFonts w:cs="Calibri"/>
                        </w:rPr>
                        <w:t xml:space="preserve">GreenArrays, </w:t>
                      </w:r>
                      <w:proofErr w:type="spellStart"/>
                      <w:r>
                        <w:rPr>
                          <w:rFonts w:cs="Calibri"/>
                        </w:rPr>
                        <w:t>GreenArray</w:t>
                      </w:r>
                      <w:proofErr w:type="spellEnd"/>
                      <w:r>
                        <w:rPr>
                          <w:rFonts w:cs="Calibri"/>
                        </w:rPr>
                        <w:t xml:space="preserve"> Chips, </w:t>
                      </w:r>
                      <w:proofErr w:type="spellStart"/>
                      <w:r>
                        <w:rPr>
                          <w:rFonts w:cs="Calibri"/>
                        </w:rPr>
                        <w:t>arrayForth</w:t>
                      </w:r>
                      <w:proofErr w:type="spellEnd"/>
                      <w:r>
                        <w:rPr>
                          <w:rFonts w:cs="Calibri"/>
                        </w:rPr>
                        <w:t>, and the GreenArrays logo are trademarks of GreenArrays, Inc.  All other trademarks or registered trademarks are the property of their respective owners.</w:t>
                      </w:r>
                    </w:p>
                  </w:txbxContent>
                </v:textbox>
              </v:shape>
            </w:pict>
          </mc:Fallback>
        </mc:AlternateContent>
      </w:r>
    </w:p>
    <w:sectPr w:rsidR="00982A9C" w:rsidSect="00D42F61">
      <w:headerReference w:type="even" r:id="rId60"/>
      <w:footerReference w:type="even" r:id="rId61"/>
      <w:type w:val="evenPage"/>
      <w:pgSz w:w="12240" w:h="15840" w:code="1"/>
      <w:pgMar w:top="1440" w:right="108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F878F" w14:textId="77777777" w:rsidR="00D51FB7" w:rsidRDefault="00D51FB7">
      <w:r>
        <w:separator/>
      </w:r>
    </w:p>
  </w:endnote>
  <w:endnote w:type="continuationSeparator" w:id="0">
    <w:p w14:paraId="2C7B12C6" w14:textId="77777777" w:rsidR="00D51FB7" w:rsidRDefault="00D51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3824" w14:textId="0E005C73" w:rsidR="00D3352C" w:rsidRDefault="00D3352C" w:rsidP="00C70290">
    <w:pPr>
      <w:pStyle w:val="Footer"/>
      <w:framePr w:wrap="around" w:vAnchor="text" w:hAnchor="page" w:x="1441" w:y="59"/>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9F0842F" w14:textId="04A09464" w:rsidR="00D3352C" w:rsidRDefault="00D3352C" w:rsidP="00CF38DF">
    <w:pPr>
      <w:pStyle w:val="Footer"/>
      <w:jc w:val="right"/>
    </w:pPr>
    <w:r>
      <w:t>Copyright</w:t>
    </w:r>
    <w:r>
      <w:rPr>
        <w:rFonts w:cs="Calibri"/>
      </w:rPr>
      <w:t>©</w:t>
    </w:r>
    <w:r>
      <w:t xml:space="preserve"> 2010-2019 GreenArrays, Inc.  </w:t>
    </w:r>
    <w:sdt>
      <w:sdtPr>
        <w:alias w:val="Publish Date"/>
        <w:tag w:val=""/>
        <w:id w:val="251557023"/>
        <w:placeholder>
          <w:docPart w:val="DB56A6550F23404D8FA697CA7F90A0E3"/>
        </w:placeholder>
        <w:dataBinding w:prefixMappings="xmlns:ns0='http://schemas.microsoft.com/office/2006/coverPageProps' " w:xpath="/ns0:CoverPageProperties[1]/ns0:PublishDate[1]" w:storeItemID="{55AF091B-3C7A-41E3-B477-F2FDAA23CFDA}"/>
        <w:date w:fullDate="2022-11-12T00:00:00Z">
          <w:dateFormat w:val="M/dd/yy"/>
          <w:lid w:val="en-US"/>
          <w:storeMappedDataAs w:val="dateTime"/>
          <w:calendar w:val="gregorian"/>
        </w:date>
      </w:sdtPr>
      <w:sdtContent>
        <w:r w:rsidR="000455B3">
          <w:t>11/12/22</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821B9" w14:textId="2DCB5DA5" w:rsidR="00D3352C" w:rsidRPr="0024317F" w:rsidRDefault="00D3352C" w:rsidP="0024317F">
    <w:pPr>
      <w:pStyle w:val="Footer"/>
      <w:rPr>
        <w:b/>
      </w:rPr>
    </w:pPr>
    <w:r>
      <w:t>Copyright</w:t>
    </w:r>
    <w:r>
      <w:rPr>
        <w:rFonts w:cs="Calibri"/>
      </w:rPr>
      <w:t>©</w:t>
    </w:r>
    <w:r>
      <w:t xml:space="preserve"> 2010-2019 GreenArrays, Inc.  </w:t>
    </w:r>
    <w:sdt>
      <w:sdtPr>
        <w:alias w:val="Publish Date"/>
        <w:tag w:val=""/>
        <w:id w:val="1615410384"/>
        <w:placeholder>
          <w:docPart w:val="EBB8A635F72F4EA984F9A11F24889FFB"/>
        </w:placeholder>
        <w:dataBinding w:prefixMappings="xmlns:ns0='http://schemas.microsoft.com/office/2006/coverPageProps' " w:xpath="/ns0:CoverPageProperties[1]/ns0:PublishDate[1]" w:storeItemID="{55AF091B-3C7A-41E3-B477-F2FDAA23CFDA}"/>
        <w:date w:fullDate="2022-11-12T00:00:00Z">
          <w:dateFormat w:val="M/dd/yy"/>
          <w:lid w:val="en-US"/>
          <w:storeMappedDataAs w:val="dateTime"/>
          <w:calendar w:val="gregorian"/>
        </w:date>
      </w:sdtPr>
      <w:sdtContent>
        <w:r w:rsidR="000455B3">
          <w:t>11/12/22</w:t>
        </w:r>
      </w:sdtContent>
    </w:sdt>
    <w:r>
      <w:tab/>
    </w:r>
    <w:r>
      <w:tab/>
    </w:r>
    <w:r>
      <w:tab/>
    </w:r>
    <w:r>
      <w:rPr>
        <w:rStyle w:val="PageNumber"/>
      </w:rPr>
      <w:fldChar w:fldCharType="begin"/>
    </w:r>
    <w:r>
      <w:rPr>
        <w:rStyle w:val="PageNumber"/>
      </w:rPr>
      <w:instrText xml:space="preserve">PAGE  </w:instrText>
    </w:r>
    <w:r>
      <w:rPr>
        <w:rStyle w:val="PageNumber"/>
      </w:rPr>
      <w:fldChar w:fldCharType="separate"/>
    </w:r>
    <w:r>
      <w:rPr>
        <w:rStyle w:val="PageNumber"/>
        <w:noProof/>
      </w:rPr>
      <w:t>81</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BF4E" w14:textId="1C364025" w:rsidR="00D3352C" w:rsidRDefault="00D3352C" w:rsidP="00C70290">
    <w:pPr>
      <w:pStyle w:val="Footer"/>
      <w:framePr w:wrap="around" w:vAnchor="text" w:hAnchor="page" w:x="1441" w:y="59"/>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80</w:t>
    </w:r>
    <w:r>
      <w:rPr>
        <w:rStyle w:val="PageNumber"/>
      </w:rPr>
      <w:fldChar w:fldCharType="end"/>
    </w:r>
  </w:p>
  <w:p w14:paraId="7AC8E9F3" w14:textId="041E172E" w:rsidR="00D3352C" w:rsidRDefault="00D3352C" w:rsidP="00CF38DF">
    <w:pPr>
      <w:pStyle w:val="Footer"/>
      <w:jc w:val="right"/>
    </w:pPr>
    <w:r>
      <w:t>Copyright</w:t>
    </w:r>
    <w:r>
      <w:rPr>
        <w:rFonts w:cs="Calibri"/>
      </w:rPr>
      <w:t>©</w:t>
    </w:r>
    <w:r>
      <w:t xml:space="preserve"> 2010-2017 GreenArrays, Inc.  </w:t>
    </w:r>
    <w:sdt>
      <w:sdtPr>
        <w:alias w:val="Publish Date"/>
        <w:tag w:val=""/>
        <w:id w:val="607385728"/>
        <w:placeholder>
          <w:docPart w:val="A11CB165799E4D4CBB2156237DCF1FE0"/>
        </w:placeholder>
        <w:dataBinding w:prefixMappings="xmlns:ns0='http://schemas.microsoft.com/office/2006/coverPageProps' " w:xpath="/ns0:CoverPageProperties[1]/ns0:PublishDate[1]" w:storeItemID="{55AF091B-3C7A-41E3-B477-F2FDAA23CFDA}"/>
        <w:date w:fullDate="2022-11-12T00:00:00Z">
          <w:dateFormat w:val="M/dd/yy"/>
          <w:lid w:val="en-US"/>
          <w:storeMappedDataAs w:val="dateTime"/>
          <w:calendar w:val="gregorian"/>
        </w:date>
      </w:sdtPr>
      <w:sdtContent>
        <w:r w:rsidR="000455B3">
          <w:t>11/12/22</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4875" w14:textId="77777777" w:rsidR="00D3352C" w:rsidRDefault="00D3352C" w:rsidP="00D42F6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5DCC9" w14:textId="77777777" w:rsidR="00D51FB7" w:rsidRDefault="00D51FB7">
      <w:r>
        <w:separator/>
      </w:r>
    </w:p>
  </w:footnote>
  <w:footnote w:type="continuationSeparator" w:id="0">
    <w:p w14:paraId="5FBFC307" w14:textId="77777777" w:rsidR="00D51FB7" w:rsidRDefault="00D51F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34FB" w14:textId="77777777" w:rsidR="00D3352C" w:rsidRPr="00D42F61" w:rsidRDefault="00D3352C" w:rsidP="00D42F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372E00E"/>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AB206DF"/>
    <w:multiLevelType w:val="hybridMultilevel"/>
    <w:tmpl w:val="71D21B8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5F3FD8"/>
    <w:multiLevelType w:val="hybridMultilevel"/>
    <w:tmpl w:val="358A7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487029"/>
    <w:multiLevelType w:val="hybridMultilevel"/>
    <w:tmpl w:val="3DFA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6B750E"/>
    <w:multiLevelType w:val="hybridMultilevel"/>
    <w:tmpl w:val="B98A6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751630"/>
    <w:multiLevelType w:val="hybridMultilevel"/>
    <w:tmpl w:val="BE2AC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0F542A"/>
    <w:multiLevelType w:val="singleLevel"/>
    <w:tmpl w:val="A2BEE0FE"/>
    <w:lvl w:ilvl="0">
      <w:start w:val="1"/>
      <w:numFmt w:val="decimal"/>
      <w:lvlText w:val="%1."/>
      <w:legacy w:legacy="1" w:legacySpace="0" w:legacyIndent="360"/>
      <w:lvlJc w:val="left"/>
      <w:pPr>
        <w:ind w:left="720" w:hanging="360"/>
      </w:pPr>
    </w:lvl>
  </w:abstractNum>
  <w:abstractNum w:abstractNumId="7" w15:restartNumberingAfterBreak="0">
    <w:nsid w:val="35996F9E"/>
    <w:multiLevelType w:val="hybridMultilevel"/>
    <w:tmpl w:val="927E5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C305C7"/>
    <w:multiLevelType w:val="hybridMultilevel"/>
    <w:tmpl w:val="841EF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D76A3B"/>
    <w:multiLevelType w:val="hybridMultilevel"/>
    <w:tmpl w:val="AB625BC0"/>
    <w:lvl w:ilvl="0" w:tplc="1EC4C044">
      <w:start w:val="1"/>
      <w:numFmt w:val="decimal"/>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BA4C95"/>
    <w:multiLevelType w:val="hybridMultilevel"/>
    <w:tmpl w:val="46EC3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0E681B"/>
    <w:multiLevelType w:val="hybridMultilevel"/>
    <w:tmpl w:val="2D7C3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7C543A"/>
    <w:multiLevelType w:val="hybridMultilevel"/>
    <w:tmpl w:val="F75AC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2F3C40"/>
    <w:multiLevelType w:val="hybridMultilevel"/>
    <w:tmpl w:val="2EA61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3F6D58"/>
    <w:multiLevelType w:val="hybridMultilevel"/>
    <w:tmpl w:val="3716A7B8"/>
    <w:lvl w:ilvl="0" w:tplc="B26422F6">
      <w:start w:val="1"/>
      <w:numFmt w:val="upperLetter"/>
      <w:pStyle w:val="Appendix"/>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496102"/>
    <w:multiLevelType w:val="hybridMultilevel"/>
    <w:tmpl w:val="9A80CCE8"/>
    <w:lvl w:ilvl="0" w:tplc="1EC4C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A47FF6"/>
    <w:multiLevelType w:val="hybridMultilevel"/>
    <w:tmpl w:val="A02C4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305CCD"/>
    <w:multiLevelType w:val="hybridMultilevel"/>
    <w:tmpl w:val="CA9C6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91018"/>
    <w:multiLevelType w:val="hybridMultilevel"/>
    <w:tmpl w:val="5B543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404271"/>
    <w:multiLevelType w:val="hybridMultilevel"/>
    <w:tmpl w:val="4D08A5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D56350"/>
    <w:multiLevelType w:val="hybridMultilevel"/>
    <w:tmpl w:val="662C111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F3629F9"/>
    <w:multiLevelType w:val="hybridMultilevel"/>
    <w:tmpl w:val="1DBC4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5B3971"/>
    <w:multiLevelType w:val="hybridMultilevel"/>
    <w:tmpl w:val="D30AA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3F32E4"/>
    <w:multiLevelType w:val="hybridMultilevel"/>
    <w:tmpl w:val="F8D8126C"/>
    <w:lvl w:ilvl="0" w:tplc="27FEBB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8539A8"/>
    <w:multiLevelType w:val="hybridMultilevel"/>
    <w:tmpl w:val="301E3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E441B4"/>
    <w:multiLevelType w:val="hybridMultilevel"/>
    <w:tmpl w:val="91366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7032368">
    <w:abstractNumId w:val="0"/>
  </w:num>
  <w:num w:numId="2" w16cid:durableId="1543709597">
    <w:abstractNumId w:val="14"/>
  </w:num>
  <w:num w:numId="3" w16cid:durableId="834303368">
    <w:abstractNumId w:val="21"/>
  </w:num>
  <w:num w:numId="4" w16cid:durableId="1312058619">
    <w:abstractNumId w:val="7"/>
  </w:num>
  <w:num w:numId="5" w16cid:durableId="1191452072">
    <w:abstractNumId w:val="12"/>
  </w:num>
  <w:num w:numId="6" w16cid:durableId="433356424">
    <w:abstractNumId w:val="5"/>
  </w:num>
  <w:num w:numId="7" w16cid:durableId="283771190">
    <w:abstractNumId w:val="10"/>
  </w:num>
  <w:num w:numId="8" w16cid:durableId="2013026149">
    <w:abstractNumId w:val="2"/>
  </w:num>
  <w:num w:numId="9" w16cid:durableId="1848134339">
    <w:abstractNumId w:val="20"/>
  </w:num>
  <w:num w:numId="10" w16cid:durableId="1581407481">
    <w:abstractNumId w:val="25"/>
  </w:num>
  <w:num w:numId="11" w16cid:durableId="1735620213">
    <w:abstractNumId w:val="4"/>
  </w:num>
  <w:num w:numId="12" w16cid:durableId="1963413264">
    <w:abstractNumId w:val="24"/>
  </w:num>
  <w:num w:numId="13" w16cid:durableId="1264997079">
    <w:abstractNumId w:val="16"/>
  </w:num>
  <w:num w:numId="14" w16cid:durableId="1915355171">
    <w:abstractNumId w:val="6"/>
    <w:lvlOverride w:ilvl="0">
      <w:startOverride w:val="1"/>
    </w:lvlOverride>
  </w:num>
  <w:num w:numId="15" w16cid:durableId="574438433">
    <w:abstractNumId w:val="1"/>
  </w:num>
  <w:num w:numId="16" w16cid:durableId="109470203">
    <w:abstractNumId w:val="23"/>
  </w:num>
  <w:num w:numId="17" w16cid:durableId="2079815919">
    <w:abstractNumId w:val="3"/>
  </w:num>
  <w:num w:numId="18" w16cid:durableId="1481658132">
    <w:abstractNumId w:val="17"/>
  </w:num>
  <w:num w:numId="19" w16cid:durableId="1831826790">
    <w:abstractNumId w:val="15"/>
  </w:num>
  <w:num w:numId="20" w16cid:durableId="1135485818">
    <w:abstractNumId w:val="9"/>
  </w:num>
  <w:num w:numId="21" w16cid:durableId="237325633">
    <w:abstractNumId w:val="19"/>
  </w:num>
  <w:num w:numId="22" w16cid:durableId="158740335">
    <w:abstractNumId w:val="22"/>
  </w:num>
  <w:num w:numId="23" w16cid:durableId="415976312">
    <w:abstractNumId w:val="13"/>
  </w:num>
  <w:num w:numId="24" w16cid:durableId="971327101">
    <w:abstractNumId w:val="11"/>
  </w:num>
  <w:num w:numId="25" w16cid:durableId="242840417">
    <w:abstractNumId w:val="8"/>
  </w:num>
  <w:num w:numId="26" w16cid:durableId="280110550">
    <w:abstractNumId w:val="18"/>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eg Bailey">
    <w15:presenceInfo w15:providerId="Windows Live" w15:userId="a456a5bae8b0a4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attachedTemplate r:id="rId1"/>
  <w:defaultTabStop w:val="720"/>
  <w:evenAndOddHeader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F61"/>
    <w:rsid w:val="00000386"/>
    <w:rsid w:val="000005DE"/>
    <w:rsid w:val="00000754"/>
    <w:rsid w:val="00000C70"/>
    <w:rsid w:val="00000FB7"/>
    <w:rsid w:val="00002777"/>
    <w:rsid w:val="0000299E"/>
    <w:rsid w:val="00003B91"/>
    <w:rsid w:val="000054B5"/>
    <w:rsid w:val="00005E4D"/>
    <w:rsid w:val="000071F4"/>
    <w:rsid w:val="0001062D"/>
    <w:rsid w:val="000126EE"/>
    <w:rsid w:val="00012920"/>
    <w:rsid w:val="000130F6"/>
    <w:rsid w:val="00014870"/>
    <w:rsid w:val="000149CD"/>
    <w:rsid w:val="00014CF7"/>
    <w:rsid w:val="00016A42"/>
    <w:rsid w:val="00016C5E"/>
    <w:rsid w:val="00016F07"/>
    <w:rsid w:val="0001794E"/>
    <w:rsid w:val="000206A0"/>
    <w:rsid w:val="00020C97"/>
    <w:rsid w:val="00021E1E"/>
    <w:rsid w:val="000232A3"/>
    <w:rsid w:val="00024DDB"/>
    <w:rsid w:val="00025038"/>
    <w:rsid w:val="00025106"/>
    <w:rsid w:val="00027945"/>
    <w:rsid w:val="00030420"/>
    <w:rsid w:val="00030F8B"/>
    <w:rsid w:val="000310A2"/>
    <w:rsid w:val="00032523"/>
    <w:rsid w:val="00032AD2"/>
    <w:rsid w:val="000342D4"/>
    <w:rsid w:val="0004040E"/>
    <w:rsid w:val="00041ED1"/>
    <w:rsid w:val="00042B1C"/>
    <w:rsid w:val="00042D69"/>
    <w:rsid w:val="00043F63"/>
    <w:rsid w:val="00045047"/>
    <w:rsid w:val="000455B3"/>
    <w:rsid w:val="00046A56"/>
    <w:rsid w:val="00046BE7"/>
    <w:rsid w:val="00047358"/>
    <w:rsid w:val="000505E8"/>
    <w:rsid w:val="00052398"/>
    <w:rsid w:val="00052C40"/>
    <w:rsid w:val="000543A1"/>
    <w:rsid w:val="000551C1"/>
    <w:rsid w:val="00055A8C"/>
    <w:rsid w:val="00056E1E"/>
    <w:rsid w:val="0005716B"/>
    <w:rsid w:val="000573C9"/>
    <w:rsid w:val="0006104F"/>
    <w:rsid w:val="00061227"/>
    <w:rsid w:val="0006159B"/>
    <w:rsid w:val="00061CA1"/>
    <w:rsid w:val="000633DD"/>
    <w:rsid w:val="0006350A"/>
    <w:rsid w:val="00063C56"/>
    <w:rsid w:val="000645C1"/>
    <w:rsid w:val="000650EF"/>
    <w:rsid w:val="00065E95"/>
    <w:rsid w:val="00067955"/>
    <w:rsid w:val="0007010A"/>
    <w:rsid w:val="000701B8"/>
    <w:rsid w:val="0007138F"/>
    <w:rsid w:val="000728B0"/>
    <w:rsid w:val="00073CA6"/>
    <w:rsid w:val="0007671C"/>
    <w:rsid w:val="00080288"/>
    <w:rsid w:val="0008072D"/>
    <w:rsid w:val="00083AAF"/>
    <w:rsid w:val="00084045"/>
    <w:rsid w:val="00084DF1"/>
    <w:rsid w:val="00085CDA"/>
    <w:rsid w:val="00086AAD"/>
    <w:rsid w:val="00087D21"/>
    <w:rsid w:val="00087FF5"/>
    <w:rsid w:val="0009002E"/>
    <w:rsid w:val="00091EC1"/>
    <w:rsid w:val="00093809"/>
    <w:rsid w:val="00093EB2"/>
    <w:rsid w:val="00094363"/>
    <w:rsid w:val="0009656C"/>
    <w:rsid w:val="0009670B"/>
    <w:rsid w:val="00097CE3"/>
    <w:rsid w:val="000A02A3"/>
    <w:rsid w:val="000A07ED"/>
    <w:rsid w:val="000A1D61"/>
    <w:rsid w:val="000A34E1"/>
    <w:rsid w:val="000A3745"/>
    <w:rsid w:val="000A427E"/>
    <w:rsid w:val="000A6C98"/>
    <w:rsid w:val="000A6F07"/>
    <w:rsid w:val="000A7131"/>
    <w:rsid w:val="000A722E"/>
    <w:rsid w:val="000A7805"/>
    <w:rsid w:val="000B0AB0"/>
    <w:rsid w:val="000B2086"/>
    <w:rsid w:val="000B210C"/>
    <w:rsid w:val="000B24F7"/>
    <w:rsid w:val="000B2F1C"/>
    <w:rsid w:val="000B5099"/>
    <w:rsid w:val="000B5344"/>
    <w:rsid w:val="000B5DE2"/>
    <w:rsid w:val="000B5E00"/>
    <w:rsid w:val="000B64AF"/>
    <w:rsid w:val="000B68BD"/>
    <w:rsid w:val="000B6976"/>
    <w:rsid w:val="000B697E"/>
    <w:rsid w:val="000B6F65"/>
    <w:rsid w:val="000C00A3"/>
    <w:rsid w:val="000C0BC7"/>
    <w:rsid w:val="000C1F75"/>
    <w:rsid w:val="000C3D5B"/>
    <w:rsid w:val="000C444C"/>
    <w:rsid w:val="000C44AB"/>
    <w:rsid w:val="000C7283"/>
    <w:rsid w:val="000D08A3"/>
    <w:rsid w:val="000D0EC8"/>
    <w:rsid w:val="000D1408"/>
    <w:rsid w:val="000D1F18"/>
    <w:rsid w:val="000D2ACE"/>
    <w:rsid w:val="000D2D9E"/>
    <w:rsid w:val="000D2EFF"/>
    <w:rsid w:val="000D3D7E"/>
    <w:rsid w:val="000D3FD5"/>
    <w:rsid w:val="000D537F"/>
    <w:rsid w:val="000D57D5"/>
    <w:rsid w:val="000D5C98"/>
    <w:rsid w:val="000D6B4E"/>
    <w:rsid w:val="000E1740"/>
    <w:rsid w:val="000E408B"/>
    <w:rsid w:val="000E48E7"/>
    <w:rsid w:val="000E586D"/>
    <w:rsid w:val="000E6412"/>
    <w:rsid w:val="000F223E"/>
    <w:rsid w:val="000F2631"/>
    <w:rsid w:val="000F28D2"/>
    <w:rsid w:val="000F389A"/>
    <w:rsid w:val="000F3951"/>
    <w:rsid w:val="000F4983"/>
    <w:rsid w:val="000F4C2F"/>
    <w:rsid w:val="000F508E"/>
    <w:rsid w:val="000F5191"/>
    <w:rsid w:val="000F625F"/>
    <w:rsid w:val="000F6327"/>
    <w:rsid w:val="00100149"/>
    <w:rsid w:val="00101DEF"/>
    <w:rsid w:val="00101E61"/>
    <w:rsid w:val="00102DC8"/>
    <w:rsid w:val="00104D41"/>
    <w:rsid w:val="0010604A"/>
    <w:rsid w:val="00106C75"/>
    <w:rsid w:val="00106D57"/>
    <w:rsid w:val="001072B6"/>
    <w:rsid w:val="00107E2A"/>
    <w:rsid w:val="00110786"/>
    <w:rsid w:val="001110D6"/>
    <w:rsid w:val="001112D3"/>
    <w:rsid w:val="00112765"/>
    <w:rsid w:val="00112BEE"/>
    <w:rsid w:val="001164E6"/>
    <w:rsid w:val="00117F26"/>
    <w:rsid w:val="0012045D"/>
    <w:rsid w:val="00121352"/>
    <w:rsid w:val="001224F1"/>
    <w:rsid w:val="00123BB3"/>
    <w:rsid w:val="001273C3"/>
    <w:rsid w:val="001310A3"/>
    <w:rsid w:val="001314BA"/>
    <w:rsid w:val="00131FA4"/>
    <w:rsid w:val="0013221A"/>
    <w:rsid w:val="00132532"/>
    <w:rsid w:val="001350AE"/>
    <w:rsid w:val="001364D1"/>
    <w:rsid w:val="00136836"/>
    <w:rsid w:val="00136C3A"/>
    <w:rsid w:val="00140837"/>
    <w:rsid w:val="001408BB"/>
    <w:rsid w:val="00141297"/>
    <w:rsid w:val="00142454"/>
    <w:rsid w:val="00142A57"/>
    <w:rsid w:val="00143B88"/>
    <w:rsid w:val="00146FD6"/>
    <w:rsid w:val="001473F8"/>
    <w:rsid w:val="001518AE"/>
    <w:rsid w:val="00152B13"/>
    <w:rsid w:val="00152CE7"/>
    <w:rsid w:val="00152EE8"/>
    <w:rsid w:val="0015442E"/>
    <w:rsid w:val="0015766B"/>
    <w:rsid w:val="00157F2C"/>
    <w:rsid w:val="0016006F"/>
    <w:rsid w:val="00164349"/>
    <w:rsid w:val="00164F73"/>
    <w:rsid w:val="00167C39"/>
    <w:rsid w:val="001705A8"/>
    <w:rsid w:val="00171622"/>
    <w:rsid w:val="001718E9"/>
    <w:rsid w:val="001734A7"/>
    <w:rsid w:val="00176D88"/>
    <w:rsid w:val="001773DD"/>
    <w:rsid w:val="00177EA4"/>
    <w:rsid w:val="001811D8"/>
    <w:rsid w:val="00181FAC"/>
    <w:rsid w:val="001821D2"/>
    <w:rsid w:val="00183279"/>
    <w:rsid w:val="00183294"/>
    <w:rsid w:val="00183D60"/>
    <w:rsid w:val="00185AC1"/>
    <w:rsid w:val="00186A5D"/>
    <w:rsid w:val="00190082"/>
    <w:rsid w:val="00191906"/>
    <w:rsid w:val="00191E27"/>
    <w:rsid w:val="001927FF"/>
    <w:rsid w:val="001956D0"/>
    <w:rsid w:val="00195DC9"/>
    <w:rsid w:val="00196671"/>
    <w:rsid w:val="00196C16"/>
    <w:rsid w:val="001A0162"/>
    <w:rsid w:val="001A0F20"/>
    <w:rsid w:val="001A0F2E"/>
    <w:rsid w:val="001A218D"/>
    <w:rsid w:val="001A24BE"/>
    <w:rsid w:val="001A3498"/>
    <w:rsid w:val="001A36F7"/>
    <w:rsid w:val="001A481A"/>
    <w:rsid w:val="001A52EB"/>
    <w:rsid w:val="001A558F"/>
    <w:rsid w:val="001A73B1"/>
    <w:rsid w:val="001B1104"/>
    <w:rsid w:val="001B1C3B"/>
    <w:rsid w:val="001B2FDA"/>
    <w:rsid w:val="001B358A"/>
    <w:rsid w:val="001B3A5D"/>
    <w:rsid w:val="001B4612"/>
    <w:rsid w:val="001B50A8"/>
    <w:rsid w:val="001B5E40"/>
    <w:rsid w:val="001B5E96"/>
    <w:rsid w:val="001B62BE"/>
    <w:rsid w:val="001B745B"/>
    <w:rsid w:val="001C05D5"/>
    <w:rsid w:val="001C0EF6"/>
    <w:rsid w:val="001C13CC"/>
    <w:rsid w:val="001C14FF"/>
    <w:rsid w:val="001C2D48"/>
    <w:rsid w:val="001C302A"/>
    <w:rsid w:val="001C45FB"/>
    <w:rsid w:val="001C4EA8"/>
    <w:rsid w:val="001C573E"/>
    <w:rsid w:val="001C5D4B"/>
    <w:rsid w:val="001C6B94"/>
    <w:rsid w:val="001D29AC"/>
    <w:rsid w:val="001D37B8"/>
    <w:rsid w:val="001D55DE"/>
    <w:rsid w:val="001D64E1"/>
    <w:rsid w:val="001E106A"/>
    <w:rsid w:val="001E1EAB"/>
    <w:rsid w:val="001E27F1"/>
    <w:rsid w:val="001E2F48"/>
    <w:rsid w:val="001E3EA0"/>
    <w:rsid w:val="001E523E"/>
    <w:rsid w:val="001E6DF8"/>
    <w:rsid w:val="001F0600"/>
    <w:rsid w:val="001F0C37"/>
    <w:rsid w:val="001F0C96"/>
    <w:rsid w:val="001F168D"/>
    <w:rsid w:val="001F233F"/>
    <w:rsid w:val="001F5AB9"/>
    <w:rsid w:val="001F61CB"/>
    <w:rsid w:val="00200638"/>
    <w:rsid w:val="00200D20"/>
    <w:rsid w:val="00201765"/>
    <w:rsid w:val="00201B05"/>
    <w:rsid w:val="00203484"/>
    <w:rsid w:val="00203E9E"/>
    <w:rsid w:val="00204A25"/>
    <w:rsid w:val="0020686F"/>
    <w:rsid w:val="00206C8F"/>
    <w:rsid w:val="002071EF"/>
    <w:rsid w:val="002073C4"/>
    <w:rsid w:val="002107B5"/>
    <w:rsid w:val="0021151C"/>
    <w:rsid w:val="0021209A"/>
    <w:rsid w:val="002141F8"/>
    <w:rsid w:val="002152A4"/>
    <w:rsid w:val="0021564C"/>
    <w:rsid w:val="00215ABB"/>
    <w:rsid w:val="00215AFE"/>
    <w:rsid w:val="00216FD2"/>
    <w:rsid w:val="002179FF"/>
    <w:rsid w:val="00217DF8"/>
    <w:rsid w:val="00217F8E"/>
    <w:rsid w:val="00220563"/>
    <w:rsid w:val="002209D8"/>
    <w:rsid w:val="00220B9B"/>
    <w:rsid w:val="00221FCC"/>
    <w:rsid w:val="00223735"/>
    <w:rsid w:val="00223851"/>
    <w:rsid w:val="00223C9C"/>
    <w:rsid w:val="00223E96"/>
    <w:rsid w:val="00224328"/>
    <w:rsid w:val="00224937"/>
    <w:rsid w:val="0022593B"/>
    <w:rsid w:val="00225BAD"/>
    <w:rsid w:val="00227753"/>
    <w:rsid w:val="00231D7C"/>
    <w:rsid w:val="0023249A"/>
    <w:rsid w:val="00233B19"/>
    <w:rsid w:val="00233D98"/>
    <w:rsid w:val="00235733"/>
    <w:rsid w:val="0023614E"/>
    <w:rsid w:val="00241449"/>
    <w:rsid w:val="00242202"/>
    <w:rsid w:val="0024317F"/>
    <w:rsid w:val="00243BFF"/>
    <w:rsid w:val="0024416D"/>
    <w:rsid w:val="002448C8"/>
    <w:rsid w:val="00245548"/>
    <w:rsid w:val="002455E4"/>
    <w:rsid w:val="002467B7"/>
    <w:rsid w:val="00247869"/>
    <w:rsid w:val="00250015"/>
    <w:rsid w:val="00252900"/>
    <w:rsid w:val="00252972"/>
    <w:rsid w:val="00252982"/>
    <w:rsid w:val="00254E80"/>
    <w:rsid w:val="002550AE"/>
    <w:rsid w:val="00255154"/>
    <w:rsid w:val="002552A4"/>
    <w:rsid w:val="00256A4F"/>
    <w:rsid w:val="002579FE"/>
    <w:rsid w:val="00257A37"/>
    <w:rsid w:val="0026157C"/>
    <w:rsid w:val="0026305A"/>
    <w:rsid w:val="00264596"/>
    <w:rsid w:val="002665E8"/>
    <w:rsid w:val="00266ED0"/>
    <w:rsid w:val="00267710"/>
    <w:rsid w:val="00267F83"/>
    <w:rsid w:val="00272ED1"/>
    <w:rsid w:val="00274547"/>
    <w:rsid w:val="00274943"/>
    <w:rsid w:val="00274B12"/>
    <w:rsid w:val="00276C85"/>
    <w:rsid w:val="00277274"/>
    <w:rsid w:val="00277F3F"/>
    <w:rsid w:val="00281749"/>
    <w:rsid w:val="0028179B"/>
    <w:rsid w:val="002824C8"/>
    <w:rsid w:val="0028348C"/>
    <w:rsid w:val="00283D25"/>
    <w:rsid w:val="00283F27"/>
    <w:rsid w:val="00290386"/>
    <w:rsid w:val="00291942"/>
    <w:rsid w:val="002929F7"/>
    <w:rsid w:val="002935DB"/>
    <w:rsid w:val="002936AA"/>
    <w:rsid w:val="002947AD"/>
    <w:rsid w:val="00294A62"/>
    <w:rsid w:val="00294CF7"/>
    <w:rsid w:val="002952FB"/>
    <w:rsid w:val="0029581C"/>
    <w:rsid w:val="00296189"/>
    <w:rsid w:val="002A166A"/>
    <w:rsid w:val="002A26B5"/>
    <w:rsid w:val="002A2A25"/>
    <w:rsid w:val="002A2D25"/>
    <w:rsid w:val="002A2E3C"/>
    <w:rsid w:val="002A2F6C"/>
    <w:rsid w:val="002A47BE"/>
    <w:rsid w:val="002A47DC"/>
    <w:rsid w:val="002A4CE0"/>
    <w:rsid w:val="002A58E4"/>
    <w:rsid w:val="002A61BA"/>
    <w:rsid w:val="002A6C38"/>
    <w:rsid w:val="002B00F2"/>
    <w:rsid w:val="002B17DA"/>
    <w:rsid w:val="002B4405"/>
    <w:rsid w:val="002B581D"/>
    <w:rsid w:val="002B7000"/>
    <w:rsid w:val="002C0606"/>
    <w:rsid w:val="002C1EAB"/>
    <w:rsid w:val="002C246D"/>
    <w:rsid w:val="002C312E"/>
    <w:rsid w:val="002C31E0"/>
    <w:rsid w:val="002C447E"/>
    <w:rsid w:val="002C45EC"/>
    <w:rsid w:val="002C69FC"/>
    <w:rsid w:val="002D12A7"/>
    <w:rsid w:val="002D1827"/>
    <w:rsid w:val="002D383C"/>
    <w:rsid w:val="002D464B"/>
    <w:rsid w:val="002D5623"/>
    <w:rsid w:val="002D739F"/>
    <w:rsid w:val="002E0149"/>
    <w:rsid w:val="002E0853"/>
    <w:rsid w:val="002E19B5"/>
    <w:rsid w:val="002E2E57"/>
    <w:rsid w:val="002E4CC3"/>
    <w:rsid w:val="002E5F17"/>
    <w:rsid w:val="002E6132"/>
    <w:rsid w:val="002E6E73"/>
    <w:rsid w:val="002E7A06"/>
    <w:rsid w:val="002E7AF1"/>
    <w:rsid w:val="002E7FE3"/>
    <w:rsid w:val="002F144E"/>
    <w:rsid w:val="002F1C07"/>
    <w:rsid w:val="002F2B4B"/>
    <w:rsid w:val="002F2F12"/>
    <w:rsid w:val="002F2F4A"/>
    <w:rsid w:val="002F35BC"/>
    <w:rsid w:val="002F3C3F"/>
    <w:rsid w:val="002F4D1A"/>
    <w:rsid w:val="002F5D7C"/>
    <w:rsid w:val="002F66CE"/>
    <w:rsid w:val="002F7FD4"/>
    <w:rsid w:val="003001EF"/>
    <w:rsid w:val="00300763"/>
    <w:rsid w:val="003020AD"/>
    <w:rsid w:val="00302621"/>
    <w:rsid w:val="003040A9"/>
    <w:rsid w:val="00304CDB"/>
    <w:rsid w:val="00304F16"/>
    <w:rsid w:val="003057A0"/>
    <w:rsid w:val="00306FD4"/>
    <w:rsid w:val="003074EB"/>
    <w:rsid w:val="003105E2"/>
    <w:rsid w:val="00310CB9"/>
    <w:rsid w:val="003136BC"/>
    <w:rsid w:val="00314641"/>
    <w:rsid w:val="0032012E"/>
    <w:rsid w:val="00320BA5"/>
    <w:rsid w:val="00320FB9"/>
    <w:rsid w:val="00321A03"/>
    <w:rsid w:val="003232CF"/>
    <w:rsid w:val="0032395E"/>
    <w:rsid w:val="00325E89"/>
    <w:rsid w:val="003269CC"/>
    <w:rsid w:val="00326C4B"/>
    <w:rsid w:val="0032742C"/>
    <w:rsid w:val="00327596"/>
    <w:rsid w:val="003317C4"/>
    <w:rsid w:val="00332264"/>
    <w:rsid w:val="00340122"/>
    <w:rsid w:val="003404CF"/>
    <w:rsid w:val="003419BD"/>
    <w:rsid w:val="00341AC6"/>
    <w:rsid w:val="00342422"/>
    <w:rsid w:val="00342DE7"/>
    <w:rsid w:val="00345031"/>
    <w:rsid w:val="00345546"/>
    <w:rsid w:val="00345D9B"/>
    <w:rsid w:val="00345DF9"/>
    <w:rsid w:val="003465B7"/>
    <w:rsid w:val="003474EB"/>
    <w:rsid w:val="003511F6"/>
    <w:rsid w:val="0035230D"/>
    <w:rsid w:val="00354CD7"/>
    <w:rsid w:val="00354CF0"/>
    <w:rsid w:val="00355685"/>
    <w:rsid w:val="003566C4"/>
    <w:rsid w:val="00356B6F"/>
    <w:rsid w:val="00356F78"/>
    <w:rsid w:val="003571C4"/>
    <w:rsid w:val="00357267"/>
    <w:rsid w:val="0035727E"/>
    <w:rsid w:val="00357727"/>
    <w:rsid w:val="003578E5"/>
    <w:rsid w:val="0036095D"/>
    <w:rsid w:val="00360E7A"/>
    <w:rsid w:val="00362E09"/>
    <w:rsid w:val="00371496"/>
    <w:rsid w:val="0037187F"/>
    <w:rsid w:val="00371B6F"/>
    <w:rsid w:val="00373EF8"/>
    <w:rsid w:val="00376C78"/>
    <w:rsid w:val="00377D35"/>
    <w:rsid w:val="0038475E"/>
    <w:rsid w:val="00384BC9"/>
    <w:rsid w:val="00384DC4"/>
    <w:rsid w:val="00386E6D"/>
    <w:rsid w:val="003904C5"/>
    <w:rsid w:val="00391200"/>
    <w:rsid w:val="00393758"/>
    <w:rsid w:val="00395CFF"/>
    <w:rsid w:val="00395EB1"/>
    <w:rsid w:val="00396A5B"/>
    <w:rsid w:val="00397374"/>
    <w:rsid w:val="003A0A50"/>
    <w:rsid w:val="003A0F93"/>
    <w:rsid w:val="003A1296"/>
    <w:rsid w:val="003A17F7"/>
    <w:rsid w:val="003A2986"/>
    <w:rsid w:val="003A4247"/>
    <w:rsid w:val="003A50E4"/>
    <w:rsid w:val="003A54FA"/>
    <w:rsid w:val="003A6975"/>
    <w:rsid w:val="003A6980"/>
    <w:rsid w:val="003A6D2F"/>
    <w:rsid w:val="003A7482"/>
    <w:rsid w:val="003A74C7"/>
    <w:rsid w:val="003B0376"/>
    <w:rsid w:val="003B16E0"/>
    <w:rsid w:val="003B1795"/>
    <w:rsid w:val="003B4C03"/>
    <w:rsid w:val="003B510F"/>
    <w:rsid w:val="003B7A9C"/>
    <w:rsid w:val="003B7C75"/>
    <w:rsid w:val="003B7D47"/>
    <w:rsid w:val="003C166F"/>
    <w:rsid w:val="003C180A"/>
    <w:rsid w:val="003C1A5E"/>
    <w:rsid w:val="003C2D4B"/>
    <w:rsid w:val="003C440E"/>
    <w:rsid w:val="003C48A3"/>
    <w:rsid w:val="003C4A93"/>
    <w:rsid w:val="003C4C3F"/>
    <w:rsid w:val="003C5E43"/>
    <w:rsid w:val="003C6263"/>
    <w:rsid w:val="003C6405"/>
    <w:rsid w:val="003C6ED0"/>
    <w:rsid w:val="003C7C94"/>
    <w:rsid w:val="003D0003"/>
    <w:rsid w:val="003D2A2E"/>
    <w:rsid w:val="003D2CE0"/>
    <w:rsid w:val="003D459A"/>
    <w:rsid w:val="003D4674"/>
    <w:rsid w:val="003D5956"/>
    <w:rsid w:val="003D66C0"/>
    <w:rsid w:val="003E02A5"/>
    <w:rsid w:val="003E099C"/>
    <w:rsid w:val="003E0A8C"/>
    <w:rsid w:val="003E1C48"/>
    <w:rsid w:val="003E4041"/>
    <w:rsid w:val="003E425D"/>
    <w:rsid w:val="003E4DF7"/>
    <w:rsid w:val="003E505D"/>
    <w:rsid w:val="003F1148"/>
    <w:rsid w:val="003F15BD"/>
    <w:rsid w:val="003F536E"/>
    <w:rsid w:val="003F5691"/>
    <w:rsid w:val="003F7990"/>
    <w:rsid w:val="00400507"/>
    <w:rsid w:val="0040076C"/>
    <w:rsid w:val="00401002"/>
    <w:rsid w:val="00401433"/>
    <w:rsid w:val="00404182"/>
    <w:rsid w:val="004063CD"/>
    <w:rsid w:val="00407CF5"/>
    <w:rsid w:val="004105FA"/>
    <w:rsid w:val="004125EF"/>
    <w:rsid w:val="0041363E"/>
    <w:rsid w:val="0041367C"/>
    <w:rsid w:val="004139DA"/>
    <w:rsid w:val="00413FDA"/>
    <w:rsid w:val="00414184"/>
    <w:rsid w:val="00414694"/>
    <w:rsid w:val="004163A3"/>
    <w:rsid w:val="0041767F"/>
    <w:rsid w:val="00417B1E"/>
    <w:rsid w:val="00417DD6"/>
    <w:rsid w:val="004220F6"/>
    <w:rsid w:val="00423262"/>
    <w:rsid w:val="00423870"/>
    <w:rsid w:val="00423D22"/>
    <w:rsid w:val="00424915"/>
    <w:rsid w:val="00425102"/>
    <w:rsid w:val="00427B7A"/>
    <w:rsid w:val="00431233"/>
    <w:rsid w:val="00432CBC"/>
    <w:rsid w:val="0043356E"/>
    <w:rsid w:val="00433AB4"/>
    <w:rsid w:val="00435AD2"/>
    <w:rsid w:val="00435E52"/>
    <w:rsid w:val="004369E5"/>
    <w:rsid w:val="00436BA4"/>
    <w:rsid w:val="0043792D"/>
    <w:rsid w:val="00437DDF"/>
    <w:rsid w:val="004404D3"/>
    <w:rsid w:val="004413BA"/>
    <w:rsid w:val="0044189F"/>
    <w:rsid w:val="00441F30"/>
    <w:rsid w:val="00442B82"/>
    <w:rsid w:val="004448C1"/>
    <w:rsid w:val="00446D35"/>
    <w:rsid w:val="004512F6"/>
    <w:rsid w:val="0045192A"/>
    <w:rsid w:val="00451BE9"/>
    <w:rsid w:val="00452612"/>
    <w:rsid w:val="004526B4"/>
    <w:rsid w:val="00453A6D"/>
    <w:rsid w:val="004546F5"/>
    <w:rsid w:val="0045533D"/>
    <w:rsid w:val="00455543"/>
    <w:rsid w:val="0045565A"/>
    <w:rsid w:val="00455F70"/>
    <w:rsid w:val="004562B9"/>
    <w:rsid w:val="00456C72"/>
    <w:rsid w:val="00456F70"/>
    <w:rsid w:val="0045768D"/>
    <w:rsid w:val="004576CF"/>
    <w:rsid w:val="00457FB7"/>
    <w:rsid w:val="004622FD"/>
    <w:rsid w:val="00463574"/>
    <w:rsid w:val="00464009"/>
    <w:rsid w:val="00464362"/>
    <w:rsid w:val="00464B2B"/>
    <w:rsid w:val="00465AE8"/>
    <w:rsid w:val="00466606"/>
    <w:rsid w:val="00467709"/>
    <w:rsid w:val="00467B1C"/>
    <w:rsid w:val="00467BC6"/>
    <w:rsid w:val="0047053A"/>
    <w:rsid w:val="0047113C"/>
    <w:rsid w:val="00471468"/>
    <w:rsid w:val="004718A1"/>
    <w:rsid w:val="00472400"/>
    <w:rsid w:val="00474A84"/>
    <w:rsid w:val="004753E0"/>
    <w:rsid w:val="00475881"/>
    <w:rsid w:val="0047596A"/>
    <w:rsid w:val="00475F09"/>
    <w:rsid w:val="004808D6"/>
    <w:rsid w:val="00481372"/>
    <w:rsid w:val="004825FA"/>
    <w:rsid w:val="0048296E"/>
    <w:rsid w:val="00482DBF"/>
    <w:rsid w:val="0048302C"/>
    <w:rsid w:val="004834C9"/>
    <w:rsid w:val="00484E16"/>
    <w:rsid w:val="0048717F"/>
    <w:rsid w:val="0048771B"/>
    <w:rsid w:val="00491042"/>
    <w:rsid w:val="00494C65"/>
    <w:rsid w:val="00494C89"/>
    <w:rsid w:val="0049588D"/>
    <w:rsid w:val="004958FC"/>
    <w:rsid w:val="0049757F"/>
    <w:rsid w:val="004A113D"/>
    <w:rsid w:val="004A19F3"/>
    <w:rsid w:val="004A2070"/>
    <w:rsid w:val="004A278D"/>
    <w:rsid w:val="004A3EE7"/>
    <w:rsid w:val="004A54FE"/>
    <w:rsid w:val="004A70DF"/>
    <w:rsid w:val="004A7970"/>
    <w:rsid w:val="004B07FE"/>
    <w:rsid w:val="004B2420"/>
    <w:rsid w:val="004B358A"/>
    <w:rsid w:val="004B3ADB"/>
    <w:rsid w:val="004B425A"/>
    <w:rsid w:val="004B4826"/>
    <w:rsid w:val="004B490C"/>
    <w:rsid w:val="004B54B7"/>
    <w:rsid w:val="004B5D99"/>
    <w:rsid w:val="004B7AF2"/>
    <w:rsid w:val="004C14EB"/>
    <w:rsid w:val="004C161A"/>
    <w:rsid w:val="004C317B"/>
    <w:rsid w:val="004C3D48"/>
    <w:rsid w:val="004C45F2"/>
    <w:rsid w:val="004C5511"/>
    <w:rsid w:val="004C6785"/>
    <w:rsid w:val="004C7E9D"/>
    <w:rsid w:val="004D21A1"/>
    <w:rsid w:val="004D24D1"/>
    <w:rsid w:val="004D3321"/>
    <w:rsid w:val="004D36C1"/>
    <w:rsid w:val="004D37B8"/>
    <w:rsid w:val="004D3E0A"/>
    <w:rsid w:val="004D6F93"/>
    <w:rsid w:val="004D70E8"/>
    <w:rsid w:val="004D727C"/>
    <w:rsid w:val="004D7BA3"/>
    <w:rsid w:val="004E0729"/>
    <w:rsid w:val="004E15B7"/>
    <w:rsid w:val="004E5016"/>
    <w:rsid w:val="004E7B9F"/>
    <w:rsid w:val="004F0122"/>
    <w:rsid w:val="004F035B"/>
    <w:rsid w:val="004F123E"/>
    <w:rsid w:val="004F13B7"/>
    <w:rsid w:val="004F16E6"/>
    <w:rsid w:val="004F2068"/>
    <w:rsid w:val="004F2633"/>
    <w:rsid w:val="004F39F3"/>
    <w:rsid w:val="004F3B75"/>
    <w:rsid w:val="004F3C29"/>
    <w:rsid w:val="004F3C58"/>
    <w:rsid w:val="004F3E49"/>
    <w:rsid w:val="004F4EC2"/>
    <w:rsid w:val="004F5578"/>
    <w:rsid w:val="004F6E7F"/>
    <w:rsid w:val="004F7133"/>
    <w:rsid w:val="00501BDD"/>
    <w:rsid w:val="005028CD"/>
    <w:rsid w:val="00503A40"/>
    <w:rsid w:val="005061BB"/>
    <w:rsid w:val="0050654D"/>
    <w:rsid w:val="00507DFD"/>
    <w:rsid w:val="00510A13"/>
    <w:rsid w:val="00512FED"/>
    <w:rsid w:val="005148B9"/>
    <w:rsid w:val="005159F9"/>
    <w:rsid w:val="00517C25"/>
    <w:rsid w:val="00520C2D"/>
    <w:rsid w:val="00521B31"/>
    <w:rsid w:val="00524A69"/>
    <w:rsid w:val="00524DF4"/>
    <w:rsid w:val="0052594C"/>
    <w:rsid w:val="00526983"/>
    <w:rsid w:val="005269DC"/>
    <w:rsid w:val="00527D8C"/>
    <w:rsid w:val="00530AC2"/>
    <w:rsid w:val="00531A04"/>
    <w:rsid w:val="00532228"/>
    <w:rsid w:val="005322C7"/>
    <w:rsid w:val="00532420"/>
    <w:rsid w:val="005330BC"/>
    <w:rsid w:val="00533964"/>
    <w:rsid w:val="00533EF0"/>
    <w:rsid w:val="005341B6"/>
    <w:rsid w:val="005345A1"/>
    <w:rsid w:val="00534682"/>
    <w:rsid w:val="00535441"/>
    <w:rsid w:val="00536E0F"/>
    <w:rsid w:val="005378EE"/>
    <w:rsid w:val="00537FEF"/>
    <w:rsid w:val="0054059A"/>
    <w:rsid w:val="00540B6D"/>
    <w:rsid w:val="005457EB"/>
    <w:rsid w:val="00546055"/>
    <w:rsid w:val="005462A8"/>
    <w:rsid w:val="005469C9"/>
    <w:rsid w:val="00550B1D"/>
    <w:rsid w:val="00550FED"/>
    <w:rsid w:val="00551787"/>
    <w:rsid w:val="005518D2"/>
    <w:rsid w:val="0055224A"/>
    <w:rsid w:val="0055324F"/>
    <w:rsid w:val="00553526"/>
    <w:rsid w:val="00554DF9"/>
    <w:rsid w:val="005551A7"/>
    <w:rsid w:val="00555999"/>
    <w:rsid w:val="00555D00"/>
    <w:rsid w:val="0055722F"/>
    <w:rsid w:val="00557659"/>
    <w:rsid w:val="00560D8E"/>
    <w:rsid w:val="0056134E"/>
    <w:rsid w:val="00562425"/>
    <w:rsid w:val="00563709"/>
    <w:rsid w:val="00563D1A"/>
    <w:rsid w:val="00563D23"/>
    <w:rsid w:val="00565791"/>
    <w:rsid w:val="005670E0"/>
    <w:rsid w:val="00570469"/>
    <w:rsid w:val="00571E58"/>
    <w:rsid w:val="005725A8"/>
    <w:rsid w:val="00572D98"/>
    <w:rsid w:val="00573723"/>
    <w:rsid w:val="0057372D"/>
    <w:rsid w:val="005737B1"/>
    <w:rsid w:val="00573A2A"/>
    <w:rsid w:val="00573FDD"/>
    <w:rsid w:val="00574A76"/>
    <w:rsid w:val="00574DD4"/>
    <w:rsid w:val="00577A85"/>
    <w:rsid w:val="00577B6F"/>
    <w:rsid w:val="00580EFB"/>
    <w:rsid w:val="00581D6B"/>
    <w:rsid w:val="00583AF9"/>
    <w:rsid w:val="005843C0"/>
    <w:rsid w:val="005846ED"/>
    <w:rsid w:val="00586E85"/>
    <w:rsid w:val="00590FB7"/>
    <w:rsid w:val="00593114"/>
    <w:rsid w:val="005937BF"/>
    <w:rsid w:val="0059394D"/>
    <w:rsid w:val="005971B4"/>
    <w:rsid w:val="005A1441"/>
    <w:rsid w:val="005A26CD"/>
    <w:rsid w:val="005A29C6"/>
    <w:rsid w:val="005A496C"/>
    <w:rsid w:val="005A664D"/>
    <w:rsid w:val="005A6877"/>
    <w:rsid w:val="005A6A2A"/>
    <w:rsid w:val="005A6C6D"/>
    <w:rsid w:val="005A6EB0"/>
    <w:rsid w:val="005A737E"/>
    <w:rsid w:val="005B2351"/>
    <w:rsid w:val="005B2987"/>
    <w:rsid w:val="005B36AA"/>
    <w:rsid w:val="005B641E"/>
    <w:rsid w:val="005B6BB1"/>
    <w:rsid w:val="005B6F37"/>
    <w:rsid w:val="005B71E0"/>
    <w:rsid w:val="005C068F"/>
    <w:rsid w:val="005C1140"/>
    <w:rsid w:val="005C20A4"/>
    <w:rsid w:val="005C3142"/>
    <w:rsid w:val="005C4229"/>
    <w:rsid w:val="005C7AF2"/>
    <w:rsid w:val="005D0E09"/>
    <w:rsid w:val="005D2620"/>
    <w:rsid w:val="005E0AC8"/>
    <w:rsid w:val="005E1421"/>
    <w:rsid w:val="005E39B5"/>
    <w:rsid w:val="005E3E03"/>
    <w:rsid w:val="005E54C9"/>
    <w:rsid w:val="005E5C6F"/>
    <w:rsid w:val="005E69F1"/>
    <w:rsid w:val="005F0085"/>
    <w:rsid w:val="005F0911"/>
    <w:rsid w:val="005F2BC0"/>
    <w:rsid w:val="005F30CB"/>
    <w:rsid w:val="005F427E"/>
    <w:rsid w:val="005F470E"/>
    <w:rsid w:val="005F5830"/>
    <w:rsid w:val="005F58C7"/>
    <w:rsid w:val="005F6848"/>
    <w:rsid w:val="00600188"/>
    <w:rsid w:val="0060035B"/>
    <w:rsid w:val="00601768"/>
    <w:rsid w:val="0060191D"/>
    <w:rsid w:val="00601921"/>
    <w:rsid w:val="0060276D"/>
    <w:rsid w:val="006043B3"/>
    <w:rsid w:val="0060467F"/>
    <w:rsid w:val="00605422"/>
    <w:rsid w:val="006055DC"/>
    <w:rsid w:val="006076E1"/>
    <w:rsid w:val="00610D72"/>
    <w:rsid w:val="00612CEC"/>
    <w:rsid w:val="00613797"/>
    <w:rsid w:val="00614E83"/>
    <w:rsid w:val="00615D54"/>
    <w:rsid w:val="006217BF"/>
    <w:rsid w:val="00621F7A"/>
    <w:rsid w:val="00623063"/>
    <w:rsid w:val="00626F65"/>
    <w:rsid w:val="006300FF"/>
    <w:rsid w:val="00630513"/>
    <w:rsid w:val="00630C7B"/>
    <w:rsid w:val="0063480E"/>
    <w:rsid w:val="00635DC9"/>
    <w:rsid w:val="006362A2"/>
    <w:rsid w:val="00637666"/>
    <w:rsid w:val="00637ED5"/>
    <w:rsid w:val="0064182A"/>
    <w:rsid w:val="006421F6"/>
    <w:rsid w:val="00642512"/>
    <w:rsid w:val="00643313"/>
    <w:rsid w:val="00644E34"/>
    <w:rsid w:val="006456F7"/>
    <w:rsid w:val="00645FC2"/>
    <w:rsid w:val="00647FE8"/>
    <w:rsid w:val="00650BFE"/>
    <w:rsid w:val="00651DFE"/>
    <w:rsid w:val="00654AC8"/>
    <w:rsid w:val="00656492"/>
    <w:rsid w:val="00660606"/>
    <w:rsid w:val="006610D6"/>
    <w:rsid w:val="00661D2E"/>
    <w:rsid w:val="0066360E"/>
    <w:rsid w:val="006638B9"/>
    <w:rsid w:val="00663EEB"/>
    <w:rsid w:val="006644CF"/>
    <w:rsid w:val="0066456B"/>
    <w:rsid w:val="006651BB"/>
    <w:rsid w:val="0066528C"/>
    <w:rsid w:val="0066670B"/>
    <w:rsid w:val="00666C54"/>
    <w:rsid w:val="00666D65"/>
    <w:rsid w:val="006724A1"/>
    <w:rsid w:val="006739BA"/>
    <w:rsid w:val="00675A04"/>
    <w:rsid w:val="00675E00"/>
    <w:rsid w:val="00676003"/>
    <w:rsid w:val="00676439"/>
    <w:rsid w:val="00677D23"/>
    <w:rsid w:val="00681E0A"/>
    <w:rsid w:val="006832EC"/>
    <w:rsid w:val="00683436"/>
    <w:rsid w:val="006839C7"/>
    <w:rsid w:val="006843C1"/>
    <w:rsid w:val="00684D00"/>
    <w:rsid w:val="006853C4"/>
    <w:rsid w:val="00685405"/>
    <w:rsid w:val="006857D8"/>
    <w:rsid w:val="00692499"/>
    <w:rsid w:val="006924E3"/>
    <w:rsid w:val="0069493F"/>
    <w:rsid w:val="00695114"/>
    <w:rsid w:val="006961B7"/>
    <w:rsid w:val="0069624E"/>
    <w:rsid w:val="0069657D"/>
    <w:rsid w:val="00696B96"/>
    <w:rsid w:val="00697C1A"/>
    <w:rsid w:val="006A1A2B"/>
    <w:rsid w:val="006A1F8C"/>
    <w:rsid w:val="006A2129"/>
    <w:rsid w:val="006A2226"/>
    <w:rsid w:val="006A3DD4"/>
    <w:rsid w:val="006A44BD"/>
    <w:rsid w:val="006A6A49"/>
    <w:rsid w:val="006A6E81"/>
    <w:rsid w:val="006A6FCA"/>
    <w:rsid w:val="006A7006"/>
    <w:rsid w:val="006A7061"/>
    <w:rsid w:val="006B0016"/>
    <w:rsid w:val="006B0F16"/>
    <w:rsid w:val="006B3E04"/>
    <w:rsid w:val="006B406E"/>
    <w:rsid w:val="006B52A8"/>
    <w:rsid w:val="006B5C1C"/>
    <w:rsid w:val="006B5EB8"/>
    <w:rsid w:val="006B661A"/>
    <w:rsid w:val="006B7F17"/>
    <w:rsid w:val="006C126B"/>
    <w:rsid w:val="006C17AA"/>
    <w:rsid w:val="006C2BA2"/>
    <w:rsid w:val="006C3F47"/>
    <w:rsid w:val="006C42A2"/>
    <w:rsid w:val="006C5017"/>
    <w:rsid w:val="006C5087"/>
    <w:rsid w:val="006C5ED5"/>
    <w:rsid w:val="006C64CE"/>
    <w:rsid w:val="006C67E3"/>
    <w:rsid w:val="006C69FC"/>
    <w:rsid w:val="006C76E3"/>
    <w:rsid w:val="006D2598"/>
    <w:rsid w:val="006D4A65"/>
    <w:rsid w:val="006D50A5"/>
    <w:rsid w:val="006D569E"/>
    <w:rsid w:val="006D64E2"/>
    <w:rsid w:val="006D708D"/>
    <w:rsid w:val="006D71AE"/>
    <w:rsid w:val="006E0903"/>
    <w:rsid w:val="006E0F0E"/>
    <w:rsid w:val="006E1046"/>
    <w:rsid w:val="006E1266"/>
    <w:rsid w:val="006E19F2"/>
    <w:rsid w:val="006E3286"/>
    <w:rsid w:val="006E33C4"/>
    <w:rsid w:val="006E41AD"/>
    <w:rsid w:val="006E425E"/>
    <w:rsid w:val="006E4736"/>
    <w:rsid w:val="006F3300"/>
    <w:rsid w:val="006F46D4"/>
    <w:rsid w:val="006F5785"/>
    <w:rsid w:val="006F59B6"/>
    <w:rsid w:val="007025C1"/>
    <w:rsid w:val="00704248"/>
    <w:rsid w:val="00704475"/>
    <w:rsid w:val="0070505D"/>
    <w:rsid w:val="00705248"/>
    <w:rsid w:val="00705BA9"/>
    <w:rsid w:val="007061D5"/>
    <w:rsid w:val="007100E3"/>
    <w:rsid w:val="00710276"/>
    <w:rsid w:val="00710446"/>
    <w:rsid w:val="0071089A"/>
    <w:rsid w:val="007110DA"/>
    <w:rsid w:val="007119E7"/>
    <w:rsid w:val="00713EC3"/>
    <w:rsid w:val="00714413"/>
    <w:rsid w:val="00714BD1"/>
    <w:rsid w:val="00714E49"/>
    <w:rsid w:val="00717396"/>
    <w:rsid w:val="00720BCA"/>
    <w:rsid w:val="007215B3"/>
    <w:rsid w:val="00721AA9"/>
    <w:rsid w:val="00722ACE"/>
    <w:rsid w:val="00722F71"/>
    <w:rsid w:val="00723808"/>
    <w:rsid w:val="00724013"/>
    <w:rsid w:val="00724255"/>
    <w:rsid w:val="00725080"/>
    <w:rsid w:val="00726029"/>
    <w:rsid w:val="00730976"/>
    <w:rsid w:val="00730994"/>
    <w:rsid w:val="00731001"/>
    <w:rsid w:val="007331C2"/>
    <w:rsid w:val="0073438A"/>
    <w:rsid w:val="007348D3"/>
    <w:rsid w:val="0073697B"/>
    <w:rsid w:val="00740700"/>
    <w:rsid w:val="007414D9"/>
    <w:rsid w:val="0074202F"/>
    <w:rsid w:val="00742665"/>
    <w:rsid w:val="007428C3"/>
    <w:rsid w:val="007432E5"/>
    <w:rsid w:val="00743930"/>
    <w:rsid w:val="007447D7"/>
    <w:rsid w:val="00744C0D"/>
    <w:rsid w:val="00746A20"/>
    <w:rsid w:val="00746F5F"/>
    <w:rsid w:val="007507E3"/>
    <w:rsid w:val="00751475"/>
    <w:rsid w:val="007515E6"/>
    <w:rsid w:val="00753216"/>
    <w:rsid w:val="00753B0F"/>
    <w:rsid w:val="00753B1B"/>
    <w:rsid w:val="00756B97"/>
    <w:rsid w:val="0075719C"/>
    <w:rsid w:val="00760EC4"/>
    <w:rsid w:val="00763169"/>
    <w:rsid w:val="00763A4A"/>
    <w:rsid w:val="007650D3"/>
    <w:rsid w:val="00766225"/>
    <w:rsid w:val="00770BE5"/>
    <w:rsid w:val="007714CA"/>
    <w:rsid w:val="007729FA"/>
    <w:rsid w:val="00776187"/>
    <w:rsid w:val="007762F7"/>
    <w:rsid w:val="007777BE"/>
    <w:rsid w:val="00780321"/>
    <w:rsid w:val="007804C2"/>
    <w:rsid w:val="007808C4"/>
    <w:rsid w:val="00781282"/>
    <w:rsid w:val="007817F6"/>
    <w:rsid w:val="00781862"/>
    <w:rsid w:val="00781F58"/>
    <w:rsid w:val="00781FB0"/>
    <w:rsid w:val="0078382F"/>
    <w:rsid w:val="00783908"/>
    <w:rsid w:val="00783FA9"/>
    <w:rsid w:val="00787794"/>
    <w:rsid w:val="00787A5E"/>
    <w:rsid w:val="00790A0E"/>
    <w:rsid w:val="00791520"/>
    <w:rsid w:val="007915E9"/>
    <w:rsid w:val="00792A4A"/>
    <w:rsid w:val="00793197"/>
    <w:rsid w:val="007932C3"/>
    <w:rsid w:val="0079343A"/>
    <w:rsid w:val="00793AB6"/>
    <w:rsid w:val="00793D14"/>
    <w:rsid w:val="00795CAB"/>
    <w:rsid w:val="00796651"/>
    <w:rsid w:val="007968A5"/>
    <w:rsid w:val="00796E28"/>
    <w:rsid w:val="00797068"/>
    <w:rsid w:val="007A0792"/>
    <w:rsid w:val="007A09B8"/>
    <w:rsid w:val="007A172F"/>
    <w:rsid w:val="007A3AF5"/>
    <w:rsid w:val="007A7645"/>
    <w:rsid w:val="007A7A8C"/>
    <w:rsid w:val="007B095A"/>
    <w:rsid w:val="007B09E1"/>
    <w:rsid w:val="007B2786"/>
    <w:rsid w:val="007B4A49"/>
    <w:rsid w:val="007B552C"/>
    <w:rsid w:val="007B5C15"/>
    <w:rsid w:val="007B5C84"/>
    <w:rsid w:val="007B5F7F"/>
    <w:rsid w:val="007C036B"/>
    <w:rsid w:val="007C1378"/>
    <w:rsid w:val="007C1898"/>
    <w:rsid w:val="007C1DAC"/>
    <w:rsid w:val="007C26CA"/>
    <w:rsid w:val="007C2729"/>
    <w:rsid w:val="007C328E"/>
    <w:rsid w:val="007C41DC"/>
    <w:rsid w:val="007C46F7"/>
    <w:rsid w:val="007C48AA"/>
    <w:rsid w:val="007C54B2"/>
    <w:rsid w:val="007C5591"/>
    <w:rsid w:val="007C5CDA"/>
    <w:rsid w:val="007C6439"/>
    <w:rsid w:val="007C6990"/>
    <w:rsid w:val="007D168E"/>
    <w:rsid w:val="007D2125"/>
    <w:rsid w:val="007D307E"/>
    <w:rsid w:val="007D313B"/>
    <w:rsid w:val="007D34E4"/>
    <w:rsid w:val="007D5659"/>
    <w:rsid w:val="007D57F5"/>
    <w:rsid w:val="007D6296"/>
    <w:rsid w:val="007D66D9"/>
    <w:rsid w:val="007D7F93"/>
    <w:rsid w:val="007E08F8"/>
    <w:rsid w:val="007E0BD5"/>
    <w:rsid w:val="007E2F6A"/>
    <w:rsid w:val="007E463D"/>
    <w:rsid w:val="007E464D"/>
    <w:rsid w:val="007E5951"/>
    <w:rsid w:val="007E6421"/>
    <w:rsid w:val="007E65F4"/>
    <w:rsid w:val="007E6F7F"/>
    <w:rsid w:val="007E77DA"/>
    <w:rsid w:val="007F0025"/>
    <w:rsid w:val="007F147F"/>
    <w:rsid w:val="007F1D56"/>
    <w:rsid w:val="007F3311"/>
    <w:rsid w:val="007F51C3"/>
    <w:rsid w:val="007F6AF9"/>
    <w:rsid w:val="007F7016"/>
    <w:rsid w:val="00800789"/>
    <w:rsid w:val="00801A7A"/>
    <w:rsid w:val="00802DB4"/>
    <w:rsid w:val="00803159"/>
    <w:rsid w:val="00803706"/>
    <w:rsid w:val="00803EF1"/>
    <w:rsid w:val="00804AA1"/>
    <w:rsid w:val="00805F56"/>
    <w:rsid w:val="008069B5"/>
    <w:rsid w:val="00807E71"/>
    <w:rsid w:val="0081104C"/>
    <w:rsid w:val="008125AF"/>
    <w:rsid w:val="00812F96"/>
    <w:rsid w:val="00813ADB"/>
    <w:rsid w:val="00813DBC"/>
    <w:rsid w:val="008164F9"/>
    <w:rsid w:val="00816652"/>
    <w:rsid w:val="00816B02"/>
    <w:rsid w:val="00816C3E"/>
    <w:rsid w:val="00816CE9"/>
    <w:rsid w:val="00821D4C"/>
    <w:rsid w:val="00824E4B"/>
    <w:rsid w:val="0082650E"/>
    <w:rsid w:val="008270BD"/>
    <w:rsid w:val="0082733D"/>
    <w:rsid w:val="00827744"/>
    <w:rsid w:val="008321E6"/>
    <w:rsid w:val="008328E0"/>
    <w:rsid w:val="00833476"/>
    <w:rsid w:val="008335E4"/>
    <w:rsid w:val="0083375F"/>
    <w:rsid w:val="0083378E"/>
    <w:rsid w:val="00833E0D"/>
    <w:rsid w:val="00834357"/>
    <w:rsid w:val="00834479"/>
    <w:rsid w:val="00834B68"/>
    <w:rsid w:val="00835F08"/>
    <w:rsid w:val="00840EF1"/>
    <w:rsid w:val="00841180"/>
    <w:rsid w:val="0084202F"/>
    <w:rsid w:val="00847248"/>
    <w:rsid w:val="008475D8"/>
    <w:rsid w:val="008515F9"/>
    <w:rsid w:val="008518EE"/>
    <w:rsid w:val="00852E7A"/>
    <w:rsid w:val="00855022"/>
    <w:rsid w:val="008569FD"/>
    <w:rsid w:val="008577E9"/>
    <w:rsid w:val="008604D6"/>
    <w:rsid w:val="00860A87"/>
    <w:rsid w:val="00860E6C"/>
    <w:rsid w:val="00861295"/>
    <w:rsid w:val="008613D7"/>
    <w:rsid w:val="00861D4F"/>
    <w:rsid w:val="00862453"/>
    <w:rsid w:val="00862A17"/>
    <w:rsid w:val="00863699"/>
    <w:rsid w:val="00863BE1"/>
    <w:rsid w:val="00865675"/>
    <w:rsid w:val="008667DD"/>
    <w:rsid w:val="0087071A"/>
    <w:rsid w:val="00870AB6"/>
    <w:rsid w:val="00873092"/>
    <w:rsid w:val="00873239"/>
    <w:rsid w:val="0087628A"/>
    <w:rsid w:val="00876B9C"/>
    <w:rsid w:val="00876F7D"/>
    <w:rsid w:val="008774CA"/>
    <w:rsid w:val="00882004"/>
    <w:rsid w:val="00882D91"/>
    <w:rsid w:val="008833B1"/>
    <w:rsid w:val="008834A0"/>
    <w:rsid w:val="00884286"/>
    <w:rsid w:val="00884D60"/>
    <w:rsid w:val="00884F9B"/>
    <w:rsid w:val="008857F3"/>
    <w:rsid w:val="008906AD"/>
    <w:rsid w:val="008923B4"/>
    <w:rsid w:val="008935DB"/>
    <w:rsid w:val="00894D8B"/>
    <w:rsid w:val="008968DB"/>
    <w:rsid w:val="00897570"/>
    <w:rsid w:val="008A37D5"/>
    <w:rsid w:val="008A57ED"/>
    <w:rsid w:val="008A5A14"/>
    <w:rsid w:val="008A5A49"/>
    <w:rsid w:val="008A5EA3"/>
    <w:rsid w:val="008A6001"/>
    <w:rsid w:val="008A6A3A"/>
    <w:rsid w:val="008A764F"/>
    <w:rsid w:val="008A7B06"/>
    <w:rsid w:val="008B00FD"/>
    <w:rsid w:val="008B0AEB"/>
    <w:rsid w:val="008B0C79"/>
    <w:rsid w:val="008B167C"/>
    <w:rsid w:val="008B2559"/>
    <w:rsid w:val="008B2931"/>
    <w:rsid w:val="008B2C13"/>
    <w:rsid w:val="008B3AC7"/>
    <w:rsid w:val="008B41BA"/>
    <w:rsid w:val="008B4D89"/>
    <w:rsid w:val="008B5C80"/>
    <w:rsid w:val="008B616D"/>
    <w:rsid w:val="008B6AFB"/>
    <w:rsid w:val="008B6C44"/>
    <w:rsid w:val="008B79F8"/>
    <w:rsid w:val="008C04AE"/>
    <w:rsid w:val="008C1728"/>
    <w:rsid w:val="008C28E3"/>
    <w:rsid w:val="008C51A6"/>
    <w:rsid w:val="008C65A5"/>
    <w:rsid w:val="008C7767"/>
    <w:rsid w:val="008C7787"/>
    <w:rsid w:val="008C79FD"/>
    <w:rsid w:val="008D0023"/>
    <w:rsid w:val="008D06EF"/>
    <w:rsid w:val="008D0973"/>
    <w:rsid w:val="008D0E0B"/>
    <w:rsid w:val="008D1B5B"/>
    <w:rsid w:val="008D1DA3"/>
    <w:rsid w:val="008D39E8"/>
    <w:rsid w:val="008D4ED9"/>
    <w:rsid w:val="008D62C8"/>
    <w:rsid w:val="008D6B24"/>
    <w:rsid w:val="008D7877"/>
    <w:rsid w:val="008E27E9"/>
    <w:rsid w:val="008E2AA2"/>
    <w:rsid w:val="008E3CBF"/>
    <w:rsid w:val="008E4B4B"/>
    <w:rsid w:val="008E7963"/>
    <w:rsid w:val="008F18B8"/>
    <w:rsid w:val="008F3996"/>
    <w:rsid w:val="008F4685"/>
    <w:rsid w:val="00901250"/>
    <w:rsid w:val="00901DF7"/>
    <w:rsid w:val="009028DB"/>
    <w:rsid w:val="00902CE1"/>
    <w:rsid w:val="0090346C"/>
    <w:rsid w:val="00903960"/>
    <w:rsid w:val="009043EE"/>
    <w:rsid w:val="00905064"/>
    <w:rsid w:val="00905955"/>
    <w:rsid w:val="00905A5E"/>
    <w:rsid w:val="009065CB"/>
    <w:rsid w:val="00906A8E"/>
    <w:rsid w:val="00907A49"/>
    <w:rsid w:val="00911832"/>
    <w:rsid w:val="009126F2"/>
    <w:rsid w:val="00912E2D"/>
    <w:rsid w:val="0091366C"/>
    <w:rsid w:val="0091569A"/>
    <w:rsid w:val="00916395"/>
    <w:rsid w:val="009219AB"/>
    <w:rsid w:val="00922ECA"/>
    <w:rsid w:val="00923B03"/>
    <w:rsid w:val="00925200"/>
    <w:rsid w:val="00925F00"/>
    <w:rsid w:val="00926C85"/>
    <w:rsid w:val="00927AB1"/>
    <w:rsid w:val="009300A6"/>
    <w:rsid w:val="0093061F"/>
    <w:rsid w:val="00931509"/>
    <w:rsid w:val="00932711"/>
    <w:rsid w:val="00932DC6"/>
    <w:rsid w:val="009333F2"/>
    <w:rsid w:val="00933D0F"/>
    <w:rsid w:val="00934475"/>
    <w:rsid w:val="00935E17"/>
    <w:rsid w:val="0093690F"/>
    <w:rsid w:val="00937376"/>
    <w:rsid w:val="00937D98"/>
    <w:rsid w:val="00940579"/>
    <w:rsid w:val="0094116E"/>
    <w:rsid w:val="00941E20"/>
    <w:rsid w:val="00943144"/>
    <w:rsid w:val="00944430"/>
    <w:rsid w:val="009457CE"/>
    <w:rsid w:val="00946B02"/>
    <w:rsid w:val="009473F9"/>
    <w:rsid w:val="00950C7B"/>
    <w:rsid w:val="00952974"/>
    <w:rsid w:val="00952CDE"/>
    <w:rsid w:val="00954087"/>
    <w:rsid w:val="00956687"/>
    <w:rsid w:val="00957A30"/>
    <w:rsid w:val="00961CC3"/>
    <w:rsid w:val="00962F35"/>
    <w:rsid w:val="00964B3A"/>
    <w:rsid w:val="00965A6B"/>
    <w:rsid w:val="00967C8C"/>
    <w:rsid w:val="00970821"/>
    <w:rsid w:val="00971BF5"/>
    <w:rsid w:val="00972174"/>
    <w:rsid w:val="009724D6"/>
    <w:rsid w:val="009736AE"/>
    <w:rsid w:val="00974BE4"/>
    <w:rsid w:val="009763AF"/>
    <w:rsid w:val="0097730D"/>
    <w:rsid w:val="0098020D"/>
    <w:rsid w:val="00981A22"/>
    <w:rsid w:val="0098254C"/>
    <w:rsid w:val="0098282C"/>
    <w:rsid w:val="00982A9C"/>
    <w:rsid w:val="00983086"/>
    <w:rsid w:val="00986226"/>
    <w:rsid w:val="009871A2"/>
    <w:rsid w:val="00991060"/>
    <w:rsid w:val="00992773"/>
    <w:rsid w:val="009930D0"/>
    <w:rsid w:val="00993871"/>
    <w:rsid w:val="00994A6F"/>
    <w:rsid w:val="00994C1B"/>
    <w:rsid w:val="0099698B"/>
    <w:rsid w:val="00997812"/>
    <w:rsid w:val="009A06F5"/>
    <w:rsid w:val="009A153F"/>
    <w:rsid w:val="009A21D3"/>
    <w:rsid w:val="009A3CD2"/>
    <w:rsid w:val="009A48B2"/>
    <w:rsid w:val="009A49E0"/>
    <w:rsid w:val="009A6B59"/>
    <w:rsid w:val="009B1ECD"/>
    <w:rsid w:val="009B2264"/>
    <w:rsid w:val="009B22BC"/>
    <w:rsid w:val="009B233B"/>
    <w:rsid w:val="009B27B8"/>
    <w:rsid w:val="009B27BF"/>
    <w:rsid w:val="009B37D1"/>
    <w:rsid w:val="009B39CD"/>
    <w:rsid w:val="009B4D5F"/>
    <w:rsid w:val="009B7188"/>
    <w:rsid w:val="009B7684"/>
    <w:rsid w:val="009B7E57"/>
    <w:rsid w:val="009C01D3"/>
    <w:rsid w:val="009C0CD8"/>
    <w:rsid w:val="009C222F"/>
    <w:rsid w:val="009C285F"/>
    <w:rsid w:val="009C5136"/>
    <w:rsid w:val="009C5906"/>
    <w:rsid w:val="009C5FC6"/>
    <w:rsid w:val="009C7178"/>
    <w:rsid w:val="009C75AB"/>
    <w:rsid w:val="009D1476"/>
    <w:rsid w:val="009D1835"/>
    <w:rsid w:val="009D18F5"/>
    <w:rsid w:val="009D1B4A"/>
    <w:rsid w:val="009D2B44"/>
    <w:rsid w:val="009D4B7A"/>
    <w:rsid w:val="009D4D46"/>
    <w:rsid w:val="009D4EE3"/>
    <w:rsid w:val="009D6E34"/>
    <w:rsid w:val="009D75A0"/>
    <w:rsid w:val="009E01F6"/>
    <w:rsid w:val="009E2108"/>
    <w:rsid w:val="009E249B"/>
    <w:rsid w:val="009E2B54"/>
    <w:rsid w:val="009E43EE"/>
    <w:rsid w:val="009E5B06"/>
    <w:rsid w:val="009E645C"/>
    <w:rsid w:val="009E6DAB"/>
    <w:rsid w:val="009E77D0"/>
    <w:rsid w:val="009F080B"/>
    <w:rsid w:val="009F0BC8"/>
    <w:rsid w:val="009F14C4"/>
    <w:rsid w:val="009F1E2B"/>
    <w:rsid w:val="009F2B34"/>
    <w:rsid w:val="009F38DB"/>
    <w:rsid w:val="009F4073"/>
    <w:rsid w:val="009F47D5"/>
    <w:rsid w:val="009F59BC"/>
    <w:rsid w:val="009F5A31"/>
    <w:rsid w:val="009F5B8F"/>
    <w:rsid w:val="009F6FFB"/>
    <w:rsid w:val="00A00E7C"/>
    <w:rsid w:val="00A016E4"/>
    <w:rsid w:val="00A01D07"/>
    <w:rsid w:val="00A030E2"/>
    <w:rsid w:val="00A030FB"/>
    <w:rsid w:val="00A06946"/>
    <w:rsid w:val="00A07FC8"/>
    <w:rsid w:val="00A11201"/>
    <w:rsid w:val="00A11BAE"/>
    <w:rsid w:val="00A12B9E"/>
    <w:rsid w:val="00A132E5"/>
    <w:rsid w:val="00A14C88"/>
    <w:rsid w:val="00A16DEE"/>
    <w:rsid w:val="00A20641"/>
    <w:rsid w:val="00A220C7"/>
    <w:rsid w:val="00A23109"/>
    <w:rsid w:val="00A2364B"/>
    <w:rsid w:val="00A2388A"/>
    <w:rsid w:val="00A25601"/>
    <w:rsid w:val="00A25BC0"/>
    <w:rsid w:val="00A25C84"/>
    <w:rsid w:val="00A25DBD"/>
    <w:rsid w:val="00A260AC"/>
    <w:rsid w:val="00A26C13"/>
    <w:rsid w:val="00A27372"/>
    <w:rsid w:val="00A30013"/>
    <w:rsid w:val="00A31CEF"/>
    <w:rsid w:val="00A32C37"/>
    <w:rsid w:val="00A335B3"/>
    <w:rsid w:val="00A33FA9"/>
    <w:rsid w:val="00A369DC"/>
    <w:rsid w:val="00A36AFE"/>
    <w:rsid w:val="00A41F0B"/>
    <w:rsid w:val="00A43125"/>
    <w:rsid w:val="00A47B01"/>
    <w:rsid w:val="00A503B3"/>
    <w:rsid w:val="00A51A24"/>
    <w:rsid w:val="00A52568"/>
    <w:rsid w:val="00A528C8"/>
    <w:rsid w:val="00A52F87"/>
    <w:rsid w:val="00A5423B"/>
    <w:rsid w:val="00A55BC1"/>
    <w:rsid w:val="00A613B0"/>
    <w:rsid w:val="00A62F8C"/>
    <w:rsid w:val="00A63B63"/>
    <w:rsid w:val="00A647B5"/>
    <w:rsid w:val="00A66348"/>
    <w:rsid w:val="00A66EC4"/>
    <w:rsid w:val="00A66ECD"/>
    <w:rsid w:val="00A671F5"/>
    <w:rsid w:val="00A6730A"/>
    <w:rsid w:val="00A74832"/>
    <w:rsid w:val="00A748C3"/>
    <w:rsid w:val="00A756A9"/>
    <w:rsid w:val="00A7663E"/>
    <w:rsid w:val="00A76CE6"/>
    <w:rsid w:val="00A76F45"/>
    <w:rsid w:val="00A771C4"/>
    <w:rsid w:val="00A776F5"/>
    <w:rsid w:val="00A777CC"/>
    <w:rsid w:val="00A77E7D"/>
    <w:rsid w:val="00A83552"/>
    <w:rsid w:val="00A84360"/>
    <w:rsid w:val="00A8514C"/>
    <w:rsid w:val="00A851B3"/>
    <w:rsid w:val="00A855AB"/>
    <w:rsid w:val="00A85DAC"/>
    <w:rsid w:val="00A86CD6"/>
    <w:rsid w:val="00A878A9"/>
    <w:rsid w:val="00A901CA"/>
    <w:rsid w:val="00A91945"/>
    <w:rsid w:val="00A93751"/>
    <w:rsid w:val="00A93DE7"/>
    <w:rsid w:val="00A95E62"/>
    <w:rsid w:val="00A9777D"/>
    <w:rsid w:val="00A97D80"/>
    <w:rsid w:val="00AA2289"/>
    <w:rsid w:val="00AA481E"/>
    <w:rsid w:val="00AA56C9"/>
    <w:rsid w:val="00AA6546"/>
    <w:rsid w:val="00AA73EB"/>
    <w:rsid w:val="00AA7683"/>
    <w:rsid w:val="00AB0DF7"/>
    <w:rsid w:val="00AB0FA8"/>
    <w:rsid w:val="00AB2FB4"/>
    <w:rsid w:val="00AB31A5"/>
    <w:rsid w:val="00AB420E"/>
    <w:rsid w:val="00AB469F"/>
    <w:rsid w:val="00AB5BBE"/>
    <w:rsid w:val="00AB6AB6"/>
    <w:rsid w:val="00AC0D47"/>
    <w:rsid w:val="00AC5656"/>
    <w:rsid w:val="00AC68A0"/>
    <w:rsid w:val="00AC7349"/>
    <w:rsid w:val="00AC7A49"/>
    <w:rsid w:val="00AC7D06"/>
    <w:rsid w:val="00AD035E"/>
    <w:rsid w:val="00AD13FC"/>
    <w:rsid w:val="00AD15CF"/>
    <w:rsid w:val="00AD1A8E"/>
    <w:rsid w:val="00AD1AC8"/>
    <w:rsid w:val="00AD1B93"/>
    <w:rsid w:val="00AD34B7"/>
    <w:rsid w:val="00AD5057"/>
    <w:rsid w:val="00AD60F4"/>
    <w:rsid w:val="00AD6A30"/>
    <w:rsid w:val="00AD6FCD"/>
    <w:rsid w:val="00AD71DE"/>
    <w:rsid w:val="00AE2CAB"/>
    <w:rsid w:val="00AE39AA"/>
    <w:rsid w:val="00AE68D0"/>
    <w:rsid w:val="00AE68EA"/>
    <w:rsid w:val="00AE756A"/>
    <w:rsid w:val="00AF0B4B"/>
    <w:rsid w:val="00AF1965"/>
    <w:rsid w:val="00AF2276"/>
    <w:rsid w:val="00AF3A29"/>
    <w:rsid w:val="00AF4083"/>
    <w:rsid w:val="00B00061"/>
    <w:rsid w:val="00B02747"/>
    <w:rsid w:val="00B027E9"/>
    <w:rsid w:val="00B0348E"/>
    <w:rsid w:val="00B042D6"/>
    <w:rsid w:val="00B0762E"/>
    <w:rsid w:val="00B07A78"/>
    <w:rsid w:val="00B147E4"/>
    <w:rsid w:val="00B14D4A"/>
    <w:rsid w:val="00B14D83"/>
    <w:rsid w:val="00B1544C"/>
    <w:rsid w:val="00B15738"/>
    <w:rsid w:val="00B15FD9"/>
    <w:rsid w:val="00B17136"/>
    <w:rsid w:val="00B17241"/>
    <w:rsid w:val="00B172FA"/>
    <w:rsid w:val="00B174E8"/>
    <w:rsid w:val="00B17709"/>
    <w:rsid w:val="00B211E3"/>
    <w:rsid w:val="00B216B0"/>
    <w:rsid w:val="00B222F7"/>
    <w:rsid w:val="00B223D9"/>
    <w:rsid w:val="00B243BE"/>
    <w:rsid w:val="00B2547B"/>
    <w:rsid w:val="00B26477"/>
    <w:rsid w:val="00B27B70"/>
    <w:rsid w:val="00B317F2"/>
    <w:rsid w:val="00B32E36"/>
    <w:rsid w:val="00B367DC"/>
    <w:rsid w:val="00B37D2F"/>
    <w:rsid w:val="00B4035E"/>
    <w:rsid w:val="00B40BB1"/>
    <w:rsid w:val="00B412F0"/>
    <w:rsid w:val="00B43748"/>
    <w:rsid w:val="00B438CF"/>
    <w:rsid w:val="00B43BB9"/>
    <w:rsid w:val="00B46033"/>
    <w:rsid w:val="00B46069"/>
    <w:rsid w:val="00B46E20"/>
    <w:rsid w:val="00B507B5"/>
    <w:rsid w:val="00B51497"/>
    <w:rsid w:val="00B51A75"/>
    <w:rsid w:val="00B53968"/>
    <w:rsid w:val="00B552D2"/>
    <w:rsid w:val="00B5544A"/>
    <w:rsid w:val="00B560A8"/>
    <w:rsid w:val="00B57A1E"/>
    <w:rsid w:val="00B57F31"/>
    <w:rsid w:val="00B60772"/>
    <w:rsid w:val="00B60E7B"/>
    <w:rsid w:val="00B61524"/>
    <w:rsid w:val="00B61651"/>
    <w:rsid w:val="00B6195A"/>
    <w:rsid w:val="00B62503"/>
    <w:rsid w:val="00B62C5E"/>
    <w:rsid w:val="00B636BB"/>
    <w:rsid w:val="00B64413"/>
    <w:rsid w:val="00B648D4"/>
    <w:rsid w:val="00B64D72"/>
    <w:rsid w:val="00B6586D"/>
    <w:rsid w:val="00B658DE"/>
    <w:rsid w:val="00B65951"/>
    <w:rsid w:val="00B66023"/>
    <w:rsid w:val="00B663AC"/>
    <w:rsid w:val="00B665D5"/>
    <w:rsid w:val="00B66EDD"/>
    <w:rsid w:val="00B67AE9"/>
    <w:rsid w:val="00B67E8F"/>
    <w:rsid w:val="00B7038F"/>
    <w:rsid w:val="00B7043C"/>
    <w:rsid w:val="00B710B4"/>
    <w:rsid w:val="00B72CB5"/>
    <w:rsid w:val="00B72D1A"/>
    <w:rsid w:val="00B759C5"/>
    <w:rsid w:val="00B75B67"/>
    <w:rsid w:val="00B76403"/>
    <w:rsid w:val="00B77443"/>
    <w:rsid w:val="00B80084"/>
    <w:rsid w:val="00B80326"/>
    <w:rsid w:val="00B83A04"/>
    <w:rsid w:val="00B8453D"/>
    <w:rsid w:val="00B84D52"/>
    <w:rsid w:val="00B84D5E"/>
    <w:rsid w:val="00B84DA2"/>
    <w:rsid w:val="00B85453"/>
    <w:rsid w:val="00B869F0"/>
    <w:rsid w:val="00B92C2D"/>
    <w:rsid w:val="00B9392C"/>
    <w:rsid w:val="00B94787"/>
    <w:rsid w:val="00B9571C"/>
    <w:rsid w:val="00B96F35"/>
    <w:rsid w:val="00B97379"/>
    <w:rsid w:val="00B97966"/>
    <w:rsid w:val="00BA0141"/>
    <w:rsid w:val="00BA0377"/>
    <w:rsid w:val="00BA0774"/>
    <w:rsid w:val="00BA3BF7"/>
    <w:rsid w:val="00BA685E"/>
    <w:rsid w:val="00BA7E97"/>
    <w:rsid w:val="00BB00BF"/>
    <w:rsid w:val="00BB1374"/>
    <w:rsid w:val="00BB2C91"/>
    <w:rsid w:val="00BB3747"/>
    <w:rsid w:val="00BB3CB5"/>
    <w:rsid w:val="00BB4B55"/>
    <w:rsid w:val="00BB6432"/>
    <w:rsid w:val="00BB6C88"/>
    <w:rsid w:val="00BB6FC5"/>
    <w:rsid w:val="00BB70AD"/>
    <w:rsid w:val="00BC08B6"/>
    <w:rsid w:val="00BC0FDA"/>
    <w:rsid w:val="00BC11F8"/>
    <w:rsid w:val="00BC14CF"/>
    <w:rsid w:val="00BC3A2C"/>
    <w:rsid w:val="00BC42E4"/>
    <w:rsid w:val="00BC4875"/>
    <w:rsid w:val="00BC5716"/>
    <w:rsid w:val="00BC5D37"/>
    <w:rsid w:val="00BC7444"/>
    <w:rsid w:val="00BD2444"/>
    <w:rsid w:val="00BD46CD"/>
    <w:rsid w:val="00BD51D8"/>
    <w:rsid w:val="00BD7CA5"/>
    <w:rsid w:val="00BE0039"/>
    <w:rsid w:val="00BE0398"/>
    <w:rsid w:val="00BE222F"/>
    <w:rsid w:val="00BE254F"/>
    <w:rsid w:val="00BE43E3"/>
    <w:rsid w:val="00BE5406"/>
    <w:rsid w:val="00BE5690"/>
    <w:rsid w:val="00BE588D"/>
    <w:rsid w:val="00BE73C4"/>
    <w:rsid w:val="00BE744F"/>
    <w:rsid w:val="00BF082A"/>
    <w:rsid w:val="00BF1F7D"/>
    <w:rsid w:val="00BF388F"/>
    <w:rsid w:val="00BF3F67"/>
    <w:rsid w:val="00BF4725"/>
    <w:rsid w:val="00BF527D"/>
    <w:rsid w:val="00BF54CD"/>
    <w:rsid w:val="00BF5A7F"/>
    <w:rsid w:val="00C00DE2"/>
    <w:rsid w:val="00C01A7F"/>
    <w:rsid w:val="00C0200C"/>
    <w:rsid w:val="00C02A19"/>
    <w:rsid w:val="00C02A68"/>
    <w:rsid w:val="00C02EA0"/>
    <w:rsid w:val="00C0402E"/>
    <w:rsid w:val="00C04F58"/>
    <w:rsid w:val="00C055DF"/>
    <w:rsid w:val="00C05D87"/>
    <w:rsid w:val="00C06356"/>
    <w:rsid w:val="00C06AE3"/>
    <w:rsid w:val="00C06F32"/>
    <w:rsid w:val="00C07F35"/>
    <w:rsid w:val="00C11FF8"/>
    <w:rsid w:val="00C1213F"/>
    <w:rsid w:val="00C13217"/>
    <w:rsid w:val="00C13C8E"/>
    <w:rsid w:val="00C14126"/>
    <w:rsid w:val="00C14924"/>
    <w:rsid w:val="00C14F80"/>
    <w:rsid w:val="00C154DB"/>
    <w:rsid w:val="00C208F9"/>
    <w:rsid w:val="00C213F9"/>
    <w:rsid w:val="00C21B36"/>
    <w:rsid w:val="00C23B4D"/>
    <w:rsid w:val="00C24C39"/>
    <w:rsid w:val="00C24E1C"/>
    <w:rsid w:val="00C2685C"/>
    <w:rsid w:val="00C276EA"/>
    <w:rsid w:val="00C2796B"/>
    <w:rsid w:val="00C30741"/>
    <w:rsid w:val="00C30B96"/>
    <w:rsid w:val="00C318F4"/>
    <w:rsid w:val="00C32328"/>
    <w:rsid w:val="00C32A70"/>
    <w:rsid w:val="00C340B9"/>
    <w:rsid w:val="00C34AE0"/>
    <w:rsid w:val="00C353D1"/>
    <w:rsid w:val="00C3644A"/>
    <w:rsid w:val="00C40BE9"/>
    <w:rsid w:val="00C4127D"/>
    <w:rsid w:val="00C41BBE"/>
    <w:rsid w:val="00C42C73"/>
    <w:rsid w:val="00C42DB6"/>
    <w:rsid w:val="00C44390"/>
    <w:rsid w:val="00C44900"/>
    <w:rsid w:val="00C46D36"/>
    <w:rsid w:val="00C50558"/>
    <w:rsid w:val="00C5133E"/>
    <w:rsid w:val="00C52879"/>
    <w:rsid w:val="00C52E18"/>
    <w:rsid w:val="00C54476"/>
    <w:rsid w:val="00C54781"/>
    <w:rsid w:val="00C54B32"/>
    <w:rsid w:val="00C54D7A"/>
    <w:rsid w:val="00C573F5"/>
    <w:rsid w:val="00C57512"/>
    <w:rsid w:val="00C57A24"/>
    <w:rsid w:val="00C57A2D"/>
    <w:rsid w:val="00C62836"/>
    <w:rsid w:val="00C62AB0"/>
    <w:rsid w:val="00C63704"/>
    <w:rsid w:val="00C63E18"/>
    <w:rsid w:val="00C64887"/>
    <w:rsid w:val="00C64999"/>
    <w:rsid w:val="00C65EF0"/>
    <w:rsid w:val="00C6667B"/>
    <w:rsid w:val="00C70290"/>
    <w:rsid w:val="00C709B6"/>
    <w:rsid w:val="00C71CC2"/>
    <w:rsid w:val="00C726A1"/>
    <w:rsid w:val="00C73370"/>
    <w:rsid w:val="00C7374E"/>
    <w:rsid w:val="00C73B30"/>
    <w:rsid w:val="00C80FD0"/>
    <w:rsid w:val="00C815FA"/>
    <w:rsid w:val="00C83838"/>
    <w:rsid w:val="00C83C82"/>
    <w:rsid w:val="00C840BD"/>
    <w:rsid w:val="00C851E9"/>
    <w:rsid w:val="00C85343"/>
    <w:rsid w:val="00C85A88"/>
    <w:rsid w:val="00C90336"/>
    <w:rsid w:val="00C92A2D"/>
    <w:rsid w:val="00C932A7"/>
    <w:rsid w:val="00C94B3C"/>
    <w:rsid w:val="00C9586E"/>
    <w:rsid w:val="00CA03F4"/>
    <w:rsid w:val="00CA0677"/>
    <w:rsid w:val="00CA0D21"/>
    <w:rsid w:val="00CA0D84"/>
    <w:rsid w:val="00CA1028"/>
    <w:rsid w:val="00CA1160"/>
    <w:rsid w:val="00CA150A"/>
    <w:rsid w:val="00CA1F84"/>
    <w:rsid w:val="00CA2BFB"/>
    <w:rsid w:val="00CA3A0B"/>
    <w:rsid w:val="00CA4E80"/>
    <w:rsid w:val="00CA656E"/>
    <w:rsid w:val="00CA6B4B"/>
    <w:rsid w:val="00CA6B6A"/>
    <w:rsid w:val="00CB077B"/>
    <w:rsid w:val="00CB0D04"/>
    <w:rsid w:val="00CB1707"/>
    <w:rsid w:val="00CB1875"/>
    <w:rsid w:val="00CB2EDB"/>
    <w:rsid w:val="00CB3CFB"/>
    <w:rsid w:val="00CB4005"/>
    <w:rsid w:val="00CB4468"/>
    <w:rsid w:val="00CB5F0E"/>
    <w:rsid w:val="00CB65D5"/>
    <w:rsid w:val="00CB66ED"/>
    <w:rsid w:val="00CB7440"/>
    <w:rsid w:val="00CC1A0A"/>
    <w:rsid w:val="00CC21DA"/>
    <w:rsid w:val="00CC238D"/>
    <w:rsid w:val="00CC3AF7"/>
    <w:rsid w:val="00CC42D9"/>
    <w:rsid w:val="00CC4E02"/>
    <w:rsid w:val="00CC548B"/>
    <w:rsid w:val="00CC5781"/>
    <w:rsid w:val="00CC6D90"/>
    <w:rsid w:val="00CC6FF3"/>
    <w:rsid w:val="00CD10F6"/>
    <w:rsid w:val="00CD3905"/>
    <w:rsid w:val="00CD3CD2"/>
    <w:rsid w:val="00CD419E"/>
    <w:rsid w:val="00CD4542"/>
    <w:rsid w:val="00CD588A"/>
    <w:rsid w:val="00CD6778"/>
    <w:rsid w:val="00CD6FB1"/>
    <w:rsid w:val="00CE21AB"/>
    <w:rsid w:val="00CE3225"/>
    <w:rsid w:val="00CE510E"/>
    <w:rsid w:val="00CE5633"/>
    <w:rsid w:val="00CE5E26"/>
    <w:rsid w:val="00CF0947"/>
    <w:rsid w:val="00CF38DF"/>
    <w:rsid w:val="00CF5677"/>
    <w:rsid w:val="00CF58EB"/>
    <w:rsid w:val="00CF67EA"/>
    <w:rsid w:val="00CF6B02"/>
    <w:rsid w:val="00CF6D42"/>
    <w:rsid w:val="00CF7685"/>
    <w:rsid w:val="00D01307"/>
    <w:rsid w:val="00D01751"/>
    <w:rsid w:val="00D02F0B"/>
    <w:rsid w:val="00D03273"/>
    <w:rsid w:val="00D0404E"/>
    <w:rsid w:val="00D0460B"/>
    <w:rsid w:val="00D048D5"/>
    <w:rsid w:val="00D052E7"/>
    <w:rsid w:val="00D0563F"/>
    <w:rsid w:val="00D061AA"/>
    <w:rsid w:val="00D06C7F"/>
    <w:rsid w:val="00D1014A"/>
    <w:rsid w:val="00D103C5"/>
    <w:rsid w:val="00D10E66"/>
    <w:rsid w:val="00D110FB"/>
    <w:rsid w:val="00D12841"/>
    <w:rsid w:val="00D128A3"/>
    <w:rsid w:val="00D12E09"/>
    <w:rsid w:val="00D12FA2"/>
    <w:rsid w:val="00D13CE3"/>
    <w:rsid w:val="00D13E76"/>
    <w:rsid w:val="00D14266"/>
    <w:rsid w:val="00D14A3F"/>
    <w:rsid w:val="00D154E9"/>
    <w:rsid w:val="00D15E94"/>
    <w:rsid w:val="00D16020"/>
    <w:rsid w:val="00D16621"/>
    <w:rsid w:val="00D16A9D"/>
    <w:rsid w:val="00D178BB"/>
    <w:rsid w:val="00D20916"/>
    <w:rsid w:val="00D24077"/>
    <w:rsid w:val="00D25161"/>
    <w:rsid w:val="00D25300"/>
    <w:rsid w:val="00D26CA9"/>
    <w:rsid w:val="00D26EBE"/>
    <w:rsid w:val="00D2794E"/>
    <w:rsid w:val="00D30287"/>
    <w:rsid w:val="00D30604"/>
    <w:rsid w:val="00D30E0D"/>
    <w:rsid w:val="00D3352C"/>
    <w:rsid w:val="00D338BC"/>
    <w:rsid w:val="00D33C71"/>
    <w:rsid w:val="00D33E10"/>
    <w:rsid w:val="00D3479A"/>
    <w:rsid w:val="00D35068"/>
    <w:rsid w:val="00D35315"/>
    <w:rsid w:val="00D36861"/>
    <w:rsid w:val="00D3742C"/>
    <w:rsid w:val="00D37540"/>
    <w:rsid w:val="00D400CA"/>
    <w:rsid w:val="00D40DA8"/>
    <w:rsid w:val="00D4228E"/>
    <w:rsid w:val="00D42D55"/>
    <w:rsid w:val="00D42F61"/>
    <w:rsid w:val="00D43346"/>
    <w:rsid w:val="00D44A44"/>
    <w:rsid w:val="00D45681"/>
    <w:rsid w:val="00D46537"/>
    <w:rsid w:val="00D47554"/>
    <w:rsid w:val="00D47D5F"/>
    <w:rsid w:val="00D50E92"/>
    <w:rsid w:val="00D51233"/>
    <w:rsid w:val="00D512EF"/>
    <w:rsid w:val="00D51FB7"/>
    <w:rsid w:val="00D528A4"/>
    <w:rsid w:val="00D5562B"/>
    <w:rsid w:val="00D55965"/>
    <w:rsid w:val="00D56484"/>
    <w:rsid w:val="00D56A30"/>
    <w:rsid w:val="00D57039"/>
    <w:rsid w:val="00D57B87"/>
    <w:rsid w:val="00D608F4"/>
    <w:rsid w:val="00D60E15"/>
    <w:rsid w:val="00D6196C"/>
    <w:rsid w:val="00D61A6B"/>
    <w:rsid w:val="00D624B8"/>
    <w:rsid w:val="00D65070"/>
    <w:rsid w:val="00D65755"/>
    <w:rsid w:val="00D65814"/>
    <w:rsid w:val="00D67271"/>
    <w:rsid w:val="00D7081C"/>
    <w:rsid w:val="00D71E32"/>
    <w:rsid w:val="00D7317F"/>
    <w:rsid w:val="00D76607"/>
    <w:rsid w:val="00D7778D"/>
    <w:rsid w:val="00D8078C"/>
    <w:rsid w:val="00D8189F"/>
    <w:rsid w:val="00D85384"/>
    <w:rsid w:val="00D86BE4"/>
    <w:rsid w:val="00D90334"/>
    <w:rsid w:val="00D915D0"/>
    <w:rsid w:val="00D96365"/>
    <w:rsid w:val="00D9763F"/>
    <w:rsid w:val="00D97B30"/>
    <w:rsid w:val="00DA1213"/>
    <w:rsid w:val="00DA22D4"/>
    <w:rsid w:val="00DA2498"/>
    <w:rsid w:val="00DA2504"/>
    <w:rsid w:val="00DA37F2"/>
    <w:rsid w:val="00DA3A05"/>
    <w:rsid w:val="00DA4F17"/>
    <w:rsid w:val="00DA5866"/>
    <w:rsid w:val="00DA6A5C"/>
    <w:rsid w:val="00DA6B1C"/>
    <w:rsid w:val="00DA7A69"/>
    <w:rsid w:val="00DA7DC9"/>
    <w:rsid w:val="00DB01D6"/>
    <w:rsid w:val="00DB042B"/>
    <w:rsid w:val="00DB0547"/>
    <w:rsid w:val="00DB0FF0"/>
    <w:rsid w:val="00DB2A01"/>
    <w:rsid w:val="00DB302A"/>
    <w:rsid w:val="00DB3960"/>
    <w:rsid w:val="00DB3DE5"/>
    <w:rsid w:val="00DB47F9"/>
    <w:rsid w:val="00DB4F45"/>
    <w:rsid w:val="00DB5952"/>
    <w:rsid w:val="00DB5A4E"/>
    <w:rsid w:val="00DC08F0"/>
    <w:rsid w:val="00DC0CE5"/>
    <w:rsid w:val="00DC160E"/>
    <w:rsid w:val="00DC18CA"/>
    <w:rsid w:val="00DC205E"/>
    <w:rsid w:val="00DC2107"/>
    <w:rsid w:val="00DC2847"/>
    <w:rsid w:val="00DC2D27"/>
    <w:rsid w:val="00DC2D9B"/>
    <w:rsid w:val="00DC3673"/>
    <w:rsid w:val="00DC5E08"/>
    <w:rsid w:val="00DC6B5C"/>
    <w:rsid w:val="00DC6D57"/>
    <w:rsid w:val="00DC7969"/>
    <w:rsid w:val="00DD0C7D"/>
    <w:rsid w:val="00DD17B2"/>
    <w:rsid w:val="00DD3363"/>
    <w:rsid w:val="00DD64C4"/>
    <w:rsid w:val="00DD6C07"/>
    <w:rsid w:val="00DE0692"/>
    <w:rsid w:val="00DE06C4"/>
    <w:rsid w:val="00DE0B71"/>
    <w:rsid w:val="00DE1CAB"/>
    <w:rsid w:val="00DE2A6C"/>
    <w:rsid w:val="00DE310D"/>
    <w:rsid w:val="00DE41D3"/>
    <w:rsid w:val="00DE42B2"/>
    <w:rsid w:val="00DE4625"/>
    <w:rsid w:val="00DE4877"/>
    <w:rsid w:val="00DE5A3B"/>
    <w:rsid w:val="00DE619F"/>
    <w:rsid w:val="00DE6B33"/>
    <w:rsid w:val="00DE79FC"/>
    <w:rsid w:val="00DF052F"/>
    <w:rsid w:val="00DF0938"/>
    <w:rsid w:val="00DF0D48"/>
    <w:rsid w:val="00DF12AE"/>
    <w:rsid w:val="00DF231F"/>
    <w:rsid w:val="00DF23F5"/>
    <w:rsid w:val="00DF24F7"/>
    <w:rsid w:val="00DF647E"/>
    <w:rsid w:val="00E01677"/>
    <w:rsid w:val="00E03F37"/>
    <w:rsid w:val="00E0443B"/>
    <w:rsid w:val="00E04981"/>
    <w:rsid w:val="00E06576"/>
    <w:rsid w:val="00E07043"/>
    <w:rsid w:val="00E073EA"/>
    <w:rsid w:val="00E105DE"/>
    <w:rsid w:val="00E10ED2"/>
    <w:rsid w:val="00E114E4"/>
    <w:rsid w:val="00E11A40"/>
    <w:rsid w:val="00E11A49"/>
    <w:rsid w:val="00E12242"/>
    <w:rsid w:val="00E12F11"/>
    <w:rsid w:val="00E13E0A"/>
    <w:rsid w:val="00E1553E"/>
    <w:rsid w:val="00E15F11"/>
    <w:rsid w:val="00E163D8"/>
    <w:rsid w:val="00E17877"/>
    <w:rsid w:val="00E1789C"/>
    <w:rsid w:val="00E17C71"/>
    <w:rsid w:val="00E20423"/>
    <w:rsid w:val="00E20647"/>
    <w:rsid w:val="00E20872"/>
    <w:rsid w:val="00E21C8E"/>
    <w:rsid w:val="00E237BB"/>
    <w:rsid w:val="00E23CC1"/>
    <w:rsid w:val="00E2537B"/>
    <w:rsid w:val="00E25990"/>
    <w:rsid w:val="00E265C0"/>
    <w:rsid w:val="00E26D80"/>
    <w:rsid w:val="00E31054"/>
    <w:rsid w:val="00E34593"/>
    <w:rsid w:val="00E34A39"/>
    <w:rsid w:val="00E350D5"/>
    <w:rsid w:val="00E36956"/>
    <w:rsid w:val="00E405DC"/>
    <w:rsid w:val="00E416D1"/>
    <w:rsid w:val="00E42CF8"/>
    <w:rsid w:val="00E4323F"/>
    <w:rsid w:val="00E43B28"/>
    <w:rsid w:val="00E44E16"/>
    <w:rsid w:val="00E458F1"/>
    <w:rsid w:val="00E45F2A"/>
    <w:rsid w:val="00E51B93"/>
    <w:rsid w:val="00E529E3"/>
    <w:rsid w:val="00E53D61"/>
    <w:rsid w:val="00E541DC"/>
    <w:rsid w:val="00E54A03"/>
    <w:rsid w:val="00E578C7"/>
    <w:rsid w:val="00E6095E"/>
    <w:rsid w:val="00E626BC"/>
    <w:rsid w:val="00E62717"/>
    <w:rsid w:val="00E66B80"/>
    <w:rsid w:val="00E67565"/>
    <w:rsid w:val="00E70B0A"/>
    <w:rsid w:val="00E71F03"/>
    <w:rsid w:val="00E724BA"/>
    <w:rsid w:val="00E72555"/>
    <w:rsid w:val="00E72FAC"/>
    <w:rsid w:val="00E744F8"/>
    <w:rsid w:val="00E75A91"/>
    <w:rsid w:val="00E771B3"/>
    <w:rsid w:val="00E80034"/>
    <w:rsid w:val="00E804E9"/>
    <w:rsid w:val="00E8263D"/>
    <w:rsid w:val="00E82766"/>
    <w:rsid w:val="00E8282C"/>
    <w:rsid w:val="00E82F64"/>
    <w:rsid w:val="00E8466D"/>
    <w:rsid w:val="00E84A44"/>
    <w:rsid w:val="00E8650D"/>
    <w:rsid w:val="00E87003"/>
    <w:rsid w:val="00E9070D"/>
    <w:rsid w:val="00E916C1"/>
    <w:rsid w:val="00E93C3E"/>
    <w:rsid w:val="00E95331"/>
    <w:rsid w:val="00E969F4"/>
    <w:rsid w:val="00E96D85"/>
    <w:rsid w:val="00E96E45"/>
    <w:rsid w:val="00E97DEF"/>
    <w:rsid w:val="00EA1311"/>
    <w:rsid w:val="00EA1681"/>
    <w:rsid w:val="00EA2185"/>
    <w:rsid w:val="00EA27C7"/>
    <w:rsid w:val="00EA289D"/>
    <w:rsid w:val="00EA2D56"/>
    <w:rsid w:val="00EA3243"/>
    <w:rsid w:val="00EA397F"/>
    <w:rsid w:val="00EA3E63"/>
    <w:rsid w:val="00EA4B8D"/>
    <w:rsid w:val="00EA5E73"/>
    <w:rsid w:val="00EA690D"/>
    <w:rsid w:val="00EA6F13"/>
    <w:rsid w:val="00EA7B3E"/>
    <w:rsid w:val="00EA7B9D"/>
    <w:rsid w:val="00EB03D5"/>
    <w:rsid w:val="00EB0DD7"/>
    <w:rsid w:val="00EB17C8"/>
    <w:rsid w:val="00EB30CF"/>
    <w:rsid w:val="00EB3194"/>
    <w:rsid w:val="00EB46AB"/>
    <w:rsid w:val="00EB4AF2"/>
    <w:rsid w:val="00EB51C9"/>
    <w:rsid w:val="00EB58E0"/>
    <w:rsid w:val="00EB5DE0"/>
    <w:rsid w:val="00EB7C00"/>
    <w:rsid w:val="00EC02EB"/>
    <w:rsid w:val="00EC06B0"/>
    <w:rsid w:val="00EC163C"/>
    <w:rsid w:val="00EC355F"/>
    <w:rsid w:val="00EC3F47"/>
    <w:rsid w:val="00EC416A"/>
    <w:rsid w:val="00EC4C82"/>
    <w:rsid w:val="00EC4FDC"/>
    <w:rsid w:val="00EC5E03"/>
    <w:rsid w:val="00EC5FC1"/>
    <w:rsid w:val="00EC69AE"/>
    <w:rsid w:val="00EC70DB"/>
    <w:rsid w:val="00EC72FF"/>
    <w:rsid w:val="00EC776B"/>
    <w:rsid w:val="00EC7B54"/>
    <w:rsid w:val="00ED00A4"/>
    <w:rsid w:val="00ED1651"/>
    <w:rsid w:val="00ED2115"/>
    <w:rsid w:val="00ED34C3"/>
    <w:rsid w:val="00ED650E"/>
    <w:rsid w:val="00EE044B"/>
    <w:rsid w:val="00EE1CDD"/>
    <w:rsid w:val="00EE3787"/>
    <w:rsid w:val="00EE4488"/>
    <w:rsid w:val="00EE4846"/>
    <w:rsid w:val="00EF2138"/>
    <w:rsid w:val="00EF29A8"/>
    <w:rsid w:val="00EF2EF3"/>
    <w:rsid w:val="00EF704D"/>
    <w:rsid w:val="00F017F2"/>
    <w:rsid w:val="00F05262"/>
    <w:rsid w:val="00F0526D"/>
    <w:rsid w:val="00F057C5"/>
    <w:rsid w:val="00F06873"/>
    <w:rsid w:val="00F06F89"/>
    <w:rsid w:val="00F0742E"/>
    <w:rsid w:val="00F077C8"/>
    <w:rsid w:val="00F0798F"/>
    <w:rsid w:val="00F113BD"/>
    <w:rsid w:val="00F14DD1"/>
    <w:rsid w:val="00F1529F"/>
    <w:rsid w:val="00F15D2C"/>
    <w:rsid w:val="00F16237"/>
    <w:rsid w:val="00F2018D"/>
    <w:rsid w:val="00F232F7"/>
    <w:rsid w:val="00F2352D"/>
    <w:rsid w:val="00F238B9"/>
    <w:rsid w:val="00F25145"/>
    <w:rsid w:val="00F25F18"/>
    <w:rsid w:val="00F272DE"/>
    <w:rsid w:val="00F274E0"/>
    <w:rsid w:val="00F309F7"/>
    <w:rsid w:val="00F313D1"/>
    <w:rsid w:val="00F321E0"/>
    <w:rsid w:val="00F3242D"/>
    <w:rsid w:val="00F3342B"/>
    <w:rsid w:val="00F3467D"/>
    <w:rsid w:val="00F37FAE"/>
    <w:rsid w:val="00F409E1"/>
    <w:rsid w:val="00F42454"/>
    <w:rsid w:val="00F43992"/>
    <w:rsid w:val="00F45C13"/>
    <w:rsid w:val="00F45FF2"/>
    <w:rsid w:val="00F473F1"/>
    <w:rsid w:val="00F51186"/>
    <w:rsid w:val="00F53264"/>
    <w:rsid w:val="00F538AC"/>
    <w:rsid w:val="00F53E8A"/>
    <w:rsid w:val="00F54292"/>
    <w:rsid w:val="00F57EC8"/>
    <w:rsid w:val="00F61A53"/>
    <w:rsid w:val="00F61A92"/>
    <w:rsid w:val="00F632D9"/>
    <w:rsid w:val="00F63625"/>
    <w:rsid w:val="00F6370E"/>
    <w:rsid w:val="00F6471B"/>
    <w:rsid w:val="00F65AAF"/>
    <w:rsid w:val="00F6730C"/>
    <w:rsid w:val="00F6794A"/>
    <w:rsid w:val="00F7022B"/>
    <w:rsid w:val="00F7074C"/>
    <w:rsid w:val="00F71567"/>
    <w:rsid w:val="00F71669"/>
    <w:rsid w:val="00F718BC"/>
    <w:rsid w:val="00F720D9"/>
    <w:rsid w:val="00F736B0"/>
    <w:rsid w:val="00F741F2"/>
    <w:rsid w:val="00F7599E"/>
    <w:rsid w:val="00F75F30"/>
    <w:rsid w:val="00F81E60"/>
    <w:rsid w:val="00F83746"/>
    <w:rsid w:val="00F840D6"/>
    <w:rsid w:val="00F85E64"/>
    <w:rsid w:val="00F900EE"/>
    <w:rsid w:val="00F9010A"/>
    <w:rsid w:val="00F91CDE"/>
    <w:rsid w:val="00F91D72"/>
    <w:rsid w:val="00F92AF1"/>
    <w:rsid w:val="00F92E4F"/>
    <w:rsid w:val="00F9329C"/>
    <w:rsid w:val="00F939FB"/>
    <w:rsid w:val="00F94770"/>
    <w:rsid w:val="00F9588E"/>
    <w:rsid w:val="00F95EE5"/>
    <w:rsid w:val="00F97F34"/>
    <w:rsid w:val="00FA3C41"/>
    <w:rsid w:val="00FA3D44"/>
    <w:rsid w:val="00FA40C5"/>
    <w:rsid w:val="00FA483C"/>
    <w:rsid w:val="00FA4FDA"/>
    <w:rsid w:val="00FA53D8"/>
    <w:rsid w:val="00FA543C"/>
    <w:rsid w:val="00FA630D"/>
    <w:rsid w:val="00FA6B15"/>
    <w:rsid w:val="00FA7337"/>
    <w:rsid w:val="00FB11C6"/>
    <w:rsid w:val="00FB1EEE"/>
    <w:rsid w:val="00FB3019"/>
    <w:rsid w:val="00FB4D5E"/>
    <w:rsid w:val="00FB5088"/>
    <w:rsid w:val="00FB53F1"/>
    <w:rsid w:val="00FB5EAB"/>
    <w:rsid w:val="00FB671B"/>
    <w:rsid w:val="00FB6D50"/>
    <w:rsid w:val="00FC04B2"/>
    <w:rsid w:val="00FC0C9B"/>
    <w:rsid w:val="00FC20D0"/>
    <w:rsid w:val="00FC3296"/>
    <w:rsid w:val="00FC38A9"/>
    <w:rsid w:val="00FC50FB"/>
    <w:rsid w:val="00FC5918"/>
    <w:rsid w:val="00FC71E3"/>
    <w:rsid w:val="00FC781C"/>
    <w:rsid w:val="00FC7BEB"/>
    <w:rsid w:val="00FD11B0"/>
    <w:rsid w:val="00FD1323"/>
    <w:rsid w:val="00FD1407"/>
    <w:rsid w:val="00FD429C"/>
    <w:rsid w:val="00FD447C"/>
    <w:rsid w:val="00FD4796"/>
    <w:rsid w:val="00FD4B70"/>
    <w:rsid w:val="00FD6917"/>
    <w:rsid w:val="00FD6CD8"/>
    <w:rsid w:val="00FE2139"/>
    <w:rsid w:val="00FE2F0D"/>
    <w:rsid w:val="00FE377F"/>
    <w:rsid w:val="00FE3800"/>
    <w:rsid w:val="00FE3C16"/>
    <w:rsid w:val="00FE3C73"/>
    <w:rsid w:val="00FE4049"/>
    <w:rsid w:val="00FE59E0"/>
    <w:rsid w:val="00FE5B2D"/>
    <w:rsid w:val="00FE6025"/>
    <w:rsid w:val="00FE7F90"/>
    <w:rsid w:val="00FF07D9"/>
    <w:rsid w:val="00FF0FB0"/>
    <w:rsid w:val="00FF152A"/>
    <w:rsid w:val="00FF177A"/>
    <w:rsid w:val="00FF296D"/>
    <w:rsid w:val="00FF2E16"/>
    <w:rsid w:val="00FF316D"/>
    <w:rsid w:val="00FF634A"/>
    <w:rsid w:val="00FF6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AB2C60"/>
  <w15:docId w15:val="{FF76E2CD-61E5-4DDB-BF88-95440E375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EF0"/>
    <w:pPr>
      <w:overflowPunct w:val="0"/>
      <w:autoSpaceDE w:val="0"/>
      <w:autoSpaceDN w:val="0"/>
      <w:adjustRightInd w:val="0"/>
      <w:textAlignment w:val="baseline"/>
    </w:pPr>
  </w:style>
  <w:style w:type="paragraph" w:styleId="Heading1">
    <w:name w:val="heading 1"/>
    <w:basedOn w:val="Normal"/>
    <w:next w:val="BodyText"/>
    <w:link w:val="Heading1Char"/>
    <w:qFormat/>
    <w:rsid w:val="004F3E49"/>
    <w:pPr>
      <w:keepNext/>
      <w:numPr>
        <w:numId w:val="1"/>
      </w:numPr>
      <w:spacing w:before="240" w:after="120"/>
      <w:outlineLvl w:val="0"/>
    </w:pPr>
    <w:rPr>
      <w:rFonts w:ascii="Arial" w:hAnsi="Arial"/>
      <w:b/>
      <w:color w:val="288D20"/>
      <w:kern w:val="28"/>
      <w:sz w:val="36"/>
    </w:rPr>
  </w:style>
  <w:style w:type="paragraph" w:styleId="Heading2">
    <w:name w:val="heading 2"/>
    <w:basedOn w:val="Normal"/>
    <w:next w:val="BodyText"/>
    <w:qFormat/>
    <w:pPr>
      <w:keepNext/>
      <w:numPr>
        <w:ilvl w:val="1"/>
        <w:numId w:val="1"/>
      </w:numPr>
      <w:spacing w:before="160" w:after="120"/>
      <w:outlineLvl w:val="1"/>
    </w:pPr>
    <w:rPr>
      <w:rFonts w:ascii="Arial" w:hAnsi="Arial"/>
      <w:b/>
      <w:i/>
      <w:kern w:val="28"/>
      <w:sz w:val="28"/>
    </w:rPr>
  </w:style>
  <w:style w:type="paragraph" w:styleId="Heading3">
    <w:name w:val="heading 3"/>
    <w:basedOn w:val="Normal"/>
    <w:next w:val="BodyText"/>
    <w:link w:val="Heading3Char"/>
    <w:qFormat/>
    <w:pPr>
      <w:keepNext/>
      <w:numPr>
        <w:ilvl w:val="2"/>
        <w:numId w:val="1"/>
      </w:numPr>
      <w:spacing w:before="120" w:after="80"/>
      <w:outlineLvl w:val="2"/>
    </w:pPr>
    <w:rPr>
      <w:b/>
      <w:kern w:val="28"/>
      <w:sz w:val="24"/>
    </w:rPr>
  </w:style>
  <w:style w:type="paragraph" w:styleId="Heading4">
    <w:name w:val="heading 4"/>
    <w:basedOn w:val="Normal"/>
    <w:next w:val="BodyText"/>
    <w:link w:val="Heading4Char"/>
    <w:qFormat/>
    <w:pPr>
      <w:keepNext/>
      <w:numPr>
        <w:ilvl w:val="3"/>
        <w:numId w:val="1"/>
      </w:numPr>
      <w:spacing w:before="120" w:after="80"/>
      <w:outlineLvl w:val="3"/>
    </w:pPr>
    <w:rPr>
      <w:b/>
      <w:i/>
      <w:kern w:val="28"/>
      <w:sz w:val="24"/>
    </w:rPr>
  </w:style>
  <w:style w:type="paragraph" w:styleId="Heading5">
    <w:name w:val="heading 5"/>
    <w:basedOn w:val="Normal"/>
    <w:next w:val="BodyText"/>
    <w:qFormat/>
    <w:pPr>
      <w:keepNext/>
      <w:numPr>
        <w:ilvl w:val="4"/>
        <w:numId w:val="1"/>
      </w:numPr>
      <w:spacing w:before="120" w:after="80"/>
      <w:outlineLvl w:val="4"/>
    </w:pPr>
    <w:rPr>
      <w:rFonts w:ascii="Arial" w:hAnsi="Arial"/>
      <w:b/>
      <w:kern w:val="28"/>
    </w:rPr>
  </w:style>
  <w:style w:type="paragraph" w:styleId="Heading6">
    <w:name w:val="heading 6"/>
    <w:basedOn w:val="Normal"/>
    <w:next w:val="BodyText"/>
    <w:qFormat/>
    <w:pPr>
      <w:keepNext/>
      <w:numPr>
        <w:ilvl w:val="5"/>
        <w:numId w:val="1"/>
      </w:numPr>
      <w:spacing w:before="120" w:after="80"/>
      <w:outlineLvl w:val="5"/>
    </w:pPr>
    <w:rPr>
      <w:rFonts w:ascii="Arial" w:hAnsi="Arial"/>
      <w:b/>
      <w:i/>
      <w:kern w:val="28"/>
    </w:rPr>
  </w:style>
  <w:style w:type="paragraph" w:styleId="Heading7">
    <w:name w:val="heading 7"/>
    <w:basedOn w:val="Normal"/>
    <w:next w:val="BodyText"/>
    <w:qFormat/>
    <w:pPr>
      <w:keepNext/>
      <w:numPr>
        <w:ilvl w:val="6"/>
        <w:numId w:val="1"/>
      </w:numPr>
      <w:spacing w:before="80" w:after="60"/>
      <w:outlineLvl w:val="6"/>
    </w:pPr>
    <w:rPr>
      <w:b/>
      <w:kern w:val="28"/>
    </w:rPr>
  </w:style>
  <w:style w:type="paragraph" w:styleId="Heading8">
    <w:name w:val="heading 8"/>
    <w:basedOn w:val="Normal"/>
    <w:next w:val="BodyText"/>
    <w:qFormat/>
    <w:pPr>
      <w:keepNext/>
      <w:numPr>
        <w:ilvl w:val="7"/>
        <w:numId w:val="1"/>
      </w:numPr>
      <w:spacing w:before="80" w:after="60"/>
      <w:outlineLvl w:val="7"/>
    </w:pPr>
    <w:rPr>
      <w:b/>
      <w:i/>
      <w:kern w:val="28"/>
    </w:rPr>
  </w:style>
  <w:style w:type="paragraph" w:styleId="Heading9">
    <w:name w:val="heading 9"/>
    <w:basedOn w:val="Normal"/>
    <w:next w:val="BodyText"/>
    <w:qFormat/>
    <w:pPr>
      <w:keepNext/>
      <w:numPr>
        <w:ilvl w:val="8"/>
        <w:numId w:val="1"/>
      </w:numPr>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after="160"/>
    </w:pPr>
  </w:style>
  <w:style w:type="character" w:customStyle="1" w:styleId="BodyTextChar">
    <w:name w:val="Body Text Char"/>
    <w:basedOn w:val="DefaultParagraphFont"/>
    <w:link w:val="BodyText"/>
    <w:semiHidden/>
    <w:rsid w:val="00666D65"/>
  </w:style>
  <w:style w:type="character" w:customStyle="1" w:styleId="Heading1Char">
    <w:name w:val="Heading 1 Char"/>
    <w:basedOn w:val="DefaultParagraphFont"/>
    <w:link w:val="Heading1"/>
    <w:rsid w:val="000D537F"/>
    <w:rPr>
      <w:rFonts w:ascii="Arial" w:hAnsi="Arial"/>
      <w:b/>
      <w:color w:val="288D20"/>
      <w:kern w:val="28"/>
      <w:sz w:val="36"/>
    </w:rPr>
  </w:style>
  <w:style w:type="character" w:customStyle="1" w:styleId="Heading3Char">
    <w:name w:val="Heading 3 Char"/>
    <w:basedOn w:val="DefaultParagraphFont"/>
    <w:link w:val="Heading3"/>
    <w:rsid w:val="00E21C8E"/>
    <w:rPr>
      <w:b/>
      <w:kern w:val="28"/>
      <w:sz w:val="24"/>
    </w:rPr>
  </w:style>
  <w:style w:type="character" w:customStyle="1" w:styleId="Heading4Char">
    <w:name w:val="Heading 4 Char"/>
    <w:basedOn w:val="DefaultParagraphFont"/>
    <w:link w:val="Heading4"/>
    <w:rsid w:val="00EC4C82"/>
    <w:rPr>
      <w:b/>
      <w:i/>
      <w:kern w:val="28"/>
      <w:sz w:val="24"/>
    </w:rPr>
  </w:style>
  <w:style w:type="character" w:styleId="CommentReference">
    <w:name w:val="annotation reference"/>
    <w:semiHidden/>
    <w:rPr>
      <w:sz w:val="16"/>
    </w:rPr>
  </w:style>
  <w:style w:type="paragraph" w:styleId="CommentText">
    <w:name w:val="annotation text"/>
    <w:basedOn w:val="Normal"/>
    <w:link w:val="CommentTextChar"/>
    <w:semiHidden/>
    <w:pPr>
      <w:tabs>
        <w:tab w:val="left" w:pos="187"/>
      </w:tabs>
      <w:spacing w:after="120" w:line="220" w:lineRule="exact"/>
      <w:ind w:left="187" w:hanging="187"/>
    </w:pPr>
  </w:style>
  <w:style w:type="character" w:customStyle="1" w:styleId="CommentTextChar">
    <w:name w:val="Comment Text Char"/>
    <w:basedOn w:val="DefaultParagraphFont"/>
    <w:link w:val="CommentText"/>
    <w:semiHidden/>
    <w:rsid w:val="00A878A9"/>
  </w:style>
  <w:style w:type="paragraph" w:customStyle="1" w:styleId="BlockQuotation">
    <w:name w:val="Block Quotation"/>
    <w:basedOn w:val="BodyText"/>
    <w:pPr>
      <w:keepLines/>
      <w:ind w:left="720" w:right="720"/>
    </w:pPr>
    <w:rPr>
      <w:i/>
    </w:r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styleId="BodyTextIndent">
    <w:name w:val="Body Text Indent"/>
    <w:basedOn w:val="BodyText"/>
    <w:semiHidden/>
    <w:pPr>
      <w:ind w:left="360"/>
    </w:pPr>
  </w:style>
  <w:style w:type="paragraph" w:customStyle="1" w:styleId="BodyTextKeep">
    <w:name w:val="Body Text Keep"/>
    <w:basedOn w:val="BodyText"/>
    <w:pPr>
      <w:keepNext/>
    </w:pPr>
  </w:style>
  <w:style w:type="paragraph" w:styleId="Caption">
    <w:name w:val="caption"/>
    <w:basedOn w:val="Normal"/>
    <w:next w:val="BodyText"/>
    <w:qFormat/>
    <w:pPr>
      <w:spacing w:before="120" w:after="160"/>
    </w:pPr>
    <w:rPr>
      <w:i/>
      <w:sz w:val="18"/>
    </w:rPr>
  </w:style>
  <w:style w:type="paragraph" w:customStyle="1" w:styleId="ChapterLabel">
    <w:name w:val="Chapter Label"/>
    <w:basedOn w:val="Normal"/>
    <w:next w:val="Normal"/>
    <w:pPr>
      <w:keepNext/>
      <w:spacing w:before="360"/>
      <w:jc w:val="center"/>
    </w:pPr>
    <w:rPr>
      <w:rFonts w:ascii="Arial" w:hAnsi="Arial"/>
      <w:b/>
      <w:kern w:val="28"/>
      <w:sz w:val="24"/>
      <w:u w:val="single"/>
    </w:rPr>
  </w:style>
  <w:style w:type="paragraph" w:customStyle="1" w:styleId="ChapterSubtitle">
    <w:name w:val="Chapter Subtitle"/>
    <w:basedOn w:val="Normal"/>
    <w:next w:val="BodyText"/>
    <w:pPr>
      <w:keepNext/>
      <w:keepLines/>
      <w:spacing w:before="360" w:after="360"/>
      <w:jc w:val="center"/>
    </w:pPr>
    <w:rPr>
      <w:rFonts w:ascii="Arial" w:hAnsi="Arial"/>
      <w:i/>
      <w:kern w:val="28"/>
      <w:sz w:val="28"/>
    </w:rPr>
  </w:style>
  <w:style w:type="paragraph" w:customStyle="1" w:styleId="ChapterTitle">
    <w:name w:val="Chapter Title"/>
    <w:basedOn w:val="Normal"/>
    <w:next w:val="ChapterSubtitle"/>
    <w:pPr>
      <w:keepNext/>
      <w:keepLines/>
      <w:spacing w:before="600"/>
      <w:jc w:val="center"/>
    </w:pPr>
    <w:rPr>
      <w:rFonts w:ascii="Arial" w:hAnsi="Arial"/>
      <w:b/>
      <w:kern w:val="28"/>
      <w:sz w:val="32"/>
    </w:rPr>
  </w:style>
  <w:style w:type="paragraph" w:styleId="Date">
    <w:name w:val="Date"/>
    <w:basedOn w:val="BodyText"/>
    <w:pPr>
      <w:spacing w:before="480"/>
      <w:jc w:val="center"/>
    </w:pPr>
    <w:rPr>
      <w:b/>
    </w:rPr>
  </w:style>
  <w:style w:type="paragraph" w:customStyle="1" w:styleId="DocumentLabel">
    <w:name w:val="Document Label"/>
    <w:basedOn w:val="Normal"/>
    <w:pPr>
      <w:keepNext/>
      <w:spacing w:before="240" w:after="360"/>
    </w:pPr>
    <w:rPr>
      <w:b/>
      <w:kern w:val="28"/>
      <w:sz w:val="36"/>
    </w:rPr>
  </w:style>
  <w:style w:type="character" w:styleId="Emphasis">
    <w:name w:val="Emphasis"/>
    <w:qFormat/>
    <w:rPr>
      <w:i/>
    </w:r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semiHidden/>
    <w:pPr>
      <w:keepLines/>
      <w:tabs>
        <w:tab w:val="center" w:pos="4320"/>
        <w:tab w:val="right" w:pos="8640"/>
      </w:tabs>
    </w:pPr>
  </w:style>
  <w:style w:type="paragraph" w:customStyle="1" w:styleId="FooterEven">
    <w:name w:val="Footer Even"/>
    <w:basedOn w:val="Footer"/>
  </w:style>
  <w:style w:type="paragraph" w:customStyle="1" w:styleId="FooterFirst">
    <w:name w:val="Footer First"/>
    <w:basedOn w:val="Footer"/>
    <w:pPr>
      <w:tabs>
        <w:tab w:val="clear" w:pos="8640"/>
      </w:tabs>
      <w:jc w:val="center"/>
    </w:pPr>
  </w:style>
  <w:style w:type="paragraph" w:customStyle="1" w:styleId="FooterOdd">
    <w:name w:val="Footer Odd"/>
    <w:basedOn w:val="Footer"/>
    <w:pPr>
      <w:tabs>
        <w:tab w:val="right" w:pos="0"/>
      </w:tabs>
      <w:jc w:val="right"/>
    </w:pPr>
  </w:style>
  <w:style w:type="paragraph" w:customStyle="1" w:styleId="FootnoteBase">
    <w:name w:val="Footnote Base"/>
    <w:basedOn w:val="Normal"/>
    <w:pPr>
      <w:tabs>
        <w:tab w:val="left" w:pos="187"/>
      </w:tabs>
      <w:spacing w:line="220" w:lineRule="exact"/>
      <w:ind w:left="187" w:hanging="187"/>
    </w:pPr>
    <w:rPr>
      <w:sz w:val="18"/>
    </w:rPr>
  </w:style>
  <w:style w:type="character" w:styleId="FootnoteReference">
    <w:name w:val="footnote reference"/>
    <w:semiHidden/>
    <w:rPr>
      <w:vertAlign w:val="superscript"/>
    </w:rPr>
  </w:style>
  <w:style w:type="paragraph" w:styleId="FootnoteText">
    <w:name w:val="footnote text"/>
    <w:basedOn w:val="FootnoteBase"/>
    <w:semiHidden/>
    <w:pPr>
      <w:spacing w:after="120"/>
    </w:pPr>
  </w:style>
  <w:style w:type="paragraph" w:styleId="Header">
    <w:name w:val="header"/>
    <w:basedOn w:val="Normal"/>
    <w:semiHidden/>
    <w:pPr>
      <w:keepLines/>
      <w:tabs>
        <w:tab w:val="center" w:pos="4320"/>
        <w:tab w:val="right" w:pos="8640"/>
      </w:tabs>
    </w:p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jc w:val="center"/>
    </w:pPr>
  </w:style>
  <w:style w:type="paragraph" w:customStyle="1" w:styleId="HeaderOdd">
    <w:name w:val="Header Odd"/>
    <w:basedOn w:val="Header"/>
    <w:pPr>
      <w:tabs>
        <w:tab w:val="right" w:pos="0"/>
      </w:tabs>
      <w:jc w:val="right"/>
    </w:pPr>
  </w:style>
  <w:style w:type="paragraph" w:customStyle="1" w:styleId="HeadingBase">
    <w:name w:val="Heading Base"/>
    <w:basedOn w:val="Normal"/>
    <w:next w:val="BodyText"/>
    <w:pPr>
      <w:keepNext/>
      <w:spacing w:before="240" w:after="120"/>
    </w:pPr>
    <w:rPr>
      <w:rFonts w:ascii="Arial" w:hAnsi="Arial"/>
      <w:b/>
      <w:kern w:val="28"/>
      <w:sz w:val="36"/>
    </w:rPr>
  </w:style>
  <w:style w:type="paragraph" w:styleId="Index1">
    <w:name w:val="index 1"/>
    <w:basedOn w:val="Normal"/>
    <w:semiHidden/>
    <w:pPr>
      <w:tabs>
        <w:tab w:val="right" w:leader="dot" w:pos="3960"/>
      </w:tabs>
      <w:ind w:left="720" w:hanging="720"/>
    </w:pPr>
  </w:style>
  <w:style w:type="paragraph" w:styleId="Index2">
    <w:name w:val="index 2"/>
    <w:basedOn w:val="Normal"/>
    <w:semiHidden/>
    <w:pPr>
      <w:tabs>
        <w:tab w:val="right" w:leader="dot" w:pos="3960"/>
      </w:tabs>
      <w:ind w:left="1080" w:hanging="720"/>
    </w:pPr>
  </w:style>
  <w:style w:type="paragraph" w:styleId="Index3">
    <w:name w:val="index 3"/>
    <w:basedOn w:val="Normal"/>
    <w:semiHidden/>
    <w:pPr>
      <w:tabs>
        <w:tab w:val="right" w:leader="dot" w:pos="3960"/>
      </w:tabs>
      <w:ind w:left="1440" w:hanging="720"/>
    </w:pPr>
  </w:style>
  <w:style w:type="paragraph" w:styleId="Index4">
    <w:name w:val="index 4"/>
    <w:basedOn w:val="Normal"/>
    <w:semiHidden/>
    <w:pPr>
      <w:tabs>
        <w:tab w:val="right" w:leader="dot" w:pos="3960"/>
      </w:tabs>
      <w:ind w:left="1800" w:hanging="720"/>
    </w:pPr>
  </w:style>
  <w:style w:type="paragraph" w:styleId="Index5">
    <w:name w:val="index 5"/>
    <w:basedOn w:val="Normal"/>
    <w:semiHidden/>
    <w:pPr>
      <w:tabs>
        <w:tab w:val="right" w:leader="dot" w:pos="3960"/>
      </w:tabs>
      <w:ind w:left="2160" w:hanging="720"/>
    </w:pPr>
  </w:style>
  <w:style w:type="paragraph" w:styleId="Index6">
    <w:name w:val="index 6"/>
    <w:basedOn w:val="Normal"/>
    <w:semiHidden/>
    <w:pPr>
      <w:tabs>
        <w:tab w:val="right" w:leader="dot" w:pos="3960"/>
      </w:tabs>
      <w:ind w:left="1800" w:hanging="720"/>
    </w:pPr>
  </w:style>
  <w:style w:type="paragraph" w:styleId="Index7">
    <w:name w:val="index 7"/>
    <w:basedOn w:val="Normal"/>
    <w:semiHidden/>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Index9">
    <w:name w:val="index 9"/>
    <w:basedOn w:val="Normal"/>
    <w:semiHidden/>
    <w:pPr>
      <w:tabs>
        <w:tab w:val="right" w:leader="dot" w:pos="3960"/>
      </w:tabs>
      <w:ind w:left="2880" w:hanging="720"/>
    </w:pPr>
  </w:style>
  <w:style w:type="paragraph" w:customStyle="1" w:styleId="IndexBase">
    <w:name w:val="Index Base"/>
    <w:basedOn w:val="Normal"/>
    <w:pPr>
      <w:tabs>
        <w:tab w:val="right" w:leader="dot" w:pos="3960"/>
      </w:tabs>
      <w:ind w:left="720" w:hanging="720"/>
    </w:pPr>
  </w:style>
  <w:style w:type="paragraph" w:styleId="IndexHeading">
    <w:name w:val="index heading"/>
    <w:basedOn w:val="Normal"/>
    <w:next w:val="Index1"/>
    <w:semiHidden/>
    <w:pPr>
      <w:keepNext/>
      <w:spacing w:before="120"/>
    </w:pPr>
    <w:rPr>
      <w:rFonts w:ascii="Arial" w:hAnsi="Arial"/>
      <w:b/>
      <w:kern w:val="28"/>
      <w:sz w:val="28"/>
    </w:rPr>
  </w:style>
  <w:style w:type="character" w:customStyle="1" w:styleId="Lead-inEmphasis">
    <w:name w:val="Lead-in Emphasis"/>
    <w:rPr>
      <w:b/>
      <w:i/>
    </w:rPr>
  </w:style>
  <w:style w:type="character" w:styleId="LineNumber">
    <w:name w:val="line number"/>
    <w:semiHidden/>
    <w:rPr>
      <w:rFonts w:ascii="Arial" w:hAnsi="Arial"/>
      <w:sz w:val="18"/>
    </w:rPr>
  </w:style>
  <w:style w:type="paragraph" w:styleId="List">
    <w:name w:val="List"/>
    <w:basedOn w:val="BodyText"/>
    <w:semiHidden/>
    <w:pPr>
      <w:tabs>
        <w:tab w:val="left" w:pos="720"/>
      </w:tabs>
      <w:spacing w:after="80"/>
      <w:ind w:left="720" w:hanging="360"/>
    </w:pPr>
  </w:style>
  <w:style w:type="paragraph" w:styleId="List2">
    <w:name w:val="List 2"/>
    <w:basedOn w:val="List"/>
    <w:semiHidden/>
    <w:pPr>
      <w:tabs>
        <w:tab w:val="clear" w:pos="720"/>
        <w:tab w:val="left" w:pos="1080"/>
      </w:tabs>
      <w:ind w:left="1080"/>
    </w:pPr>
  </w:style>
  <w:style w:type="paragraph" w:styleId="List3">
    <w:name w:val="List 3"/>
    <w:basedOn w:val="List"/>
    <w:semiHidden/>
    <w:pPr>
      <w:tabs>
        <w:tab w:val="clear" w:pos="720"/>
        <w:tab w:val="left" w:pos="1440"/>
      </w:tabs>
      <w:ind w:left="1440"/>
    </w:pPr>
  </w:style>
  <w:style w:type="paragraph" w:styleId="List4">
    <w:name w:val="List 4"/>
    <w:basedOn w:val="List"/>
    <w:semiHidden/>
    <w:pPr>
      <w:tabs>
        <w:tab w:val="clear" w:pos="720"/>
        <w:tab w:val="left" w:pos="1800"/>
      </w:tabs>
      <w:ind w:left="1800"/>
    </w:pPr>
  </w:style>
  <w:style w:type="paragraph" w:styleId="List5">
    <w:name w:val="List 5"/>
    <w:basedOn w:val="List"/>
    <w:semiHidden/>
    <w:pPr>
      <w:tabs>
        <w:tab w:val="clear" w:pos="720"/>
        <w:tab w:val="left" w:pos="2160"/>
      </w:tabs>
      <w:ind w:left="2160"/>
    </w:pPr>
  </w:style>
  <w:style w:type="paragraph" w:styleId="ListBullet">
    <w:name w:val="List Bullet"/>
    <w:basedOn w:val="List"/>
    <w:semiHidden/>
    <w:pPr>
      <w:tabs>
        <w:tab w:val="clear" w:pos="720"/>
      </w:tabs>
      <w:spacing w:after="160"/>
    </w:pPr>
  </w:style>
  <w:style w:type="paragraph" w:styleId="ListBullet2">
    <w:name w:val="List Bullet 2"/>
    <w:basedOn w:val="ListBullet"/>
    <w:semiHidden/>
    <w:pPr>
      <w:ind w:left="1080"/>
    </w:pPr>
  </w:style>
  <w:style w:type="paragraph" w:styleId="ListBullet3">
    <w:name w:val="List Bullet 3"/>
    <w:basedOn w:val="ListBullet"/>
    <w:semiHidden/>
    <w:pPr>
      <w:ind w:left="1440"/>
    </w:pPr>
  </w:style>
  <w:style w:type="paragraph" w:styleId="ListBullet4">
    <w:name w:val="List Bullet 4"/>
    <w:basedOn w:val="ListBullet"/>
    <w:semiHidden/>
    <w:pPr>
      <w:ind w:left="1800"/>
    </w:pPr>
  </w:style>
  <w:style w:type="paragraph" w:styleId="ListBullet5">
    <w:name w:val="List Bullet 5"/>
    <w:basedOn w:val="ListBullet"/>
    <w:semiHidden/>
    <w:pPr>
      <w:ind w:left="216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styleId="ListContinue">
    <w:name w:val="List Continue"/>
    <w:basedOn w:val="List"/>
    <w:semiHidden/>
    <w:pPr>
      <w:tabs>
        <w:tab w:val="clear" w:pos="720"/>
      </w:tabs>
      <w:spacing w:after="160"/>
    </w:pPr>
  </w:style>
  <w:style w:type="paragraph" w:styleId="ListContinue2">
    <w:name w:val="List Continue 2"/>
    <w:basedOn w:val="ListContinue"/>
    <w:semiHidden/>
    <w:pPr>
      <w:ind w:left="1080"/>
    </w:pPr>
  </w:style>
  <w:style w:type="paragraph" w:styleId="ListContinue3">
    <w:name w:val="List Continue 3"/>
    <w:basedOn w:val="ListContinue"/>
    <w:semiHidden/>
    <w:pPr>
      <w:ind w:left="1440"/>
    </w:pPr>
  </w:style>
  <w:style w:type="paragraph" w:styleId="ListContinue4">
    <w:name w:val="List Continue 4"/>
    <w:basedOn w:val="ListContinue"/>
    <w:semiHidden/>
    <w:pPr>
      <w:ind w:left="1800"/>
    </w:pPr>
  </w:style>
  <w:style w:type="paragraph" w:styleId="ListContinue5">
    <w:name w:val="List Continue 5"/>
    <w:basedOn w:val="ListContinue"/>
    <w:semiHidden/>
    <w:pPr>
      <w:ind w:left="216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styleId="ListNumber">
    <w:name w:val="List Number"/>
    <w:basedOn w:val="List"/>
    <w:semiHidden/>
    <w:pPr>
      <w:tabs>
        <w:tab w:val="clear" w:pos="720"/>
      </w:tabs>
      <w:spacing w:after="160"/>
    </w:pPr>
  </w:style>
  <w:style w:type="paragraph" w:styleId="ListNumber2">
    <w:name w:val="List Number 2"/>
    <w:basedOn w:val="ListNumber"/>
    <w:semiHidden/>
    <w:pPr>
      <w:ind w:left="1080"/>
    </w:pPr>
  </w:style>
  <w:style w:type="paragraph" w:styleId="ListNumber3">
    <w:name w:val="List Number 3"/>
    <w:basedOn w:val="ListNumber"/>
    <w:semiHidden/>
    <w:pPr>
      <w:ind w:left="1440"/>
    </w:pPr>
  </w:style>
  <w:style w:type="paragraph" w:styleId="ListNumber4">
    <w:name w:val="List Number 4"/>
    <w:basedOn w:val="ListNumber"/>
    <w:semiHidden/>
    <w:pPr>
      <w:ind w:left="1800"/>
    </w:pPr>
  </w:style>
  <w:style w:type="paragraph" w:styleId="ListNumber5">
    <w:name w:val="List Number 5"/>
    <w:basedOn w:val="ListNumber"/>
    <w:semiHidden/>
    <w:pPr>
      <w:ind w:left="216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styleId="MacroText">
    <w:name w:val="macro"/>
    <w:basedOn w:val="BodyText"/>
    <w:semiHidden/>
    <w:pPr>
      <w:spacing w:after="120"/>
    </w:pPr>
    <w:rPr>
      <w:rFonts w:ascii="Courier New" w:hAnsi="Courier New"/>
    </w:rPr>
  </w:style>
  <w:style w:type="paragraph" w:styleId="MessageHeader">
    <w:name w:val="Message Header"/>
    <w:basedOn w:val="BodyText"/>
    <w:semiHidden/>
    <w:pPr>
      <w:keepLines/>
      <w:tabs>
        <w:tab w:val="left" w:pos="3600"/>
        <w:tab w:val="left" w:pos="4680"/>
      </w:tabs>
      <w:spacing w:after="240"/>
      <w:ind w:left="1080" w:right="2880" w:hanging="1080"/>
    </w:pPr>
    <w:rPr>
      <w:rFonts w:ascii="Arial" w:hAnsi="Arial"/>
    </w:rPr>
  </w:style>
  <w:style w:type="character" w:styleId="PageNumber">
    <w:name w:val="page number"/>
    <w:semiHidden/>
    <w:rPr>
      <w:b/>
    </w:rPr>
  </w:style>
  <w:style w:type="paragraph" w:customStyle="1" w:styleId="PartLabel">
    <w:name w:val="Part Label"/>
    <w:basedOn w:val="HeadingBase"/>
    <w:next w:val="Normal"/>
    <w:pPr>
      <w:spacing w:before="600" w:after="160"/>
      <w:jc w:val="center"/>
    </w:pPr>
    <w:rPr>
      <w:b w:val="0"/>
      <w:sz w:val="24"/>
      <w:u w:val="single"/>
    </w:rPr>
  </w:style>
  <w:style w:type="paragraph" w:customStyle="1" w:styleId="PartSubtitle">
    <w:name w:val="Part Subtitle"/>
    <w:basedOn w:val="Normal"/>
    <w:next w:val="BodyText"/>
    <w:pPr>
      <w:keepNext/>
      <w:spacing w:before="360" w:after="120"/>
      <w:jc w:val="center"/>
    </w:pPr>
    <w:rPr>
      <w:rFonts w:ascii="Arial" w:hAnsi="Arial"/>
      <w:i/>
      <w:kern w:val="28"/>
      <w:sz w:val="32"/>
    </w:rPr>
  </w:style>
  <w:style w:type="paragraph" w:customStyle="1" w:styleId="PartTitle">
    <w:name w:val="Part Title"/>
    <w:basedOn w:val="HeadingBase"/>
    <w:next w:val="PartSubtitle"/>
    <w:pPr>
      <w:spacing w:before="600"/>
      <w:jc w:val="center"/>
    </w:pPr>
  </w:style>
  <w:style w:type="paragraph" w:customStyle="1" w:styleId="Picture">
    <w:name w:val="Picture"/>
    <w:basedOn w:val="BodyText"/>
    <w:next w:val="Caption"/>
    <w:pPr>
      <w:keepNext/>
    </w:pPr>
  </w:style>
  <w:style w:type="paragraph" w:customStyle="1" w:styleId="SectionHeading">
    <w:name w:val="Section Heading"/>
    <w:basedOn w:val="HeadingBase"/>
    <w:pPr>
      <w:spacing w:before="120" w:after="160"/>
    </w:pPr>
    <w:rPr>
      <w:sz w:val="28"/>
    </w:rPr>
  </w:style>
  <w:style w:type="paragraph" w:customStyle="1" w:styleId="SectionLabel">
    <w:name w:val="Section Label"/>
    <w:basedOn w:val="HeadingBase"/>
    <w:next w:val="BodyText"/>
    <w:pPr>
      <w:keepLines/>
      <w:spacing w:after="360"/>
      <w:jc w:val="center"/>
    </w:pPr>
  </w:style>
  <w:style w:type="paragraph" w:styleId="Subtitle">
    <w:name w:val="Subtitle"/>
    <w:basedOn w:val="Title"/>
    <w:next w:val="BodyText"/>
    <w:qFormat/>
    <w:pPr>
      <w:spacing w:before="0" w:after="240"/>
    </w:pPr>
    <w:rPr>
      <w:b w:val="0"/>
      <w:i/>
      <w:sz w:val="28"/>
    </w:rPr>
  </w:style>
  <w:style w:type="paragraph" w:styleId="Title">
    <w:name w:val="Title"/>
    <w:basedOn w:val="HeadingBase"/>
    <w:qFormat/>
    <w:pPr>
      <w:spacing w:before="360" w:after="160"/>
      <w:jc w:val="center"/>
    </w:pPr>
    <w:rPr>
      <w:sz w:val="40"/>
    </w:rPr>
  </w:style>
  <w:style w:type="paragraph" w:customStyle="1" w:styleId="SubtitleCover">
    <w:name w:val="Subtitle Cover"/>
    <w:basedOn w:val="Normal"/>
    <w:next w:val="BodyText"/>
    <w:pPr>
      <w:keepNext/>
      <w:spacing w:before="240" w:after="160"/>
      <w:jc w:val="center"/>
    </w:pPr>
    <w:rPr>
      <w:rFonts w:ascii="Arial" w:hAnsi="Arial"/>
      <w:i/>
      <w:kern w:val="28"/>
      <w:sz w:val="36"/>
    </w:rPr>
  </w:style>
  <w:style w:type="character" w:customStyle="1" w:styleId="Superscript">
    <w:name w:val="Superscript"/>
    <w:rPr>
      <w:position w:val="0"/>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uiPriority w:val="99"/>
    <w:pPr>
      <w:ind w:left="400" w:hanging="400"/>
    </w:pPr>
    <w:rPr>
      <w:rFonts w:cs="Calibri"/>
      <w:caps/>
    </w:rPr>
  </w:style>
  <w:style w:type="paragraph" w:customStyle="1" w:styleId="TitleCover">
    <w:name w:val="Title Cover"/>
    <w:basedOn w:val="HeadingBase"/>
    <w:next w:val="SubtitleCover"/>
    <w:pPr>
      <w:spacing w:before="720" w:after="160"/>
      <w:jc w:val="center"/>
    </w:pPr>
    <w:rPr>
      <w:sz w:val="48"/>
    </w:rPr>
  </w:style>
  <w:style w:type="paragraph" w:styleId="TOAHeading">
    <w:name w:val="toa heading"/>
    <w:basedOn w:val="SectionHeading"/>
    <w:next w:val="TableofAuthorities"/>
    <w:semiHidden/>
  </w:style>
  <w:style w:type="paragraph" w:styleId="TOC1">
    <w:name w:val="toc 1"/>
    <w:basedOn w:val="Normal"/>
    <w:uiPriority w:val="39"/>
    <w:rsid w:val="00BB4B55"/>
    <w:pPr>
      <w:tabs>
        <w:tab w:val="right" w:leader="dot" w:pos="8640"/>
      </w:tabs>
      <w:spacing w:before="180" w:after="120"/>
    </w:pPr>
    <w:rPr>
      <w:b/>
      <w:color w:val="288D20"/>
      <w:sz w:val="24"/>
    </w:rPr>
  </w:style>
  <w:style w:type="paragraph" w:styleId="TOC2">
    <w:name w:val="toc 2"/>
    <w:basedOn w:val="Normal"/>
    <w:uiPriority w:val="39"/>
    <w:rsid w:val="00BB4B55"/>
    <w:pPr>
      <w:tabs>
        <w:tab w:val="right" w:leader="dot" w:pos="8640"/>
      </w:tabs>
    </w:pPr>
    <w:rPr>
      <w:b/>
      <w:i/>
    </w:rPr>
  </w:style>
  <w:style w:type="paragraph" w:styleId="TOC3">
    <w:name w:val="toc 3"/>
    <w:basedOn w:val="Normal"/>
    <w:uiPriority w:val="39"/>
    <w:rsid w:val="00971BF5"/>
    <w:pPr>
      <w:tabs>
        <w:tab w:val="right" w:leader="dot" w:pos="8640"/>
      </w:tabs>
    </w:pPr>
  </w:style>
  <w:style w:type="paragraph" w:styleId="TOC4">
    <w:name w:val="toc 4"/>
    <w:basedOn w:val="Normal"/>
    <w:uiPriority w:val="39"/>
    <w:rsid w:val="00971BF5"/>
    <w:pPr>
      <w:tabs>
        <w:tab w:val="right" w:leader="dot" w:pos="8640"/>
      </w:tabs>
    </w:pPr>
    <w:rPr>
      <w:i/>
    </w:rPr>
  </w:style>
  <w:style w:type="paragraph" w:styleId="TOC5">
    <w:name w:val="toc 5"/>
    <w:basedOn w:val="Normal"/>
    <w:uiPriority w:val="39"/>
    <w:rsid w:val="00971BF5"/>
    <w:pPr>
      <w:tabs>
        <w:tab w:val="right" w:leader="dot" w:pos="8640"/>
      </w:tabs>
    </w:pPr>
  </w:style>
  <w:style w:type="paragraph" w:styleId="TOC6">
    <w:name w:val="toc 6"/>
    <w:basedOn w:val="Normal"/>
    <w:uiPriority w:val="39"/>
    <w:rsid w:val="00971BF5"/>
    <w:pPr>
      <w:tabs>
        <w:tab w:val="right" w:leader="dot" w:pos="8640"/>
      </w:tabs>
    </w:pPr>
  </w:style>
  <w:style w:type="paragraph" w:styleId="TOC7">
    <w:name w:val="toc 7"/>
    <w:basedOn w:val="Normal"/>
    <w:uiPriority w:val="39"/>
    <w:pPr>
      <w:tabs>
        <w:tab w:val="right" w:leader="dot" w:pos="8640"/>
      </w:tabs>
      <w:ind w:left="2160"/>
    </w:pPr>
  </w:style>
  <w:style w:type="paragraph" w:styleId="TOC8">
    <w:name w:val="toc 8"/>
    <w:basedOn w:val="Normal"/>
    <w:uiPriority w:val="39"/>
    <w:pPr>
      <w:tabs>
        <w:tab w:val="right" w:leader="dot" w:pos="8640"/>
      </w:tabs>
      <w:ind w:left="2520"/>
    </w:pPr>
  </w:style>
  <w:style w:type="paragraph" w:styleId="TOC9">
    <w:name w:val="toc 9"/>
    <w:basedOn w:val="Normal"/>
    <w:uiPriority w:val="39"/>
    <w:pPr>
      <w:tabs>
        <w:tab w:val="right" w:leader="dot" w:pos="8640"/>
      </w:tabs>
      <w:ind w:left="2880"/>
    </w:pPr>
  </w:style>
  <w:style w:type="paragraph" w:customStyle="1" w:styleId="TOCBase">
    <w:name w:val="TOC Base"/>
    <w:basedOn w:val="Normal"/>
    <w:pPr>
      <w:tabs>
        <w:tab w:val="right" w:leader="dot" w:pos="8640"/>
      </w:tabs>
    </w:pPr>
  </w:style>
  <w:style w:type="paragraph" w:customStyle="1" w:styleId="DeltaList">
    <w:name w:val="Delta List"/>
    <w:basedOn w:val="BodyText"/>
    <w:pPr>
      <w:spacing w:after="0"/>
      <w:ind w:left="3600" w:hanging="2880"/>
    </w:pPr>
    <w:rPr>
      <w:rFonts w:ascii="Courier New" w:hAnsi="Courier New"/>
      <w:sz w:val="16"/>
    </w:rPr>
  </w:style>
  <w:style w:type="paragraph" w:customStyle="1" w:styleId="Coding">
    <w:name w:val="Coding"/>
    <w:basedOn w:val="Normal"/>
    <w:rsid w:val="00533EF0"/>
    <w:pPr>
      <w:pBdr>
        <w:top w:val="single" w:sz="6" w:space="1" w:color="C0C0C0"/>
        <w:left w:val="single" w:sz="6" w:space="1" w:color="C0C0C0"/>
        <w:bottom w:val="single" w:sz="6" w:space="1" w:color="C0C0C0"/>
        <w:right w:val="single" w:sz="6" w:space="1" w:color="C0C0C0"/>
      </w:pBdr>
      <w:ind w:left="1440" w:right="720"/>
    </w:pPr>
    <w:rPr>
      <w:rFonts w:ascii="Consolas" w:hAnsi="Consolas"/>
    </w:rPr>
  </w:style>
  <w:style w:type="paragraph" w:styleId="BalloonText">
    <w:name w:val="Balloon Text"/>
    <w:basedOn w:val="Normal"/>
    <w:link w:val="BalloonTextChar"/>
    <w:uiPriority w:val="99"/>
    <w:semiHidden/>
    <w:unhideWhenUsed/>
    <w:rsid w:val="00841180"/>
    <w:rPr>
      <w:rFonts w:ascii="Tahoma" w:hAnsi="Tahoma" w:cs="Tahoma"/>
      <w:sz w:val="16"/>
      <w:szCs w:val="16"/>
    </w:rPr>
  </w:style>
  <w:style w:type="character" w:customStyle="1" w:styleId="BalloonTextChar">
    <w:name w:val="Balloon Text Char"/>
    <w:link w:val="BalloonText"/>
    <w:uiPriority w:val="99"/>
    <w:semiHidden/>
    <w:rsid w:val="00841180"/>
    <w:rPr>
      <w:rFonts w:ascii="Tahoma" w:hAnsi="Tahoma" w:cs="Tahoma"/>
      <w:sz w:val="16"/>
      <w:szCs w:val="16"/>
    </w:rPr>
  </w:style>
  <w:style w:type="paragraph" w:styleId="TOCHeading">
    <w:name w:val="TOC Heading"/>
    <w:basedOn w:val="Heading1"/>
    <w:next w:val="Normal"/>
    <w:uiPriority w:val="39"/>
    <w:unhideWhenUsed/>
    <w:qFormat/>
    <w:rsid w:val="0028348C"/>
    <w:pPr>
      <w:keepLines/>
      <w:numPr>
        <w:numId w:val="0"/>
      </w:numPr>
      <w:overflowPunct/>
      <w:autoSpaceDE/>
      <w:autoSpaceDN/>
      <w:adjustRightInd/>
      <w:spacing w:before="480" w:after="0" w:line="276" w:lineRule="auto"/>
      <w:textAlignment w:val="auto"/>
      <w:outlineLvl w:val="9"/>
    </w:pPr>
    <w:rPr>
      <w:rFonts w:ascii="Cambria" w:eastAsia="MS Gothic" w:hAnsi="Cambria"/>
      <w:bCs/>
      <w:color w:val="365F91"/>
      <w:kern w:val="0"/>
      <w:sz w:val="28"/>
      <w:szCs w:val="28"/>
      <w:lang w:eastAsia="ja-JP"/>
    </w:rPr>
  </w:style>
  <w:style w:type="character" w:styleId="Hyperlink">
    <w:name w:val="Hyperlink"/>
    <w:uiPriority w:val="99"/>
    <w:unhideWhenUsed/>
    <w:rsid w:val="00971BF5"/>
    <w:rPr>
      <w:color w:val="0000FF"/>
      <w:u w:val="single"/>
    </w:rPr>
  </w:style>
  <w:style w:type="paragraph" w:styleId="BodyText3">
    <w:name w:val="Body Text 3"/>
    <w:basedOn w:val="Normal"/>
    <w:link w:val="BodyText3Char"/>
    <w:uiPriority w:val="99"/>
    <w:unhideWhenUsed/>
    <w:rsid w:val="00A25DBD"/>
    <w:pPr>
      <w:spacing w:after="120"/>
    </w:pPr>
    <w:rPr>
      <w:sz w:val="16"/>
      <w:szCs w:val="16"/>
    </w:rPr>
  </w:style>
  <w:style w:type="character" w:customStyle="1" w:styleId="BodyText3Char">
    <w:name w:val="Body Text 3 Char"/>
    <w:link w:val="BodyText3"/>
    <w:uiPriority w:val="99"/>
    <w:rsid w:val="00A25DBD"/>
    <w:rPr>
      <w:sz w:val="16"/>
      <w:szCs w:val="16"/>
    </w:rPr>
  </w:style>
  <w:style w:type="table" w:styleId="TableGrid">
    <w:name w:val="Table Grid"/>
    <w:basedOn w:val="TableNormal"/>
    <w:uiPriority w:val="59"/>
    <w:rsid w:val="00181F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2537B"/>
  </w:style>
  <w:style w:type="character" w:styleId="HTMLCode">
    <w:name w:val="HTML Code"/>
    <w:basedOn w:val="DefaultParagraphFont"/>
    <w:uiPriority w:val="99"/>
    <w:semiHidden/>
    <w:unhideWhenUsed/>
    <w:rsid w:val="002152A4"/>
    <w:rPr>
      <w:rFonts w:ascii="Courier New" w:eastAsiaTheme="minorEastAsia" w:hAnsi="Courier New" w:cs="Courier New"/>
      <w:sz w:val="36"/>
      <w:szCs w:val="36"/>
    </w:rPr>
  </w:style>
  <w:style w:type="character" w:styleId="FollowedHyperlink">
    <w:name w:val="FollowedHyperlink"/>
    <w:basedOn w:val="DefaultParagraphFont"/>
    <w:uiPriority w:val="99"/>
    <w:semiHidden/>
    <w:unhideWhenUsed/>
    <w:rsid w:val="00100149"/>
    <w:rPr>
      <w:color w:val="800080" w:themeColor="followedHyperlink"/>
      <w:u w:val="single"/>
    </w:rPr>
  </w:style>
  <w:style w:type="character" w:styleId="IntenseEmphasis">
    <w:name w:val="Intense Emphasis"/>
    <w:basedOn w:val="DefaultParagraphFont"/>
    <w:uiPriority w:val="21"/>
    <w:qFormat/>
    <w:rsid w:val="002F1C07"/>
    <w:rPr>
      <w:b/>
      <w:bCs/>
      <w:i/>
      <w:iCs/>
      <w:color w:val="288D20" w:themeColor="accent1"/>
    </w:rPr>
  </w:style>
  <w:style w:type="character" w:styleId="PlaceholderText">
    <w:name w:val="Placeholder Text"/>
    <w:basedOn w:val="DefaultParagraphFont"/>
    <w:uiPriority w:val="99"/>
    <w:semiHidden/>
    <w:rsid w:val="007C5CDA"/>
    <w:rPr>
      <w:color w:val="808080"/>
    </w:rPr>
  </w:style>
  <w:style w:type="table" w:customStyle="1" w:styleId="TableGrid1">
    <w:name w:val="Table Grid1"/>
    <w:basedOn w:val="TableNormal"/>
    <w:next w:val="TableGrid"/>
    <w:uiPriority w:val="59"/>
    <w:rsid w:val="00A31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
    <w:name w:val="Appendix"/>
    <w:basedOn w:val="Heading1"/>
    <w:next w:val="BodyText"/>
    <w:link w:val="AppendixChar"/>
    <w:qFormat/>
    <w:rsid w:val="00EC163C"/>
    <w:pPr>
      <w:numPr>
        <w:numId w:val="2"/>
      </w:numPr>
      <w:ind w:left="0" w:firstLine="0"/>
    </w:pPr>
  </w:style>
  <w:style w:type="character" w:customStyle="1" w:styleId="AppendixChar">
    <w:name w:val="Appendix Char"/>
    <w:basedOn w:val="Heading1Char"/>
    <w:link w:val="Appendix"/>
    <w:rsid w:val="00EC163C"/>
    <w:rPr>
      <w:rFonts w:ascii="Arial" w:hAnsi="Arial"/>
      <w:b/>
      <w:color w:val="288D20"/>
      <w:kern w:val="28"/>
      <w:sz w:val="36"/>
    </w:rPr>
  </w:style>
  <w:style w:type="paragraph" w:styleId="PlainText">
    <w:name w:val="Plain Text"/>
    <w:basedOn w:val="Normal"/>
    <w:link w:val="PlainTextChar"/>
    <w:uiPriority w:val="99"/>
    <w:unhideWhenUsed/>
    <w:rsid w:val="001E3EA0"/>
    <w:pPr>
      <w:overflowPunct/>
      <w:autoSpaceDE/>
      <w:autoSpaceDN/>
      <w:adjustRightInd/>
      <w:textAlignment w:val="auto"/>
    </w:pPr>
    <w:rPr>
      <w:rFonts w:ascii="Consolas" w:eastAsia="Calibri" w:hAnsi="Consolas"/>
      <w:sz w:val="21"/>
      <w:szCs w:val="21"/>
    </w:rPr>
  </w:style>
  <w:style w:type="character" w:customStyle="1" w:styleId="PlainTextChar">
    <w:name w:val="Plain Text Char"/>
    <w:basedOn w:val="DefaultParagraphFont"/>
    <w:link w:val="PlainText"/>
    <w:uiPriority w:val="99"/>
    <w:rsid w:val="001E3EA0"/>
    <w:rPr>
      <w:rFonts w:ascii="Consolas" w:eastAsia="Calibri" w:hAnsi="Consolas"/>
      <w:sz w:val="21"/>
      <w:szCs w:val="21"/>
    </w:rPr>
  </w:style>
  <w:style w:type="character" w:customStyle="1" w:styleId="UnresolvedMention1">
    <w:name w:val="Unresolved Mention1"/>
    <w:basedOn w:val="DefaultParagraphFont"/>
    <w:uiPriority w:val="99"/>
    <w:semiHidden/>
    <w:unhideWhenUsed/>
    <w:rsid w:val="00000C70"/>
    <w:rPr>
      <w:color w:val="808080"/>
      <w:shd w:val="clear" w:color="auto" w:fill="E6E6E6"/>
    </w:rPr>
  </w:style>
  <w:style w:type="table" w:customStyle="1" w:styleId="TableGrid2">
    <w:name w:val="Table Grid2"/>
    <w:basedOn w:val="TableNormal"/>
    <w:next w:val="TableGrid"/>
    <w:uiPriority w:val="59"/>
    <w:rsid w:val="00221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21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221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221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A878A9"/>
    <w:pPr>
      <w:tabs>
        <w:tab w:val="clear" w:pos="187"/>
      </w:tabs>
      <w:spacing w:after="0" w:line="240" w:lineRule="auto"/>
      <w:ind w:left="0" w:firstLine="0"/>
    </w:pPr>
    <w:rPr>
      <w:b/>
      <w:bCs/>
    </w:rPr>
  </w:style>
  <w:style w:type="character" w:customStyle="1" w:styleId="CommentSubjectChar">
    <w:name w:val="Comment Subject Char"/>
    <w:basedOn w:val="CommentTextChar"/>
    <w:link w:val="CommentSubject"/>
    <w:uiPriority w:val="99"/>
    <w:semiHidden/>
    <w:rsid w:val="00A878A9"/>
    <w:rPr>
      <w:b/>
      <w:bCs/>
    </w:rPr>
  </w:style>
  <w:style w:type="paragraph" w:styleId="NormalWeb">
    <w:name w:val="Normal (Web)"/>
    <w:basedOn w:val="Normal"/>
    <w:uiPriority w:val="99"/>
    <w:semiHidden/>
    <w:unhideWhenUsed/>
    <w:rsid w:val="00F45C13"/>
    <w:pPr>
      <w:overflowPunct/>
      <w:autoSpaceDE/>
      <w:autoSpaceDN/>
      <w:adjustRightInd/>
      <w:spacing w:before="100" w:beforeAutospacing="1" w:after="100" w:afterAutospacing="1"/>
      <w:textAlignment w:val="auto"/>
    </w:pPr>
    <w:rPr>
      <w:rFonts w:ascii="Times New Roman" w:hAnsi="Times New Roman"/>
      <w:sz w:val="24"/>
      <w:szCs w:val="24"/>
    </w:rPr>
  </w:style>
  <w:style w:type="character" w:styleId="UnresolvedMention">
    <w:name w:val="Unresolved Mention"/>
    <w:basedOn w:val="DefaultParagraphFont"/>
    <w:uiPriority w:val="99"/>
    <w:semiHidden/>
    <w:unhideWhenUsed/>
    <w:rsid w:val="003404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379382">
      <w:bodyDiv w:val="1"/>
      <w:marLeft w:val="0"/>
      <w:marRight w:val="0"/>
      <w:marTop w:val="0"/>
      <w:marBottom w:val="0"/>
      <w:divBdr>
        <w:top w:val="none" w:sz="0" w:space="0" w:color="auto"/>
        <w:left w:val="none" w:sz="0" w:space="0" w:color="auto"/>
        <w:bottom w:val="none" w:sz="0" w:space="0" w:color="auto"/>
        <w:right w:val="none" w:sz="0" w:space="0" w:color="auto"/>
      </w:divBdr>
    </w:div>
    <w:div w:id="513762250">
      <w:bodyDiv w:val="1"/>
      <w:marLeft w:val="0"/>
      <w:marRight w:val="0"/>
      <w:marTop w:val="0"/>
      <w:marBottom w:val="0"/>
      <w:divBdr>
        <w:top w:val="none" w:sz="0" w:space="0" w:color="auto"/>
        <w:left w:val="none" w:sz="0" w:space="0" w:color="auto"/>
        <w:bottom w:val="none" w:sz="0" w:space="0" w:color="auto"/>
        <w:right w:val="none" w:sz="0" w:space="0" w:color="auto"/>
      </w:divBdr>
    </w:div>
    <w:div w:id="1149907558">
      <w:bodyDiv w:val="1"/>
      <w:marLeft w:val="0"/>
      <w:marRight w:val="0"/>
      <w:marTop w:val="0"/>
      <w:marBottom w:val="0"/>
      <w:divBdr>
        <w:top w:val="none" w:sz="0" w:space="0" w:color="auto"/>
        <w:left w:val="none" w:sz="0" w:space="0" w:color="auto"/>
        <w:bottom w:val="none" w:sz="0" w:space="0" w:color="auto"/>
        <w:right w:val="none" w:sz="0" w:space="0" w:color="auto"/>
      </w:divBdr>
    </w:div>
    <w:div w:id="1216431796">
      <w:bodyDiv w:val="1"/>
      <w:marLeft w:val="0"/>
      <w:marRight w:val="0"/>
      <w:marTop w:val="0"/>
      <w:marBottom w:val="0"/>
      <w:divBdr>
        <w:top w:val="none" w:sz="0" w:space="0" w:color="auto"/>
        <w:left w:val="none" w:sz="0" w:space="0" w:color="auto"/>
        <w:bottom w:val="none" w:sz="0" w:space="0" w:color="auto"/>
        <w:right w:val="none" w:sz="0" w:space="0" w:color="auto"/>
      </w:divBdr>
    </w:div>
    <w:div w:id="1455562595">
      <w:bodyDiv w:val="1"/>
      <w:marLeft w:val="0"/>
      <w:marRight w:val="0"/>
      <w:marTop w:val="0"/>
      <w:marBottom w:val="0"/>
      <w:divBdr>
        <w:top w:val="none" w:sz="0" w:space="0" w:color="auto"/>
        <w:left w:val="none" w:sz="0" w:space="0" w:color="auto"/>
        <w:bottom w:val="none" w:sz="0" w:space="0" w:color="auto"/>
        <w:right w:val="none" w:sz="0" w:space="0" w:color="auto"/>
      </w:divBdr>
    </w:div>
    <w:div w:id="1585917786">
      <w:bodyDiv w:val="1"/>
      <w:marLeft w:val="0"/>
      <w:marRight w:val="0"/>
      <w:marTop w:val="0"/>
      <w:marBottom w:val="0"/>
      <w:divBdr>
        <w:top w:val="none" w:sz="0" w:space="0" w:color="auto"/>
        <w:left w:val="none" w:sz="0" w:space="0" w:color="auto"/>
        <w:bottom w:val="none" w:sz="0" w:space="0" w:color="auto"/>
        <w:right w:val="none" w:sz="0" w:space="0" w:color="auto"/>
      </w:divBdr>
    </w:div>
    <w:div w:id="1730181339">
      <w:bodyDiv w:val="1"/>
      <w:marLeft w:val="0"/>
      <w:marRight w:val="0"/>
      <w:marTop w:val="0"/>
      <w:marBottom w:val="0"/>
      <w:divBdr>
        <w:top w:val="none" w:sz="0" w:space="0" w:color="auto"/>
        <w:left w:val="none" w:sz="0" w:space="0" w:color="auto"/>
        <w:bottom w:val="none" w:sz="0" w:space="0" w:color="auto"/>
        <w:right w:val="none" w:sz="0" w:space="0" w:color="auto"/>
      </w:divBdr>
    </w:div>
    <w:div w:id="1815635216">
      <w:bodyDiv w:val="1"/>
      <w:marLeft w:val="0"/>
      <w:marRight w:val="0"/>
      <w:marTop w:val="0"/>
      <w:marBottom w:val="0"/>
      <w:divBdr>
        <w:top w:val="none" w:sz="0" w:space="0" w:color="auto"/>
        <w:left w:val="none" w:sz="0" w:space="0" w:color="auto"/>
        <w:bottom w:val="none" w:sz="0" w:space="0" w:color="auto"/>
        <w:right w:val="none" w:sz="0" w:space="0" w:color="auto"/>
      </w:divBdr>
    </w:div>
    <w:div w:id="1968970002">
      <w:bodyDiv w:val="1"/>
      <w:marLeft w:val="0"/>
      <w:marRight w:val="0"/>
      <w:marTop w:val="0"/>
      <w:marBottom w:val="0"/>
      <w:divBdr>
        <w:top w:val="none" w:sz="0" w:space="0" w:color="auto"/>
        <w:left w:val="none" w:sz="0" w:space="0" w:color="auto"/>
        <w:bottom w:val="none" w:sz="0" w:space="0" w:color="auto"/>
        <w:right w:val="none" w:sz="0" w:space="0" w:color="auto"/>
      </w:divBdr>
    </w:div>
    <w:div w:id="2004967775">
      <w:bodyDiv w:val="1"/>
      <w:marLeft w:val="0"/>
      <w:marRight w:val="0"/>
      <w:marTop w:val="0"/>
      <w:marBottom w:val="0"/>
      <w:divBdr>
        <w:top w:val="none" w:sz="0" w:space="0" w:color="auto"/>
        <w:left w:val="none" w:sz="0" w:space="0" w:color="auto"/>
        <w:bottom w:val="none" w:sz="0" w:space="0" w:color="auto"/>
        <w:right w:val="none" w:sz="0" w:space="0" w:color="auto"/>
      </w:divBdr>
    </w:div>
    <w:div w:id="2062052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oleObject" Target="file:///C:\Xga\In-work\Doc\Architecture\DB013%20af3USER\GA144-Block-spanhost.vsd" TargetMode="Externa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oleObject" Target="file:///C:\Xga\In-work\Doc\Architecture\DB013%20af3USER\GA144-Block-hostpath.vsd" TargetMode="External"/><Relationship Id="rId34" Type="http://schemas.openxmlformats.org/officeDocument/2006/relationships/image" Target="media/image13.jpg"/><Relationship Id="rId42" Type="http://schemas.openxmlformats.org/officeDocument/2006/relationships/image" Target="media/image21.jpg"/><Relationship Id="rId47" Type="http://schemas.openxmlformats.org/officeDocument/2006/relationships/image" Target="media/image24.png"/><Relationship Id="rId55" Type="http://schemas.openxmlformats.org/officeDocument/2006/relationships/hyperlink" Target="http://www.forth.com" TargetMode="External"/><Relationship Id="rId63"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1.emf"/><Relationship Id="rId29" Type="http://schemas.openxmlformats.org/officeDocument/2006/relationships/image" Target="media/image8.jpg"/><Relationship Id="rId11" Type="http://schemas.openxmlformats.org/officeDocument/2006/relationships/hyperlink" Target="http://www.greenarraychips.com" TargetMode="External"/><Relationship Id="rId24" Type="http://schemas.openxmlformats.org/officeDocument/2006/relationships/oleObject" Target="file:///C:\Xga\In-work\Doc\Architecture\DB013%20af3USER\GA144-Block-spantgt.vsd" TargetMode="External"/><Relationship Id="rId32" Type="http://schemas.openxmlformats.org/officeDocument/2006/relationships/image" Target="media/image11.jpe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yperlink" Target="file:///\\.psf\Home\Documents" TargetMode="External"/><Relationship Id="rId58" Type="http://schemas.openxmlformats.org/officeDocument/2006/relationships/hyperlink" Target="http://www.greenarraychips.com" TargetMode="External"/><Relationship Id="rId5" Type="http://schemas.openxmlformats.org/officeDocument/2006/relationships/settings" Target="settings.xml"/><Relationship Id="rId61" Type="http://schemas.openxmlformats.org/officeDocument/2006/relationships/footer" Target="footer4.xml"/><Relationship Id="rId19" Type="http://schemas.openxmlformats.org/officeDocument/2006/relationships/image" Target="media/image2.emf"/><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mailto:hotline@greenarraychips.com" TargetMode="External"/><Relationship Id="rId22" Type="http://schemas.openxmlformats.org/officeDocument/2006/relationships/image" Target="media/image3.emf"/><Relationship Id="rId27" Type="http://schemas.openxmlformats.org/officeDocument/2006/relationships/image" Target="media/image6.png"/><Relationship Id="rId30" Type="http://schemas.openxmlformats.org/officeDocument/2006/relationships/image" Target="media/image9.jpeg"/><Relationship Id="rId35" Type="http://schemas.openxmlformats.org/officeDocument/2006/relationships/image" Target="media/image14.png"/><Relationship Id="rId43" Type="http://schemas.openxmlformats.org/officeDocument/2006/relationships/image" Target="media/image22.png"/><Relationship Id="rId56" Type="http://schemas.openxmlformats.org/officeDocument/2006/relationships/hyperlink" Target="http://www.greenarraychips.com" TargetMode="External"/><Relationship Id="rId64"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www.greenarraychips.com/home/support" TargetMode="External"/><Relationship Id="rId17" Type="http://schemas.openxmlformats.org/officeDocument/2006/relationships/oleObject" Target="file:///C:\Xga\In-work\Doc\Architecture\DB013%20af3USER\GA144-Block-spanhost.vsd" TargetMode="External"/><Relationship Id="rId25" Type="http://schemas.openxmlformats.org/officeDocument/2006/relationships/image" Target="media/image4.png"/><Relationship Id="rId33" Type="http://schemas.openxmlformats.org/officeDocument/2006/relationships/image" Target="media/image12.jpeg"/><Relationship Id="rId38" Type="http://schemas.openxmlformats.org/officeDocument/2006/relationships/image" Target="media/image17.png"/><Relationship Id="rId46" Type="http://schemas.openxmlformats.org/officeDocument/2006/relationships/hyperlink" Target="http://www.winehq.org/" TargetMode="External"/><Relationship Id="rId59" Type="http://schemas.openxmlformats.org/officeDocument/2006/relationships/image" Target="media/image25.png"/><Relationship Id="rId20" Type="http://schemas.openxmlformats.org/officeDocument/2006/relationships/oleObject" Target="file:///C:\Xga\In-work\Doc\Architecture\DB013%20af3USER\GA144-Block-hostpath.vsd" TargetMode="External"/><Relationship Id="rId41" Type="http://schemas.openxmlformats.org/officeDocument/2006/relationships/image" Target="media/image20.png"/><Relationship Id="rId54" Type="http://schemas.openxmlformats.org/officeDocument/2006/relationships/image" Target="media/image2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en.wikipedia.org/wiki/Chromostereopsis" TargetMode="External"/><Relationship Id="rId23" Type="http://schemas.openxmlformats.org/officeDocument/2006/relationships/oleObject" Target="file:///C:\Xga\In-work\Doc\Architecture\DB013%20af3USER\GA144-Block-spantgt.vsd" TargetMode="External"/><Relationship Id="rId28" Type="http://schemas.openxmlformats.org/officeDocument/2006/relationships/image" Target="media/image7.png"/><Relationship Id="rId36" Type="http://schemas.openxmlformats.org/officeDocument/2006/relationships/image" Target="media/image15.png"/><Relationship Id="rId57" Type="http://schemas.openxmlformats.org/officeDocument/2006/relationships/hyperlink" Target="http://www.forth.com" TargetMode="External"/><Relationship Id="rId10" Type="http://schemas.openxmlformats.org/officeDocument/2006/relationships/footer" Target="footer2.xml"/><Relationship Id="rId31" Type="http://schemas.openxmlformats.org/officeDocument/2006/relationships/image" Target="media/image10.jpeg"/><Relationship Id="rId44" Type="http://schemas.openxmlformats.org/officeDocument/2006/relationships/image" Target="media/image23.png"/><Relationship Id="rId60" Type="http://schemas.openxmlformats.org/officeDocument/2006/relationships/header" Target="header1.xml"/><Relationship Id="rId6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Xa\ACT\DOC\TEM\GA-Datasheets.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B56A6550F23404D8FA697CA7F90A0E3"/>
        <w:category>
          <w:name w:val="General"/>
          <w:gallery w:val="placeholder"/>
        </w:category>
        <w:types>
          <w:type w:val="bbPlcHdr"/>
        </w:types>
        <w:behaviors>
          <w:behavior w:val="content"/>
        </w:behaviors>
        <w:guid w:val="{E5411BA2-A8CB-4160-9A76-8D1B7A87588B}"/>
      </w:docPartPr>
      <w:docPartBody>
        <w:p w:rsidR="00B53EA2" w:rsidRDefault="008A3D0F" w:rsidP="008A3D0F">
          <w:pPr>
            <w:pStyle w:val="DB56A6550F23404D8FA697CA7F90A0E3"/>
          </w:pPr>
          <w:r w:rsidRPr="00FA7E79">
            <w:rPr>
              <w:rStyle w:val="PlaceholderText"/>
            </w:rPr>
            <w:t>[Publish Date]</w:t>
          </w:r>
        </w:p>
      </w:docPartBody>
    </w:docPart>
    <w:docPart>
      <w:docPartPr>
        <w:name w:val="EBB8A635F72F4EA984F9A11F24889FFB"/>
        <w:category>
          <w:name w:val="General"/>
          <w:gallery w:val="placeholder"/>
        </w:category>
        <w:types>
          <w:type w:val="bbPlcHdr"/>
        </w:types>
        <w:behaviors>
          <w:behavior w:val="content"/>
        </w:behaviors>
        <w:guid w:val="{BB6BCC1C-DAF5-42A2-9B33-C6688E0B59BF}"/>
      </w:docPartPr>
      <w:docPartBody>
        <w:p w:rsidR="00B53EA2" w:rsidRDefault="008A3D0F" w:rsidP="008A3D0F">
          <w:pPr>
            <w:pStyle w:val="EBB8A635F72F4EA984F9A11F24889FFB"/>
          </w:pPr>
          <w:r w:rsidRPr="00FA7E79">
            <w:rPr>
              <w:rStyle w:val="PlaceholderText"/>
            </w:rPr>
            <w:t>[Publish Date]</w:t>
          </w:r>
        </w:p>
      </w:docPartBody>
    </w:docPart>
    <w:docPart>
      <w:docPartPr>
        <w:name w:val="A11CB165799E4D4CBB2156237DCF1FE0"/>
        <w:category>
          <w:name w:val="General"/>
          <w:gallery w:val="placeholder"/>
        </w:category>
        <w:types>
          <w:type w:val="bbPlcHdr"/>
        </w:types>
        <w:behaviors>
          <w:behavior w:val="content"/>
        </w:behaviors>
        <w:guid w:val="{F9461EA9-02A8-428A-AB56-9B8C9394449A}"/>
      </w:docPartPr>
      <w:docPartBody>
        <w:p w:rsidR="00B53EA2" w:rsidRDefault="008A3D0F" w:rsidP="008A3D0F">
          <w:pPr>
            <w:pStyle w:val="A11CB165799E4D4CBB2156237DCF1FE0"/>
          </w:pPr>
          <w:r w:rsidRPr="00FA7E79">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2F70"/>
    <w:rsid w:val="00013B23"/>
    <w:rsid w:val="00026468"/>
    <w:rsid w:val="00047CCC"/>
    <w:rsid w:val="00063343"/>
    <w:rsid w:val="000A112B"/>
    <w:rsid w:val="000A20C5"/>
    <w:rsid w:val="000A3B6B"/>
    <w:rsid w:val="000B23F9"/>
    <w:rsid w:val="000C099E"/>
    <w:rsid w:val="000C5AFB"/>
    <w:rsid w:val="000C7BAD"/>
    <w:rsid w:val="000D2F13"/>
    <w:rsid w:val="000D4CCB"/>
    <w:rsid w:val="000E3124"/>
    <w:rsid w:val="000E58C2"/>
    <w:rsid w:val="00101F02"/>
    <w:rsid w:val="00145D41"/>
    <w:rsid w:val="00163987"/>
    <w:rsid w:val="001920AF"/>
    <w:rsid w:val="001D315A"/>
    <w:rsid w:val="001D432C"/>
    <w:rsid w:val="00202B23"/>
    <w:rsid w:val="00205D28"/>
    <w:rsid w:val="00225681"/>
    <w:rsid w:val="00234665"/>
    <w:rsid w:val="00235A14"/>
    <w:rsid w:val="00235E98"/>
    <w:rsid w:val="00264B8F"/>
    <w:rsid w:val="00276AD5"/>
    <w:rsid w:val="00291426"/>
    <w:rsid w:val="0029170F"/>
    <w:rsid w:val="002D2B19"/>
    <w:rsid w:val="002F3DA1"/>
    <w:rsid w:val="002F5A2E"/>
    <w:rsid w:val="00305736"/>
    <w:rsid w:val="0031055B"/>
    <w:rsid w:val="003149C9"/>
    <w:rsid w:val="0033178A"/>
    <w:rsid w:val="003359D7"/>
    <w:rsid w:val="00350C6D"/>
    <w:rsid w:val="00370ADA"/>
    <w:rsid w:val="003827E1"/>
    <w:rsid w:val="003A7106"/>
    <w:rsid w:val="003B4113"/>
    <w:rsid w:val="00402716"/>
    <w:rsid w:val="0041086B"/>
    <w:rsid w:val="00422F70"/>
    <w:rsid w:val="00440F87"/>
    <w:rsid w:val="004679EE"/>
    <w:rsid w:val="00491995"/>
    <w:rsid w:val="004B411B"/>
    <w:rsid w:val="004E54E1"/>
    <w:rsid w:val="004E739B"/>
    <w:rsid w:val="004F3BBA"/>
    <w:rsid w:val="004F74BE"/>
    <w:rsid w:val="00506CF5"/>
    <w:rsid w:val="00524D5E"/>
    <w:rsid w:val="00531E2F"/>
    <w:rsid w:val="005E62BC"/>
    <w:rsid w:val="00606694"/>
    <w:rsid w:val="006107B9"/>
    <w:rsid w:val="00627F65"/>
    <w:rsid w:val="00642F2B"/>
    <w:rsid w:val="006A2912"/>
    <w:rsid w:val="006D2ED2"/>
    <w:rsid w:val="006D546E"/>
    <w:rsid w:val="006F561B"/>
    <w:rsid w:val="00710E9F"/>
    <w:rsid w:val="00713716"/>
    <w:rsid w:val="00747829"/>
    <w:rsid w:val="00794966"/>
    <w:rsid w:val="007B1307"/>
    <w:rsid w:val="007F45E1"/>
    <w:rsid w:val="007F4EBD"/>
    <w:rsid w:val="00805465"/>
    <w:rsid w:val="00814E6C"/>
    <w:rsid w:val="00826A10"/>
    <w:rsid w:val="00834AF0"/>
    <w:rsid w:val="008508EF"/>
    <w:rsid w:val="00863253"/>
    <w:rsid w:val="00863F80"/>
    <w:rsid w:val="008A3D0F"/>
    <w:rsid w:val="008A6C11"/>
    <w:rsid w:val="008C4362"/>
    <w:rsid w:val="008D3C90"/>
    <w:rsid w:val="009108F3"/>
    <w:rsid w:val="00922441"/>
    <w:rsid w:val="009345FE"/>
    <w:rsid w:val="00953EEB"/>
    <w:rsid w:val="009610D5"/>
    <w:rsid w:val="009B5B5D"/>
    <w:rsid w:val="009E44BE"/>
    <w:rsid w:val="00A377ED"/>
    <w:rsid w:val="00A5019B"/>
    <w:rsid w:val="00A779F5"/>
    <w:rsid w:val="00A9067E"/>
    <w:rsid w:val="00AB2588"/>
    <w:rsid w:val="00AC3ECC"/>
    <w:rsid w:val="00AE0268"/>
    <w:rsid w:val="00AF37D9"/>
    <w:rsid w:val="00B000BB"/>
    <w:rsid w:val="00B22E96"/>
    <w:rsid w:val="00B33B6E"/>
    <w:rsid w:val="00B34E67"/>
    <w:rsid w:val="00B42C7B"/>
    <w:rsid w:val="00B53EA2"/>
    <w:rsid w:val="00B80F8C"/>
    <w:rsid w:val="00B85F01"/>
    <w:rsid w:val="00B90271"/>
    <w:rsid w:val="00C035B3"/>
    <w:rsid w:val="00C03BCE"/>
    <w:rsid w:val="00C068BF"/>
    <w:rsid w:val="00C61B32"/>
    <w:rsid w:val="00C64BE5"/>
    <w:rsid w:val="00C70A42"/>
    <w:rsid w:val="00C75F28"/>
    <w:rsid w:val="00C97341"/>
    <w:rsid w:val="00CE2F99"/>
    <w:rsid w:val="00CF177E"/>
    <w:rsid w:val="00CF28D4"/>
    <w:rsid w:val="00CF505A"/>
    <w:rsid w:val="00D25EF6"/>
    <w:rsid w:val="00D32287"/>
    <w:rsid w:val="00D33934"/>
    <w:rsid w:val="00D45DE8"/>
    <w:rsid w:val="00DA3E2E"/>
    <w:rsid w:val="00DB2250"/>
    <w:rsid w:val="00DB42C2"/>
    <w:rsid w:val="00DF66B9"/>
    <w:rsid w:val="00E24520"/>
    <w:rsid w:val="00E41573"/>
    <w:rsid w:val="00E43066"/>
    <w:rsid w:val="00E645D8"/>
    <w:rsid w:val="00E67735"/>
    <w:rsid w:val="00E82F64"/>
    <w:rsid w:val="00E8769C"/>
    <w:rsid w:val="00EA6E05"/>
    <w:rsid w:val="00EB15E2"/>
    <w:rsid w:val="00EC3F6B"/>
    <w:rsid w:val="00EE071A"/>
    <w:rsid w:val="00F14C93"/>
    <w:rsid w:val="00F2243F"/>
    <w:rsid w:val="00F233EC"/>
    <w:rsid w:val="00F37AFD"/>
    <w:rsid w:val="00F41A42"/>
    <w:rsid w:val="00F44EAC"/>
    <w:rsid w:val="00F452DC"/>
    <w:rsid w:val="00F817BC"/>
    <w:rsid w:val="00F94E12"/>
    <w:rsid w:val="00FA0962"/>
    <w:rsid w:val="00FE01F7"/>
    <w:rsid w:val="00FE6D33"/>
    <w:rsid w:val="00FF1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F7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3BBA"/>
    <w:rPr>
      <w:color w:val="808080"/>
    </w:rPr>
  </w:style>
  <w:style w:type="paragraph" w:customStyle="1" w:styleId="9589F71294A8413A92E478D18416DF5B">
    <w:name w:val="9589F71294A8413A92E478D18416DF5B"/>
    <w:rsid w:val="008A3D0F"/>
  </w:style>
  <w:style w:type="paragraph" w:customStyle="1" w:styleId="E586265414B746A4B8E3EBB06CA17A74">
    <w:name w:val="E586265414B746A4B8E3EBB06CA17A74"/>
    <w:rsid w:val="008A3D0F"/>
  </w:style>
  <w:style w:type="paragraph" w:customStyle="1" w:styleId="DB56A6550F23404D8FA697CA7F90A0E3">
    <w:name w:val="DB56A6550F23404D8FA697CA7F90A0E3"/>
    <w:rsid w:val="008A3D0F"/>
  </w:style>
  <w:style w:type="paragraph" w:customStyle="1" w:styleId="EBB8A635F72F4EA984F9A11F24889FFB">
    <w:name w:val="EBB8A635F72F4EA984F9A11F24889FFB"/>
    <w:rsid w:val="008A3D0F"/>
  </w:style>
  <w:style w:type="paragraph" w:customStyle="1" w:styleId="A11CB165799E4D4CBB2156237DCF1FE0">
    <w:name w:val="A11CB165799E4D4CBB2156237DCF1FE0"/>
    <w:rsid w:val="008A3D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GreenArrays Brand">
  <a:themeElements>
    <a:clrScheme name="GreenArrays Brand">
      <a:dk1>
        <a:sysClr val="windowText" lastClr="000000"/>
      </a:dk1>
      <a:lt1>
        <a:sysClr val="window" lastClr="FFFFFF"/>
      </a:lt1>
      <a:dk2>
        <a:srgbClr val="1D6717"/>
      </a:dk2>
      <a:lt2>
        <a:srgbClr val="CBF2C8"/>
      </a:lt2>
      <a:accent1>
        <a:srgbClr val="288D20"/>
      </a:accent1>
      <a:accent2>
        <a:srgbClr val="FFFF00"/>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2022-11-12T00:00:00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F93B398-6007-42A3-A45E-9C28BB3A1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GA-Datasheets.dot</Template>
  <TotalTime>116</TotalTime>
  <Pages>86</Pages>
  <Words>32819</Words>
  <Characters>187074</Characters>
  <Application>Microsoft Office Word</Application>
  <DocSecurity>0</DocSecurity>
  <Lines>1558</Lines>
  <Paragraphs>438</Paragraphs>
  <ScaleCrop>false</ScaleCrop>
  <HeadingPairs>
    <vt:vector size="2" baseType="variant">
      <vt:variant>
        <vt:lpstr>Title</vt:lpstr>
      </vt:variant>
      <vt:variant>
        <vt:i4>1</vt:i4>
      </vt:variant>
    </vt:vector>
  </HeadingPairs>
  <TitlesOfParts>
    <vt:vector size="1" baseType="lpstr">
      <vt:lpstr>GreenArrays Documents</vt:lpstr>
    </vt:vector>
  </TitlesOfParts>
  <Company>GreenArrays, Inc.</Company>
  <LinksUpToDate>false</LinksUpToDate>
  <CharactersWithSpaces>219455</CharactersWithSpaces>
  <SharedDoc>false</SharedDoc>
  <HLinks>
    <vt:vector size="204" baseType="variant">
      <vt:variant>
        <vt:i4>1048630</vt:i4>
      </vt:variant>
      <vt:variant>
        <vt:i4>191</vt:i4>
      </vt:variant>
      <vt:variant>
        <vt:i4>0</vt:i4>
      </vt:variant>
      <vt:variant>
        <vt:i4>5</vt:i4>
      </vt:variant>
      <vt:variant>
        <vt:lpwstr/>
      </vt:variant>
      <vt:variant>
        <vt:lpwstr>_Toc277071412</vt:lpwstr>
      </vt:variant>
      <vt:variant>
        <vt:i4>1048630</vt:i4>
      </vt:variant>
      <vt:variant>
        <vt:i4>185</vt:i4>
      </vt:variant>
      <vt:variant>
        <vt:i4>0</vt:i4>
      </vt:variant>
      <vt:variant>
        <vt:i4>5</vt:i4>
      </vt:variant>
      <vt:variant>
        <vt:lpwstr/>
      </vt:variant>
      <vt:variant>
        <vt:lpwstr>_Toc277071411</vt:lpwstr>
      </vt:variant>
      <vt:variant>
        <vt:i4>1048630</vt:i4>
      </vt:variant>
      <vt:variant>
        <vt:i4>179</vt:i4>
      </vt:variant>
      <vt:variant>
        <vt:i4>0</vt:i4>
      </vt:variant>
      <vt:variant>
        <vt:i4>5</vt:i4>
      </vt:variant>
      <vt:variant>
        <vt:lpwstr/>
      </vt:variant>
      <vt:variant>
        <vt:lpwstr>_Toc277071410</vt:lpwstr>
      </vt:variant>
      <vt:variant>
        <vt:i4>1114166</vt:i4>
      </vt:variant>
      <vt:variant>
        <vt:i4>173</vt:i4>
      </vt:variant>
      <vt:variant>
        <vt:i4>0</vt:i4>
      </vt:variant>
      <vt:variant>
        <vt:i4>5</vt:i4>
      </vt:variant>
      <vt:variant>
        <vt:lpwstr/>
      </vt:variant>
      <vt:variant>
        <vt:lpwstr>_Toc277071409</vt:lpwstr>
      </vt:variant>
      <vt:variant>
        <vt:i4>1114166</vt:i4>
      </vt:variant>
      <vt:variant>
        <vt:i4>167</vt:i4>
      </vt:variant>
      <vt:variant>
        <vt:i4>0</vt:i4>
      </vt:variant>
      <vt:variant>
        <vt:i4>5</vt:i4>
      </vt:variant>
      <vt:variant>
        <vt:lpwstr/>
      </vt:variant>
      <vt:variant>
        <vt:lpwstr>_Toc277071408</vt:lpwstr>
      </vt:variant>
      <vt:variant>
        <vt:i4>1114166</vt:i4>
      </vt:variant>
      <vt:variant>
        <vt:i4>161</vt:i4>
      </vt:variant>
      <vt:variant>
        <vt:i4>0</vt:i4>
      </vt:variant>
      <vt:variant>
        <vt:i4>5</vt:i4>
      </vt:variant>
      <vt:variant>
        <vt:lpwstr/>
      </vt:variant>
      <vt:variant>
        <vt:lpwstr>_Toc277071407</vt:lpwstr>
      </vt:variant>
      <vt:variant>
        <vt:i4>1114166</vt:i4>
      </vt:variant>
      <vt:variant>
        <vt:i4>155</vt:i4>
      </vt:variant>
      <vt:variant>
        <vt:i4>0</vt:i4>
      </vt:variant>
      <vt:variant>
        <vt:i4>5</vt:i4>
      </vt:variant>
      <vt:variant>
        <vt:lpwstr/>
      </vt:variant>
      <vt:variant>
        <vt:lpwstr>_Toc277071406</vt:lpwstr>
      </vt:variant>
      <vt:variant>
        <vt:i4>1114166</vt:i4>
      </vt:variant>
      <vt:variant>
        <vt:i4>149</vt:i4>
      </vt:variant>
      <vt:variant>
        <vt:i4>0</vt:i4>
      </vt:variant>
      <vt:variant>
        <vt:i4>5</vt:i4>
      </vt:variant>
      <vt:variant>
        <vt:lpwstr/>
      </vt:variant>
      <vt:variant>
        <vt:lpwstr>_Toc277071405</vt:lpwstr>
      </vt:variant>
      <vt:variant>
        <vt:i4>1114166</vt:i4>
      </vt:variant>
      <vt:variant>
        <vt:i4>143</vt:i4>
      </vt:variant>
      <vt:variant>
        <vt:i4>0</vt:i4>
      </vt:variant>
      <vt:variant>
        <vt:i4>5</vt:i4>
      </vt:variant>
      <vt:variant>
        <vt:lpwstr/>
      </vt:variant>
      <vt:variant>
        <vt:lpwstr>_Toc277071404</vt:lpwstr>
      </vt:variant>
      <vt:variant>
        <vt:i4>1114166</vt:i4>
      </vt:variant>
      <vt:variant>
        <vt:i4>137</vt:i4>
      </vt:variant>
      <vt:variant>
        <vt:i4>0</vt:i4>
      </vt:variant>
      <vt:variant>
        <vt:i4>5</vt:i4>
      </vt:variant>
      <vt:variant>
        <vt:lpwstr/>
      </vt:variant>
      <vt:variant>
        <vt:lpwstr>_Toc277071403</vt:lpwstr>
      </vt:variant>
      <vt:variant>
        <vt:i4>1114166</vt:i4>
      </vt:variant>
      <vt:variant>
        <vt:i4>131</vt:i4>
      </vt:variant>
      <vt:variant>
        <vt:i4>0</vt:i4>
      </vt:variant>
      <vt:variant>
        <vt:i4>5</vt:i4>
      </vt:variant>
      <vt:variant>
        <vt:lpwstr/>
      </vt:variant>
      <vt:variant>
        <vt:lpwstr>_Toc277071402</vt:lpwstr>
      </vt:variant>
      <vt:variant>
        <vt:i4>1114166</vt:i4>
      </vt:variant>
      <vt:variant>
        <vt:i4>125</vt:i4>
      </vt:variant>
      <vt:variant>
        <vt:i4>0</vt:i4>
      </vt:variant>
      <vt:variant>
        <vt:i4>5</vt:i4>
      </vt:variant>
      <vt:variant>
        <vt:lpwstr/>
      </vt:variant>
      <vt:variant>
        <vt:lpwstr>_Toc277071401</vt:lpwstr>
      </vt:variant>
      <vt:variant>
        <vt:i4>1114166</vt:i4>
      </vt:variant>
      <vt:variant>
        <vt:i4>119</vt:i4>
      </vt:variant>
      <vt:variant>
        <vt:i4>0</vt:i4>
      </vt:variant>
      <vt:variant>
        <vt:i4>5</vt:i4>
      </vt:variant>
      <vt:variant>
        <vt:lpwstr/>
      </vt:variant>
      <vt:variant>
        <vt:lpwstr>_Toc277071400</vt:lpwstr>
      </vt:variant>
      <vt:variant>
        <vt:i4>1572913</vt:i4>
      </vt:variant>
      <vt:variant>
        <vt:i4>113</vt:i4>
      </vt:variant>
      <vt:variant>
        <vt:i4>0</vt:i4>
      </vt:variant>
      <vt:variant>
        <vt:i4>5</vt:i4>
      </vt:variant>
      <vt:variant>
        <vt:lpwstr/>
      </vt:variant>
      <vt:variant>
        <vt:lpwstr>_Toc277071399</vt:lpwstr>
      </vt:variant>
      <vt:variant>
        <vt:i4>1572913</vt:i4>
      </vt:variant>
      <vt:variant>
        <vt:i4>107</vt:i4>
      </vt:variant>
      <vt:variant>
        <vt:i4>0</vt:i4>
      </vt:variant>
      <vt:variant>
        <vt:i4>5</vt:i4>
      </vt:variant>
      <vt:variant>
        <vt:lpwstr/>
      </vt:variant>
      <vt:variant>
        <vt:lpwstr>_Toc277071398</vt:lpwstr>
      </vt:variant>
      <vt:variant>
        <vt:i4>1572913</vt:i4>
      </vt:variant>
      <vt:variant>
        <vt:i4>101</vt:i4>
      </vt:variant>
      <vt:variant>
        <vt:i4>0</vt:i4>
      </vt:variant>
      <vt:variant>
        <vt:i4>5</vt:i4>
      </vt:variant>
      <vt:variant>
        <vt:lpwstr/>
      </vt:variant>
      <vt:variant>
        <vt:lpwstr>_Toc277071397</vt:lpwstr>
      </vt:variant>
      <vt:variant>
        <vt:i4>1572913</vt:i4>
      </vt:variant>
      <vt:variant>
        <vt:i4>95</vt:i4>
      </vt:variant>
      <vt:variant>
        <vt:i4>0</vt:i4>
      </vt:variant>
      <vt:variant>
        <vt:i4>5</vt:i4>
      </vt:variant>
      <vt:variant>
        <vt:lpwstr/>
      </vt:variant>
      <vt:variant>
        <vt:lpwstr>_Toc277071396</vt:lpwstr>
      </vt:variant>
      <vt:variant>
        <vt:i4>1572913</vt:i4>
      </vt:variant>
      <vt:variant>
        <vt:i4>89</vt:i4>
      </vt:variant>
      <vt:variant>
        <vt:i4>0</vt:i4>
      </vt:variant>
      <vt:variant>
        <vt:i4>5</vt:i4>
      </vt:variant>
      <vt:variant>
        <vt:lpwstr/>
      </vt:variant>
      <vt:variant>
        <vt:lpwstr>_Toc277071395</vt:lpwstr>
      </vt:variant>
      <vt:variant>
        <vt:i4>1572913</vt:i4>
      </vt:variant>
      <vt:variant>
        <vt:i4>83</vt:i4>
      </vt:variant>
      <vt:variant>
        <vt:i4>0</vt:i4>
      </vt:variant>
      <vt:variant>
        <vt:i4>5</vt:i4>
      </vt:variant>
      <vt:variant>
        <vt:lpwstr/>
      </vt:variant>
      <vt:variant>
        <vt:lpwstr>_Toc277071394</vt:lpwstr>
      </vt:variant>
      <vt:variant>
        <vt:i4>1572913</vt:i4>
      </vt:variant>
      <vt:variant>
        <vt:i4>77</vt:i4>
      </vt:variant>
      <vt:variant>
        <vt:i4>0</vt:i4>
      </vt:variant>
      <vt:variant>
        <vt:i4>5</vt:i4>
      </vt:variant>
      <vt:variant>
        <vt:lpwstr/>
      </vt:variant>
      <vt:variant>
        <vt:lpwstr>_Toc277071393</vt:lpwstr>
      </vt:variant>
      <vt:variant>
        <vt:i4>1572913</vt:i4>
      </vt:variant>
      <vt:variant>
        <vt:i4>71</vt:i4>
      </vt:variant>
      <vt:variant>
        <vt:i4>0</vt:i4>
      </vt:variant>
      <vt:variant>
        <vt:i4>5</vt:i4>
      </vt:variant>
      <vt:variant>
        <vt:lpwstr/>
      </vt:variant>
      <vt:variant>
        <vt:lpwstr>_Toc277071392</vt:lpwstr>
      </vt:variant>
      <vt:variant>
        <vt:i4>1572913</vt:i4>
      </vt:variant>
      <vt:variant>
        <vt:i4>65</vt:i4>
      </vt:variant>
      <vt:variant>
        <vt:i4>0</vt:i4>
      </vt:variant>
      <vt:variant>
        <vt:i4>5</vt:i4>
      </vt:variant>
      <vt:variant>
        <vt:lpwstr/>
      </vt:variant>
      <vt:variant>
        <vt:lpwstr>_Toc277071391</vt:lpwstr>
      </vt:variant>
      <vt:variant>
        <vt:i4>1572913</vt:i4>
      </vt:variant>
      <vt:variant>
        <vt:i4>59</vt:i4>
      </vt:variant>
      <vt:variant>
        <vt:i4>0</vt:i4>
      </vt:variant>
      <vt:variant>
        <vt:i4>5</vt:i4>
      </vt:variant>
      <vt:variant>
        <vt:lpwstr/>
      </vt:variant>
      <vt:variant>
        <vt:lpwstr>_Toc277071390</vt:lpwstr>
      </vt:variant>
      <vt:variant>
        <vt:i4>1638449</vt:i4>
      </vt:variant>
      <vt:variant>
        <vt:i4>53</vt:i4>
      </vt:variant>
      <vt:variant>
        <vt:i4>0</vt:i4>
      </vt:variant>
      <vt:variant>
        <vt:i4>5</vt:i4>
      </vt:variant>
      <vt:variant>
        <vt:lpwstr/>
      </vt:variant>
      <vt:variant>
        <vt:lpwstr>_Toc277071389</vt:lpwstr>
      </vt:variant>
      <vt:variant>
        <vt:i4>1638449</vt:i4>
      </vt:variant>
      <vt:variant>
        <vt:i4>47</vt:i4>
      </vt:variant>
      <vt:variant>
        <vt:i4>0</vt:i4>
      </vt:variant>
      <vt:variant>
        <vt:i4>5</vt:i4>
      </vt:variant>
      <vt:variant>
        <vt:lpwstr/>
      </vt:variant>
      <vt:variant>
        <vt:lpwstr>_Toc277071388</vt:lpwstr>
      </vt:variant>
      <vt:variant>
        <vt:i4>1638449</vt:i4>
      </vt:variant>
      <vt:variant>
        <vt:i4>41</vt:i4>
      </vt:variant>
      <vt:variant>
        <vt:i4>0</vt:i4>
      </vt:variant>
      <vt:variant>
        <vt:i4>5</vt:i4>
      </vt:variant>
      <vt:variant>
        <vt:lpwstr/>
      </vt:variant>
      <vt:variant>
        <vt:lpwstr>_Toc277071387</vt:lpwstr>
      </vt:variant>
      <vt:variant>
        <vt:i4>1638449</vt:i4>
      </vt:variant>
      <vt:variant>
        <vt:i4>35</vt:i4>
      </vt:variant>
      <vt:variant>
        <vt:i4>0</vt:i4>
      </vt:variant>
      <vt:variant>
        <vt:i4>5</vt:i4>
      </vt:variant>
      <vt:variant>
        <vt:lpwstr/>
      </vt:variant>
      <vt:variant>
        <vt:lpwstr>_Toc277071386</vt:lpwstr>
      </vt:variant>
      <vt:variant>
        <vt:i4>1638449</vt:i4>
      </vt:variant>
      <vt:variant>
        <vt:i4>29</vt:i4>
      </vt:variant>
      <vt:variant>
        <vt:i4>0</vt:i4>
      </vt:variant>
      <vt:variant>
        <vt:i4>5</vt:i4>
      </vt:variant>
      <vt:variant>
        <vt:lpwstr/>
      </vt:variant>
      <vt:variant>
        <vt:lpwstr>_Toc277071385</vt:lpwstr>
      </vt:variant>
      <vt:variant>
        <vt:i4>1638449</vt:i4>
      </vt:variant>
      <vt:variant>
        <vt:i4>23</vt:i4>
      </vt:variant>
      <vt:variant>
        <vt:i4>0</vt:i4>
      </vt:variant>
      <vt:variant>
        <vt:i4>5</vt:i4>
      </vt:variant>
      <vt:variant>
        <vt:lpwstr/>
      </vt:variant>
      <vt:variant>
        <vt:lpwstr>_Toc277071384</vt:lpwstr>
      </vt:variant>
      <vt:variant>
        <vt:i4>1638449</vt:i4>
      </vt:variant>
      <vt:variant>
        <vt:i4>17</vt:i4>
      </vt:variant>
      <vt:variant>
        <vt:i4>0</vt:i4>
      </vt:variant>
      <vt:variant>
        <vt:i4>5</vt:i4>
      </vt:variant>
      <vt:variant>
        <vt:lpwstr/>
      </vt:variant>
      <vt:variant>
        <vt:lpwstr>_Toc277071383</vt:lpwstr>
      </vt:variant>
      <vt:variant>
        <vt:i4>1638449</vt:i4>
      </vt:variant>
      <vt:variant>
        <vt:i4>11</vt:i4>
      </vt:variant>
      <vt:variant>
        <vt:i4>0</vt:i4>
      </vt:variant>
      <vt:variant>
        <vt:i4>5</vt:i4>
      </vt:variant>
      <vt:variant>
        <vt:lpwstr/>
      </vt:variant>
      <vt:variant>
        <vt:lpwstr>_Toc277071382</vt:lpwstr>
      </vt:variant>
      <vt:variant>
        <vt:i4>1638449</vt:i4>
      </vt:variant>
      <vt:variant>
        <vt:i4>5</vt:i4>
      </vt:variant>
      <vt:variant>
        <vt:i4>0</vt:i4>
      </vt:variant>
      <vt:variant>
        <vt:i4>5</vt:i4>
      </vt:variant>
      <vt:variant>
        <vt:lpwstr/>
      </vt:variant>
      <vt:variant>
        <vt:lpwstr>_Toc277071381</vt:lpwstr>
      </vt:variant>
      <vt:variant>
        <vt:i4>2293876</vt:i4>
      </vt:variant>
      <vt:variant>
        <vt:i4>0</vt:i4>
      </vt:variant>
      <vt:variant>
        <vt:i4>0</vt:i4>
      </vt:variant>
      <vt:variant>
        <vt:i4>5</vt:i4>
      </vt:variant>
      <vt:variant>
        <vt:lpwstr>http://www.greenarraychips.com/</vt:lpwstr>
      </vt:variant>
      <vt:variant>
        <vt:lpwstr/>
      </vt:variant>
      <vt:variant>
        <vt:i4>2293876</vt:i4>
      </vt:variant>
      <vt:variant>
        <vt:i4>81</vt:i4>
      </vt:variant>
      <vt:variant>
        <vt:i4>0</vt:i4>
      </vt:variant>
      <vt:variant>
        <vt:i4>5</vt:i4>
      </vt:variant>
      <vt:variant>
        <vt:lpwstr>http://www.greenarraychips.com/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GreenArrays Documents</dc:title>
  <dc:creator>Greg Bailey</dc:creator>
  <cp:lastModifiedBy>C.A. Tucker</cp:lastModifiedBy>
  <cp:revision>7</cp:revision>
  <cp:lastPrinted>2022-11-12T23:38:00Z</cp:lastPrinted>
  <dcterms:created xsi:type="dcterms:W3CDTF">2022-11-12T19:00:00Z</dcterms:created>
  <dcterms:modified xsi:type="dcterms:W3CDTF">2026-07-25T13:02:00Z</dcterms:modified>
</cp:coreProperties>
</file>